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5D3B" w:rsidRDefault="00515D3B" w:rsidP="00515D3B">
      <w:pPr>
        <w:pStyle w:val="Title"/>
        <w:rPr>
          <w:b w:val="0"/>
          <w:bCs w:val="0"/>
          <w:sz w:val="40"/>
        </w:rPr>
      </w:pPr>
    </w:p>
    <w:p w:rsidR="00515D3B" w:rsidRDefault="00515D3B" w:rsidP="00515D3B">
      <w:pPr>
        <w:pStyle w:val="Title"/>
        <w:rPr>
          <w:rFonts w:ascii="Times" w:hAnsi="Times" w:cs="Times"/>
          <w:iCs/>
          <w:color w:val="333399"/>
          <w:sz w:val="36"/>
        </w:rPr>
      </w:pPr>
    </w:p>
    <w:p w:rsidR="00515D3B" w:rsidRDefault="00515D3B" w:rsidP="00205A28">
      <w:pPr>
        <w:pStyle w:val="Title"/>
        <w:rPr>
          <w:iCs/>
          <w:color w:val="333399"/>
          <w:sz w:val="36"/>
          <w:szCs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315173212"/>
      <w:r w:rsidRPr="00DB3BDA">
        <w:rPr>
          <w:iCs/>
          <w:color w:val="333399"/>
          <w:sz w:val="36"/>
          <w:szCs w:val="36"/>
        </w:rPr>
        <w:t>S</w:t>
      </w:r>
      <w:r w:rsidR="00205A28">
        <w:rPr>
          <w:iCs/>
          <w:color w:val="333399"/>
          <w:sz w:val="36"/>
          <w:szCs w:val="36"/>
        </w:rPr>
        <w:t>CAPI</w:t>
      </w:r>
      <w:r w:rsidRPr="00DB3BDA">
        <w:rPr>
          <w:iCs/>
          <w:color w:val="333399"/>
          <w:sz w:val="36"/>
          <w:szCs w:val="36"/>
        </w:rPr>
        <w:t xml:space="preserve"> Primitive</w:t>
      </w:r>
      <w:r w:rsidR="00714055">
        <w:rPr>
          <w:iCs/>
          <w:color w:val="333399"/>
          <w:sz w:val="36"/>
          <w:szCs w:val="36"/>
        </w:rPr>
        <w:t>s</w:t>
      </w:r>
      <w:r w:rsidRPr="00DB3BDA">
        <w:rPr>
          <w:iCs/>
          <w:color w:val="333399"/>
          <w:sz w:val="36"/>
          <w:szCs w:val="36"/>
        </w:rPr>
        <w:t xml:space="preserve"> Layer</w:t>
      </w:r>
      <w:bookmarkEnd w:id="0"/>
      <w:bookmarkEnd w:id="1"/>
      <w:bookmarkEnd w:id="2"/>
      <w:bookmarkEnd w:id="3"/>
      <w:bookmarkEnd w:id="4"/>
      <w:bookmarkEnd w:id="5"/>
      <w:bookmarkEnd w:id="6"/>
      <w:r>
        <w:rPr>
          <w:iCs/>
          <w:color w:val="333399"/>
          <w:sz w:val="36"/>
          <w:szCs w:val="36"/>
        </w:rPr>
        <w:t xml:space="preserve"> </w:t>
      </w:r>
    </w:p>
    <w:p w:rsidR="00515D3B" w:rsidRPr="009C10DA" w:rsidRDefault="00515D3B" w:rsidP="00515D3B">
      <w:pPr>
        <w:pStyle w:val="Title"/>
        <w:rPr>
          <w:iCs/>
          <w:color w:val="333399"/>
          <w:sz w:val="36"/>
          <w:szCs w:val="36"/>
        </w:rPr>
      </w:pPr>
      <w:bookmarkStart w:id="7" w:name="_Toc277840396"/>
      <w:bookmarkStart w:id="8" w:name="_Toc277840453"/>
      <w:bookmarkStart w:id="9" w:name="_Toc277840600"/>
      <w:bookmarkStart w:id="10" w:name="_Toc277840680"/>
      <w:bookmarkStart w:id="11" w:name="_Toc277840752"/>
      <w:bookmarkStart w:id="12" w:name="_Toc277840808"/>
      <w:bookmarkStart w:id="13" w:name="_Toc315173213"/>
      <w:r>
        <w:rPr>
          <w:iCs/>
          <w:color w:val="333399"/>
          <w:sz w:val="36"/>
          <w:szCs w:val="36"/>
        </w:rPr>
        <w:t>R&amp;D</w:t>
      </w:r>
      <w:r w:rsidRPr="0028405E">
        <w:rPr>
          <w:iCs/>
          <w:color w:val="333399"/>
          <w:sz w:val="36"/>
          <w:szCs w:val="36"/>
        </w:rPr>
        <w:t xml:space="preserve"> Group</w:t>
      </w:r>
      <w:bookmarkEnd w:id="7"/>
      <w:bookmarkEnd w:id="8"/>
      <w:bookmarkEnd w:id="9"/>
      <w:bookmarkEnd w:id="10"/>
      <w:bookmarkEnd w:id="11"/>
      <w:bookmarkEnd w:id="12"/>
      <w:bookmarkEnd w:id="13"/>
    </w:p>
    <w:p w:rsidR="00515D3B" w:rsidRDefault="00F260D8" w:rsidP="00515D3B">
      <w:pPr>
        <w:pStyle w:val="Title"/>
        <w:rPr>
          <w:sz w:val="36"/>
          <w:szCs w:val="36"/>
        </w:rPr>
      </w:pPr>
      <w:r>
        <w:rPr>
          <w:sz w:val="36"/>
          <w:szCs w:val="36"/>
        </w:rPr>
        <w:fldChar w:fldCharType="begin"/>
      </w:r>
      <w:r w:rsidR="00515D3B">
        <w:rPr>
          <w:sz w:val="36"/>
          <w:szCs w:val="36"/>
        </w:rPr>
        <w:instrText xml:space="preserve"> DOCPROPERTY "DocumentType" </w:instrText>
      </w:r>
      <w:r>
        <w:rPr>
          <w:sz w:val="36"/>
          <w:szCs w:val="36"/>
        </w:rPr>
        <w:fldChar w:fldCharType="separate"/>
      </w:r>
      <w:bookmarkStart w:id="14" w:name="_Toc277840809"/>
      <w:bookmarkStart w:id="15" w:name="_Toc277840753"/>
      <w:bookmarkStart w:id="16" w:name="_Toc277840681"/>
      <w:bookmarkStart w:id="17" w:name="_Toc277840601"/>
      <w:bookmarkStart w:id="18" w:name="_Toc277840454"/>
      <w:bookmarkStart w:id="19" w:name="_Toc277840397"/>
      <w:bookmarkStart w:id="20" w:name="_Toc315173214"/>
      <w:r w:rsidR="00515D3B">
        <w:rPr>
          <w:sz w:val="36"/>
          <w:szCs w:val="36"/>
        </w:rPr>
        <w:t>Software Design Description</w:t>
      </w:r>
      <w:bookmarkEnd w:id="14"/>
      <w:bookmarkEnd w:id="15"/>
      <w:bookmarkEnd w:id="16"/>
      <w:bookmarkEnd w:id="17"/>
      <w:bookmarkEnd w:id="18"/>
      <w:bookmarkEnd w:id="19"/>
      <w:bookmarkEnd w:id="20"/>
      <w:r>
        <w:rPr>
          <w:sz w:val="36"/>
          <w:szCs w:val="36"/>
        </w:rPr>
        <w:fldChar w:fldCharType="end"/>
      </w:r>
    </w:p>
    <w:p w:rsidR="00515D3B" w:rsidRDefault="00515D3B" w:rsidP="00515D3B">
      <w:pPr>
        <w:pStyle w:val="Title"/>
        <w:rPr>
          <w:b w:val="0"/>
          <w:bCs w:val="0"/>
          <w:sz w:val="36"/>
          <w:szCs w:val="36"/>
        </w:rPr>
      </w:pPr>
    </w:p>
    <w:p w:rsidR="00515D3B" w:rsidRDefault="00515D3B" w:rsidP="00BF6EA9">
      <w:pPr>
        <w:pStyle w:val="Title"/>
        <w:spacing w:before="120"/>
        <w:jc w:val="left"/>
        <w:rPr>
          <w:b w:val="0"/>
          <w:bCs w:val="0"/>
          <w:sz w:val="28"/>
          <w:szCs w:val="28"/>
        </w:rPr>
      </w:pPr>
      <w:bookmarkStart w:id="21" w:name="_Toc277840398"/>
      <w:bookmarkStart w:id="22" w:name="_Toc277840455"/>
      <w:bookmarkStart w:id="23" w:name="_Toc277840602"/>
      <w:bookmarkStart w:id="24" w:name="_Toc277840682"/>
      <w:bookmarkStart w:id="25" w:name="_Toc277840754"/>
      <w:bookmarkStart w:id="26" w:name="_Toc277840810"/>
      <w:bookmarkStart w:id="27" w:name="_Toc315173215"/>
      <w:r>
        <w:rPr>
          <w:b w:val="0"/>
          <w:bCs w:val="0"/>
          <w:sz w:val="28"/>
          <w:szCs w:val="28"/>
        </w:rPr>
        <w:t xml:space="preserve">Written by </w:t>
      </w:r>
      <w:r w:rsidR="00BF6EA9">
        <w:rPr>
          <w:b w:val="0"/>
          <w:bCs w:val="0"/>
          <w:sz w:val="28"/>
          <w:szCs w:val="28"/>
        </w:rPr>
        <w:t>Meital Levy</w:t>
      </w:r>
      <w:bookmarkEnd w:id="21"/>
      <w:bookmarkEnd w:id="22"/>
      <w:bookmarkEnd w:id="23"/>
      <w:bookmarkEnd w:id="24"/>
      <w:bookmarkEnd w:id="25"/>
      <w:bookmarkEnd w:id="26"/>
      <w:r w:rsidR="003C7976">
        <w:rPr>
          <w:b w:val="0"/>
          <w:bCs w:val="0"/>
          <w:sz w:val="28"/>
          <w:szCs w:val="28"/>
        </w:rPr>
        <w:t xml:space="preserve"> and Yael Ejgenberg</w:t>
      </w:r>
      <w:bookmarkEnd w:id="27"/>
      <w:r w:rsidR="00BF6EA9">
        <w:rPr>
          <w:b w:val="0"/>
          <w:bCs w:val="0"/>
          <w:sz w:val="28"/>
          <w:szCs w:val="28"/>
        </w:rPr>
        <w:tab/>
      </w:r>
    </w:p>
    <w:p w:rsidR="00515D3B" w:rsidRDefault="00515D3B" w:rsidP="00515D3B">
      <w:pPr>
        <w:pStyle w:val="Title"/>
        <w:spacing w:before="120"/>
        <w:jc w:val="left"/>
        <w:rPr>
          <w:b w:val="0"/>
          <w:bCs w:val="0"/>
          <w:sz w:val="28"/>
          <w:szCs w:val="28"/>
        </w:rPr>
      </w:pPr>
      <w:bookmarkStart w:id="28" w:name="_Toc277840399"/>
      <w:bookmarkStart w:id="29" w:name="_Toc277840456"/>
      <w:bookmarkStart w:id="30" w:name="_Toc277840603"/>
      <w:bookmarkStart w:id="31" w:name="_Toc277840683"/>
      <w:bookmarkStart w:id="32" w:name="_Toc277840755"/>
      <w:bookmarkStart w:id="33" w:name="_Toc277840811"/>
      <w:bookmarkStart w:id="34" w:name="_Toc315173216"/>
      <w:r>
        <w:rPr>
          <w:b w:val="0"/>
          <w:bCs w:val="0"/>
          <w:sz w:val="28"/>
          <w:szCs w:val="28"/>
        </w:rPr>
        <w:t>Approved by</w:t>
      </w:r>
      <w:bookmarkEnd w:id="28"/>
      <w:bookmarkEnd w:id="29"/>
      <w:bookmarkEnd w:id="30"/>
      <w:bookmarkEnd w:id="31"/>
      <w:bookmarkEnd w:id="32"/>
      <w:bookmarkEnd w:id="33"/>
      <w:bookmarkEnd w:id="34"/>
      <w:r>
        <w:rPr>
          <w:b w:val="0"/>
          <w:bCs w:val="0"/>
          <w:sz w:val="28"/>
          <w:szCs w:val="28"/>
        </w:rPr>
        <w:t xml:space="preserve">  </w:t>
      </w:r>
    </w:p>
    <w:p w:rsidR="00515D3B" w:rsidRDefault="00515D3B" w:rsidP="00BF6EA9">
      <w:pPr>
        <w:pStyle w:val="Title"/>
        <w:spacing w:before="120"/>
        <w:jc w:val="left"/>
        <w:rPr>
          <w:b w:val="0"/>
          <w:bCs w:val="0"/>
          <w:sz w:val="28"/>
          <w:szCs w:val="28"/>
        </w:rPr>
      </w:pPr>
      <w:bookmarkStart w:id="35" w:name="_Toc277840400"/>
      <w:bookmarkStart w:id="36" w:name="_Toc277840457"/>
      <w:bookmarkStart w:id="37" w:name="_Toc277840604"/>
      <w:bookmarkStart w:id="38" w:name="_Toc277840684"/>
      <w:bookmarkStart w:id="39" w:name="_Toc277840756"/>
      <w:bookmarkStart w:id="40" w:name="_Toc277840812"/>
      <w:bookmarkStart w:id="41" w:name="_Toc315173217"/>
      <w:r>
        <w:rPr>
          <w:b w:val="0"/>
          <w:bCs w:val="0"/>
          <w:sz w:val="28"/>
          <w:szCs w:val="28"/>
        </w:rPr>
        <w:t xml:space="preserve">Created </w:t>
      </w:r>
      <w:r w:rsidR="00BF6EA9">
        <w:rPr>
          <w:b w:val="0"/>
          <w:bCs w:val="0"/>
          <w:sz w:val="28"/>
          <w:szCs w:val="28"/>
        </w:rPr>
        <w:t>20 September 2010</w:t>
      </w:r>
      <w:bookmarkEnd w:id="35"/>
      <w:bookmarkEnd w:id="36"/>
      <w:bookmarkEnd w:id="37"/>
      <w:bookmarkEnd w:id="38"/>
      <w:bookmarkEnd w:id="39"/>
      <w:bookmarkEnd w:id="40"/>
      <w:bookmarkEnd w:id="41"/>
    </w:p>
    <w:p w:rsidR="00515D3B" w:rsidRDefault="00515D3B" w:rsidP="00515D3B">
      <w:pPr>
        <w:pStyle w:val="Title"/>
        <w:rPr>
          <w:b w:val="0"/>
          <w:bCs w:val="0"/>
        </w:rPr>
      </w:pPr>
      <w:bookmarkStart w:id="42" w:name="_Toc277840401"/>
      <w:bookmarkStart w:id="43" w:name="_Toc277840458"/>
      <w:bookmarkStart w:id="44" w:name="_Toc277840605"/>
      <w:bookmarkStart w:id="45" w:name="_Toc277840685"/>
      <w:bookmarkStart w:id="46" w:name="_Toc277840757"/>
      <w:bookmarkStart w:id="47" w:name="_Toc277840813"/>
      <w:bookmarkStart w:id="48" w:name="_Toc315173218"/>
      <w:r>
        <w:rPr>
          <w:b w:val="0"/>
          <w:bCs w:val="0"/>
        </w:rPr>
        <w:t>CONFIDENTIAL</w:t>
      </w:r>
      <w:bookmarkEnd w:id="42"/>
      <w:bookmarkEnd w:id="43"/>
      <w:bookmarkEnd w:id="44"/>
      <w:bookmarkEnd w:id="45"/>
      <w:bookmarkEnd w:id="46"/>
      <w:bookmarkEnd w:id="47"/>
      <w:bookmarkEnd w:id="48"/>
    </w:p>
    <w:p w:rsidR="00515D3B" w:rsidRDefault="00515D3B" w:rsidP="00515D3B">
      <w:pPr>
        <w:pStyle w:val="Title"/>
      </w:pPr>
      <w:r>
        <w:rPr>
          <w:b w:val="0"/>
          <w:bCs w:val="0"/>
        </w:rPr>
        <w:br w:type="page"/>
      </w:r>
      <w:bookmarkStart w:id="49" w:name="_Toc277840402"/>
      <w:bookmarkStart w:id="50" w:name="_Toc277840459"/>
      <w:bookmarkStart w:id="51" w:name="_Toc277840606"/>
      <w:bookmarkStart w:id="52" w:name="_Toc277840686"/>
      <w:bookmarkStart w:id="53" w:name="_Toc277840814"/>
      <w:bookmarkStart w:id="54" w:name="_Toc315173219"/>
      <w:r>
        <w:lastRenderedPageBreak/>
        <w:t>Change Control Information</w:t>
      </w:r>
      <w:bookmarkEnd w:id="49"/>
      <w:bookmarkEnd w:id="50"/>
      <w:bookmarkEnd w:id="51"/>
      <w:bookmarkEnd w:id="52"/>
      <w:bookmarkEnd w:id="53"/>
      <w:bookmarkEnd w:id="5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firstRow="0" w:lastRow="0" w:firstColumn="0" w:lastColumn="0" w:noHBand="0" w:noVBand="0"/>
      </w:tblPr>
      <w:tblGrid>
        <w:gridCol w:w="1418"/>
        <w:gridCol w:w="1851"/>
        <w:gridCol w:w="1890"/>
        <w:gridCol w:w="4509"/>
      </w:tblGrid>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Version No.</w:t>
            </w:r>
          </w:p>
        </w:tc>
        <w:tc>
          <w:tcPr>
            <w:tcW w:w="185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515D3B" w:rsidRDefault="00515D3B" w:rsidP="00165310">
            <w:pPr>
              <w:pStyle w:val="HeaderCell"/>
            </w:pPr>
            <w:r>
              <w:t>Date</w:t>
            </w:r>
          </w:p>
        </w:tc>
        <w:tc>
          <w:tcPr>
            <w:tcW w:w="1890"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Changed by</w:t>
            </w:r>
          </w:p>
        </w:tc>
        <w:tc>
          <w:tcPr>
            <w:tcW w:w="4509"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Scope of Change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1.00</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20-Sep-2010</w:t>
            </w:r>
          </w:p>
        </w:tc>
        <w:tc>
          <w:tcPr>
            <w:tcW w:w="1890" w:type="dxa"/>
            <w:tcBorders>
              <w:top w:val="single" w:sz="6" w:space="0" w:color="000000"/>
              <w:left w:val="single" w:sz="6" w:space="0" w:color="000000"/>
              <w:bottom w:val="single" w:sz="6" w:space="0" w:color="000000"/>
              <w:right w:val="single" w:sz="6" w:space="0" w:color="000000"/>
            </w:tcBorders>
            <w:vAlign w:val="center"/>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Initial version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required interfaces.</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26-Oct-2010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key manipulation.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New format. Added DLOG and KDF</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B77D43">
            <w:pPr>
              <w:pStyle w:val="Cell"/>
            </w:pPr>
            <w:r>
              <w:t>1.</w:t>
            </w:r>
            <w:r w:rsidR="00B77D43">
              <w:t>3</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15-Nov-2010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translation tool.</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17252F" w:rsidP="00B77D43">
            <w:pPr>
              <w:pStyle w:val="Cell"/>
            </w:pPr>
            <w:r>
              <w:t>1.</w:t>
            </w:r>
            <w:r w:rsidR="00B77D43">
              <w:t>4</w:t>
            </w:r>
          </w:p>
        </w:tc>
        <w:tc>
          <w:tcPr>
            <w:tcW w:w="1851"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12-Dec-2010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Changed Key usage</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227C49" w:rsidP="00B77D43">
            <w:pPr>
              <w:pStyle w:val="Cell"/>
            </w:pPr>
            <w:r>
              <w:t>1.</w:t>
            </w:r>
            <w:r w:rsidR="00B77D43">
              <w:t>5</w:t>
            </w:r>
          </w:p>
        </w:tc>
        <w:tc>
          <w:tcPr>
            <w:tcW w:w="1851"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20-Dec-2010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227C49" w:rsidP="0050140E">
            <w:pPr>
              <w:pStyle w:val="Cell"/>
            </w:pPr>
            <w:r>
              <w:t xml:space="preserve">Rephrasing, more </w:t>
            </w:r>
            <w:r w:rsidR="0050140E">
              <w:t>explanations</w:t>
            </w:r>
            <w:r>
              <w:t>, diagrams</w:t>
            </w:r>
            <w:r w:rsidR="0050140E">
              <w:t xml:space="preserve"> changes and code usage</w:t>
            </w:r>
            <w:r>
              <w:t xml:space="preserve"> due to Yael's comments</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4B7D3E" w:rsidP="00165310">
            <w:pPr>
              <w:pStyle w:val="Cell"/>
            </w:pPr>
            <w:r>
              <w:t>1.6</w:t>
            </w:r>
          </w:p>
        </w:tc>
        <w:tc>
          <w:tcPr>
            <w:tcW w:w="1851" w:type="dxa"/>
            <w:tcBorders>
              <w:top w:val="single" w:sz="6" w:space="0" w:color="000000"/>
              <w:left w:val="single" w:sz="6" w:space="0" w:color="000000"/>
              <w:bottom w:val="single" w:sz="6" w:space="0" w:color="000000"/>
              <w:right w:val="single" w:sz="6" w:space="0" w:color="000000"/>
            </w:tcBorders>
          </w:tcPr>
          <w:p w:rsidR="00515D3B" w:rsidRDefault="004B7D3E" w:rsidP="004B7D3E">
            <w:pPr>
              <w:pStyle w:val="Cell"/>
            </w:pPr>
            <w:r>
              <w:t>4-Jan-2011</w:t>
            </w:r>
          </w:p>
        </w:tc>
        <w:tc>
          <w:tcPr>
            <w:tcW w:w="1890" w:type="dxa"/>
            <w:tcBorders>
              <w:top w:val="single" w:sz="6" w:space="0" w:color="000000"/>
              <w:left w:val="single" w:sz="6" w:space="0" w:color="000000"/>
              <w:bottom w:val="single" w:sz="6" w:space="0" w:color="000000"/>
              <w:right w:val="single" w:sz="6" w:space="0" w:color="000000"/>
            </w:tcBorders>
          </w:tcPr>
          <w:p w:rsidR="00515D3B" w:rsidRDefault="00A27E15"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4B7D3E" w:rsidP="002C4EFA">
            <w:pPr>
              <w:pStyle w:val="Cell"/>
              <w:numPr>
                <w:ilvl w:val="0"/>
                <w:numId w:val="14"/>
              </w:numPr>
            </w:pPr>
            <w:r>
              <w:t>Algorithms as interfaces</w:t>
            </w:r>
          </w:p>
          <w:p w:rsidR="003C7976" w:rsidRDefault="004B7D3E" w:rsidP="003C7976">
            <w:pPr>
              <w:pStyle w:val="Cell"/>
              <w:numPr>
                <w:ilvl w:val="0"/>
                <w:numId w:val="14"/>
              </w:numPr>
            </w:pPr>
            <w:r>
              <w:t>Prf/prp have subinterface prp/prfFixed</w:t>
            </w:r>
          </w:p>
          <w:p w:rsidR="00636537" w:rsidRDefault="00636537" w:rsidP="002C4EFA">
            <w:pPr>
              <w:pStyle w:val="Cell"/>
              <w:numPr>
                <w:ilvl w:val="0"/>
                <w:numId w:val="14"/>
              </w:numPr>
            </w:pPr>
            <w:r>
              <w:t>Factories tool changed</w:t>
            </w:r>
          </w:p>
          <w:p w:rsidR="00A27E15" w:rsidRDefault="00A27E15" w:rsidP="002C4EFA">
            <w:pPr>
              <w:pStyle w:val="Cell"/>
              <w:numPr>
                <w:ilvl w:val="0"/>
                <w:numId w:val="14"/>
              </w:numPr>
            </w:pPr>
            <w:r>
              <w:t>Modifications to DLOG</w:t>
            </w:r>
          </w:p>
        </w:tc>
      </w:tr>
      <w:tr w:rsidR="003C7976"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1.7</w:t>
            </w:r>
          </w:p>
        </w:tc>
        <w:tc>
          <w:tcPr>
            <w:tcW w:w="1851" w:type="dxa"/>
            <w:tcBorders>
              <w:top w:val="single" w:sz="6" w:space="0" w:color="000000"/>
              <w:left w:val="single" w:sz="6" w:space="0" w:color="000000"/>
              <w:bottom w:val="single" w:sz="6" w:space="0" w:color="000000"/>
              <w:right w:val="single" w:sz="6" w:space="0" w:color="000000"/>
            </w:tcBorders>
          </w:tcPr>
          <w:p w:rsidR="003C7976" w:rsidRDefault="003C7976" w:rsidP="004B7D3E">
            <w:pPr>
              <w:pStyle w:val="Cell"/>
            </w:pPr>
            <w:r>
              <w:t>7-Apr-2011</w:t>
            </w:r>
          </w:p>
        </w:tc>
        <w:tc>
          <w:tcPr>
            <w:tcW w:w="1890"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Yael Egenberg</w:t>
            </w:r>
          </w:p>
        </w:tc>
        <w:tc>
          <w:tcPr>
            <w:tcW w:w="4509" w:type="dxa"/>
            <w:tcBorders>
              <w:top w:val="single" w:sz="6" w:space="0" w:color="000000"/>
              <w:left w:val="single" w:sz="6" w:space="0" w:color="000000"/>
              <w:bottom w:val="single" w:sz="6" w:space="0" w:color="000000"/>
              <w:right w:val="single" w:sz="6" w:space="0" w:color="000000"/>
            </w:tcBorders>
          </w:tcPr>
          <w:p w:rsidR="003C7976" w:rsidRDefault="003C7976" w:rsidP="008F008C">
            <w:pPr>
              <w:pStyle w:val="Cell"/>
              <w:numPr>
                <w:ilvl w:val="0"/>
                <w:numId w:val="37"/>
              </w:numPr>
            </w:pPr>
            <w:r>
              <w:t>RC4 is used as a PRG</w:t>
            </w:r>
          </w:p>
          <w:p w:rsidR="003C7976" w:rsidRDefault="003C7976" w:rsidP="008F008C">
            <w:pPr>
              <w:pStyle w:val="Cell"/>
              <w:numPr>
                <w:ilvl w:val="0"/>
                <w:numId w:val="37"/>
              </w:numPr>
            </w:pPr>
            <w:r>
              <w:t>Added Trapdoor Permutation Element design</w:t>
            </w:r>
          </w:p>
          <w:p w:rsidR="003C7976" w:rsidRDefault="003C7976" w:rsidP="008F008C">
            <w:pPr>
              <w:pStyle w:val="Cell"/>
              <w:numPr>
                <w:ilvl w:val="0"/>
                <w:numId w:val="37"/>
              </w:numPr>
            </w:pPr>
            <w:r>
              <w:t>Added explanation for different ways of instantiating objects.</w:t>
            </w:r>
          </w:p>
          <w:p w:rsidR="005C6BDD" w:rsidRDefault="003C7976" w:rsidP="008F008C">
            <w:pPr>
              <w:pStyle w:val="Cell"/>
              <w:numPr>
                <w:ilvl w:val="0"/>
                <w:numId w:val="37"/>
              </w:numPr>
            </w:pPr>
            <w:r>
              <w:t xml:space="preserve">General  rephrasing, more explanations, diagrams changes and code usage due to </w:t>
            </w:r>
          </w:p>
          <w:p w:rsidR="003C7976" w:rsidRDefault="003C7976" w:rsidP="008F008C">
            <w:pPr>
              <w:pStyle w:val="Cell"/>
              <w:numPr>
                <w:ilvl w:val="0"/>
                <w:numId w:val="37"/>
              </w:numPr>
            </w:pPr>
            <w:r>
              <w:t>Yehuda's comments.</w:t>
            </w:r>
          </w:p>
        </w:tc>
      </w:tr>
      <w:tr w:rsidR="005C6BDD"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C6BDD" w:rsidRDefault="005C6BDD" w:rsidP="00165310">
            <w:pPr>
              <w:pStyle w:val="Cell"/>
            </w:pPr>
            <w:r>
              <w:t>1.8</w:t>
            </w:r>
          </w:p>
        </w:tc>
        <w:tc>
          <w:tcPr>
            <w:tcW w:w="1851" w:type="dxa"/>
            <w:tcBorders>
              <w:top w:val="single" w:sz="6" w:space="0" w:color="000000"/>
              <w:left w:val="single" w:sz="6" w:space="0" w:color="000000"/>
              <w:bottom w:val="single" w:sz="6" w:space="0" w:color="000000"/>
              <w:right w:val="single" w:sz="6" w:space="0" w:color="000000"/>
            </w:tcBorders>
          </w:tcPr>
          <w:p w:rsidR="005C6BDD" w:rsidRDefault="005C6BDD" w:rsidP="004B7D3E">
            <w:pPr>
              <w:pStyle w:val="Cell"/>
            </w:pPr>
            <w:r>
              <w:t>1-Jun-2011</w:t>
            </w:r>
          </w:p>
        </w:tc>
        <w:tc>
          <w:tcPr>
            <w:tcW w:w="1890" w:type="dxa"/>
            <w:tcBorders>
              <w:top w:val="single" w:sz="6" w:space="0" w:color="000000"/>
              <w:left w:val="single" w:sz="6" w:space="0" w:color="000000"/>
              <w:bottom w:val="single" w:sz="6" w:space="0" w:color="000000"/>
              <w:right w:val="single" w:sz="6" w:space="0" w:color="000000"/>
            </w:tcBorders>
          </w:tcPr>
          <w:p w:rsidR="005C6BDD" w:rsidRDefault="005C6BDD"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C6BDD" w:rsidRDefault="005C6BDD" w:rsidP="008F008C">
            <w:pPr>
              <w:pStyle w:val="Cell"/>
              <w:numPr>
                <w:ilvl w:val="0"/>
                <w:numId w:val="41"/>
              </w:numPr>
            </w:pPr>
            <w:r>
              <w:t>Added functionality explanations of Trapdoor Permutation classes in the Dynamic View.</w:t>
            </w:r>
          </w:p>
          <w:p w:rsidR="005C6BDD" w:rsidRDefault="005C6BDD" w:rsidP="008F008C">
            <w:pPr>
              <w:pStyle w:val="Cell"/>
              <w:numPr>
                <w:ilvl w:val="0"/>
                <w:numId w:val="41"/>
              </w:numPr>
            </w:pPr>
            <w:r>
              <w:t>Fixed Trapdoor Permutation diagrams.</w:t>
            </w:r>
          </w:p>
          <w:p w:rsidR="005C6BDD" w:rsidRDefault="005C6BDD" w:rsidP="008F008C">
            <w:pPr>
              <w:pStyle w:val="Cell"/>
              <w:numPr>
                <w:ilvl w:val="0"/>
                <w:numId w:val="41"/>
              </w:numPr>
            </w:pPr>
            <w:r>
              <w:t>General layout fixing.</w:t>
            </w:r>
          </w:p>
        </w:tc>
      </w:tr>
      <w:tr w:rsidR="007C7D09"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7C7D09" w:rsidRDefault="007C7D09" w:rsidP="00165310">
            <w:pPr>
              <w:pStyle w:val="Cell"/>
            </w:pPr>
            <w:r>
              <w:t>1.9</w:t>
            </w:r>
          </w:p>
        </w:tc>
        <w:tc>
          <w:tcPr>
            <w:tcW w:w="1851" w:type="dxa"/>
            <w:tcBorders>
              <w:top w:val="single" w:sz="6" w:space="0" w:color="000000"/>
              <w:left w:val="single" w:sz="6" w:space="0" w:color="000000"/>
              <w:bottom w:val="single" w:sz="6" w:space="0" w:color="000000"/>
              <w:right w:val="single" w:sz="6" w:space="0" w:color="000000"/>
            </w:tcBorders>
          </w:tcPr>
          <w:p w:rsidR="007C7D09" w:rsidRDefault="007C7D09" w:rsidP="004B7D3E">
            <w:pPr>
              <w:pStyle w:val="Cell"/>
            </w:pPr>
            <w:r>
              <w:t>26-Jun-2011</w:t>
            </w:r>
          </w:p>
        </w:tc>
        <w:tc>
          <w:tcPr>
            <w:tcW w:w="1890" w:type="dxa"/>
            <w:tcBorders>
              <w:top w:val="single" w:sz="6" w:space="0" w:color="000000"/>
              <w:left w:val="single" w:sz="6" w:space="0" w:color="000000"/>
              <w:bottom w:val="single" w:sz="6" w:space="0" w:color="000000"/>
              <w:right w:val="single" w:sz="6" w:space="0" w:color="000000"/>
            </w:tcBorders>
          </w:tcPr>
          <w:p w:rsidR="007C7D09" w:rsidRDefault="007C7D09" w:rsidP="00165310">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7C7D09" w:rsidRDefault="007C7D09" w:rsidP="0020385C">
            <w:pPr>
              <w:pStyle w:val="Cell"/>
            </w:pPr>
            <w:r>
              <w:t xml:space="preserve">Added </w:t>
            </w:r>
            <w:r w:rsidR="0020385C">
              <w:t>diagrams and functionality explanations of DlogGroup.</w:t>
            </w:r>
          </w:p>
        </w:tc>
      </w:tr>
      <w:tr w:rsidR="00A46FCF"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A46FCF" w:rsidRDefault="00A46FCF" w:rsidP="00165310">
            <w:pPr>
              <w:pStyle w:val="Cell"/>
            </w:pPr>
            <w:r>
              <w:t>2.0</w:t>
            </w:r>
          </w:p>
        </w:tc>
        <w:tc>
          <w:tcPr>
            <w:tcW w:w="1851" w:type="dxa"/>
            <w:tcBorders>
              <w:top w:val="single" w:sz="6" w:space="0" w:color="000000"/>
              <w:left w:val="single" w:sz="6" w:space="0" w:color="000000"/>
              <w:bottom w:val="single" w:sz="6" w:space="0" w:color="000000"/>
              <w:right w:val="single" w:sz="6" w:space="0" w:color="000000"/>
            </w:tcBorders>
          </w:tcPr>
          <w:p w:rsidR="00A46FCF" w:rsidRDefault="00EB5B16" w:rsidP="004B7D3E">
            <w:pPr>
              <w:pStyle w:val="Cell"/>
            </w:pPr>
            <w:r>
              <w:t>14</w:t>
            </w:r>
            <w:r w:rsidR="00A46FCF">
              <w:t>-july-2011</w:t>
            </w:r>
          </w:p>
        </w:tc>
        <w:tc>
          <w:tcPr>
            <w:tcW w:w="1890" w:type="dxa"/>
            <w:tcBorders>
              <w:top w:val="single" w:sz="6" w:space="0" w:color="000000"/>
              <w:left w:val="single" w:sz="6" w:space="0" w:color="000000"/>
              <w:bottom w:val="single" w:sz="6" w:space="0" w:color="000000"/>
              <w:right w:val="single" w:sz="6" w:space="0" w:color="000000"/>
            </w:tcBorders>
          </w:tcPr>
          <w:p w:rsidR="00A46FCF" w:rsidRDefault="00A46FCF"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A46FCF" w:rsidRDefault="00A46FCF" w:rsidP="008F008C">
            <w:pPr>
              <w:pStyle w:val="Cell"/>
              <w:numPr>
                <w:ilvl w:val="0"/>
                <w:numId w:val="61"/>
              </w:numPr>
            </w:pPr>
            <w:r>
              <w:t>Changed kdf and hkdf</w:t>
            </w:r>
          </w:p>
          <w:p w:rsidR="00A46FCF" w:rsidRDefault="00A46FCF" w:rsidP="008F008C">
            <w:pPr>
              <w:pStyle w:val="Cell"/>
              <w:numPr>
                <w:ilvl w:val="0"/>
                <w:numId w:val="61"/>
              </w:numPr>
            </w:pPr>
            <w:r>
              <w:t>Changed PerfectUniversalHash and added pseudocode for EvaluationHashFunction.</w:t>
            </w:r>
          </w:p>
          <w:p w:rsidR="00EB5B16" w:rsidRDefault="00EB5B16" w:rsidP="008F008C">
            <w:pPr>
              <w:pStyle w:val="Cell"/>
              <w:numPr>
                <w:ilvl w:val="0"/>
                <w:numId w:val="61"/>
              </w:numPr>
            </w:pPr>
            <w:r>
              <w:t xml:space="preserve">Adding the possibility to create complex object directly for the inner user. This is mentioned in </w:t>
            </w:r>
            <w:hyperlink w:anchor="_Creation_of_SCAPI_1" w:history="1">
              <w:r w:rsidRPr="00EB5B16">
                <w:rPr>
                  <w:rStyle w:val="Hyperlink"/>
                </w:rPr>
                <w:t>Creation of SCAPI objects</w:t>
              </w:r>
            </w:hyperlink>
            <w:r>
              <w:t>.</w:t>
            </w:r>
          </w:p>
        </w:tc>
      </w:tr>
      <w:tr w:rsidR="0061491F"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61491F" w:rsidRDefault="0061491F" w:rsidP="00165310">
            <w:pPr>
              <w:pStyle w:val="Cell"/>
            </w:pPr>
            <w:r>
              <w:t>2.01</w:t>
            </w:r>
          </w:p>
        </w:tc>
        <w:tc>
          <w:tcPr>
            <w:tcW w:w="1851" w:type="dxa"/>
            <w:tcBorders>
              <w:top w:val="single" w:sz="6" w:space="0" w:color="000000"/>
              <w:left w:val="single" w:sz="6" w:space="0" w:color="000000"/>
              <w:bottom w:val="single" w:sz="6" w:space="0" w:color="000000"/>
              <w:right w:val="single" w:sz="6" w:space="0" w:color="000000"/>
            </w:tcBorders>
          </w:tcPr>
          <w:p w:rsidR="0061491F" w:rsidRDefault="0061491F" w:rsidP="004B7D3E">
            <w:pPr>
              <w:pStyle w:val="Cell"/>
            </w:pPr>
            <w:r>
              <w:t>22-Aug-2011</w:t>
            </w:r>
          </w:p>
        </w:tc>
        <w:tc>
          <w:tcPr>
            <w:tcW w:w="1890" w:type="dxa"/>
            <w:tcBorders>
              <w:top w:val="single" w:sz="6" w:space="0" w:color="000000"/>
              <w:left w:val="single" w:sz="6" w:space="0" w:color="000000"/>
              <w:bottom w:val="single" w:sz="6" w:space="0" w:color="000000"/>
              <w:right w:val="single" w:sz="6" w:space="0" w:color="000000"/>
            </w:tcBorders>
          </w:tcPr>
          <w:p w:rsidR="0061491F" w:rsidRDefault="0061491F"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61491F" w:rsidRDefault="0061491F" w:rsidP="0061491F">
            <w:pPr>
              <w:pStyle w:val="Cell"/>
              <w:ind w:left="360"/>
            </w:pPr>
            <w:r>
              <w:t>Rephrasing, dialog updating.</w:t>
            </w:r>
          </w:p>
        </w:tc>
      </w:tr>
      <w:tr w:rsidR="00F24845"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F24845" w:rsidRDefault="00F24845" w:rsidP="00165310">
            <w:pPr>
              <w:pStyle w:val="Cell"/>
            </w:pPr>
            <w:r>
              <w:t>2.1</w:t>
            </w:r>
          </w:p>
        </w:tc>
        <w:tc>
          <w:tcPr>
            <w:tcW w:w="1851" w:type="dxa"/>
            <w:tcBorders>
              <w:top w:val="single" w:sz="6" w:space="0" w:color="000000"/>
              <w:left w:val="single" w:sz="6" w:space="0" w:color="000000"/>
              <w:bottom w:val="single" w:sz="6" w:space="0" w:color="000000"/>
              <w:right w:val="single" w:sz="6" w:space="0" w:color="000000"/>
            </w:tcBorders>
          </w:tcPr>
          <w:p w:rsidR="00F24845" w:rsidRDefault="00F24845" w:rsidP="004B7D3E">
            <w:pPr>
              <w:pStyle w:val="Cell"/>
            </w:pPr>
            <w:r>
              <w:t>2-Oct-2011</w:t>
            </w:r>
          </w:p>
        </w:tc>
        <w:tc>
          <w:tcPr>
            <w:tcW w:w="1890" w:type="dxa"/>
            <w:tcBorders>
              <w:top w:val="single" w:sz="6" w:space="0" w:color="000000"/>
              <w:left w:val="single" w:sz="6" w:space="0" w:color="000000"/>
              <w:bottom w:val="single" w:sz="6" w:space="0" w:color="000000"/>
              <w:right w:val="single" w:sz="6" w:space="0" w:color="000000"/>
            </w:tcBorders>
          </w:tcPr>
          <w:p w:rsidR="00F24845" w:rsidRDefault="00F24845" w:rsidP="00165310">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F24845" w:rsidRDefault="00AD7757" w:rsidP="008F008C">
            <w:pPr>
              <w:pStyle w:val="Cell"/>
              <w:numPr>
                <w:ilvl w:val="0"/>
                <w:numId w:val="75"/>
              </w:numPr>
            </w:pPr>
            <w:r>
              <w:t>Added DlogGroup explanations and diagrams.</w:t>
            </w:r>
          </w:p>
          <w:p w:rsidR="00F24845" w:rsidRDefault="00F24845" w:rsidP="008F008C">
            <w:pPr>
              <w:pStyle w:val="Cell"/>
              <w:numPr>
                <w:ilvl w:val="0"/>
                <w:numId w:val="75"/>
              </w:numPr>
            </w:pPr>
            <w:r>
              <w:t>Updated GroupParams family.</w:t>
            </w:r>
          </w:p>
          <w:p w:rsidR="00F24845" w:rsidRDefault="00F24845" w:rsidP="008F008C">
            <w:pPr>
              <w:pStyle w:val="Cell"/>
              <w:numPr>
                <w:ilvl w:val="0"/>
                <w:numId w:val="75"/>
              </w:numPr>
            </w:pPr>
            <w:r>
              <w:t xml:space="preserve">Changed Dlog layout. </w:t>
            </w:r>
          </w:p>
        </w:tc>
      </w:tr>
      <w:tr w:rsidR="003A0039"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3A0039" w:rsidRDefault="003A0039" w:rsidP="00165310">
            <w:pPr>
              <w:pStyle w:val="Cell"/>
            </w:pPr>
            <w:r>
              <w:t>2.2</w:t>
            </w:r>
          </w:p>
        </w:tc>
        <w:tc>
          <w:tcPr>
            <w:tcW w:w="1851" w:type="dxa"/>
            <w:tcBorders>
              <w:top w:val="single" w:sz="6" w:space="0" w:color="000000"/>
              <w:left w:val="single" w:sz="6" w:space="0" w:color="000000"/>
              <w:bottom w:val="single" w:sz="6" w:space="0" w:color="000000"/>
              <w:right w:val="single" w:sz="6" w:space="0" w:color="000000"/>
            </w:tcBorders>
          </w:tcPr>
          <w:p w:rsidR="003A0039" w:rsidRDefault="003A0039" w:rsidP="004B7D3E">
            <w:pPr>
              <w:pStyle w:val="Cell"/>
            </w:pPr>
            <w:r>
              <w:t>14-Dec-2011</w:t>
            </w:r>
          </w:p>
        </w:tc>
        <w:tc>
          <w:tcPr>
            <w:tcW w:w="1890" w:type="dxa"/>
            <w:tcBorders>
              <w:top w:val="single" w:sz="6" w:space="0" w:color="000000"/>
              <w:left w:val="single" w:sz="6" w:space="0" w:color="000000"/>
              <w:bottom w:val="single" w:sz="6" w:space="0" w:color="000000"/>
              <w:right w:val="single" w:sz="6" w:space="0" w:color="000000"/>
            </w:tcBorders>
          </w:tcPr>
          <w:p w:rsidR="003A0039" w:rsidRDefault="003A0039" w:rsidP="00165310">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3A0039" w:rsidRDefault="003A0039" w:rsidP="003A0039">
            <w:pPr>
              <w:pStyle w:val="Cell"/>
            </w:pPr>
            <w:r>
              <w:t>Changed Universal hash</w:t>
            </w:r>
          </w:p>
        </w:tc>
      </w:tr>
      <w:tr w:rsidR="005F4D19"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F4D19" w:rsidRDefault="005F4D19" w:rsidP="00165310">
            <w:pPr>
              <w:pStyle w:val="Cell"/>
            </w:pPr>
            <w:r>
              <w:t>2.3</w:t>
            </w:r>
          </w:p>
        </w:tc>
        <w:tc>
          <w:tcPr>
            <w:tcW w:w="1851" w:type="dxa"/>
            <w:tcBorders>
              <w:top w:val="single" w:sz="6" w:space="0" w:color="000000"/>
              <w:left w:val="single" w:sz="6" w:space="0" w:color="000000"/>
              <w:bottom w:val="single" w:sz="6" w:space="0" w:color="000000"/>
              <w:right w:val="single" w:sz="6" w:space="0" w:color="000000"/>
            </w:tcBorders>
          </w:tcPr>
          <w:p w:rsidR="005F4D19" w:rsidRDefault="005F4D19" w:rsidP="004B7D3E">
            <w:pPr>
              <w:pStyle w:val="Cell"/>
            </w:pPr>
            <w:r>
              <w:t>24-Jan-2012</w:t>
            </w:r>
          </w:p>
        </w:tc>
        <w:tc>
          <w:tcPr>
            <w:tcW w:w="1890" w:type="dxa"/>
            <w:tcBorders>
              <w:top w:val="single" w:sz="6" w:space="0" w:color="000000"/>
              <w:left w:val="single" w:sz="6" w:space="0" w:color="000000"/>
              <w:bottom w:val="single" w:sz="6" w:space="0" w:color="000000"/>
              <w:right w:val="single" w:sz="6" w:space="0" w:color="000000"/>
            </w:tcBorders>
          </w:tcPr>
          <w:p w:rsidR="005F4D19" w:rsidRDefault="005F4D19" w:rsidP="002C5CE2">
            <w:pPr>
              <w:pStyle w:val="Cell"/>
            </w:pPr>
            <w:r>
              <w:t>Moriya Farbstein</w:t>
            </w:r>
          </w:p>
        </w:tc>
        <w:tc>
          <w:tcPr>
            <w:tcW w:w="4509" w:type="dxa"/>
            <w:tcBorders>
              <w:top w:val="single" w:sz="6" w:space="0" w:color="000000"/>
              <w:left w:val="single" w:sz="6" w:space="0" w:color="000000"/>
              <w:bottom w:val="single" w:sz="6" w:space="0" w:color="000000"/>
              <w:right w:val="single" w:sz="6" w:space="0" w:color="000000"/>
            </w:tcBorders>
          </w:tcPr>
          <w:p w:rsidR="005F4D19" w:rsidRDefault="005F4D19" w:rsidP="005F4D19">
            <w:pPr>
              <w:pStyle w:val="Cell"/>
              <w:numPr>
                <w:ilvl w:val="0"/>
                <w:numId w:val="77"/>
              </w:numPr>
              <w:ind w:left="342" w:hanging="342"/>
            </w:pPr>
            <w:r>
              <w:t xml:space="preserve">Updated the families’ diagrams due to </w:t>
            </w:r>
            <w:r>
              <w:lastRenderedPageBreak/>
              <w:t>code changes.</w:t>
            </w:r>
          </w:p>
          <w:p w:rsidR="005F4D19" w:rsidRDefault="005F4D19" w:rsidP="005F4D19">
            <w:pPr>
              <w:pStyle w:val="Cell"/>
              <w:numPr>
                <w:ilvl w:val="0"/>
                <w:numId w:val="77"/>
              </w:numPr>
              <w:ind w:left="342" w:hanging="342"/>
            </w:pPr>
            <w:r>
              <w:t>Added explanations about TPElementFactory.</w:t>
            </w:r>
          </w:p>
          <w:p w:rsidR="00624E7B" w:rsidRDefault="00624E7B" w:rsidP="005F4D19">
            <w:pPr>
              <w:pStyle w:val="Cell"/>
              <w:numPr>
                <w:ilvl w:val="0"/>
                <w:numId w:val="77"/>
              </w:numPr>
              <w:ind w:left="342" w:hanging="342"/>
            </w:pPr>
            <w:r>
              <w:t>Added securityLevels diagram</w:t>
            </w:r>
          </w:p>
          <w:p w:rsidR="005F4D19" w:rsidRDefault="00624E7B" w:rsidP="00624E7B">
            <w:pPr>
              <w:pStyle w:val="Cell"/>
              <w:numPr>
                <w:ilvl w:val="0"/>
                <w:numId w:val="77"/>
              </w:numPr>
              <w:ind w:left="342" w:hanging="342"/>
            </w:pPr>
            <w:r>
              <w:t>General fixing</w:t>
            </w:r>
          </w:p>
        </w:tc>
      </w:tr>
    </w:tbl>
    <w:p w:rsidR="005F4D19" w:rsidRDefault="005F4D19" w:rsidP="00515D3B"/>
    <w:p w:rsidR="005F4D19" w:rsidRDefault="005F4D19">
      <w:pPr>
        <w:autoSpaceDE/>
        <w:autoSpaceDN/>
        <w:adjustRightInd/>
      </w:pPr>
      <w:r>
        <w:br w:type="page"/>
      </w:r>
    </w:p>
    <w:bookmarkStart w:id="55" w:name="_Toc104538326" w:displacedByCustomXml="next"/>
    <w:bookmarkStart w:id="56" w:name="_Toc277840034" w:displacedByCustomXml="next"/>
    <w:bookmarkStart w:id="57" w:name="_Toc277840404" w:displacedByCustomXml="next"/>
    <w:bookmarkStart w:id="58" w:name="_Toc277840461" w:displacedByCustomXml="next"/>
    <w:bookmarkStart w:id="59" w:name="_Toc277840607" w:displacedByCustomXml="next"/>
    <w:bookmarkStart w:id="60" w:name="_Toc277840687" w:displacedByCustomXml="next"/>
    <w:bookmarkStart w:id="61" w:name="_Toc277840815" w:displacedByCustomXml="next"/>
    <w:sdt>
      <w:sdtPr>
        <w:rPr>
          <w:rFonts w:ascii="Times New Roman" w:hAnsi="Times New Roman"/>
          <w:b w:val="0"/>
          <w:bCs w:val="0"/>
          <w:color w:val="auto"/>
          <w:sz w:val="24"/>
          <w:szCs w:val="24"/>
          <w:lang w:bidi="he-IL"/>
        </w:rPr>
        <w:id w:val="-1748563726"/>
        <w:docPartObj>
          <w:docPartGallery w:val="Table of Contents"/>
          <w:docPartUnique/>
        </w:docPartObj>
      </w:sdtPr>
      <w:sdtEndPr>
        <w:rPr>
          <w:noProof/>
        </w:rPr>
      </w:sdtEndPr>
      <w:sdtContent>
        <w:p w:rsidR="00F24845" w:rsidRDefault="00F24845">
          <w:pPr>
            <w:pStyle w:val="TOCHeading"/>
          </w:pPr>
          <w:r>
            <w:t>Contents</w:t>
          </w:r>
        </w:p>
        <w:p w:rsidR="005B5EA1" w:rsidRDefault="00F24845">
          <w:pPr>
            <w:pStyle w:val="TOC1"/>
            <w:tabs>
              <w:tab w:val="right" w:leader="dot" w:pos="9771"/>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315173212" w:history="1">
            <w:r w:rsidR="005B5EA1" w:rsidRPr="00D26FF7">
              <w:rPr>
                <w:rStyle w:val="Hyperlink"/>
                <w:iCs/>
                <w:noProof/>
              </w:rPr>
              <w:t>SCAPI Primitives Layer</w:t>
            </w:r>
            <w:r w:rsidR="005B5EA1">
              <w:rPr>
                <w:noProof/>
                <w:webHidden/>
              </w:rPr>
              <w:tab/>
            </w:r>
            <w:r w:rsidR="005B5EA1">
              <w:rPr>
                <w:noProof/>
                <w:webHidden/>
              </w:rPr>
              <w:fldChar w:fldCharType="begin"/>
            </w:r>
            <w:r w:rsidR="005B5EA1">
              <w:rPr>
                <w:noProof/>
                <w:webHidden/>
              </w:rPr>
              <w:instrText xml:space="preserve"> PAGEREF _Toc315173212 \h </w:instrText>
            </w:r>
            <w:r w:rsidR="005B5EA1">
              <w:rPr>
                <w:noProof/>
                <w:webHidden/>
              </w:rPr>
            </w:r>
            <w:r w:rsidR="005B5EA1">
              <w:rPr>
                <w:noProof/>
                <w:webHidden/>
              </w:rPr>
              <w:fldChar w:fldCharType="separate"/>
            </w:r>
            <w:r w:rsidR="005B5EA1">
              <w:rPr>
                <w:noProof/>
                <w:webHidden/>
              </w:rPr>
              <w:t>1</w:t>
            </w:r>
            <w:r w:rsidR="005B5EA1">
              <w:rPr>
                <w:noProof/>
                <w:webHidden/>
              </w:rPr>
              <w:fldChar w:fldCharType="end"/>
            </w:r>
          </w:hyperlink>
        </w:p>
        <w:p w:rsidR="005B5EA1" w:rsidRDefault="005B5EA1">
          <w:pPr>
            <w:pStyle w:val="TOC1"/>
            <w:tabs>
              <w:tab w:val="right" w:leader="dot" w:pos="9771"/>
            </w:tabs>
            <w:rPr>
              <w:rFonts w:asciiTheme="minorHAnsi" w:eastAsiaTheme="minorEastAsia" w:hAnsiTheme="minorHAnsi" w:cstheme="minorBidi"/>
              <w:noProof/>
              <w:sz w:val="22"/>
              <w:szCs w:val="22"/>
            </w:rPr>
          </w:pPr>
          <w:hyperlink w:anchor="_Toc315173213" w:history="1">
            <w:r w:rsidRPr="00D26FF7">
              <w:rPr>
                <w:rStyle w:val="Hyperlink"/>
                <w:iCs/>
                <w:noProof/>
              </w:rPr>
              <w:t>R&amp;D Group</w:t>
            </w:r>
            <w:r>
              <w:rPr>
                <w:noProof/>
                <w:webHidden/>
              </w:rPr>
              <w:tab/>
            </w:r>
            <w:r>
              <w:rPr>
                <w:noProof/>
                <w:webHidden/>
              </w:rPr>
              <w:fldChar w:fldCharType="begin"/>
            </w:r>
            <w:r>
              <w:rPr>
                <w:noProof/>
                <w:webHidden/>
              </w:rPr>
              <w:instrText xml:space="preserve"> PAGEREF _Toc315173213 \h </w:instrText>
            </w:r>
            <w:r>
              <w:rPr>
                <w:noProof/>
                <w:webHidden/>
              </w:rPr>
            </w:r>
            <w:r>
              <w:rPr>
                <w:noProof/>
                <w:webHidden/>
              </w:rPr>
              <w:fldChar w:fldCharType="separate"/>
            </w:r>
            <w:r>
              <w:rPr>
                <w:noProof/>
                <w:webHidden/>
              </w:rPr>
              <w:t>1</w:t>
            </w:r>
            <w:r>
              <w:rPr>
                <w:noProof/>
                <w:webHidden/>
              </w:rPr>
              <w:fldChar w:fldCharType="end"/>
            </w:r>
          </w:hyperlink>
        </w:p>
        <w:p w:rsidR="005B5EA1" w:rsidRDefault="005B5EA1">
          <w:pPr>
            <w:pStyle w:val="TOC1"/>
            <w:tabs>
              <w:tab w:val="right" w:leader="dot" w:pos="9771"/>
            </w:tabs>
            <w:rPr>
              <w:rFonts w:asciiTheme="minorHAnsi" w:eastAsiaTheme="minorEastAsia" w:hAnsiTheme="minorHAnsi" w:cstheme="minorBidi"/>
              <w:noProof/>
              <w:sz w:val="22"/>
              <w:szCs w:val="22"/>
            </w:rPr>
          </w:pPr>
          <w:hyperlink w:anchor="_Toc315173214" w:history="1">
            <w:r w:rsidRPr="00D26FF7">
              <w:rPr>
                <w:rStyle w:val="Hyperlink"/>
                <w:noProof/>
              </w:rPr>
              <w:t>Software Design Description</w:t>
            </w:r>
            <w:r>
              <w:rPr>
                <w:noProof/>
                <w:webHidden/>
              </w:rPr>
              <w:tab/>
            </w:r>
            <w:r>
              <w:rPr>
                <w:noProof/>
                <w:webHidden/>
              </w:rPr>
              <w:fldChar w:fldCharType="begin"/>
            </w:r>
            <w:r>
              <w:rPr>
                <w:noProof/>
                <w:webHidden/>
              </w:rPr>
              <w:instrText xml:space="preserve"> PAGEREF _Toc315173214 \h </w:instrText>
            </w:r>
            <w:r>
              <w:rPr>
                <w:noProof/>
                <w:webHidden/>
              </w:rPr>
            </w:r>
            <w:r>
              <w:rPr>
                <w:noProof/>
                <w:webHidden/>
              </w:rPr>
              <w:fldChar w:fldCharType="separate"/>
            </w:r>
            <w:r>
              <w:rPr>
                <w:noProof/>
                <w:webHidden/>
              </w:rPr>
              <w:t>1</w:t>
            </w:r>
            <w:r>
              <w:rPr>
                <w:noProof/>
                <w:webHidden/>
              </w:rPr>
              <w:fldChar w:fldCharType="end"/>
            </w:r>
          </w:hyperlink>
        </w:p>
        <w:p w:rsidR="005B5EA1" w:rsidRDefault="005B5EA1">
          <w:pPr>
            <w:pStyle w:val="TOC1"/>
            <w:tabs>
              <w:tab w:val="right" w:leader="dot" w:pos="9771"/>
            </w:tabs>
            <w:rPr>
              <w:rFonts w:asciiTheme="minorHAnsi" w:eastAsiaTheme="minorEastAsia" w:hAnsiTheme="minorHAnsi" w:cstheme="minorBidi"/>
              <w:noProof/>
              <w:sz w:val="22"/>
              <w:szCs w:val="22"/>
            </w:rPr>
          </w:pPr>
          <w:hyperlink w:anchor="_Toc315173215" w:history="1">
            <w:r w:rsidRPr="00D26FF7">
              <w:rPr>
                <w:rStyle w:val="Hyperlink"/>
                <w:noProof/>
              </w:rPr>
              <w:t>Written by Meital Levy and Yael Ejgenberg</w:t>
            </w:r>
            <w:r>
              <w:rPr>
                <w:noProof/>
                <w:webHidden/>
              </w:rPr>
              <w:tab/>
            </w:r>
            <w:r>
              <w:rPr>
                <w:noProof/>
                <w:webHidden/>
              </w:rPr>
              <w:fldChar w:fldCharType="begin"/>
            </w:r>
            <w:r>
              <w:rPr>
                <w:noProof/>
                <w:webHidden/>
              </w:rPr>
              <w:instrText xml:space="preserve"> PAGEREF _Toc315173215 \h </w:instrText>
            </w:r>
            <w:r>
              <w:rPr>
                <w:noProof/>
                <w:webHidden/>
              </w:rPr>
            </w:r>
            <w:r>
              <w:rPr>
                <w:noProof/>
                <w:webHidden/>
              </w:rPr>
              <w:fldChar w:fldCharType="separate"/>
            </w:r>
            <w:r>
              <w:rPr>
                <w:noProof/>
                <w:webHidden/>
              </w:rPr>
              <w:t>1</w:t>
            </w:r>
            <w:r>
              <w:rPr>
                <w:noProof/>
                <w:webHidden/>
              </w:rPr>
              <w:fldChar w:fldCharType="end"/>
            </w:r>
          </w:hyperlink>
        </w:p>
        <w:p w:rsidR="005B5EA1" w:rsidRDefault="005B5EA1">
          <w:pPr>
            <w:pStyle w:val="TOC1"/>
            <w:tabs>
              <w:tab w:val="right" w:leader="dot" w:pos="9771"/>
            </w:tabs>
            <w:rPr>
              <w:rFonts w:asciiTheme="minorHAnsi" w:eastAsiaTheme="minorEastAsia" w:hAnsiTheme="minorHAnsi" w:cstheme="minorBidi"/>
              <w:noProof/>
              <w:sz w:val="22"/>
              <w:szCs w:val="22"/>
            </w:rPr>
          </w:pPr>
          <w:hyperlink w:anchor="_Toc315173216" w:history="1">
            <w:r w:rsidRPr="00D26FF7">
              <w:rPr>
                <w:rStyle w:val="Hyperlink"/>
                <w:noProof/>
              </w:rPr>
              <w:t>Approved by</w:t>
            </w:r>
            <w:r>
              <w:rPr>
                <w:noProof/>
                <w:webHidden/>
              </w:rPr>
              <w:tab/>
            </w:r>
            <w:r>
              <w:rPr>
                <w:noProof/>
                <w:webHidden/>
              </w:rPr>
              <w:fldChar w:fldCharType="begin"/>
            </w:r>
            <w:r>
              <w:rPr>
                <w:noProof/>
                <w:webHidden/>
              </w:rPr>
              <w:instrText xml:space="preserve"> PAGEREF _Toc315173216 \h </w:instrText>
            </w:r>
            <w:r>
              <w:rPr>
                <w:noProof/>
                <w:webHidden/>
              </w:rPr>
            </w:r>
            <w:r>
              <w:rPr>
                <w:noProof/>
                <w:webHidden/>
              </w:rPr>
              <w:fldChar w:fldCharType="separate"/>
            </w:r>
            <w:r>
              <w:rPr>
                <w:noProof/>
                <w:webHidden/>
              </w:rPr>
              <w:t>1</w:t>
            </w:r>
            <w:r>
              <w:rPr>
                <w:noProof/>
                <w:webHidden/>
              </w:rPr>
              <w:fldChar w:fldCharType="end"/>
            </w:r>
          </w:hyperlink>
        </w:p>
        <w:p w:rsidR="005B5EA1" w:rsidRDefault="005B5EA1">
          <w:pPr>
            <w:pStyle w:val="TOC1"/>
            <w:tabs>
              <w:tab w:val="right" w:leader="dot" w:pos="9771"/>
            </w:tabs>
            <w:rPr>
              <w:rFonts w:asciiTheme="minorHAnsi" w:eastAsiaTheme="minorEastAsia" w:hAnsiTheme="minorHAnsi" w:cstheme="minorBidi"/>
              <w:noProof/>
              <w:sz w:val="22"/>
              <w:szCs w:val="22"/>
            </w:rPr>
          </w:pPr>
          <w:hyperlink w:anchor="_Toc315173217" w:history="1">
            <w:r w:rsidRPr="00D26FF7">
              <w:rPr>
                <w:rStyle w:val="Hyperlink"/>
                <w:noProof/>
              </w:rPr>
              <w:t>Created 20 September 2010</w:t>
            </w:r>
            <w:r>
              <w:rPr>
                <w:noProof/>
                <w:webHidden/>
              </w:rPr>
              <w:tab/>
            </w:r>
            <w:r>
              <w:rPr>
                <w:noProof/>
                <w:webHidden/>
              </w:rPr>
              <w:fldChar w:fldCharType="begin"/>
            </w:r>
            <w:r>
              <w:rPr>
                <w:noProof/>
                <w:webHidden/>
              </w:rPr>
              <w:instrText xml:space="preserve"> PAGEREF _Toc315173217 \h </w:instrText>
            </w:r>
            <w:r>
              <w:rPr>
                <w:noProof/>
                <w:webHidden/>
              </w:rPr>
            </w:r>
            <w:r>
              <w:rPr>
                <w:noProof/>
                <w:webHidden/>
              </w:rPr>
              <w:fldChar w:fldCharType="separate"/>
            </w:r>
            <w:r>
              <w:rPr>
                <w:noProof/>
                <w:webHidden/>
              </w:rPr>
              <w:t>1</w:t>
            </w:r>
            <w:r>
              <w:rPr>
                <w:noProof/>
                <w:webHidden/>
              </w:rPr>
              <w:fldChar w:fldCharType="end"/>
            </w:r>
          </w:hyperlink>
        </w:p>
        <w:p w:rsidR="005B5EA1" w:rsidRDefault="005B5EA1">
          <w:pPr>
            <w:pStyle w:val="TOC1"/>
            <w:tabs>
              <w:tab w:val="right" w:leader="dot" w:pos="9771"/>
            </w:tabs>
            <w:rPr>
              <w:rFonts w:asciiTheme="minorHAnsi" w:eastAsiaTheme="minorEastAsia" w:hAnsiTheme="minorHAnsi" w:cstheme="minorBidi"/>
              <w:noProof/>
              <w:sz w:val="22"/>
              <w:szCs w:val="22"/>
            </w:rPr>
          </w:pPr>
          <w:hyperlink w:anchor="_Toc315173218" w:history="1">
            <w:r w:rsidRPr="00D26FF7">
              <w:rPr>
                <w:rStyle w:val="Hyperlink"/>
                <w:noProof/>
              </w:rPr>
              <w:t>CONFIDENTIAL</w:t>
            </w:r>
            <w:r>
              <w:rPr>
                <w:noProof/>
                <w:webHidden/>
              </w:rPr>
              <w:tab/>
            </w:r>
            <w:r>
              <w:rPr>
                <w:noProof/>
                <w:webHidden/>
              </w:rPr>
              <w:fldChar w:fldCharType="begin"/>
            </w:r>
            <w:r>
              <w:rPr>
                <w:noProof/>
                <w:webHidden/>
              </w:rPr>
              <w:instrText xml:space="preserve"> PAGEREF _Toc315173218 \h </w:instrText>
            </w:r>
            <w:r>
              <w:rPr>
                <w:noProof/>
                <w:webHidden/>
              </w:rPr>
            </w:r>
            <w:r>
              <w:rPr>
                <w:noProof/>
                <w:webHidden/>
              </w:rPr>
              <w:fldChar w:fldCharType="separate"/>
            </w:r>
            <w:r>
              <w:rPr>
                <w:noProof/>
                <w:webHidden/>
              </w:rPr>
              <w:t>1</w:t>
            </w:r>
            <w:r>
              <w:rPr>
                <w:noProof/>
                <w:webHidden/>
              </w:rPr>
              <w:fldChar w:fldCharType="end"/>
            </w:r>
          </w:hyperlink>
        </w:p>
        <w:p w:rsidR="005B5EA1" w:rsidRDefault="005B5EA1">
          <w:pPr>
            <w:pStyle w:val="TOC1"/>
            <w:tabs>
              <w:tab w:val="right" w:leader="dot" w:pos="9771"/>
            </w:tabs>
            <w:rPr>
              <w:rFonts w:asciiTheme="minorHAnsi" w:eastAsiaTheme="minorEastAsia" w:hAnsiTheme="minorHAnsi" w:cstheme="minorBidi"/>
              <w:noProof/>
              <w:sz w:val="22"/>
              <w:szCs w:val="22"/>
            </w:rPr>
          </w:pPr>
          <w:hyperlink w:anchor="_Toc315173219" w:history="1">
            <w:r w:rsidRPr="00D26FF7">
              <w:rPr>
                <w:rStyle w:val="Hyperlink"/>
                <w:noProof/>
              </w:rPr>
              <w:t>Change Control Information</w:t>
            </w:r>
            <w:r>
              <w:rPr>
                <w:noProof/>
                <w:webHidden/>
              </w:rPr>
              <w:tab/>
            </w:r>
            <w:r>
              <w:rPr>
                <w:noProof/>
                <w:webHidden/>
              </w:rPr>
              <w:fldChar w:fldCharType="begin"/>
            </w:r>
            <w:r>
              <w:rPr>
                <w:noProof/>
                <w:webHidden/>
              </w:rPr>
              <w:instrText xml:space="preserve"> PAGEREF _Toc315173219 \h </w:instrText>
            </w:r>
            <w:r>
              <w:rPr>
                <w:noProof/>
                <w:webHidden/>
              </w:rPr>
            </w:r>
            <w:r>
              <w:rPr>
                <w:noProof/>
                <w:webHidden/>
              </w:rPr>
              <w:fldChar w:fldCharType="separate"/>
            </w:r>
            <w:r>
              <w:rPr>
                <w:noProof/>
                <w:webHidden/>
              </w:rPr>
              <w:t>2</w:t>
            </w:r>
            <w:r>
              <w:rPr>
                <w:noProof/>
                <w:webHidden/>
              </w:rPr>
              <w:fldChar w:fldCharType="end"/>
            </w:r>
          </w:hyperlink>
        </w:p>
        <w:p w:rsidR="005B5EA1" w:rsidRDefault="005B5EA1">
          <w:pPr>
            <w:pStyle w:val="TOC1"/>
            <w:tabs>
              <w:tab w:val="left" w:pos="400"/>
              <w:tab w:val="right" w:leader="dot" w:pos="9771"/>
            </w:tabs>
            <w:rPr>
              <w:rFonts w:asciiTheme="minorHAnsi" w:eastAsiaTheme="minorEastAsia" w:hAnsiTheme="minorHAnsi" w:cstheme="minorBidi"/>
              <w:noProof/>
              <w:sz w:val="22"/>
              <w:szCs w:val="22"/>
            </w:rPr>
          </w:pPr>
          <w:hyperlink w:anchor="_Toc315173220" w:history="1">
            <w:r w:rsidRPr="00D26FF7">
              <w:rPr>
                <w:rStyle w:val="Hyperlink"/>
                <w:noProof/>
              </w:rPr>
              <w:t>1</w:t>
            </w:r>
            <w:r>
              <w:rPr>
                <w:rFonts w:asciiTheme="minorHAnsi" w:eastAsiaTheme="minorEastAsia" w:hAnsiTheme="minorHAnsi" w:cstheme="minorBidi"/>
                <w:noProof/>
                <w:sz w:val="22"/>
                <w:szCs w:val="22"/>
              </w:rPr>
              <w:tab/>
            </w:r>
            <w:r w:rsidRPr="00D26FF7">
              <w:rPr>
                <w:rStyle w:val="Hyperlink"/>
                <w:noProof/>
              </w:rPr>
              <w:t>Scope</w:t>
            </w:r>
            <w:r>
              <w:rPr>
                <w:noProof/>
                <w:webHidden/>
              </w:rPr>
              <w:tab/>
            </w:r>
            <w:r>
              <w:rPr>
                <w:noProof/>
                <w:webHidden/>
              </w:rPr>
              <w:fldChar w:fldCharType="begin"/>
            </w:r>
            <w:r>
              <w:rPr>
                <w:noProof/>
                <w:webHidden/>
              </w:rPr>
              <w:instrText xml:space="preserve"> PAGEREF _Toc315173220 \h </w:instrText>
            </w:r>
            <w:r>
              <w:rPr>
                <w:noProof/>
                <w:webHidden/>
              </w:rPr>
            </w:r>
            <w:r>
              <w:rPr>
                <w:noProof/>
                <w:webHidden/>
              </w:rPr>
              <w:fldChar w:fldCharType="separate"/>
            </w:r>
            <w:r>
              <w:rPr>
                <w:noProof/>
                <w:webHidden/>
              </w:rPr>
              <w:t>7</w:t>
            </w:r>
            <w:r>
              <w:rPr>
                <w:noProof/>
                <w:webHidden/>
              </w:rPr>
              <w:fldChar w:fldCharType="end"/>
            </w:r>
          </w:hyperlink>
        </w:p>
        <w:p w:rsidR="005B5EA1" w:rsidRDefault="005B5EA1">
          <w:pPr>
            <w:pStyle w:val="TOC2"/>
            <w:tabs>
              <w:tab w:val="left" w:pos="800"/>
              <w:tab w:val="right" w:leader="dot" w:pos="9771"/>
            </w:tabs>
            <w:rPr>
              <w:rFonts w:asciiTheme="minorHAnsi" w:eastAsiaTheme="minorEastAsia" w:hAnsiTheme="minorHAnsi" w:cstheme="minorBidi"/>
              <w:noProof/>
              <w:sz w:val="22"/>
              <w:szCs w:val="22"/>
            </w:rPr>
          </w:pPr>
          <w:hyperlink w:anchor="_Toc315173221" w:history="1">
            <w:r w:rsidRPr="00D26FF7">
              <w:rPr>
                <w:rStyle w:val="Hyperlink"/>
                <w:noProof/>
              </w:rPr>
              <w:t>1.1</w:t>
            </w:r>
            <w:r>
              <w:rPr>
                <w:rFonts w:asciiTheme="minorHAnsi" w:eastAsiaTheme="minorEastAsia" w:hAnsiTheme="minorHAnsi" w:cstheme="minorBidi"/>
                <w:noProof/>
                <w:sz w:val="22"/>
                <w:szCs w:val="22"/>
              </w:rPr>
              <w:tab/>
            </w:r>
            <w:r w:rsidRPr="00D26FF7">
              <w:rPr>
                <w:rStyle w:val="Hyperlink"/>
                <w:noProof/>
              </w:rPr>
              <w:t>Introduction</w:t>
            </w:r>
            <w:r>
              <w:rPr>
                <w:noProof/>
                <w:webHidden/>
              </w:rPr>
              <w:tab/>
            </w:r>
            <w:r>
              <w:rPr>
                <w:noProof/>
                <w:webHidden/>
              </w:rPr>
              <w:fldChar w:fldCharType="begin"/>
            </w:r>
            <w:r>
              <w:rPr>
                <w:noProof/>
                <w:webHidden/>
              </w:rPr>
              <w:instrText xml:space="preserve"> PAGEREF _Toc315173221 \h </w:instrText>
            </w:r>
            <w:r>
              <w:rPr>
                <w:noProof/>
                <w:webHidden/>
              </w:rPr>
            </w:r>
            <w:r>
              <w:rPr>
                <w:noProof/>
                <w:webHidden/>
              </w:rPr>
              <w:fldChar w:fldCharType="separate"/>
            </w:r>
            <w:r>
              <w:rPr>
                <w:noProof/>
                <w:webHidden/>
              </w:rPr>
              <w:t>7</w:t>
            </w:r>
            <w:r>
              <w:rPr>
                <w:noProof/>
                <w:webHidden/>
              </w:rPr>
              <w:fldChar w:fldCharType="end"/>
            </w:r>
          </w:hyperlink>
        </w:p>
        <w:p w:rsidR="005B5EA1" w:rsidRDefault="005B5EA1">
          <w:pPr>
            <w:pStyle w:val="TOC2"/>
            <w:tabs>
              <w:tab w:val="left" w:pos="800"/>
              <w:tab w:val="right" w:leader="dot" w:pos="9771"/>
            </w:tabs>
            <w:rPr>
              <w:rFonts w:asciiTheme="minorHAnsi" w:eastAsiaTheme="minorEastAsia" w:hAnsiTheme="minorHAnsi" w:cstheme="minorBidi"/>
              <w:noProof/>
              <w:sz w:val="22"/>
              <w:szCs w:val="22"/>
            </w:rPr>
          </w:pPr>
          <w:hyperlink w:anchor="_Toc315173222" w:history="1">
            <w:r w:rsidRPr="00D26FF7">
              <w:rPr>
                <w:rStyle w:val="Hyperlink"/>
                <w:noProof/>
              </w:rPr>
              <w:t>1.2</w:t>
            </w:r>
            <w:r>
              <w:rPr>
                <w:rFonts w:asciiTheme="minorHAnsi" w:eastAsiaTheme="minorEastAsia" w:hAnsiTheme="minorHAnsi" w:cstheme="minorBidi"/>
                <w:noProof/>
                <w:sz w:val="22"/>
                <w:szCs w:val="22"/>
              </w:rPr>
              <w:tab/>
            </w:r>
            <w:r w:rsidRPr="00D26FF7">
              <w:rPr>
                <w:rStyle w:val="Hyperlink"/>
                <w:noProof/>
              </w:rPr>
              <w:t>Goals</w:t>
            </w:r>
            <w:r>
              <w:rPr>
                <w:noProof/>
                <w:webHidden/>
              </w:rPr>
              <w:tab/>
            </w:r>
            <w:r>
              <w:rPr>
                <w:noProof/>
                <w:webHidden/>
              </w:rPr>
              <w:fldChar w:fldCharType="begin"/>
            </w:r>
            <w:r>
              <w:rPr>
                <w:noProof/>
                <w:webHidden/>
              </w:rPr>
              <w:instrText xml:space="preserve"> PAGEREF _Toc315173222 \h </w:instrText>
            </w:r>
            <w:r>
              <w:rPr>
                <w:noProof/>
                <w:webHidden/>
              </w:rPr>
            </w:r>
            <w:r>
              <w:rPr>
                <w:noProof/>
                <w:webHidden/>
              </w:rPr>
              <w:fldChar w:fldCharType="separate"/>
            </w:r>
            <w:r>
              <w:rPr>
                <w:noProof/>
                <w:webHidden/>
              </w:rPr>
              <w:t>7</w:t>
            </w:r>
            <w:r>
              <w:rPr>
                <w:noProof/>
                <w:webHidden/>
              </w:rPr>
              <w:fldChar w:fldCharType="end"/>
            </w:r>
          </w:hyperlink>
        </w:p>
        <w:p w:rsidR="005B5EA1" w:rsidRDefault="005B5EA1">
          <w:pPr>
            <w:pStyle w:val="TOC1"/>
            <w:tabs>
              <w:tab w:val="left" w:pos="400"/>
              <w:tab w:val="right" w:leader="dot" w:pos="9771"/>
            </w:tabs>
            <w:rPr>
              <w:rFonts w:asciiTheme="minorHAnsi" w:eastAsiaTheme="minorEastAsia" w:hAnsiTheme="minorHAnsi" w:cstheme="minorBidi"/>
              <w:noProof/>
              <w:sz w:val="22"/>
              <w:szCs w:val="22"/>
            </w:rPr>
          </w:pPr>
          <w:hyperlink w:anchor="_Toc315173223" w:history="1">
            <w:r w:rsidRPr="00D26FF7">
              <w:rPr>
                <w:rStyle w:val="Hyperlink"/>
                <w:noProof/>
              </w:rPr>
              <w:t>2</w:t>
            </w:r>
            <w:r>
              <w:rPr>
                <w:rFonts w:asciiTheme="minorHAnsi" w:eastAsiaTheme="minorEastAsia" w:hAnsiTheme="minorHAnsi" w:cstheme="minorBidi"/>
                <w:noProof/>
                <w:sz w:val="22"/>
                <w:szCs w:val="22"/>
              </w:rPr>
              <w:tab/>
            </w:r>
            <w:r w:rsidRPr="00D26FF7">
              <w:rPr>
                <w:rStyle w:val="Hyperlink"/>
                <w:noProof/>
              </w:rPr>
              <w:t>Definitions Acronyms and Abbreviations</w:t>
            </w:r>
            <w:r>
              <w:rPr>
                <w:noProof/>
                <w:webHidden/>
              </w:rPr>
              <w:tab/>
            </w:r>
            <w:r>
              <w:rPr>
                <w:noProof/>
                <w:webHidden/>
              </w:rPr>
              <w:fldChar w:fldCharType="begin"/>
            </w:r>
            <w:r>
              <w:rPr>
                <w:noProof/>
                <w:webHidden/>
              </w:rPr>
              <w:instrText xml:space="preserve"> PAGEREF _Toc315173223 \h </w:instrText>
            </w:r>
            <w:r>
              <w:rPr>
                <w:noProof/>
                <w:webHidden/>
              </w:rPr>
            </w:r>
            <w:r>
              <w:rPr>
                <w:noProof/>
                <w:webHidden/>
              </w:rPr>
              <w:fldChar w:fldCharType="separate"/>
            </w:r>
            <w:r>
              <w:rPr>
                <w:noProof/>
                <w:webHidden/>
              </w:rPr>
              <w:t>7</w:t>
            </w:r>
            <w:r>
              <w:rPr>
                <w:noProof/>
                <w:webHidden/>
              </w:rPr>
              <w:fldChar w:fldCharType="end"/>
            </w:r>
          </w:hyperlink>
        </w:p>
        <w:p w:rsidR="005B5EA1" w:rsidRDefault="005B5EA1">
          <w:pPr>
            <w:pStyle w:val="TOC1"/>
            <w:tabs>
              <w:tab w:val="left" w:pos="400"/>
              <w:tab w:val="right" w:leader="dot" w:pos="9771"/>
            </w:tabs>
            <w:rPr>
              <w:rFonts w:asciiTheme="minorHAnsi" w:eastAsiaTheme="minorEastAsia" w:hAnsiTheme="minorHAnsi" w:cstheme="minorBidi"/>
              <w:noProof/>
              <w:sz w:val="22"/>
              <w:szCs w:val="22"/>
            </w:rPr>
          </w:pPr>
          <w:hyperlink w:anchor="_Toc315173224" w:history="1">
            <w:r w:rsidRPr="00D26FF7">
              <w:rPr>
                <w:rStyle w:val="Hyperlink"/>
                <w:noProof/>
              </w:rPr>
              <w:t>3</w:t>
            </w:r>
            <w:r>
              <w:rPr>
                <w:rFonts w:asciiTheme="minorHAnsi" w:eastAsiaTheme="minorEastAsia" w:hAnsiTheme="minorHAnsi" w:cstheme="minorBidi"/>
                <w:noProof/>
                <w:sz w:val="22"/>
                <w:szCs w:val="22"/>
              </w:rPr>
              <w:tab/>
            </w:r>
            <w:r w:rsidRPr="00D26FF7">
              <w:rPr>
                <w:rStyle w:val="Hyperlink"/>
                <w:noProof/>
              </w:rPr>
              <w:t>References</w:t>
            </w:r>
            <w:r>
              <w:rPr>
                <w:noProof/>
                <w:webHidden/>
              </w:rPr>
              <w:tab/>
            </w:r>
            <w:r>
              <w:rPr>
                <w:noProof/>
                <w:webHidden/>
              </w:rPr>
              <w:fldChar w:fldCharType="begin"/>
            </w:r>
            <w:r>
              <w:rPr>
                <w:noProof/>
                <w:webHidden/>
              </w:rPr>
              <w:instrText xml:space="preserve"> PAGEREF _Toc315173224 \h </w:instrText>
            </w:r>
            <w:r>
              <w:rPr>
                <w:noProof/>
                <w:webHidden/>
              </w:rPr>
            </w:r>
            <w:r>
              <w:rPr>
                <w:noProof/>
                <w:webHidden/>
              </w:rPr>
              <w:fldChar w:fldCharType="separate"/>
            </w:r>
            <w:r>
              <w:rPr>
                <w:noProof/>
                <w:webHidden/>
              </w:rPr>
              <w:t>8</w:t>
            </w:r>
            <w:r>
              <w:rPr>
                <w:noProof/>
                <w:webHidden/>
              </w:rPr>
              <w:fldChar w:fldCharType="end"/>
            </w:r>
          </w:hyperlink>
        </w:p>
        <w:p w:rsidR="005B5EA1" w:rsidRDefault="005B5EA1">
          <w:pPr>
            <w:pStyle w:val="TOC1"/>
            <w:tabs>
              <w:tab w:val="left" w:pos="400"/>
              <w:tab w:val="right" w:leader="dot" w:pos="9771"/>
            </w:tabs>
            <w:rPr>
              <w:rFonts w:asciiTheme="minorHAnsi" w:eastAsiaTheme="minorEastAsia" w:hAnsiTheme="minorHAnsi" w:cstheme="minorBidi"/>
              <w:noProof/>
              <w:sz w:val="22"/>
              <w:szCs w:val="22"/>
            </w:rPr>
          </w:pPr>
          <w:hyperlink w:anchor="_Toc315173225" w:history="1">
            <w:r w:rsidRPr="00D26FF7">
              <w:rPr>
                <w:rStyle w:val="Hyperlink"/>
                <w:noProof/>
              </w:rPr>
              <w:t>4</w:t>
            </w:r>
            <w:r>
              <w:rPr>
                <w:rFonts w:asciiTheme="minorHAnsi" w:eastAsiaTheme="minorEastAsia" w:hAnsiTheme="minorHAnsi" w:cstheme="minorBidi"/>
                <w:noProof/>
                <w:sz w:val="22"/>
                <w:szCs w:val="22"/>
              </w:rPr>
              <w:tab/>
            </w:r>
            <w:r w:rsidRPr="00D26FF7">
              <w:rPr>
                <w:rStyle w:val="Hyperlink"/>
                <w:noProof/>
              </w:rPr>
              <w:t>Wide Design Decisions</w:t>
            </w:r>
            <w:r>
              <w:rPr>
                <w:noProof/>
                <w:webHidden/>
              </w:rPr>
              <w:tab/>
            </w:r>
            <w:r>
              <w:rPr>
                <w:noProof/>
                <w:webHidden/>
              </w:rPr>
              <w:fldChar w:fldCharType="begin"/>
            </w:r>
            <w:r>
              <w:rPr>
                <w:noProof/>
                <w:webHidden/>
              </w:rPr>
              <w:instrText xml:space="preserve"> PAGEREF _Toc315173225 \h </w:instrText>
            </w:r>
            <w:r>
              <w:rPr>
                <w:noProof/>
                <w:webHidden/>
              </w:rPr>
            </w:r>
            <w:r>
              <w:rPr>
                <w:noProof/>
                <w:webHidden/>
              </w:rPr>
              <w:fldChar w:fldCharType="separate"/>
            </w:r>
            <w:r>
              <w:rPr>
                <w:noProof/>
                <w:webHidden/>
              </w:rPr>
              <w:t>8</w:t>
            </w:r>
            <w:r>
              <w:rPr>
                <w:noProof/>
                <w:webHidden/>
              </w:rPr>
              <w:fldChar w:fldCharType="end"/>
            </w:r>
          </w:hyperlink>
        </w:p>
        <w:p w:rsidR="005B5EA1" w:rsidRDefault="005B5EA1">
          <w:pPr>
            <w:pStyle w:val="TOC2"/>
            <w:tabs>
              <w:tab w:val="left" w:pos="800"/>
              <w:tab w:val="right" w:leader="dot" w:pos="9771"/>
            </w:tabs>
            <w:rPr>
              <w:rFonts w:asciiTheme="minorHAnsi" w:eastAsiaTheme="minorEastAsia" w:hAnsiTheme="minorHAnsi" w:cstheme="minorBidi"/>
              <w:noProof/>
              <w:sz w:val="22"/>
              <w:szCs w:val="22"/>
            </w:rPr>
          </w:pPr>
          <w:hyperlink w:anchor="_Toc315173226" w:history="1">
            <w:r w:rsidRPr="00D26FF7">
              <w:rPr>
                <w:rStyle w:val="Hyperlink"/>
                <w:noProof/>
              </w:rPr>
              <w:t>4.1</w:t>
            </w:r>
            <w:r>
              <w:rPr>
                <w:rFonts w:asciiTheme="minorHAnsi" w:eastAsiaTheme="minorEastAsia" w:hAnsiTheme="minorHAnsi" w:cstheme="minorBidi"/>
                <w:noProof/>
                <w:sz w:val="22"/>
                <w:szCs w:val="22"/>
              </w:rPr>
              <w:tab/>
            </w:r>
            <w:r w:rsidRPr="00D26FF7">
              <w:rPr>
                <w:rStyle w:val="Hyperlink"/>
                <w:noProof/>
              </w:rPr>
              <w:t>Language</w:t>
            </w:r>
            <w:r>
              <w:rPr>
                <w:noProof/>
                <w:webHidden/>
              </w:rPr>
              <w:tab/>
            </w:r>
            <w:r>
              <w:rPr>
                <w:noProof/>
                <w:webHidden/>
              </w:rPr>
              <w:fldChar w:fldCharType="begin"/>
            </w:r>
            <w:r>
              <w:rPr>
                <w:noProof/>
                <w:webHidden/>
              </w:rPr>
              <w:instrText xml:space="preserve"> PAGEREF _Toc315173226 \h </w:instrText>
            </w:r>
            <w:r>
              <w:rPr>
                <w:noProof/>
                <w:webHidden/>
              </w:rPr>
            </w:r>
            <w:r>
              <w:rPr>
                <w:noProof/>
                <w:webHidden/>
              </w:rPr>
              <w:fldChar w:fldCharType="separate"/>
            </w:r>
            <w:r>
              <w:rPr>
                <w:noProof/>
                <w:webHidden/>
              </w:rPr>
              <w:t>8</w:t>
            </w:r>
            <w:r>
              <w:rPr>
                <w:noProof/>
                <w:webHidden/>
              </w:rPr>
              <w:fldChar w:fldCharType="end"/>
            </w:r>
          </w:hyperlink>
        </w:p>
        <w:p w:rsidR="005B5EA1" w:rsidRDefault="005B5EA1">
          <w:pPr>
            <w:pStyle w:val="TOC2"/>
            <w:tabs>
              <w:tab w:val="left" w:pos="800"/>
              <w:tab w:val="right" w:leader="dot" w:pos="9771"/>
            </w:tabs>
            <w:rPr>
              <w:rFonts w:asciiTheme="minorHAnsi" w:eastAsiaTheme="minorEastAsia" w:hAnsiTheme="minorHAnsi" w:cstheme="minorBidi"/>
              <w:noProof/>
              <w:sz w:val="22"/>
              <w:szCs w:val="22"/>
            </w:rPr>
          </w:pPr>
          <w:hyperlink w:anchor="_Toc315173227" w:history="1">
            <w:r w:rsidRPr="00D26FF7">
              <w:rPr>
                <w:rStyle w:val="Hyperlink"/>
                <w:noProof/>
              </w:rPr>
              <w:t>4.2</w:t>
            </w:r>
            <w:r>
              <w:rPr>
                <w:rFonts w:asciiTheme="minorHAnsi" w:eastAsiaTheme="minorEastAsia" w:hAnsiTheme="minorHAnsi" w:cstheme="minorBidi"/>
                <w:noProof/>
                <w:sz w:val="22"/>
                <w:szCs w:val="22"/>
              </w:rPr>
              <w:tab/>
            </w:r>
            <w:r w:rsidRPr="00D26FF7">
              <w:rPr>
                <w:rStyle w:val="Hyperlink"/>
                <w:noProof/>
              </w:rPr>
              <w:t>General Architecture</w:t>
            </w:r>
            <w:r>
              <w:rPr>
                <w:noProof/>
                <w:webHidden/>
              </w:rPr>
              <w:tab/>
            </w:r>
            <w:r>
              <w:rPr>
                <w:noProof/>
                <w:webHidden/>
              </w:rPr>
              <w:fldChar w:fldCharType="begin"/>
            </w:r>
            <w:r>
              <w:rPr>
                <w:noProof/>
                <w:webHidden/>
              </w:rPr>
              <w:instrText xml:space="preserve"> PAGEREF _Toc315173227 \h </w:instrText>
            </w:r>
            <w:r>
              <w:rPr>
                <w:noProof/>
                <w:webHidden/>
              </w:rPr>
            </w:r>
            <w:r>
              <w:rPr>
                <w:noProof/>
                <w:webHidden/>
              </w:rPr>
              <w:fldChar w:fldCharType="separate"/>
            </w:r>
            <w:r>
              <w:rPr>
                <w:noProof/>
                <w:webHidden/>
              </w:rPr>
              <w:t>8</w:t>
            </w:r>
            <w:r>
              <w:rPr>
                <w:noProof/>
                <w:webHidden/>
              </w:rPr>
              <w:fldChar w:fldCharType="end"/>
            </w:r>
          </w:hyperlink>
        </w:p>
        <w:p w:rsidR="005B5EA1" w:rsidRDefault="005B5EA1">
          <w:pPr>
            <w:pStyle w:val="TOC2"/>
            <w:tabs>
              <w:tab w:val="left" w:pos="800"/>
              <w:tab w:val="right" w:leader="dot" w:pos="9771"/>
            </w:tabs>
            <w:rPr>
              <w:rFonts w:asciiTheme="minorHAnsi" w:eastAsiaTheme="minorEastAsia" w:hAnsiTheme="minorHAnsi" w:cstheme="minorBidi"/>
              <w:noProof/>
              <w:sz w:val="22"/>
              <w:szCs w:val="22"/>
            </w:rPr>
          </w:pPr>
          <w:hyperlink w:anchor="_Toc315173228" w:history="1">
            <w:r w:rsidRPr="00D26FF7">
              <w:rPr>
                <w:rStyle w:val="Hyperlink"/>
                <w:noProof/>
              </w:rPr>
              <w:t>4.3</w:t>
            </w:r>
            <w:r>
              <w:rPr>
                <w:rFonts w:asciiTheme="minorHAnsi" w:eastAsiaTheme="minorEastAsia" w:hAnsiTheme="minorHAnsi" w:cstheme="minorBidi"/>
                <w:noProof/>
                <w:sz w:val="22"/>
                <w:szCs w:val="22"/>
              </w:rPr>
              <w:tab/>
            </w:r>
            <w:r w:rsidRPr="00D26FF7">
              <w:rPr>
                <w:rStyle w:val="Hyperlink"/>
                <w:noProof/>
              </w:rPr>
              <w:t>Interfaces</w:t>
            </w:r>
            <w:r>
              <w:rPr>
                <w:noProof/>
                <w:webHidden/>
              </w:rPr>
              <w:tab/>
            </w:r>
            <w:r>
              <w:rPr>
                <w:noProof/>
                <w:webHidden/>
              </w:rPr>
              <w:fldChar w:fldCharType="begin"/>
            </w:r>
            <w:r>
              <w:rPr>
                <w:noProof/>
                <w:webHidden/>
              </w:rPr>
              <w:instrText xml:space="preserve"> PAGEREF _Toc315173228 \h </w:instrText>
            </w:r>
            <w:r>
              <w:rPr>
                <w:noProof/>
                <w:webHidden/>
              </w:rPr>
            </w:r>
            <w:r>
              <w:rPr>
                <w:noProof/>
                <w:webHidden/>
              </w:rPr>
              <w:fldChar w:fldCharType="separate"/>
            </w:r>
            <w:r>
              <w:rPr>
                <w:noProof/>
                <w:webHidden/>
              </w:rPr>
              <w:t>9</w:t>
            </w:r>
            <w:r>
              <w:rPr>
                <w:noProof/>
                <w:webHidden/>
              </w:rPr>
              <w:fldChar w:fldCharType="end"/>
            </w:r>
          </w:hyperlink>
        </w:p>
        <w:p w:rsidR="005B5EA1" w:rsidRDefault="005B5EA1">
          <w:pPr>
            <w:pStyle w:val="TOC2"/>
            <w:tabs>
              <w:tab w:val="left" w:pos="800"/>
              <w:tab w:val="right" w:leader="dot" w:pos="9771"/>
            </w:tabs>
            <w:rPr>
              <w:rFonts w:asciiTheme="minorHAnsi" w:eastAsiaTheme="minorEastAsia" w:hAnsiTheme="minorHAnsi" w:cstheme="minorBidi"/>
              <w:noProof/>
              <w:sz w:val="22"/>
              <w:szCs w:val="22"/>
            </w:rPr>
          </w:pPr>
          <w:hyperlink w:anchor="_Toc315173229" w:history="1">
            <w:r w:rsidRPr="00D26FF7">
              <w:rPr>
                <w:rStyle w:val="Hyperlink"/>
                <w:noProof/>
              </w:rPr>
              <w:t>4.4</w:t>
            </w:r>
            <w:r>
              <w:rPr>
                <w:rFonts w:asciiTheme="minorHAnsi" w:eastAsiaTheme="minorEastAsia" w:hAnsiTheme="minorHAnsi" w:cstheme="minorBidi"/>
                <w:noProof/>
                <w:sz w:val="22"/>
                <w:szCs w:val="22"/>
              </w:rPr>
              <w:tab/>
            </w:r>
            <w:r w:rsidRPr="00D26FF7">
              <w:rPr>
                <w:rStyle w:val="Hyperlink"/>
                <w:noProof/>
              </w:rPr>
              <w:t>External Libraries</w:t>
            </w:r>
            <w:r>
              <w:rPr>
                <w:noProof/>
                <w:webHidden/>
              </w:rPr>
              <w:tab/>
            </w:r>
            <w:r>
              <w:rPr>
                <w:noProof/>
                <w:webHidden/>
              </w:rPr>
              <w:fldChar w:fldCharType="begin"/>
            </w:r>
            <w:r>
              <w:rPr>
                <w:noProof/>
                <w:webHidden/>
              </w:rPr>
              <w:instrText xml:space="preserve"> PAGEREF _Toc315173229 \h </w:instrText>
            </w:r>
            <w:r>
              <w:rPr>
                <w:noProof/>
                <w:webHidden/>
              </w:rPr>
            </w:r>
            <w:r>
              <w:rPr>
                <w:noProof/>
                <w:webHidden/>
              </w:rPr>
              <w:fldChar w:fldCharType="separate"/>
            </w:r>
            <w:r>
              <w:rPr>
                <w:noProof/>
                <w:webHidden/>
              </w:rPr>
              <w:t>9</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230" w:history="1">
            <w:r w:rsidRPr="00D26FF7">
              <w:rPr>
                <w:rStyle w:val="Hyperlink"/>
                <w:noProof/>
              </w:rPr>
              <w:t>4.4.1</w:t>
            </w:r>
            <w:r>
              <w:rPr>
                <w:rFonts w:asciiTheme="minorHAnsi" w:eastAsiaTheme="minorEastAsia" w:hAnsiTheme="minorHAnsi" w:cstheme="minorBidi"/>
                <w:noProof/>
                <w:sz w:val="22"/>
                <w:szCs w:val="22"/>
              </w:rPr>
              <w:tab/>
            </w:r>
            <w:r w:rsidRPr="00D26FF7">
              <w:rPr>
                <w:rStyle w:val="Hyperlink"/>
                <w:noProof/>
              </w:rPr>
              <w:t>Java</w:t>
            </w:r>
            <w:r>
              <w:rPr>
                <w:noProof/>
                <w:webHidden/>
              </w:rPr>
              <w:tab/>
            </w:r>
            <w:r>
              <w:rPr>
                <w:noProof/>
                <w:webHidden/>
              </w:rPr>
              <w:fldChar w:fldCharType="begin"/>
            </w:r>
            <w:r>
              <w:rPr>
                <w:noProof/>
                <w:webHidden/>
              </w:rPr>
              <w:instrText xml:space="preserve"> PAGEREF _Toc315173230 \h </w:instrText>
            </w:r>
            <w:r>
              <w:rPr>
                <w:noProof/>
                <w:webHidden/>
              </w:rPr>
            </w:r>
            <w:r>
              <w:rPr>
                <w:noProof/>
                <w:webHidden/>
              </w:rPr>
              <w:fldChar w:fldCharType="separate"/>
            </w:r>
            <w:r>
              <w:rPr>
                <w:noProof/>
                <w:webHidden/>
              </w:rPr>
              <w:t>9</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231" w:history="1">
            <w:r w:rsidRPr="00D26FF7">
              <w:rPr>
                <w:rStyle w:val="Hyperlink"/>
                <w:noProof/>
              </w:rPr>
              <w:t>4.4.2</w:t>
            </w:r>
            <w:r>
              <w:rPr>
                <w:rFonts w:asciiTheme="minorHAnsi" w:eastAsiaTheme="minorEastAsia" w:hAnsiTheme="minorHAnsi" w:cstheme="minorBidi"/>
                <w:noProof/>
                <w:sz w:val="22"/>
                <w:szCs w:val="22"/>
              </w:rPr>
              <w:tab/>
            </w:r>
            <w:r w:rsidRPr="00D26FF7">
              <w:rPr>
                <w:rStyle w:val="Hyperlink"/>
                <w:noProof/>
              </w:rPr>
              <w:t>C/C++</w:t>
            </w:r>
            <w:r>
              <w:rPr>
                <w:noProof/>
                <w:webHidden/>
              </w:rPr>
              <w:tab/>
            </w:r>
            <w:r>
              <w:rPr>
                <w:noProof/>
                <w:webHidden/>
              </w:rPr>
              <w:fldChar w:fldCharType="begin"/>
            </w:r>
            <w:r>
              <w:rPr>
                <w:noProof/>
                <w:webHidden/>
              </w:rPr>
              <w:instrText xml:space="preserve"> PAGEREF _Toc315173231 \h </w:instrText>
            </w:r>
            <w:r>
              <w:rPr>
                <w:noProof/>
                <w:webHidden/>
              </w:rPr>
            </w:r>
            <w:r>
              <w:rPr>
                <w:noProof/>
                <w:webHidden/>
              </w:rPr>
              <w:fldChar w:fldCharType="separate"/>
            </w:r>
            <w:r>
              <w:rPr>
                <w:noProof/>
                <w:webHidden/>
              </w:rPr>
              <w:t>9</w:t>
            </w:r>
            <w:r>
              <w:rPr>
                <w:noProof/>
                <w:webHidden/>
              </w:rPr>
              <w:fldChar w:fldCharType="end"/>
            </w:r>
          </w:hyperlink>
        </w:p>
        <w:p w:rsidR="005B5EA1" w:rsidRDefault="005B5EA1">
          <w:pPr>
            <w:pStyle w:val="TOC2"/>
            <w:tabs>
              <w:tab w:val="left" w:pos="800"/>
              <w:tab w:val="right" w:leader="dot" w:pos="9771"/>
            </w:tabs>
            <w:rPr>
              <w:rFonts w:asciiTheme="minorHAnsi" w:eastAsiaTheme="minorEastAsia" w:hAnsiTheme="minorHAnsi" w:cstheme="minorBidi"/>
              <w:noProof/>
              <w:sz w:val="22"/>
              <w:szCs w:val="22"/>
            </w:rPr>
          </w:pPr>
          <w:hyperlink w:anchor="_Toc315173232" w:history="1">
            <w:r w:rsidRPr="00D26FF7">
              <w:rPr>
                <w:rStyle w:val="Hyperlink"/>
                <w:noProof/>
              </w:rPr>
              <w:t>4.5</w:t>
            </w:r>
            <w:r>
              <w:rPr>
                <w:rFonts w:asciiTheme="minorHAnsi" w:eastAsiaTheme="minorEastAsia" w:hAnsiTheme="minorHAnsi" w:cstheme="minorBidi"/>
                <w:noProof/>
                <w:sz w:val="22"/>
                <w:szCs w:val="22"/>
              </w:rPr>
              <w:tab/>
            </w:r>
            <w:r w:rsidRPr="00D26FF7">
              <w:rPr>
                <w:rStyle w:val="Hyperlink"/>
                <w:noProof/>
              </w:rPr>
              <w:t>Usage</w:t>
            </w:r>
            <w:r>
              <w:rPr>
                <w:noProof/>
                <w:webHidden/>
              </w:rPr>
              <w:tab/>
            </w:r>
            <w:r>
              <w:rPr>
                <w:noProof/>
                <w:webHidden/>
              </w:rPr>
              <w:fldChar w:fldCharType="begin"/>
            </w:r>
            <w:r>
              <w:rPr>
                <w:noProof/>
                <w:webHidden/>
              </w:rPr>
              <w:instrText xml:space="preserve"> PAGEREF _Toc315173232 \h </w:instrText>
            </w:r>
            <w:r>
              <w:rPr>
                <w:noProof/>
                <w:webHidden/>
              </w:rPr>
            </w:r>
            <w:r>
              <w:rPr>
                <w:noProof/>
                <w:webHidden/>
              </w:rPr>
              <w:fldChar w:fldCharType="separate"/>
            </w:r>
            <w:r>
              <w:rPr>
                <w:noProof/>
                <w:webHidden/>
              </w:rPr>
              <w:t>10</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233" w:history="1">
            <w:r w:rsidRPr="00D26FF7">
              <w:rPr>
                <w:rStyle w:val="Hyperlink"/>
                <w:noProof/>
              </w:rPr>
              <w:t>4.5.1</w:t>
            </w:r>
            <w:r>
              <w:rPr>
                <w:rFonts w:asciiTheme="minorHAnsi" w:eastAsiaTheme="minorEastAsia" w:hAnsiTheme="minorHAnsi" w:cstheme="minorBidi"/>
                <w:noProof/>
                <w:sz w:val="22"/>
                <w:szCs w:val="22"/>
              </w:rPr>
              <w:tab/>
            </w:r>
            <w:r w:rsidRPr="00D26FF7">
              <w:rPr>
                <w:rStyle w:val="Hyperlink"/>
                <w:noProof/>
              </w:rPr>
              <w:t>Direct object instantiation</w:t>
            </w:r>
            <w:r>
              <w:rPr>
                <w:noProof/>
                <w:webHidden/>
              </w:rPr>
              <w:tab/>
            </w:r>
            <w:r>
              <w:rPr>
                <w:noProof/>
                <w:webHidden/>
              </w:rPr>
              <w:fldChar w:fldCharType="begin"/>
            </w:r>
            <w:r>
              <w:rPr>
                <w:noProof/>
                <w:webHidden/>
              </w:rPr>
              <w:instrText xml:space="preserve"> PAGEREF _Toc315173233 \h </w:instrText>
            </w:r>
            <w:r>
              <w:rPr>
                <w:noProof/>
                <w:webHidden/>
              </w:rPr>
            </w:r>
            <w:r>
              <w:rPr>
                <w:noProof/>
                <w:webHidden/>
              </w:rPr>
              <w:fldChar w:fldCharType="separate"/>
            </w:r>
            <w:r>
              <w:rPr>
                <w:noProof/>
                <w:webHidden/>
              </w:rPr>
              <w:t>10</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234" w:history="1">
            <w:r w:rsidRPr="00D26FF7">
              <w:rPr>
                <w:rStyle w:val="Hyperlink"/>
                <w:noProof/>
              </w:rPr>
              <w:t>4.5.2</w:t>
            </w:r>
            <w:r>
              <w:rPr>
                <w:rFonts w:asciiTheme="minorHAnsi" w:eastAsiaTheme="minorEastAsia" w:hAnsiTheme="minorHAnsi" w:cstheme="minorBidi"/>
                <w:noProof/>
                <w:sz w:val="22"/>
                <w:szCs w:val="22"/>
              </w:rPr>
              <w:tab/>
            </w:r>
            <w:r w:rsidRPr="00D26FF7">
              <w:rPr>
                <w:rStyle w:val="Hyperlink"/>
                <w:noProof/>
              </w:rPr>
              <w:t>Provider</w:t>
            </w:r>
            <w:r>
              <w:rPr>
                <w:noProof/>
                <w:webHidden/>
              </w:rPr>
              <w:tab/>
            </w:r>
            <w:r>
              <w:rPr>
                <w:noProof/>
                <w:webHidden/>
              </w:rPr>
              <w:fldChar w:fldCharType="begin"/>
            </w:r>
            <w:r>
              <w:rPr>
                <w:noProof/>
                <w:webHidden/>
              </w:rPr>
              <w:instrText xml:space="preserve"> PAGEREF _Toc315173234 \h </w:instrText>
            </w:r>
            <w:r>
              <w:rPr>
                <w:noProof/>
                <w:webHidden/>
              </w:rPr>
            </w:r>
            <w:r>
              <w:rPr>
                <w:noProof/>
                <w:webHidden/>
              </w:rPr>
              <w:fldChar w:fldCharType="separate"/>
            </w:r>
            <w:r>
              <w:rPr>
                <w:noProof/>
                <w:webHidden/>
              </w:rPr>
              <w:t>11</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235" w:history="1">
            <w:r w:rsidRPr="00D26FF7">
              <w:rPr>
                <w:rStyle w:val="Hyperlink"/>
                <w:noProof/>
              </w:rPr>
              <w:t>4.5.3</w:t>
            </w:r>
            <w:r>
              <w:rPr>
                <w:rFonts w:asciiTheme="minorHAnsi" w:eastAsiaTheme="minorEastAsia" w:hAnsiTheme="minorHAnsi" w:cstheme="minorBidi"/>
                <w:noProof/>
                <w:sz w:val="22"/>
                <w:szCs w:val="22"/>
              </w:rPr>
              <w:tab/>
            </w:r>
            <w:r w:rsidRPr="00D26FF7">
              <w:rPr>
                <w:rStyle w:val="Hyperlink"/>
                <w:noProof/>
              </w:rPr>
              <w:t>Factories</w:t>
            </w:r>
            <w:r>
              <w:rPr>
                <w:noProof/>
                <w:webHidden/>
              </w:rPr>
              <w:tab/>
            </w:r>
            <w:r>
              <w:rPr>
                <w:noProof/>
                <w:webHidden/>
              </w:rPr>
              <w:fldChar w:fldCharType="begin"/>
            </w:r>
            <w:r>
              <w:rPr>
                <w:noProof/>
                <w:webHidden/>
              </w:rPr>
              <w:instrText xml:space="preserve"> PAGEREF _Toc315173235 \h </w:instrText>
            </w:r>
            <w:r>
              <w:rPr>
                <w:noProof/>
                <w:webHidden/>
              </w:rPr>
            </w:r>
            <w:r>
              <w:rPr>
                <w:noProof/>
                <w:webHidden/>
              </w:rPr>
              <w:fldChar w:fldCharType="separate"/>
            </w:r>
            <w:r>
              <w:rPr>
                <w:noProof/>
                <w:webHidden/>
              </w:rPr>
              <w:t>11</w:t>
            </w:r>
            <w:r>
              <w:rPr>
                <w:noProof/>
                <w:webHidden/>
              </w:rPr>
              <w:fldChar w:fldCharType="end"/>
            </w:r>
          </w:hyperlink>
        </w:p>
        <w:p w:rsidR="005B5EA1" w:rsidRDefault="005B5EA1">
          <w:pPr>
            <w:pStyle w:val="TOC2"/>
            <w:tabs>
              <w:tab w:val="left" w:pos="800"/>
              <w:tab w:val="right" w:leader="dot" w:pos="9771"/>
            </w:tabs>
            <w:rPr>
              <w:rFonts w:asciiTheme="minorHAnsi" w:eastAsiaTheme="minorEastAsia" w:hAnsiTheme="minorHAnsi" w:cstheme="minorBidi"/>
              <w:noProof/>
              <w:sz w:val="22"/>
              <w:szCs w:val="22"/>
            </w:rPr>
          </w:pPr>
          <w:hyperlink w:anchor="_Toc315173236" w:history="1">
            <w:r w:rsidRPr="00D26FF7">
              <w:rPr>
                <w:rStyle w:val="Hyperlink"/>
                <w:noProof/>
              </w:rPr>
              <w:t>4.6</w:t>
            </w:r>
            <w:r>
              <w:rPr>
                <w:rFonts w:asciiTheme="minorHAnsi" w:eastAsiaTheme="minorEastAsia" w:hAnsiTheme="minorHAnsi" w:cstheme="minorBidi"/>
                <w:noProof/>
                <w:sz w:val="22"/>
                <w:szCs w:val="22"/>
              </w:rPr>
              <w:tab/>
            </w:r>
            <w:r w:rsidRPr="00D26FF7">
              <w:rPr>
                <w:rStyle w:val="Hyperlink"/>
                <w:noProof/>
              </w:rPr>
              <w:t>Key usage</w:t>
            </w:r>
            <w:r>
              <w:rPr>
                <w:noProof/>
                <w:webHidden/>
              </w:rPr>
              <w:tab/>
            </w:r>
            <w:r>
              <w:rPr>
                <w:noProof/>
                <w:webHidden/>
              </w:rPr>
              <w:fldChar w:fldCharType="begin"/>
            </w:r>
            <w:r>
              <w:rPr>
                <w:noProof/>
                <w:webHidden/>
              </w:rPr>
              <w:instrText xml:space="preserve"> PAGEREF _Toc315173236 \h </w:instrText>
            </w:r>
            <w:r>
              <w:rPr>
                <w:noProof/>
                <w:webHidden/>
              </w:rPr>
            </w:r>
            <w:r>
              <w:rPr>
                <w:noProof/>
                <w:webHidden/>
              </w:rPr>
              <w:fldChar w:fldCharType="separate"/>
            </w:r>
            <w:r>
              <w:rPr>
                <w:noProof/>
                <w:webHidden/>
              </w:rPr>
              <w:t>13</w:t>
            </w:r>
            <w:r>
              <w:rPr>
                <w:noProof/>
                <w:webHidden/>
              </w:rPr>
              <w:fldChar w:fldCharType="end"/>
            </w:r>
          </w:hyperlink>
        </w:p>
        <w:p w:rsidR="005B5EA1" w:rsidRDefault="005B5EA1">
          <w:pPr>
            <w:pStyle w:val="TOC2"/>
            <w:tabs>
              <w:tab w:val="left" w:pos="800"/>
              <w:tab w:val="right" w:leader="dot" w:pos="9771"/>
            </w:tabs>
            <w:rPr>
              <w:rFonts w:asciiTheme="minorHAnsi" w:eastAsiaTheme="minorEastAsia" w:hAnsiTheme="minorHAnsi" w:cstheme="minorBidi"/>
              <w:noProof/>
              <w:sz w:val="22"/>
              <w:szCs w:val="22"/>
            </w:rPr>
          </w:pPr>
          <w:hyperlink w:anchor="_Toc315173237" w:history="1">
            <w:r w:rsidRPr="00D26FF7">
              <w:rPr>
                <w:rStyle w:val="Hyperlink"/>
                <w:noProof/>
              </w:rPr>
              <w:t>4.7</w:t>
            </w:r>
            <w:r>
              <w:rPr>
                <w:rFonts w:asciiTheme="minorHAnsi" w:eastAsiaTheme="minorEastAsia" w:hAnsiTheme="minorHAnsi" w:cstheme="minorBidi"/>
                <w:noProof/>
                <w:sz w:val="22"/>
                <w:szCs w:val="22"/>
              </w:rPr>
              <w:tab/>
            </w:r>
            <w:r w:rsidRPr="00D26FF7">
              <w:rPr>
                <w:rStyle w:val="Hyperlink"/>
                <w:noProof/>
              </w:rPr>
              <w:t>Parameters</w:t>
            </w:r>
            <w:r>
              <w:rPr>
                <w:noProof/>
                <w:webHidden/>
              </w:rPr>
              <w:tab/>
            </w:r>
            <w:r>
              <w:rPr>
                <w:noProof/>
                <w:webHidden/>
              </w:rPr>
              <w:fldChar w:fldCharType="begin"/>
            </w:r>
            <w:r>
              <w:rPr>
                <w:noProof/>
                <w:webHidden/>
              </w:rPr>
              <w:instrText xml:space="preserve"> PAGEREF _Toc315173237 \h </w:instrText>
            </w:r>
            <w:r>
              <w:rPr>
                <w:noProof/>
                <w:webHidden/>
              </w:rPr>
            </w:r>
            <w:r>
              <w:rPr>
                <w:noProof/>
                <w:webHidden/>
              </w:rPr>
              <w:fldChar w:fldCharType="separate"/>
            </w:r>
            <w:r>
              <w:rPr>
                <w:noProof/>
                <w:webHidden/>
              </w:rPr>
              <w:t>13</w:t>
            </w:r>
            <w:r>
              <w:rPr>
                <w:noProof/>
                <w:webHidden/>
              </w:rPr>
              <w:fldChar w:fldCharType="end"/>
            </w:r>
          </w:hyperlink>
        </w:p>
        <w:p w:rsidR="005B5EA1" w:rsidRDefault="005B5EA1">
          <w:pPr>
            <w:pStyle w:val="TOC1"/>
            <w:tabs>
              <w:tab w:val="left" w:pos="400"/>
              <w:tab w:val="right" w:leader="dot" w:pos="9771"/>
            </w:tabs>
            <w:rPr>
              <w:rFonts w:asciiTheme="minorHAnsi" w:eastAsiaTheme="minorEastAsia" w:hAnsiTheme="minorHAnsi" w:cstheme="minorBidi"/>
              <w:noProof/>
              <w:sz w:val="22"/>
              <w:szCs w:val="22"/>
            </w:rPr>
          </w:pPr>
          <w:hyperlink w:anchor="_Toc315173238" w:history="1">
            <w:r w:rsidRPr="00D26FF7">
              <w:rPr>
                <w:rStyle w:val="Hyperlink"/>
                <w:noProof/>
              </w:rPr>
              <w:t>5</w:t>
            </w:r>
            <w:r>
              <w:rPr>
                <w:rFonts w:asciiTheme="minorHAnsi" w:eastAsiaTheme="minorEastAsia" w:hAnsiTheme="minorHAnsi" w:cstheme="minorBidi"/>
                <w:noProof/>
                <w:sz w:val="22"/>
                <w:szCs w:val="22"/>
              </w:rPr>
              <w:tab/>
            </w:r>
            <w:r w:rsidRPr="00D26FF7">
              <w:rPr>
                <w:rStyle w:val="Hyperlink"/>
                <w:noProof/>
              </w:rPr>
              <w:t>Architectural design</w:t>
            </w:r>
            <w:r>
              <w:rPr>
                <w:noProof/>
                <w:webHidden/>
              </w:rPr>
              <w:tab/>
            </w:r>
            <w:r>
              <w:rPr>
                <w:noProof/>
                <w:webHidden/>
              </w:rPr>
              <w:fldChar w:fldCharType="begin"/>
            </w:r>
            <w:r>
              <w:rPr>
                <w:noProof/>
                <w:webHidden/>
              </w:rPr>
              <w:instrText xml:space="preserve"> PAGEREF _Toc315173238 \h </w:instrText>
            </w:r>
            <w:r>
              <w:rPr>
                <w:noProof/>
                <w:webHidden/>
              </w:rPr>
            </w:r>
            <w:r>
              <w:rPr>
                <w:noProof/>
                <w:webHidden/>
              </w:rPr>
              <w:fldChar w:fldCharType="separate"/>
            </w:r>
            <w:r>
              <w:rPr>
                <w:noProof/>
                <w:webHidden/>
              </w:rPr>
              <w:t>14</w:t>
            </w:r>
            <w:r>
              <w:rPr>
                <w:noProof/>
                <w:webHidden/>
              </w:rPr>
              <w:fldChar w:fldCharType="end"/>
            </w:r>
          </w:hyperlink>
        </w:p>
        <w:p w:rsidR="005B5EA1" w:rsidRDefault="005B5EA1">
          <w:pPr>
            <w:pStyle w:val="TOC2"/>
            <w:tabs>
              <w:tab w:val="left" w:pos="800"/>
              <w:tab w:val="right" w:leader="dot" w:pos="9771"/>
            </w:tabs>
            <w:rPr>
              <w:rFonts w:asciiTheme="minorHAnsi" w:eastAsiaTheme="minorEastAsia" w:hAnsiTheme="minorHAnsi" w:cstheme="minorBidi"/>
              <w:noProof/>
              <w:sz w:val="22"/>
              <w:szCs w:val="22"/>
            </w:rPr>
          </w:pPr>
          <w:hyperlink w:anchor="_Toc315173239" w:history="1">
            <w:r w:rsidRPr="00D26FF7">
              <w:rPr>
                <w:rStyle w:val="Hyperlink"/>
                <w:noProof/>
              </w:rPr>
              <w:t>5.1</w:t>
            </w:r>
            <w:r>
              <w:rPr>
                <w:rFonts w:asciiTheme="minorHAnsi" w:eastAsiaTheme="minorEastAsia" w:hAnsiTheme="minorHAnsi" w:cstheme="minorBidi"/>
                <w:noProof/>
                <w:sz w:val="22"/>
                <w:szCs w:val="22"/>
              </w:rPr>
              <w:tab/>
            </w:r>
            <w:r w:rsidRPr="00D26FF7">
              <w:rPr>
                <w:rStyle w:val="Hyperlink"/>
                <w:noProof/>
              </w:rPr>
              <w:t>General</w:t>
            </w:r>
            <w:r>
              <w:rPr>
                <w:noProof/>
                <w:webHidden/>
              </w:rPr>
              <w:tab/>
            </w:r>
            <w:r>
              <w:rPr>
                <w:noProof/>
                <w:webHidden/>
              </w:rPr>
              <w:fldChar w:fldCharType="begin"/>
            </w:r>
            <w:r>
              <w:rPr>
                <w:noProof/>
                <w:webHidden/>
              </w:rPr>
              <w:instrText xml:space="preserve"> PAGEREF _Toc315173239 \h </w:instrText>
            </w:r>
            <w:r>
              <w:rPr>
                <w:noProof/>
                <w:webHidden/>
              </w:rPr>
            </w:r>
            <w:r>
              <w:rPr>
                <w:noProof/>
                <w:webHidden/>
              </w:rPr>
              <w:fldChar w:fldCharType="separate"/>
            </w:r>
            <w:r>
              <w:rPr>
                <w:noProof/>
                <w:webHidden/>
              </w:rPr>
              <w:t>14</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240" w:history="1">
            <w:r w:rsidRPr="00D26FF7">
              <w:rPr>
                <w:rStyle w:val="Hyperlink"/>
                <w:noProof/>
                <w:lang w:eastAsia="en-GB"/>
              </w:rPr>
              <w:t>5.1.1</w:t>
            </w:r>
            <w:r>
              <w:rPr>
                <w:rFonts w:asciiTheme="minorHAnsi" w:eastAsiaTheme="minorEastAsia" w:hAnsiTheme="minorHAnsi" w:cstheme="minorBidi"/>
                <w:noProof/>
                <w:sz w:val="22"/>
                <w:szCs w:val="22"/>
              </w:rPr>
              <w:tab/>
            </w:r>
            <w:r w:rsidRPr="00D26FF7">
              <w:rPr>
                <w:rStyle w:val="Hyperlink"/>
                <w:noProof/>
                <w:lang w:eastAsia="en-GB"/>
              </w:rPr>
              <w:t>Cryptographic primitives</w:t>
            </w:r>
            <w:r>
              <w:rPr>
                <w:noProof/>
                <w:webHidden/>
              </w:rPr>
              <w:tab/>
            </w:r>
            <w:r>
              <w:rPr>
                <w:noProof/>
                <w:webHidden/>
              </w:rPr>
              <w:fldChar w:fldCharType="begin"/>
            </w:r>
            <w:r>
              <w:rPr>
                <w:noProof/>
                <w:webHidden/>
              </w:rPr>
              <w:instrText xml:space="preserve"> PAGEREF _Toc315173240 \h </w:instrText>
            </w:r>
            <w:r>
              <w:rPr>
                <w:noProof/>
                <w:webHidden/>
              </w:rPr>
            </w:r>
            <w:r>
              <w:rPr>
                <w:noProof/>
                <w:webHidden/>
              </w:rPr>
              <w:fldChar w:fldCharType="separate"/>
            </w:r>
            <w:r>
              <w:rPr>
                <w:noProof/>
                <w:webHidden/>
              </w:rPr>
              <w:t>15</w:t>
            </w:r>
            <w:r>
              <w:rPr>
                <w:noProof/>
                <w:webHidden/>
              </w:rPr>
              <w:fldChar w:fldCharType="end"/>
            </w:r>
          </w:hyperlink>
        </w:p>
        <w:p w:rsidR="005B5EA1" w:rsidRDefault="005B5EA1">
          <w:pPr>
            <w:pStyle w:val="TOC4"/>
            <w:tabs>
              <w:tab w:val="right" w:leader="dot" w:pos="9771"/>
            </w:tabs>
            <w:rPr>
              <w:rFonts w:asciiTheme="minorHAnsi" w:eastAsiaTheme="minorEastAsia" w:hAnsiTheme="minorHAnsi" w:cstheme="minorBidi"/>
              <w:noProof/>
              <w:sz w:val="22"/>
              <w:szCs w:val="22"/>
            </w:rPr>
          </w:pPr>
          <w:hyperlink w:anchor="_Toc315173241" w:history="1">
            <w:r w:rsidRPr="00D26FF7">
              <w:rPr>
                <w:rStyle w:val="Hyperlink"/>
                <w:noProof/>
              </w:rPr>
              <w:t>5.1.1.1 Interfaces’ hierarchy</w:t>
            </w:r>
            <w:r>
              <w:rPr>
                <w:noProof/>
                <w:webHidden/>
              </w:rPr>
              <w:tab/>
            </w:r>
            <w:r>
              <w:rPr>
                <w:noProof/>
                <w:webHidden/>
              </w:rPr>
              <w:fldChar w:fldCharType="begin"/>
            </w:r>
            <w:r>
              <w:rPr>
                <w:noProof/>
                <w:webHidden/>
              </w:rPr>
              <w:instrText xml:space="preserve"> PAGEREF _Toc315173241 \h </w:instrText>
            </w:r>
            <w:r>
              <w:rPr>
                <w:noProof/>
                <w:webHidden/>
              </w:rPr>
            </w:r>
            <w:r>
              <w:rPr>
                <w:noProof/>
                <w:webHidden/>
              </w:rPr>
              <w:fldChar w:fldCharType="separate"/>
            </w:r>
            <w:r>
              <w:rPr>
                <w:noProof/>
                <w:webHidden/>
              </w:rPr>
              <w:t>16</w:t>
            </w:r>
            <w:r>
              <w:rPr>
                <w:noProof/>
                <w:webHidden/>
              </w:rPr>
              <w:fldChar w:fldCharType="end"/>
            </w:r>
          </w:hyperlink>
        </w:p>
        <w:p w:rsidR="005B5EA1" w:rsidRDefault="005B5EA1">
          <w:pPr>
            <w:pStyle w:val="TOC4"/>
            <w:tabs>
              <w:tab w:val="right" w:leader="dot" w:pos="9771"/>
            </w:tabs>
            <w:rPr>
              <w:rFonts w:asciiTheme="minorHAnsi" w:eastAsiaTheme="minorEastAsia" w:hAnsiTheme="minorHAnsi" w:cstheme="minorBidi"/>
              <w:noProof/>
              <w:sz w:val="22"/>
              <w:szCs w:val="22"/>
            </w:rPr>
          </w:pPr>
          <w:hyperlink w:anchor="_Toc315173242" w:history="1">
            <w:r w:rsidRPr="00D26FF7">
              <w:rPr>
                <w:rStyle w:val="Hyperlink"/>
                <w:noProof/>
              </w:rPr>
              <w:t>5.1.1.2 Abstract classes</w:t>
            </w:r>
            <w:r>
              <w:rPr>
                <w:noProof/>
                <w:webHidden/>
              </w:rPr>
              <w:tab/>
            </w:r>
            <w:r>
              <w:rPr>
                <w:noProof/>
                <w:webHidden/>
              </w:rPr>
              <w:fldChar w:fldCharType="begin"/>
            </w:r>
            <w:r>
              <w:rPr>
                <w:noProof/>
                <w:webHidden/>
              </w:rPr>
              <w:instrText xml:space="preserve"> PAGEREF _Toc315173242 \h </w:instrText>
            </w:r>
            <w:r>
              <w:rPr>
                <w:noProof/>
                <w:webHidden/>
              </w:rPr>
            </w:r>
            <w:r>
              <w:rPr>
                <w:noProof/>
                <w:webHidden/>
              </w:rPr>
              <w:fldChar w:fldCharType="separate"/>
            </w:r>
            <w:r>
              <w:rPr>
                <w:noProof/>
                <w:webHidden/>
              </w:rPr>
              <w:t>16</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243" w:history="1">
            <w:r w:rsidRPr="00D26FF7">
              <w:rPr>
                <w:rStyle w:val="Hyperlink"/>
                <w:noProof/>
              </w:rPr>
              <w:t>5.1.2</w:t>
            </w:r>
            <w:r>
              <w:rPr>
                <w:rFonts w:asciiTheme="minorHAnsi" w:eastAsiaTheme="minorEastAsia" w:hAnsiTheme="minorHAnsi" w:cstheme="minorBidi"/>
                <w:noProof/>
                <w:sz w:val="22"/>
                <w:szCs w:val="22"/>
              </w:rPr>
              <w:tab/>
            </w:r>
            <w:r w:rsidRPr="00D26FF7">
              <w:rPr>
                <w:rStyle w:val="Hyperlink"/>
                <w:noProof/>
              </w:rPr>
              <w:t>Security Levels</w:t>
            </w:r>
            <w:r>
              <w:rPr>
                <w:noProof/>
                <w:webHidden/>
              </w:rPr>
              <w:tab/>
            </w:r>
            <w:r>
              <w:rPr>
                <w:noProof/>
                <w:webHidden/>
              </w:rPr>
              <w:fldChar w:fldCharType="begin"/>
            </w:r>
            <w:r>
              <w:rPr>
                <w:noProof/>
                <w:webHidden/>
              </w:rPr>
              <w:instrText xml:space="preserve"> PAGEREF _Toc315173243 \h </w:instrText>
            </w:r>
            <w:r>
              <w:rPr>
                <w:noProof/>
                <w:webHidden/>
              </w:rPr>
            </w:r>
            <w:r>
              <w:rPr>
                <w:noProof/>
                <w:webHidden/>
              </w:rPr>
              <w:fldChar w:fldCharType="separate"/>
            </w:r>
            <w:r>
              <w:rPr>
                <w:noProof/>
                <w:webHidden/>
              </w:rPr>
              <w:t>18</w:t>
            </w:r>
            <w:r>
              <w:rPr>
                <w:noProof/>
                <w:webHidden/>
              </w:rPr>
              <w:fldChar w:fldCharType="end"/>
            </w:r>
          </w:hyperlink>
        </w:p>
        <w:p w:rsidR="005B5EA1" w:rsidRDefault="005B5EA1">
          <w:pPr>
            <w:pStyle w:val="TOC2"/>
            <w:tabs>
              <w:tab w:val="left" w:pos="800"/>
              <w:tab w:val="right" w:leader="dot" w:pos="9771"/>
            </w:tabs>
            <w:rPr>
              <w:rFonts w:asciiTheme="minorHAnsi" w:eastAsiaTheme="minorEastAsia" w:hAnsiTheme="minorHAnsi" w:cstheme="minorBidi"/>
              <w:noProof/>
              <w:sz w:val="22"/>
              <w:szCs w:val="22"/>
            </w:rPr>
          </w:pPr>
          <w:hyperlink w:anchor="_Toc315173244" w:history="1">
            <w:r w:rsidRPr="00D26FF7">
              <w:rPr>
                <w:rStyle w:val="Hyperlink"/>
                <w:noProof/>
              </w:rPr>
              <w:t>5.2</w:t>
            </w:r>
            <w:r>
              <w:rPr>
                <w:rFonts w:asciiTheme="minorHAnsi" w:eastAsiaTheme="minorEastAsia" w:hAnsiTheme="minorHAnsi" w:cstheme="minorBidi"/>
                <w:noProof/>
                <w:sz w:val="22"/>
                <w:szCs w:val="22"/>
              </w:rPr>
              <w:tab/>
            </w:r>
            <w:r w:rsidRPr="00D26FF7">
              <w:rPr>
                <w:rStyle w:val="Hyperlink"/>
                <w:noProof/>
              </w:rPr>
              <w:t>High Level Description</w:t>
            </w:r>
            <w:r>
              <w:rPr>
                <w:noProof/>
                <w:webHidden/>
              </w:rPr>
              <w:tab/>
            </w:r>
            <w:r>
              <w:rPr>
                <w:noProof/>
                <w:webHidden/>
              </w:rPr>
              <w:fldChar w:fldCharType="begin"/>
            </w:r>
            <w:r>
              <w:rPr>
                <w:noProof/>
                <w:webHidden/>
              </w:rPr>
              <w:instrText xml:space="preserve"> PAGEREF _Toc315173244 \h </w:instrText>
            </w:r>
            <w:r>
              <w:rPr>
                <w:noProof/>
                <w:webHidden/>
              </w:rPr>
            </w:r>
            <w:r>
              <w:rPr>
                <w:noProof/>
                <w:webHidden/>
              </w:rPr>
              <w:fldChar w:fldCharType="separate"/>
            </w:r>
            <w:r>
              <w:rPr>
                <w:noProof/>
                <w:webHidden/>
              </w:rPr>
              <w:t>18</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245" w:history="1">
            <w:r w:rsidRPr="00D26FF7">
              <w:rPr>
                <w:rStyle w:val="Hyperlink"/>
                <w:noProof/>
              </w:rPr>
              <w:t>5.2.1</w:t>
            </w:r>
            <w:r>
              <w:rPr>
                <w:rFonts w:asciiTheme="minorHAnsi" w:eastAsiaTheme="minorEastAsia" w:hAnsiTheme="minorHAnsi" w:cstheme="minorBidi"/>
                <w:noProof/>
                <w:sz w:val="22"/>
                <w:szCs w:val="22"/>
              </w:rPr>
              <w:tab/>
            </w:r>
            <w:r w:rsidRPr="00D26FF7">
              <w:rPr>
                <w:rStyle w:val="Hyperlink"/>
                <w:noProof/>
              </w:rPr>
              <w:t>General static view</w:t>
            </w:r>
            <w:r>
              <w:rPr>
                <w:noProof/>
                <w:webHidden/>
              </w:rPr>
              <w:tab/>
            </w:r>
            <w:r>
              <w:rPr>
                <w:noProof/>
                <w:webHidden/>
              </w:rPr>
              <w:fldChar w:fldCharType="begin"/>
            </w:r>
            <w:r>
              <w:rPr>
                <w:noProof/>
                <w:webHidden/>
              </w:rPr>
              <w:instrText xml:space="preserve"> PAGEREF _Toc315173245 \h </w:instrText>
            </w:r>
            <w:r>
              <w:rPr>
                <w:noProof/>
                <w:webHidden/>
              </w:rPr>
            </w:r>
            <w:r>
              <w:rPr>
                <w:noProof/>
                <w:webHidden/>
              </w:rPr>
              <w:fldChar w:fldCharType="separate"/>
            </w:r>
            <w:r>
              <w:rPr>
                <w:noProof/>
                <w:webHidden/>
              </w:rPr>
              <w:t>18</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46" w:history="1">
            <w:r w:rsidRPr="00D26FF7">
              <w:rPr>
                <w:rStyle w:val="Hyperlink"/>
                <w:noProof/>
              </w:rPr>
              <w:t>5.2.1.1</w:t>
            </w:r>
            <w:r>
              <w:rPr>
                <w:rFonts w:asciiTheme="minorHAnsi" w:eastAsiaTheme="minorEastAsia" w:hAnsiTheme="minorHAnsi" w:cstheme="minorBidi"/>
                <w:noProof/>
                <w:sz w:val="22"/>
                <w:szCs w:val="22"/>
              </w:rPr>
              <w:tab/>
            </w:r>
            <w:r w:rsidRPr="00D26FF7">
              <w:rPr>
                <w:rStyle w:val="Hyperlink"/>
                <w:noProof/>
              </w:rPr>
              <w:t>CryptographicHash</w:t>
            </w:r>
            <w:r>
              <w:rPr>
                <w:noProof/>
                <w:webHidden/>
              </w:rPr>
              <w:tab/>
            </w:r>
            <w:r>
              <w:rPr>
                <w:noProof/>
                <w:webHidden/>
              </w:rPr>
              <w:fldChar w:fldCharType="begin"/>
            </w:r>
            <w:r>
              <w:rPr>
                <w:noProof/>
                <w:webHidden/>
              </w:rPr>
              <w:instrText xml:space="preserve"> PAGEREF _Toc315173246 \h </w:instrText>
            </w:r>
            <w:r>
              <w:rPr>
                <w:noProof/>
                <w:webHidden/>
              </w:rPr>
            </w:r>
            <w:r>
              <w:rPr>
                <w:noProof/>
                <w:webHidden/>
              </w:rPr>
              <w:fldChar w:fldCharType="separate"/>
            </w:r>
            <w:r>
              <w:rPr>
                <w:noProof/>
                <w:webHidden/>
              </w:rPr>
              <w:t>19</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47" w:history="1">
            <w:r w:rsidRPr="00D26FF7">
              <w:rPr>
                <w:rStyle w:val="Hyperlink"/>
                <w:noProof/>
              </w:rPr>
              <w:t>5.2.1.2</w:t>
            </w:r>
            <w:r>
              <w:rPr>
                <w:rFonts w:asciiTheme="minorHAnsi" w:eastAsiaTheme="minorEastAsia" w:hAnsiTheme="minorHAnsi" w:cstheme="minorBidi"/>
                <w:noProof/>
                <w:sz w:val="22"/>
                <w:szCs w:val="22"/>
              </w:rPr>
              <w:tab/>
            </w:r>
            <w:r w:rsidRPr="00D26FF7">
              <w:rPr>
                <w:rStyle w:val="Hyperlink"/>
                <w:noProof/>
              </w:rPr>
              <w:t>UniversalHash</w:t>
            </w:r>
            <w:r>
              <w:rPr>
                <w:noProof/>
                <w:webHidden/>
              </w:rPr>
              <w:tab/>
            </w:r>
            <w:r>
              <w:rPr>
                <w:noProof/>
                <w:webHidden/>
              </w:rPr>
              <w:fldChar w:fldCharType="begin"/>
            </w:r>
            <w:r>
              <w:rPr>
                <w:noProof/>
                <w:webHidden/>
              </w:rPr>
              <w:instrText xml:space="preserve"> PAGEREF _Toc315173247 \h </w:instrText>
            </w:r>
            <w:r>
              <w:rPr>
                <w:noProof/>
                <w:webHidden/>
              </w:rPr>
            </w:r>
            <w:r>
              <w:rPr>
                <w:noProof/>
                <w:webHidden/>
              </w:rPr>
              <w:fldChar w:fldCharType="separate"/>
            </w:r>
            <w:r>
              <w:rPr>
                <w:noProof/>
                <w:webHidden/>
              </w:rPr>
              <w:t>19</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48" w:history="1">
            <w:r w:rsidRPr="00D26FF7">
              <w:rPr>
                <w:rStyle w:val="Hyperlink"/>
                <w:noProof/>
              </w:rPr>
              <w:t>5.2.1.3</w:t>
            </w:r>
            <w:r>
              <w:rPr>
                <w:rFonts w:asciiTheme="minorHAnsi" w:eastAsiaTheme="minorEastAsia" w:hAnsiTheme="minorHAnsi" w:cstheme="minorBidi"/>
                <w:noProof/>
                <w:sz w:val="22"/>
                <w:szCs w:val="22"/>
              </w:rPr>
              <w:tab/>
            </w:r>
            <w:r w:rsidRPr="00D26FF7">
              <w:rPr>
                <w:rStyle w:val="Hyperlink"/>
                <w:noProof/>
              </w:rPr>
              <w:t>PseudorandomFunction</w:t>
            </w:r>
            <w:r>
              <w:rPr>
                <w:noProof/>
                <w:webHidden/>
              </w:rPr>
              <w:tab/>
            </w:r>
            <w:r>
              <w:rPr>
                <w:noProof/>
                <w:webHidden/>
              </w:rPr>
              <w:fldChar w:fldCharType="begin"/>
            </w:r>
            <w:r>
              <w:rPr>
                <w:noProof/>
                <w:webHidden/>
              </w:rPr>
              <w:instrText xml:space="preserve"> PAGEREF _Toc315173248 \h </w:instrText>
            </w:r>
            <w:r>
              <w:rPr>
                <w:noProof/>
                <w:webHidden/>
              </w:rPr>
            </w:r>
            <w:r>
              <w:rPr>
                <w:noProof/>
                <w:webHidden/>
              </w:rPr>
              <w:fldChar w:fldCharType="separate"/>
            </w:r>
            <w:r>
              <w:rPr>
                <w:noProof/>
                <w:webHidden/>
              </w:rPr>
              <w:t>19</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49" w:history="1">
            <w:r w:rsidRPr="00D26FF7">
              <w:rPr>
                <w:rStyle w:val="Hyperlink"/>
                <w:noProof/>
              </w:rPr>
              <w:t>5.2.1.4</w:t>
            </w:r>
            <w:r>
              <w:rPr>
                <w:rFonts w:asciiTheme="minorHAnsi" w:eastAsiaTheme="minorEastAsia" w:hAnsiTheme="minorHAnsi" w:cstheme="minorBidi"/>
                <w:noProof/>
                <w:sz w:val="22"/>
                <w:szCs w:val="22"/>
              </w:rPr>
              <w:tab/>
            </w:r>
            <w:r w:rsidRPr="00D26FF7">
              <w:rPr>
                <w:rStyle w:val="Hyperlink"/>
                <w:noProof/>
              </w:rPr>
              <w:t>PseudorandomGenerator</w:t>
            </w:r>
            <w:r>
              <w:rPr>
                <w:noProof/>
                <w:webHidden/>
              </w:rPr>
              <w:tab/>
            </w:r>
            <w:r>
              <w:rPr>
                <w:noProof/>
                <w:webHidden/>
              </w:rPr>
              <w:fldChar w:fldCharType="begin"/>
            </w:r>
            <w:r>
              <w:rPr>
                <w:noProof/>
                <w:webHidden/>
              </w:rPr>
              <w:instrText xml:space="preserve"> PAGEREF _Toc315173249 \h </w:instrText>
            </w:r>
            <w:r>
              <w:rPr>
                <w:noProof/>
                <w:webHidden/>
              </w:rPr>
            </w:r>
            <w:r>
              <w:rPr>
                <w:noProof/>
                <w:webHidden/>
              </w:rPr>
              <w:fldChar w:fldCharType="separate"/>
            </w:r>
            <w:r>
              <w:rPr>
                <w:noProof/>
                <w:webHidden/>
              </w:rPr>
              <w:t>20</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50" w:history="1">
            <w:r w:rsidRPr="00D26FF7">
              <w:rPr>
                <w:rStyle w:val="Hyperlink"/>
                <w:noProof/>
              </w:rPr>
              <w:t>5.2.1.5</w:t>
            </w:r>
            <w:r>
              <w:rPr>
                <w:rFonts w:asciiTheme="minorHAnsi" w:eastAsiaTheme="minorEastAsia" w:hAnsiTheme="minorHAnsi" w:cstheme="minorBidi"/>
                <w:noProof/>
                <w:sz w:val="22"/>
                <w:szCs w:val="22"/>
              </w:rPr>
              <w:tab/>
            </w:r>
            <w:r w:rsidRPr="00D26FF7">
              <w:rPr>
                <w:rStyle w:val="Hyperlink"/>
                <w:noProof/>
              </w:rPr>
              <w:t>TrapdoorPermutation</w:t>
            </w:r>
            <w:r>
              <w:rPr>
                <w:noProof/>
                <w:webHidden/>
              </w:rPr>
              <w:tab/>
            </w:r>
            <w:r>
              <w:rPr>
                <w:noProof/>
                <w:webHidden/>
              </w:rPr>
              <w:fldChar w:fldCharType="begin"/>
            </w:r>
            <w:r>
              <w:rPr>
                <w:noProof/>
                <w:webHidden/>
              </w:rPr>
              <w:instrText xml:space="preserve"> PAGEREF _Toc315173250 \h </w:instrText>
            </w:r>
            <w:r>
              <w:rPr>
                <w:noProof/>
                <w:webHidden/>
              </w:rPr>
            </w:r>
            <w:r>
              <w:rPr>
                <w:noProof/>
                <w:webHidden/>
              </w:rPr>
              <w:fldChar w:fldCharType="separate"/>
            </w:r>
            <w:r>
              <w:rPr>
                <w:noProof/>
                <w:webHidden/>
              </w:rPr>
              <w:t>20</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51" w:history="1">
            <w:r w:rsidRPr="00D26FF7">
              <w:rPr>
                <w:rStyle w:val="Hyperlink"/>
                <w:noProof/>
              </w:rPr>
              <w:t>5.2.1.6</w:t>
            </w:r>
            <w:r>
              <w:rPr>
                <w:rFonts w:asciiTheme="minorHAnsi" w:eastAsiaTheme="minorEastAsia" w:hAnsiTheme="minorHAnsi" w:cstheme="minorBidi"/>
                <w:noProof/>
                <w:sz w:val="22"/>
                <w:szCs w:val="22"/>
              </w:rPr>
              <w:tab/>
            </w:r>
            <w:r w:rsidRPr="00D26FF7">
              <w:rPr>
                <w:rStyle w:val="Hyperlink"/>
                <w:noProof/>
              </w:rPr>
              <w:t>DlogGroup</w:t>
            </w:r>
            <w:r>
              <w:rPr>
                <w:noProof/>
                <w:webHidden/>
              </w:rPr>
              <w:tab/>
            </w:r>
            <w:r>
              <w:rPr>
                <w:noProof/>
                <w:webHidden/>
              </w:rPr>
              <w:fldChar w:fldCharType="begin"/>
            </w:r>
            <w:r>
              <w:rPr>
                <w:noProof/>
                <w:webHidden/>
              </w:rPr>
              <w:instrText xml:space="preserve"> PAGEREF _Toc315173251 \h </w:instrText>
            </w:r>
            <w:r>
              <w:rPr>
                <w:noProof/>
                <w:webHidden/>
              </w:rPr>
            </w:r>
            <w:r>
              <w:rPr>
                <w:noProof/>
                <w:webHidden/>
              </w:rPr>
              <w:fldChar w:fldCharType="separate"/>
            </w:r>
            <w:r>
              <w:rPr>
                <w:noProof/>
                <w:webHidden/>
              </w:rPr>
              <w:t>21</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52" w:history="1">
            <w:r w:rsidRPr="00D26FF7">
              <w:rPr>
                <w:rStyle w:val="Hyperlink"/>
                <w:noProof/>
              </w:rPr>
              <w:t>5.2.1.7</w:t>
            </w:r>
            <w:r>
              <w:rPr>
                <w:rFonts w:asciiTheme="minorHAnsi" w:eastAsiaTheme="minorEastAsia" w:hAnsiTheme="minorHAnsi" w:cstheme="minorBidi"/>
                <w:noProof/>
                <w:sz w:val="22"/>
                <w:szCs w:val="22"/>
              </w:rPr>
              <w:tab/>
            </w:r>
            <w:r w:rsidRPr="00D26FF7">
              <w:rPr>
                <w:rStyle w:val="Hyperlink"/>
                <w:noProof/>
              </w:rPr>
              <w:t>KeyDerivationFunction</w:t>
            </w:r>
            <w:r>
              <w:rPr>
                <w:noProof/>
                <w:webHidden/>
              </w:rPr>
              <w:tab/>
            </w:r>
            <w:r>
              <w:rPr>
                <w:noProof/>
                <w:webHidden/>
              </w:rPr>
              <w:fldChar w:fldCharType="begin"/>
            </w:r>
            <w:r>
              <w:rPr>
                <w:noProof/>
                <w:webHidden/>
              </w:rPr>
              <w:instrText xml:space="preserve"> PAGEREF _Toc315173252 \h </w:instrText>
            </w:r>
            <w:r>
              <w:rPr>
                <w:noProof/>
                <w:webHidden/>
              </w:rPr>
            </w:r>
            <w:r>
              <w:rPr>
                <w:noProof/>
                <w:webHidden/>
              </w:rPr>
              <w:fldChar w:fldCharType="separate"/>
            </w:r>
            <w:r>
              <w:rPr>
                <w:noProof/>
                <w:webHidden/>
              </w:rPr>
              <w:t>21</w:t>
            </w:r>
            <w:r>
              <w:rPr>
                <w:noProof/>
                <w:webHidden/>
              </w:rPr>
              <w:fldChar w:fldCharType="end"/>
            </w:r>
          </w:hyperlink>
        </w:p>
        <w:p w:rsidR="005B5EA1" w:rsidRDefault="005B5EA1">
          <w:pPr>
            <w:pStyle w:val="TOC2"/>
            <w:tabs>
              <w:tab w:val="left" w:pos="800"/>
              <w:tab w:val="right" w:leader="dot" w:pos="9771"/>
            </w:tabs>
            <w:rPr>
              <w:rFonts w:asciiTheme="minorHAnsi" w:eastAsiaTheme="minorEastAsia" w:hAnsiTheme="minorHAnsi" w:cstheme="minorBidi"/>
              <w:noProof/>
              <w:sz w:val="22"/>
              <w:szCs w:val="22"/>
            </w:rPr>
          </w:pPr>
          <w:hyperlink w:anchor="_Toc315173256" w:history="1">
            <w:r w:rsidRPr="00D26FF7">
              <w:rPr>
                <w:rStyle w:val="Hyperlink"/>
                <w:noProof/>
              </w:rPr>
              <w:t>5.3</w:t>
            </w:r>
            <w:r>
              <w:rPr>
                <w:rFonts w:asciiTheme="minorHAnsi" w:eastAsiaTheme="minorEastAsia" w:hAnsiTheme="minorHAnsi" w:cstheme="minorBidi"/>
                <w:noProof/>
                <w:sz w:val="22"/>
                <w:szCs w:val="22"/>
              </w:rPr>
              <w:tab/>
            </w:r>
            <w:r w:rsidRPr="00D26FF7">
              <w:rPr>
                <w:rStyle w:val="Hyperlink"/>
                <w:noProof/>
              </w:rPr>
              <w:t>Detailed Description</w:t>
            </w:r>
            <w:r>
              <w:rPr>
                <w:noProof/>
                <w:webHidden/>
              </w:rPr>
              <w:tab/>
            </w:r>
            <w:r>
              <w:rPr>
                <w:noProof/>
                <w:webHidden/>
              </w:rPr>
              <w:fldChar w:fldCharType="begin"/>
            </w:r>
            <w:r>
              <w:rPr>
                <w:noProof/>
                <w:webHidden/>
              </w:rPr>
              <w:instrText xml:space="preserve"> PAGEREF _Toc315173256 \h </w:instrText>
            </w:r>
            <w:r>
              <w:rPr>
                <w:noProof/>
                <w:webHidden/>
              </w:rPr>
            </w:r>
            <w:r>
              <w:rPr>
                <w:noProof/>
                <w:webHidden/>
              </w:rPr>
              <w:fldChar w:fldCharType="separate"/>
            </w:r>
            <w:r>
              <w:rPr>
                <w:noProof/>
                <w:webHidden/>
              </w:rPr>
              <w:t>22</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257" w:history="1">
            <w:r w:rsidRPr="00D26FF7">
              <w:rPr>
                <w:rStyle w:val="Hyperlink"/>
                <w:noProof/>
              </w:rPr>
              <w:t>5.3.1</w:t>
            </w:r>
            <w:r>
              <w:rPr>
                <w:rFonts w:asciiTheme="minorHAnsi" w:eastAsiaTheme="minorEastAsia" w:hAnsiTheme="minorHAnsi" w:cstheme="minorBidi"/>
                <w:noProof/>
                <w:sz w:val="22"/>
                <w:szCs w:val="22"/>
              </w:rPr>
              <w:tab/>
            </w:r>
            <w:r w:rsidRPr="00D26FF7">
              <w:rPr>
                <w:rStyle w:val="Hyperlink"/>
                <w:noProof/>
              </w:rPr>
              <w:t>CryptographicHash</w:t>
            </w:r>
            <w:r>
              <w:rPr>
                <w:noProof/>
                <w:webHidden/>
              </w:rPr>
              <w:tab/>
            </w:r>
            <w:r>
              <w:rPr>
                <w:noProof/>
                <w:webHidden/>
              </w:rPr>
              <w:fldChar w:fldCharType="begin"/>
            </w:r>
            <w:r>
              <w:rPr>
                <w:noProof/>
                <w:webHidden/>
              </w:rPr>
              <w:instrText xml:space="preserve"> PAGEREF _Toc315173257 \h </w:instrText>
            </w:r>
            <w:r>
              <w:rPr>
                <w:noProof/>
                <w:webHidden/>
              </w:rPr>
            </w:r>
            <w:r>
              <w:rPr>
                <w:noProof/>
                <w:webHidden/>
              </w:rPr>
              <w:fldChar w:fldCharType="separate"/>
            </w:r>
            <w:r>
              <w:rPr>
                <w:noProof/>
                <w:webHidden/>
              </w:rPr>
              <w:t>22</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58" w:history="1">
            <w:r w:rsidRPr="00D26FF7">
              <w:rPr>
                <w:rStyle w:val="Hyperlink"/>
                <w:noProof/>
              </w:rPr>
              <w:t>5.3.1.1</w:t>
            </w:r>
            <w:r>
              <w:rPr>
                <w:rFonts w:asciiTheme="minorHAnsi" w:eastAsiaTheme="minorEastAsia" w:hAnsiTheme="minorHAnsi" w:cstheme="minorBidi"/>
                <w:noProof/>
                <w:sz w:val="22"/>
                <w:szCs w:val="22"/>
              </w:rPr>
              <w:tab/>
            </w:r>
            <w:r w:rsidRPr="00D26FF7">
              <w:rPr>
                <w:rStyle w:val="Hyperlink"/>
                <w:noProof/>
              </w:rPr>
              <w:t>Static View</w:t>
            </w:r>
            <w:r>
              <w:rPr>
                <w:noProof/>
                <w:webHidden/>
              </w:rPr>
              <w:tab/>
            </w:r>
            <w:r>
              <w:rPr>
                <w:noProof/>
                <w:webHidden/>
              </w:rPr>
              <w:fldChar w:fldCharType="begin"/>
            </w:r>
            <w:r>
              <w:rPr>
                <w:noProof/>
                <w:webHidden/>
              </w:rPr>
              <w:instrText xml:space="preserve"> PAGEREF _Toc315173258 \h </w:instrText>
            </w:r>
            <w:r>
              <w:rPr>
                <w:noProof/>
                <w:webHidden/>
              </w:rPr>
            </w:r>
            <w:r>
              <w:rPr>
                <w:noProof/>
                <w:webHidden/>
              </w:rPr>
              <w:fldChar w:fldCharType="separate"/>
            </w:r>
            <w:r>
              <w:rPr>
                <w:noProof/>
                <w:webHidden/>
              </w:rPr>
              <w:t>22</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59" w:history="1">
            <w:r w:rsidRPr="00D26FF7">
              <w:rPr>
                <w:rStyle w:val="Hyperlink"/>
                <w:noProof/>
              </w:rPr>
              <w:t>5.3.1.2</w:t>
            </w:r>
            <w:r>
              <w:rPr>
                <w:rFonts w:asciiTheme="minorHAnsi" w:eastAsiaTheme="minorEastAsia" w:hAnsiTheme="minorHAnsi" w:cstheme="minorBidi"/>
                <w:noProof/>
                <w:sz w:val="22"/>
                <w:szCs w:val="22"/>
              </w:rPr>
              <w:tab/>
            </w:r>
            <w:r w:rsidRPr="00D26FF7">
              <w:rPr>
                <w:rStyle w:val="Hyperlink"/>
                <w:noProof/>
              </w:rPr>
              <w:t>Dynamic View</w:t>
            </w:r>
            <w:r>
              <w:rPr>
                <w:noProof/>
                <w:webHidden/>
              </w:rPr>
              <w:tab/>
            </w:r>
            <w:r>
              <w:rPr>
                <w:noProof/>
                <w:webHidden/>
              </w:rPr>
              <w:fldChar w:fldCharType="begin"/>
            </w:r>
            <w:r>
              <w:rPr>
                <w:noProof/>
                <w:webHidden/>
              </w:rPr>
              <w:instrText xml:space="preserve"> PAGEREF _Toc315173259 \h </w:instrText>
            </w:r>
            <w:r>
              <w:rPr>
                <w:noProof/>
                <w:webHidden/>
              </w:rPr>
            </w:r>
            <w:r>
              <w:rPr>
                <w:noProof/>
                <w:webHidden/>
              </w:rPr>
              <w:fldChar w:fldCharType="separate"/>
            </w:r>
            <w:r>
              <w:rPr>
                <w:noProof/>
                <w:webHidden/>
              </w:rPr>
              <w:t>23</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60" w:history="1">
            <w:r w:rsidRPr="00D26FF7">
              <w:rPr>
                <w:rStyle w:val="Hyperlink"/>
                <w:noProof/>
              </w:rPr>
              <w:t>5.3.1.3</w:t>
            </w:r>
            <w:r>
              <w:rPr>
                <w:rFonts w:asciiTheme="minorHAnsi" w:eastAsiaTheme="minorEastAsia" w:hAnsiTheme="minorHAnsi" w:cstheme="minorBidi"/>
                <w:noProof/>
                <w:sz w:val="22"/>
                <w:szCs w:val="22"/>
              </w:rPr>
              <w:tab/>
            </w:r>
            <w:r w:rsidRPr="00D26FF7">
              <w:rPr>
                <w:rStyle w:val="Hyperlink"/>
                <w:noProof/>
              </w:rPr>
              <w:t>Usage</w:t>
            </w:r>
            <w:r>
              <w:rPr>
                <w:noProof/>
                <w:webHidden/>
              </w:rPr>
              <w:tab/>
            </w:r>
            <w:r>
              <w:rPr>
                <w:noProof/>
                <w:webHidden/>
              </w:rPr>
              <w:fldChar w:fldCharType="begin"/>
            </w:r>
            <w:r>
              <w:rPr>
                <w:noProof/>
                <w:webHidden/>
              </w:rPr>
              <w:instrText xml:space="preserve"> PAGEREF _Toc315173260 \h </w:instrText>
            </w:r>
            <w:r>
              <w:rPr>
                <w:noProof/>
                <w:webHidden/>
              </w:rPr>
            </w:r>
            <w:r>
              <w:rPr>
                <w:noProof/>
                <w:webHidden/>
              </w:rPr>
              <w:fldChar w:fldCharType="separate"/>
            </w:r>
            <w:r>
              <w:rPr>
                <w:noProof/>
                <w:webHidden/>
              </w:rPr>
              <w:t>23</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261" w:history="1">
            <w:r w:rsidRPr="00D26FF7">
              <w:rPr>
                <w:rStyle w:val="Hyperlink"/>
                <w:noProof/>
              </w:rPr>
              <w:t>5.3.2</w:t>
            </w:r>
            <w:r>
              <w:rPr>
                <w:rFonts w:asciiTheme="minorHAnsi" w:eastAsiaTheme="minorEastAsia" w:hAnsiTheme="minorHAnsi" w:cstheme="minorBidi"/>
                <w:noProof/>
                <w:sz w:val="22"/>
                <w:szCs w:val="22"/>
              </w:rPr>
              <w:tab/>
            </w:r>
            <w:r w:rsidRPr="00D26FF7">
              <w:rPr>
                <w:rStyle w:val="Hyperlink"/>
                <w:noProof/>
              </w:rPr>
              <w:t>Universal hash</w:t>
            </w:r>
            <w:r>
              <w:rPr>
                <w:noProof/>
                <w:webHidden/>
              </w:rPr>
              <w:tab/>
            </w:r>
            <w:r>
              <w:rPr>
                <w:noProof/>
                <w:webHidden/>
              </w:rPr>
              <w:fldChar w:fldCharType="begin"/>
            </w:r>
            <w:r>
              <w:rPr>
                <w:noProof/>
                <w:webHidden/>
              </w:rPr>
              <w:instrText xml:space="preserve"> PAGEREF _Toc315173261 \h </w:instrText>
            </w:r>
            <w:r>
              <w:rPr>
                <w:noProof/>
                <w:webHidden/>
              </w:rPr>
            </w:r>
            <w:r>
              <w:rPr>
                <w:noProof/>
                <w:webHidden/>
              </w:rPr>
              <w:fldChar w:fldCharType="separate"/>
            </w:r>
            <w:r>
              <w:rPr>
                <w:noProof/>
                <w:webHidden/>
              </w:rPr>
              <w:t>24</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62" w:history="1">
            <w:r w:rsidRPr="00D26FF7">
              <w:rPr>
                <w:rStyle w:val="Hyperlink"/>
                <w:noProof/>
              </w:rPr>
              <w:t>5.3.2.1</w:t>
            </w:r>
            <w:r>
              <w:rPr>
                <w:rFonts w:asciiTheme="minorHAnsi" w:eastAsiaTheme="minorEastAsia" w:hAnsiTheme="minorHAnsi" w:cstheme="minorBidi"/>
                <w:noProof/>
                <w:sz w:val="22"/>
                <w:szCs w:val="22"/>
              </w:rPr>
              <w:tab/>
            </w:r>
            <w:r w:rsidRPr="00D26FF7">
              <w:rPr>
                <w:rStyle w:val="Hyperlink"/>
                <w:noProof/>
              </w:rPr>
              <w:t>Static View</w:t>
            </w:r>
            <w:r>
              <w:rPr>
                <w:noProof/>
                <w:webHidden/>
              </w:rPr>
              <w:tab/>
            </w:r>
            <w:r>
              <w:rPr>
                <w:noProof/>
                <w:webHidden/>
              </w:rPr>
              <w:fldChar w:fldCharType="begin"/>
            </w:r>
            <w:r>
              <w:rPr>
                <w:noProof/>
                <w:webHidden/>
              </w:rPr>
              <w:instrText xml:space="preserve"> PAGEREF _Toc315173262 \h </w:instrText>
            </w:r>
            <w:r>
              <w:rPr>
                <w:noProof/>
                <w:webHidden/>
              </w:rPr>
            </w:r>
            <w:r>
              <w:rPr>
                <w:noProof/>
                <w:webHidden/>
              </w:rPr>
              <w:fldChar w:fldCharType="separate"/>
            </w:r>
            <w:r>
              <w:rPr>
                <w:noProof/>
                <w:webHidden/>
              </w:rPr>
              <w:t>24</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63" w:history="1">
            <w:r w:rsidRPr="00D26FF7">
              <w:rPr>
                <w:rStyle w:val="Hyperlink"/>
                <w:noProof/>
              </w:rPr>
              <w:t>5.3.2.2</w:t>
            </w:r>
            <w:r>
              <w:rPr>
                <w:rFonts w:asciiTheme="minorHAnsi" w:eastAsiaTheme="minorEastAsia" w:hAnsiTheme="minorHAnsi" w:cstheme="minorBidi"/>
                <w:noProof/>
                <w:sz w:val="22"/>
                <w:szCs w:val="22"/>
              </w:rPr>
              <w:tab/>
            </w:r>
            <w:r w:rsidRPr="00D26FF7">
              <w:rPr>
                <w:rStyle w:val="Hyperlink"/>
                <w:noProof/>
              </w:rPr>
              <w:t>Dynamic View</w:t>
            </w:r>
            <w:r>
              <w:rPr>
                <w:noProof/>
                <w:webHidden/>
              </w:rPr>
              <w:tab/>
            </w:r>
            <w:r>
              <w:rPr>
                <w:noProof/>
                <w:webHidden/>
              </w:rPr>
              <w:fldChar w:fldCharType="begin"/>
            </w:r>
            <w:r>
              <w:rPr>
                <w:noProof/>
                <w:webHidden/>
              </w:rPr>
              <w:instrText xml:space="preserve"> PAGEREF _Toc315173263 \h </w:instrText>
            </w:r>
            <w:r>
              <w:rPr>
                <w:noProof/>
                <w:webHidden/>
              </w:rPr>
            </w:r>
            <w:r>
              <w:rPr>
                <w:noProof/>
                <w:webHidden/>
              </w:rPr>
              <w:fldChar w:fldCharType="separate"/>
            </w:r>
            <w:r>
              <w:rPr>
                <w:noProof/>
                <w:webHidden/>
              </w:rPr>
              <w:t>25</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64" w:history="1">
            <w:r w:rsidRPr="00D26FF7">
              <w:rPr>
                <w:rStyle w:val="Hyperlink"/>
                <w:noProof/>
              </w:rPr>
              <w:t>5.3.2.3</w:t>
            </w:r>
            <w:r>
              <w:rPr>
                <w:rFonts w:asciiTheme="minorHAnsi" w:eastAsiaTheme="minorEastAsia" w:hAnsiTheme="minorHAnsi" w:cstheme="minorBidi"/>
                <w:noProof/>
                <w:sz w:val="22"/>
                <w:szCs w:val="22"/>
              </w:rPr>
              <w:tab/>
            </w:r>
            <w:r w:rsidRPr="00D26FF7">
              <w:rPr>
                <w:rStyle w:val="Hyperlink"/>
                <w:noProof/>
              </w:rPr>
              <w:t>Usage</w:t>
            </w:r>
            <w:r>
              <w:rPr>
                <w:noProof/>
                <w:webHidden/>
              </w:rPr>
              <w:tab/>
            </w:r>
            <w:r>
              <w:rPr>
                <w:noProof/>
                <w:webHidden/>
              </w:rPr>
              <w:fldChar w:fldCharType="begin"/>
            </w:r>
            <w:r>
              <w:rPr>
                <w:noProof/>
                <w:webHidden/>
              </w:rPr>
              <w:instrText xml:space="preserve"> PAGEREF _Toc315173264 \h </w:instrText>
            </w:r>
            <w:r>
              <w:rPr>
                <w:noProof/>
                <w:webHidden/>
              </w:rPr>
            </w:r>
            <w:r>
              <w:rPr>
                <w:noProof/>
                <w:webHidden/>
              </w:rPr>
              <w:fldChar w:fldCharType="separate"/>
            </w:r>
            <w:r>
              <w:rPr>
                <w:noProof/>
                <w:webHidden/>
              </w:rPr>
              <w:t>26</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267" w:history="1">
            <w:r w:rsidRPr="00D26FF7">
              <w:rPr>
                <w:rStyle w:val="Hyperlink"/>
                <w:noProof/>
              </w:rPr>
              <w:t>5.3.3</w:t>
            </w:r>
            <w:r>
              <w:rPr>
                <w:rFonts w:asciiTheme="minorHAnsi" w:eastAsiaTheme="minorEastAsia" w:hAnsiTheme="minorHAnsi" w:cstheme="minorBidi"/>
                <w:noProof/>
                <w:sz w:val="22"/>
                <w:szCs w:val="22"/>
              </w:rPr>
              <w:tab/>
            </w:r>
            <w:r w:rsidRPr="00D26FF7">
              <w:rPr>
                <w:rStyle w:val="Hyperlink"/>
                <w:noProof/>
              </w:rPr>
              <w:t>Pseudorandom Function</w:t>
            </w:r>
            <w:r>
              <w:rPr>
                <w:noProof/>
                <w:webHidden/>
              </w:rPr>
              <w:tab/>
            </w:r>
            <w:r>
              <w:rPr>
                <w:noProof/>
                <w:webHidden/>
              </w:rPr>
              <w:fldChar w:fldCharType="begin"/>
            </w:r>
            <w:r>
              <w:rPr>
                <w:noProof/>
                <w:webHidden/>
              </w:rPr>
              <w:instrText xml:space="preserve"> PAGEREF _Toc315173267 \h </w:instrText>
            </w:r>
            <w:r>
              <w:rPr>
                <w:noProof/>
                <w:webHidden/>
              </w:rPr>
            </w:r>
            <w:r>
              <w:rPr>
                <w:noProof/>
                <w:webHidden/>
              </w:rPr>
              <w:fldChar w:fldCharType="separate"/>
            </w:r>
            <w:r>
              <w:rPr>
                <w:noProof/>
                <w:webHidden/>
              </w:rPr>
              <w:t>27</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69" w:history="1">
            <w:r w:rsidRPr="00D26FF7">
              <w:rPr>
                <w:rStyle w:val="Hyperlink"/>
                <w:noProof/>
              </w:rPr>
              <w:t>5.3.3.1</w:t>
            </w:r>
            <w:r>
              <w:rPr>
                <w:rFonts w:asciiTheme="minorHAnsi" w:eastAsiaTheme="minorEastAsia" w:hAnsiTheme="minorHAnsi" w:cstheme="minorBidi"/>
                <w:noProof/>
                <w:sz w:val="22"/>
                <w:szCs w:val="22"/>
              </w:rPr>
              <w:tab/>
            </w:r>
            <w:r w:rsidRPr="00D26FF7">
              <w:rPr>
                <w:rStyle w:val="Hyperlink"/>
                <w:noProof/>
              </w:rPr>
              <w:t>Static View</w:t>
            </w:r>
            <w:r>
              <w:rPr>
                <w:noProof/>
                <w:webHidden/>
              </w:rPr>
              <w:tab/>
            </w:r>
            <w:r>
              <w:rPr>
                <w:noProof/>
                <w:webHidden/>
              </w:rPr>
              <w:fldChar w:fldCharType="begin"/>
            </w:r>
            <w:r>
              <w:rPr>
                <w:noProof/>
                <w:webHidden/>
              </w:rPr>
              <w:instrText xml:space="preserve"> PAGEREF _Toc315173269 \h </w:instrText>
            </w:r>
            <w:r>
              <w:rPr>
                <w:noProof/>
                <w:webHidden/>
              </w:rPr>
            </w:r>
            <w:r>
              <w:rPr>
                <w:noProof/>
                <w:webHidden/>
              </w:rPr>
              <w:fldChar w:fldCharType="separate"/>
            </w:r>
            <w:r>
              <w:rPr>
                <w:noProof/>
                <w:webHidden/>
              </w:rPr>
              <w:t>27</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70" w:history="1">
            <w:r w:rsidRPr="00D26FF7">
              <w:rPr>
                <w:rStyle w:val="Hyperlink"/>
                <w:noProof/>
              </w:rPr>
              <w:t>5.3.3.2</w:t>
            </w:r>
            <w:r>
              <w:rPr>
                <w:rFonts w:asciiTheme="minorHAnsi" w:eastAsiaTheme="minorEastAsia" w:hAnsiTheme="minorHAnsi" w:cstheme="minorBidi"/>
                <w:noProof/>
                <w:sz w:val="22"/>
                <w:szCs w:val="22"/>
              </w:rPr>
              <w:tab/>
            </w:r>
            <w:r w:rsidRPr="00D26FF7">
              <w:rPr>
                <w:rStyle w:val="Hyperlink"/>
                <w:noProof/>
              </w:rPr>
              <w:t>Dynamic View</w:t>
            </w:r>
            <w:r>
              <w:rPr>
                <w:noProof/>
                <w:webHidden/>
              </w:rPr>
              <w:tab/>
            </w:r>
            <w:r>
              <w:rPr>
                <w:noProof/>
                <w:webHidden/>
              </w:rPr>
              <w:fldChar w:fldCharType="begin"/>
            </w:r>
            <w:r>
              <w:rPr>
                <w:noProof/>
                <w:webHidden/>
              </w:rPr>
              <w:instrText xml:space="preserve"> PAGEREF _Toc315173270 \h </w:instrText>
            </w:r>
            <w:r>
              <w:rPr>
                <w:noProof/>
                <w:webHidden/>
              </w:rPr>
            </w:r>
            <w:r>
              <w:rPr>
                <w:noProof/>
                <w:webHidden/>
              </w:rPr>
              <w:fldChar w:fldCharType="separate"/>
            </w:r>
            <w:r>
              <w:rPr>
                <w:noProof/>
                <w:webHidden/>
              </w:rPr>
              <w:t>29</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71" w:history="1">
            <w:r w:rsidRPr="00D26FF7">
              <w:rPr>
                <w:rStyle w:val="Hyperlink"/>
                <w:noProof/>
              </w:rPr>
              <w:t>5.3.3.3</w:t>
            </w:r>
            <w:r>
              <w:rPr>
                <w:rFonts w:asciiTheme="minorHAnsi" w:eastAsiaTheme="minorEastAsia" w:hAnsiTheme="minorHAnsi" w:cstheme="minorBidi"/>
                <w:noProof/>
                <w:sz w:val="22"/>
                <w:szCs w:val="22"/>
              </w:rPr>
              <w:tab/>
            </w:r>
            <w:r w:rsidRPr="00D26FF7">
              <w:rPr>
                <w:rStyle w:val="Hyperlink"/>
                <w:noProof/>
              </w:rPr>
              <w:t>Usage</w:t>
            </w:r>
            <w:r>
              <w:rPr>
                <w:noProof/>
                <w:webHidden/>
              </w:rPr>
              <w:tab/>
            </w:r>
            <w:r>
              <w:rPr>
                <w:noProof/>
                <w:webHidden/>
              </w:rPr>
              <w:fldChar w:fldCharType="begin"/>
            </w:r>
            <w:r>
              <w:rPr>
                <w:noProof/>
                <w:webHidden/>
              </w:rPr>
              <w:instrText xml:space="preserve"> PAGEREF _Toc315173271 \h </w:instrText>
            </w:r>
            <w:r>
              <w:rPr>
                <w:noProof/>
                <w:webHidden/>
              </w:rPr>
            </w:r>
            <w:r>
              <w:rPr>
                <w:noProof/>
                <w:webHidden/>
              </w:rPr>
              <w:fldChar w:fldCharType="separate"/>
            </w:r>
            <w:r>
              <w:rPr>
                <w:noProof/>
                <w:webHidden/>
              </w:rPr>
              <w:t>29</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272" w:history="1">
            <w:r w:rsidRPr="00D26FF7">
              <w:rPr>
                <w:rStyle w:val="Hyperlink"/>
                <w:noProof/>
              </w:rPr>
              <w:t>5.3.4</w:t>
            </w:r>
            <w:r>
              <w:rPr>
                <w:rFonts w:asciiTheme="minorHAnsi" w:eastAsiaTheme="minorEastAsia" w:hAnsiTheme="minorHAnsi" w:cstheme="minorBidi"/>
                <w:noProof/>
                <w:sz w:val="22"/>
                <w:szCs w:val="22"/>
              </w:rPr>
              <w:tab/>
            </w:r>
            <w:r w:rsidRPr="00D26FF7">
              <w:rPr>
                <w:rStyle w:val="Hyperlink"/>
                <w:noProof/>
              </w:rPr>
              <w:t>Pseudorandom permutation with fixed lengths</w:t>
            </w:r>
            <w:r>
              <w:rPr>
                <w:noProof/>
                <w:webHidden/>
              </w:rPr>
              <w:tab/>
            </w:r>
            <w:r>
              <w:rPr>
                <w:noProof/>
                <w:webHidden/>
              </w:rPr>
              <w:fldChar w:fldCharType="begin"/>
            </w:r>
            <w:r>
              <w:rPr>
                <w:noProof/>
                <w:webHidden/>
              </w:rPr>
              <w:instrText xml:space="preserve"> PAGEREF _Toc315173272 \h </w:instrText>
            </w:r>
            <w:r>
              <w:rPr>
                <w:noProof/>
                <w:webHidden/>
              </w:rPr>
            </w:r>
            <w:r>
              <w:rPr>
                <w:noProof/>
                <w:webHidden/>
              </w:rPr>
              <w:fldChar w:fldCharType="separate"/>
            </w:r>
            <w:r>
              <w:rPr>
                <w:noProof/>
                <w:webHidden/>
              </w:rPr>
              <w:t>30</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74" w:history="1">
            <w:r w:rsidRPr="00D26FF7">
              <w:rPr>
                <w:rStyle w:val="Hyperlink"/>
                <w:noProof/>
              </w:rPr>
              <w:t>5.3.4.1</w:t>
            </w:r>
            <w:r>
              <w:rPr>
                <w:rFonts w:asciiTheme="minorHAnsi" w:eastAsiaTheme="minorEastAsia" w:hAnsiTheme="minorHAnsi" w:cstheme="minorBidi"/>
                <w:noProof/>
                <w:sz w:val="22"/>
                <w:szCs w:val="22"/>
              </w:rPr>
              <w:tab/>
            </w:r>
            <w:r w:rsidRPr="00D26FF7">
              <w:rPr>
                <w:rStyle w:val="Hyperlink"/>
                <w:noProof/>
              </w:rPr>
              <w:t>Static View</w:t>
            </w:r>
            <w:r>
              <w:rPr>
                <w:noProof/>
                <w:webHidden/>
              </w:rPr>
              <w:tab/>
            </w:r>
            <w:r>
              <w:rPr>
                <w:noProof/>
                <w:webHidden/>
              </w:rPr>
              <w:fldChar w:fldCharType="begin"/>
            </w:r>
            <w:r>
              <w:rPr>
                <w:noProof/>
                <w:webHidden/>
              </w:rPr>
              <w:instrText xml:space="preserve"> PAGEREF _Toc315173274 \h </w:instrText>
            </w:r>
            <w:r>
              <w:rPr>
                <w:noProof/>
                <w:webHidden/>
              </w:rPr>
            </w:r>
            <w:r>
              <w:rPr>
                <w:noProof/>
                <w:webHidden/>
              </w:rPr>
              <w:fldChar w:fldCharType="separate"/>
            </w:r>
            <w:r>
              <w:rPr>
                <w:noProof/>
                <w:webHidden/>
              </w:rPr>
              <w:t>30</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75" w:history="1">
            <w:r w:rsidRPr="00D26FF7">
              <w:rPr>
                <w:rStyle w:val="Hyperlink"/>
                <w:noProof/>
              </w:rPr>
              <w:t>5.3.4.2</w:t>
            </w:r>
            <w:r>
              <w:rPr>
                <w:rFonts w:asciiTheme="minorHAnsi" w:eastAsiaTheme="minorEastAsia" w:hAnsiTheme="minorHAnsi" w:cstheme="minorBidi"/>
                <w:noProof/>
                <w:sz w:val="22"/>
                <w:szCs w:val="22"/>
              </w:rPr>
              <w:tab/>
            </w:r>
            <w:r w:rsidRPr="00D26FF7">
              <w:rPr>
                <w:rStyle w:val="Hyperlink"/>
                <w:noProof/>
              </w:rPr>
              <w:t>Dynamic View</w:t>
            </w:r>
            <w:r>
              <w:rPr>
                <w:noProof/>
                <w:webHidden/>
              </w:rPr>
              <w:tab/>
            </w:r>
            <w:r>
              <w:rPr>
                <w:noProof/>
                <w:webHidden/>
              </w:rPr>
              <w:fldChar w:fldCharType="begin"/>
            </w:r>
            <w:r>
              <w:rPr>
                <w:noProof/>
                <w:webHidden/>
              </w:rPr>
              <w:instrText xml:space="preserve"> PAGEREF _Toc315173275 \h </w:instrText>
            </w:r>
            <w:r>
              <w:rPr>
                <w:noProof/>
                <w:webHidden/>
              </w:rPr>
            </w:r>
            <w:r>
              <w:rPr>
                <w:noProof/>
                <w:webHidden/>
              </w:rPr>
              <w:fldChar w:fldCharType="separate"/>
            </w:r>
            <w:r>
              <w:rPr>
                <w:noProof/>
                <w:webHidden/>
              </w:rPr>
              <w:t>30</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276" w:history="1">
            <w:r w:rsidRPr="00D26FF7">
              <w:rPr>
                <w:rStyle w:val="Hyperlink"/>
                <w:noProof/>
              </w:rPr>
              <w:t>5.3.5</w:t>
            </w:r>
            <w:r>
              <w:rPr>
                <w:rFonts w:asciiTheme="minorHAnsi" w:eastAsiaTheme="minorEastAsia" w:hAnsiTheme="minorHAnsi" w:cstheme="minorBidi"/>
                <w:noProof/>
                <w:sz w:val="22"/>
                <w:szCs w:val="22"/>
              </w:rPr>
              <w:tab/>
            </w:r>
            <w:r w:rsidRPr="00D26FF7">
              <w:rPr>
                <w:rStyle w:val="Hyperlink"/>
                <w:noProof/>
              </w:rPr>
              <w:t>Pseudorandom function with Varying Input-Output Lengths</w:t>
            </w:r>
            <w:r>
              <w:rPr>
                <w:noProof/>
                <w:webHidden/>
              </w:rPr>
              <w:tab/>
            </w:r>
            <w:r>
              <w:rPr>
                <w:noProof/>
                <w:webHidden/>
              </w:rPr>
              <w:fldChar w:fldCharType="begin"/>
            </w:r>
            <w:r>
              <w:rPr>
                <w:noProof/>
                <w:webHidden/>
              </w:rPr>
              <w:instrText xml:space="preserve"> PAGEREF _Toc315173276 \h </w:instrText>
            </w:r>
            <w:r>
              <w:rPr>
                <w:noProof/>
                <w:webHidden/>
              </w:rPr>
            </w:r>
            <w:r>
              <w:rPr>
                <w:noProof/>
                <w:webHidden/>
              </w:rPr>
              <w:fldChar w:fldCharType="separate"/>
            </w:r>
            <w:r>
              <w:rPr>
                <w:noProof/>
                <w:webHidden/>
              </w:rPr>
              <w:t>31</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78" w:history="1">
            <w:r w:rsidRPr="00D26FF7">
              <w:rPr>
                <w:rStyle w:val="Hyperlink"/>
                <w:noProof/>
              </w:rPr>
              <w:t>5.3.5.1</w:t>
            </w:r>
            <w:r>
              <w:rPr>
                <w:rFonts w:asciiTheme="minorHAnsi" w:eastAsiaTheme="minorEastAsia" w:hAnsiTheme="minorHAnsi" w:cstheme="minorBidi"/>
                <w:noProof/>
                <w:sz w:val="22"/>
                <w:szCs w:val="22"/>
              </w:rPr>
              <w:tab/>
            </w:r>
            <w:r w:rsidRPr="00D26FF7">
              <w:rPr>
                <w:rStyle w:val="Hyperlink"/>
                <w:noProof/>
              </w:rPr>
              <w:t>Static View</w:t>
            </w:r>
            <w:r>
              <w:rPr>
                <w:noProof/>
                <w:webHidden/>
              </w:rPr>
              <w:tab/>
            </w:r>
            <w:r>
              <w:rPr>
                <w:noProof/>
                <w:webHidden/>
              </w:rPr>
              <w:fldChar w:fldCharType="begin"/>
            </w:r>
            <w:r>
              <w:rPr>
                <w:noProof/>
                <w:webHidden/>
              </w:rPr>
              <w:instrText xml:space="preserve"> PAGEREF _Toc315173278 \h </w:instrText>
            </w:r>
            <w:r>
              <w:rPr>
                <w:noProof/>
                <w:webHidden/>
              </w:rPr>
            </w:r>
            <w:r>
              <w:rPr>
                <w:noProof/>
                <w:webHidden/>
              </w:rPr>
              <w:fldChar w:fldCharType="separate"/>
            </w:r>
            <w:r>
              <w:rPr>
                <w:noProof/>
                <w:webHidden/>
              </w:rPr>
              <w:t>32</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79" w:history="1">
            <w:r w:rsidRPr="00D26FF7">
              <w:rPr>
                <w:rStyle w:val="Hyperlink"/>
                <w:noProof/>
              </w:rPr>
              <w:t>5.3.5.2</w:t>
            </w:r>
            <w:r>
              <w:rPr>
                <w:rFonts w:asciiTheme="minorHAnsi" w:eastAsiaTheme="minorEastAsia" w:hAnsiTheme="minorHAnsi" w:cstheme="minorBidi"/>
                <w:noProof/>
                <w:sz w:val="22"/>
                <w:szCs w:val="22"/>
              </w:rPr>
              <w:tab/>
            </w:r>
            <w:r w:rsidRPr="00D26FF7">
              <w:rPr>
                <w:rStyle w:val="Hyperlink"/>
                <w:noProof/>
              </w:rPr>
              <w:t>Dynamic view</w:t>
            </w:r>
            <w:r>
              <w:rPr>
                <w:noProof/>
                <w:webHidden/>
              </w:rPr>
              <w:tab/>
            </w:r>
            <w:r>
              <w:rPr>
                <w:noProof/>
                <w:webHidden/>
              </w:rPr>
              <w:fldChar w:fldCharType="begin"/>
            </w:r>
            <w:r>
              <w:rPr>
                <w:noProof/>
                <w:webHidden/>
              </w:rPr>
              <w:instrText xml:space="preserve"> PAGEREF _Toc315173279 \h </w:instrText>
            </w:r>
            <w:r>
              <w:rPr>
                <w:noProof/>
                <w:webHidden/>
              </w:rPr>
            </w:r>
            <w:r>
              <w:rPr>
                <w:noProof/>
                <w:webHidden/>
              </w:rPr>
              <w:fldChar w:fldCharType="separate"/>
            </w:r>
            <w:r>
              <w:rPr>
                <w:noProof/>
                <w:webHidden/>
              </w:rPr>
              <w:t>32</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80" w:history="1">
            <w:r w:rsidRPr="00D26FF7">
              <w:rPr>
                <w:rStyle w:val="Hyperlink"/>
                <w:noProof/>
              </w:rPr>
              <w:t>5.3.5.3</w:t>
            </w:r>
            <w:r>
              <w:rPr>
                <w:rFonts w:asciiTheme="minorHAnsi" w:eastAsiaTheme="minorEastAsia" w:hAnsiTheme="minorHAnsi" w:cstheme="minorBidi"/>
                <w:noProof/>
                <w:sz w:val="22"/>
                <w:szCs w:val="22"/>
              </w:rPr>
              <w:tab/>
            </w:r>
            <w:r w:rsidRPr="00D26FF7">
              <w:rPr>
                <w:rStyle w:val="Hyperlink"/>
                <w:noProof/>
              </w:rPr>
              <w:t>Usage</w:t>
            </w:r>
            <w:r>
              <w:rPr>
                <w:noProof/>
                <w:webHidden/>
              </w:rPr>
              <w:tab/>
            </w:r>
            <w:r>
              <w:rPr>
                <w:noProof/>
                <w:webHidden/>
              </w:rPr>
              <w:fldChar w:fldCharType="begin"/>
            </w:r>
            <w:r>
              <w:rPr>
                <w:noProof/>
                <w:webHidden/>
              </w:rPr>
              <w:instrText xml:space="preserve"> PAGEREF _Toc315173280 \h </w:instrText>
            </w:r>
            <w:r>
              <w:rPr>
                <w:noProof/>
                <w:webHidden/>
              </w:rPr>
            </w:r>
            <w:r>
              <w:rPr>
                <w:noProof/>
                <w:webHidden/>
              </w:rPr>
              <w:fldChar w:fldCharType="separate"/>
            </w:r>
            <w:r>
              <w:rPr>
                <w:noProof/>
                <w:webHidden/>
              </w:rPr>
              <w:t>33</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281" w:history="1">
            <w:r w:rsidRPr="00D26FF7">
              <w:rPr>
                <w:rStyle w:val="Hyperlink"/>
                <w:noProof/>
              </w:rPr>
              <w:t>5.3.6</w:t>
            </w:r>
            <w:r>
              <w:rPr>
                <w:rFonts w:asciiTheme="minorHAnsi" w:eastAsiaTheme="minorEastAsia" w:hAnsiTheme="minorHAnsi" w:cstheme="minorBidi"/>
                <w:noProof/>
                <w:sz w:val="22"/>
                <w:szCs w:val="22"/>
              </w:rPr>
              <w:tab/>
            </w:r>
            <w:r w:rsidRPr="00D26FF7">
              <w:rPr>
                <w:rStyle w:val="Hyperlink"/>
                <w:noProof/>
              </w:rPr>
              <w:t>Pseudorandom Permutation with Varying Input-Output Lengths</w:t>
            </w:r>
            <w:r>
              <w:rPr>
                <w:noProof/>
                <w:webHidden/>
              </w:rPr>
              <w:tab/>
            </w:r>
            <w:r>
              <w:rPr>
                <w:noProof/>
                <w:webHidden/>
              </w:rPr>
              <w:fldChar w:fldCharType="begin"/>
            </w:r>
            <w:r>
              <w:rPr>
                <w:noProof/>
                <w:webHidden/>
              </w:rPr>
              <w:instrText xml:space="preserve"> PAGEREF _Toc315173281 \h </w:instrText>
            </w:r>
            <w:r>
              <w:rPr>
                <w:noProof/>
                <w:webHidden/>
              </w:rPr>
            </w:r>
            <w:r>
              <w:rPr>
                <w:noProof/>
                <w:webHidden/>
              </w:rPr>
              <w:fldChar w:fldCharType="separate"/>
            </w:r>
            <w:r>
              <w:rPr>
                <w:noProof/>
                <w:webHidden/>
              </w:rPr>
              <w:t>33</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83" w:history="1">
            <w:r w:rsidRPr="00D26FF7">
              <w:rPr>
                <w:rStyle w:val="Hyperlink"/>
                <w:noProof/>
              </w:rPr>
              <w:t>5.3.6.1</w:t>
            </w:r>
            <w:r>
              <w:rPr>
                <w:rFonts w:asciiTheme="minorHAnsi" w:eastAsiaTheme="minorEastAsia" w:hAnsiTheme="minorHAnsi" w:cstheme="minorBidi"/>
                <w:noProof/>
                <w:sz w:val="22"/>
                <w:szCs w:val="22"/>
              </w:rPr>
              <w:tab/>
            </w:r>
            <w:r w:rsidRPr="00D26FF7">
              <w:rPr>
                <w:rStyle w:val="Hyperlink"/>
                <w:noProof/>
              </w:rPr>
              <w:t>Static View</w:t>
            </w:r>
            <w:r>
              <w:rPr>
                <w:noProof/>
                <w:webHidden/>
              </w:rPr>
              <w:tab/>
            </w:r>
            <w:r>
              <w:rPr>
                <w:noProof/>
                <w:webHidden/>
              </w:rPr>
              <w:fldChar w:fldCharType="begin"/>
            </w:r>
            <w:r>
              <w:rPr>
                <w:noProof/>
                <w:webHidden/>
              </w:rPr>
              <w:instrText xml:space="preserve"> PAGEREF _Toc315173283 \h </w:instrText>
            </w:r>
            <w:r>
              <w:rPr>
                <w:noProof/>
                <w:webHidden/>
              </w:rPr>
            </w:r>
            <w:r>
              <w:rPr>
                <w:noProof/>
                <w:webHidden/>
              </w:rPr>
              <w:fldChar w:fldCharType="separate"/>
            </w:r>
            <w:r>
              <w:rPr>
                <w:noProof/>
                <w:webHidden/>
              </w:rPr>
              <w:t>34</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84" w:history="1">
            <w:r w:rsidRPr="00D26FF7">
              <w:rPr>
                <w:rStyle w:val="Hyperlink"/>
                <w:noProof/>
              </w:rPr>
              <w:t>5.3.6.2</w:t>
            </w:r>
            <w:r>
              <w:rPr>
                <w:rFonts w:asciiTheme="minorHAnsi" w:eastAsiaTheme="minorEastAsia" w:hAnsiTheme="minorHAnsi" w:cstheme="minorBidi"/>
                <w:noProof/>
                <w:sz w:val="22"/>
                <w:szCs w:val="22"/>
              </w:rPr>
              <w:tab/>
            </w:r>
            <w:r w:rsidRPr="00D26FF7">
              <w:rPr>
                <w:rStyle w:val="Hyperlink"/>
                <w:noProof/>
              </w:rPr>
              <w:t>Dynamic View</w:t>
            </w:r>
            <w:r>
              <w:rPr>
                <w:noProof/>
                <w:webHidden/>
              </w:rPr>
              <w:tab/>
            </w:r>
            <w:r>
              <w:rPr>
                <w:noProof/>
                <w:webHidden/>
              </w:rPr>
              <w:fldChar w:fldCharType="begin"/>
            </w:r>
            <w:r>
              <w:rPr>
                <w:noProof/>
                <w:webHidden/>
              </w:rPr>
              <w:instrText xml:space="preserve"> PAGEREF _Toc315173284 \h </w:instrText>
            </w:r>
            <w:r>
              <w:rPr>
                <w:noProof/>
                <w:webHidden/>
              </w:rPr>
            </w:r>
            <w:r>
              <w:rPr>
                <w:noProof/>
                <w:webHidden/>
              </w:rPr>
              <w:fldChar w:fldCharType="separate"/>
            </w:r>
            <w:r>
              <w:rPr>
                <w:noProof/>
                <w:webHidden/>
              </w:rPr>
              <w:t>35</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85" w:history="1">
            <w:r w:rsidRPr="00D26FF7">
              <w:rPr>
                <w:rStyle w:val="Hyperlink"/>
                <w:noProof/>
              </w:rPr>
              <w:t>5.3.6.3</w:t>
            </w:r>
            <w:r>
              <w:rPr>
                <w:rFonts w:asciiTheme="minorHAnsi" w:eastAsiaTheme="minorEastAsia" w:hAnsiTheme="minorHAnsi" w:cstheme="minorBidi"/>
                <w:noProof/>
                <w:sz w:val="22"/>
                <w:szCs w:val="22"/>
              </w:rPr>
              <w:tab/>
            </w:r>
            <w:r w:rsidRPr="00D26FF7">
              <w:rPr>
                <w:rStyle w:val="Hyperlink"/>
                <w:noProof/>
              </w:rPr>
              <w:t>Usage</w:t>
            </w:r>
            <w:r>
              <w:rPr>
                <w:noProof/>
                <w:webHidden/>
              </w:rPr>
              <w:tab/>
            </w:r>
            <w:r>
              <w:rPr>
                <w:noProof/>
                <w:webHidden/>
              </w:rPr>
              <w:fldChar w:fldCharType="begin"/>
            </w:r>
            <w:r>
              <w:rPr>
                <w:noProof/>
                <w:webHidden/>
              </w:rPr>
              <w:instrText xml:space="preserve"> PAGEREF _Toc315173285 \h </w:instrText>
            </w:r>
            <w:r>
              <w:rPr>
                <w:noProof/>
                <w:webHidden/>
              </w:rPr>
            </w:r>
            <w:r>
              <w:rPr>
                <w:noProof/>
                <w:webHidden/>
              </w:rPr>
              <w:fldChar w:fldCharType="separate"/>
            </w:r>
            <w:r>
              <w:rPr>
                <w:noProof/>
                <w:webHidden/>
              </w:rPr>
              <w:t>36</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291" w:history="1">
            <w:r w:rsidRPr="00D26FF7">
              <w:rPr>
                <w:rStyle w:val="Hyperlink"/>
                <w:noProof/>
              </w:rPr>
              <w:t>5.3.7</w:t>
            </w:r>
            <w:r>
              <w:rPr>
                <w:rFonts w:asciiTheme="minorHAnsi" w:eastAsiaTheme="minorEastAsia" w:hAnsiTheme="minorHAnsi" w:cstheme="minorBidi"/>
                <w:noProof/>
                <w:sz w:val="22"/>
                <w:szCs w:val="22"/>
              </w:rPr>
              <w:tab/>
            </w:r>
            <w:r w:rsidRPr="00D26FF7">
              <w:rPr>
                <w:rStyle w:val="Hyperlink"/>
                <w:noProof/>
              </w:rPr>
              <w:t>Pseudorandom Generator</w:t>
            </w:r>
            <w:r>
              <w:rPr>
                <w:noProof/>
                <w:webHidden/>
              </w:rPr>
              <w:tab/>
            </w:r>
            <w:r>
              <w:rPr>
                <w:noProof/>
                <w:webHidden/>
              </w:rPr>
              <w:fldChar w:fldCharType="begin"/>
            </w:r>
            <w:r>
              <w:rPr>
                <w:noProof/>
                <w:webHidden/>
              </w:rPr>
              <w:instrText xml:space="preserve"> PAGEREF _Toc315173291 \h </w:instrText>
            </w:r>
            <w:r>
              <w:rPr>
                <w:noProof/>
                <w:webHidden/>
              </w:rPr>
            </w:r>
            <w:r>
              <w:rPr>
                <w:noProof/>
                <w:webHidden/>
              </w:rPr>
              <w:fldChar w:fldCharType="separate"/>
            </w:r>
            <w:r>
              <w:rPr>
                <w:noProof/>
                <w:webHidden/>
              </w:rPr>
              <w:t>37</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93" w:history="1">
            <w:r w:rsidRPr="00D26FF7">
              <w:rPr>
                <w:rStyle w:val="Hyperlink"/>
                <w:noProof/>
              </w:rPr>
              <w:t>5.3.7.1</w:t>
            </w:r>
            <w:r>
              <w:rPr>
                <w:rFonts w:asciiTheme="minorHAnsi" w:eastAsiaTheme="minorEastAsia" w:hAnsiTheme="minorHAnsi" w:cstheme="minorBidi"/>
                <w:noProof/>
                <w:sz w:val="22"/>
                <w:szCs w:val="22"/>
              </w:rPr>
              <w:tab/>
            </w:r>
            <w:r w:rsidRPr="00D26FF7">
              <w:rPr>
                <w:rStyle w:val="Hyperlink"/>
                <w:noProof/>
              </w:rPr>
              <w:t>Static View</w:t>
            </w:r>
            <w:r>
              <w:rPr>
                <w:noProof/>
                <w:webHidden/>
              </w:rPr>
              <w:tab/>
            </w:r>
            <w:r>
              <w:rPr>
                <w:noProof/>
                <w:webHidden/>
              </w:rPr>
              <w:fldChar w:fldCharType="begin"/>
            </w:r>
            <w:r>
              <w:rPr>
                <w:noProof/>
                <w:webHidden/>
              </w:rPr>
              <w:instrText xml:space="preserve"> PAGEREF _Toc315173293 \h </w:instrText>
            </w:r>
            <w:r>
              <w:rPr>
                <w:noProof/>
                <w:webHidden/>
              </w:rPr>
            </w:r>
            <w:r>
              <w:rPr>
                <w:noProof/>
                <w:webHidden/>
              </w:rPr>
              <w:fldChar w:fldCharType="separate"/>
            </w:r>
            <w:r>
              <w:rPr>
                <w:noProof/>
                <w:webHidden/>
              </w:rPr>
              <w:t>37</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94" w:history="1">
            <w:r w:rsidRPr="00D26FF7">
              <w:rPr>
                <w:rStyle w:val="Hyperlink"/>
                <w:noProof/>
              </w:rPr>
              <w:t>5.3.7.2</w:t>
            </w:r>
            <w:r>
              <w:rPr>
                <w:rFonts w:asciiTheme="minorHAnsi" w:eastAsiaTheme="minorEastAsia" w:hAnsiTheme="minorHAnsi" w:cstheme="minorBidi"/>
                <w:noProof/>
                <w:sz w:val="22"/>
                <w:szCs w:val="22"/>
              </w:rPr>
              <w:tab/>
            </w:r>
            <w:r w:rsidRPr="00D26FF7">
              <w:rPr>
                <w:rStyle w:val="Hyperlink"/>
                <w:noProof/>
              </w:rPr>
              <w:t>Dynamic View</w:t>
            </w:r>
            <w:r>
              <w:rPr>
                <w:noProof/>
                <w:webHidden/>
              </w:rPr>
              <w:tab/>
            </w:r>
            <w:r>
              <w:rPr>
                <w:noProof/>
                <w:webHidden/>
              </w:rPr>
              <w:fldChar w:fldCharType="begin"/>
            </w:r>
            <w:r>
              <w:rPr>
                <w:noProof/>
                <w:webHidden/>
              </w:rPr>
              <w:instrText xml:space="preserve"> PAGEREF _Toc315173294 \h </w:instrText>
            </w:r>
            <w:r>
              <w:rPr>
                <w:noProof/>
                <w:webHidden/>
              </w:rPr>
            </w:r>
            <w:r>
              <w:rPr>
                <w:noProof/>
                <w:webHidden/>
              </w:rPr>
              <w:fldChar w:fldCharType="separate"/>
            </w:r>
            <w:r>
              <w:rPr>
                <w:noProof/>
                <w:webHidden/>
              </w:rPr>
              <w:t>37</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95" w:history="1">
            <w:r w:rsidRPr="00D26FF7">
              <w:rPr>
                <w:rStyle w:val="Hyperlink"/>
                <w:noProof/>
              </w:rPr>
              <w:t>5.3.7.3</w:t>
            </w:r>
            <w:r>
              <w:rPr>
                <w:rFonts w:asciiTheme="minorHAnsi" w:eastAsiaTheme="minorEastAsia" w:hAnsiTheme="minorHAnsi" w:cstheme="minorBidi"/>
                <w:noProof/>
                <w:sz w:val="22"/>
                <w:szCs w:val="22"/>
              </w:rPr>
              <w:tab/>
            </w:r>
            <w:r w:rsidRPr="00D26FF7">
              <w:rPr>
                <w:rStyle w:val="Hyperlink"/>
                <w:noProof/>
              </w:rPr>
              <w:t>Usage</w:t>
            </w:r>
            <w:r>
              <w:rPr>
                <w:noProof/>
                <w:webHidden/>
              </w:rPr>
              <w:tab/>
            </w:r>
            <w:r>
              <w:rPr>
                <w:noProof/>
                <w:webHidden/>
              </w:rPr>
              <w:fldChar w:fldCharType="begin"/>
            </w:r>
            <w:r>
              <w:rPr>
                <w:noProof/>
                <w:webHidden/>
              </w:rPr>
              <w:instrText xml:space="preserve"> PAGEREF _Toc315173295 \h </w:instrText>
            </w:r>
            <w:r>
              <w:rPr>
                <w:noProof/>
                <w:webHidden/>
              </w:rPr>
            </w:r>
            <w:r>
              <w:rPr>
                <w:noProof/>
                <w:webHidden/>
              </w:rPr>
              <w:fldChar w:fldCharType="separate"/>
            </w:r>
            <w:r>
              <w:rPr>
                <w:noProof/>
                <w:webHidden/>
              </w:rPr>
              <w:t>38</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296" w:history="1">
            <w:r w:rsidRPr="00D26FF7">
              <w:rPr>
                <w:rStyle w:val="Hyperlink"/>
                <w:noProof/>
              </w:rPr>
              <w:t>5.3.8</w:t>
            </w:r>
            <w:r>
              <w:rPr>
                <w:rFonts w:asciiTheme="minorHAnsi" w:eastAsiaTheme="minorEastAsia" w:hAnsiTheme="minorHAnsi" w:cstheme="minorBidi"/>
                <w:noProof/>
                <w:sz w:val="22"/>
                <w:szCs w:val="22"/>
              </w:rPr>
              <w:tab/>
            </w:r>
            <w:r w:rsidRPr="00D26FF7">
              <w:rPr>
                <w:rStyle w:val="Hyperlink"/>
                <w:noProof/>
              </w:rPr>
              <w:t>Trapdoor Permutation</w:t>
            </w:r>
            <w:r>
              <w:rPr>
                <w:noProof/>
                <w:webHidden/>
              </w:rPr>
              <w:tab/>
            </w:r>
            <w:r>
              <w:rPr>
                <w:noProof/>
                <w:webHidden/>
              </w:rPr>
              <w:fldChar w:fldCharType="begin"/>
            </w:r>
            <w:r>
              <w:rPr>
                <w:noProof/>
                <w:webHidden/>
              </w:rPr>
              <w:instrText xml:space="preserve"> PAGEREF _Toc315173296 \h </w:instrText>
            </w:r>
            <w:r>
              <w:rPr>
                <w:noProof/>
                <w:webHidden/>
              </w:rPr>
            </w:r>
            <w:r>
              <w:rPr>
                <w:noProof/>
                <w:webHidden/>
              </w:rPr>
              <w:fldChar w:fldCharType="separate"/>
            </w:r>
            <w:r>
              <w:rPr>
                <w:noProof/>
                <w:webHidden/>
              </w:rPr>
              <w:t>38</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298" w:history="1">
            <w:r w:rsidRPr="00D26FF7">
              <w:rPr>
                <w:rStyle w:val="Hyperlink"/>
                <w:noProof/>
              </w:rPr>
              <w:t>5.3.8.1</w:t>
            </w:r>
            <w:r>
              <w:rPr>
                <w:rFonts w:asciiTheme="minorHAnsi" w:eastAsiaTheme="minorEastAsia" w:hAnsiTheme="minorHAnsi" w:cstheme="minorBidi"/>
                <w:noProof/>
                <w:sz w:val="22"/>
                <w:szCs w:val="22"/>
              </w:rPr>
              <w:tab/>
            </w:r>
            <w:r w:rsidRPr="00D26FF7">
              <w:rPr>
                <w:rStyle w:val="Hyperlink"/>
                <w:noProof/>
              </w:rPr>
              <w:t>Static View</w:t>
            </w:r>
            <w:r>
              <w:rPr>
                <w:noProof/>
                <w:webHidden/>
              </w:rPr>
              <w:tab/>
            </w:r>
            <w:r>
              <w:rPr>
                <w:noProof/>
                <w:webHidden/>
              </w:rPr>
              <w:fldChar w:fldCharType="begin"/>
            </w:r>
            <w:r>
              <w:rPr>
                <w:noProof/>
                <w:webHidden/>
              </w:rPr>
              <w:instrText xml:space="preserve"> PAGEREF _Toc315173298 \h </w:instrText>
            </w:r>
            <w:r>
              <w:rPr>
                <w:noProof/>
                <w:webHidden/>
              </w:rPr>
            </w:r>
            <w:r>
              <w:rPr>
                <w:noProof/>
                <w:webHidden/>
              </w:rPr>
              <w:fldChar w:fldCharType="separate"/>
            </w:r>
            <w:r>
              <w:rPr>
                <w:noProof/>
                <w:webHidden/>
              </w:rPr>
              <w:t>38</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300" w:history="1">
            <w:r w:rsidRPr="00D26FF7">
              <w:rPr>
                <w:rStyle w:val="Hyperlink"/>
                <w:noProof/>
              </w:rPr>
              <w:t>5.3.8.2</w:t>
            </w:r>
            <w:r>
              <w:rPr>
                <w:rFonts w:asciiTheme="minorHAnsi" w:eastAsiaTheme="minorEastAsia" w:hAnsiTheme="minorHAnsi" w:cstheme="minorBidi"/>
                <w:noProof/>
                <w:sz w:val="22"/>
                <w:szCs w:val="22"/>
              </w:rPr>
              <w:tab/>
            </w:r>
            <w:r w:rsidRPr="00D26FF7">
              <w:rPr>
                <w:rStyle w:val="Hyperlink"/>
                <w:noProof/>
              </w:rPr>
              <w:t>Dynamic View</w:t>
            </w:r>
            <w:r>
              <w:rPr>
                <w:noProof/>
                <w:webHidden/>
              </w:rPr>
              <w:tab/>
            </w:r>
            <w:r>
              <w:rPr>
                <w:noProof/>
                <w:webHidden/>
              </w:rPr>
              <w:fldChar w:fldCharType="begin"/>
            </w:r>
            <w:r>
              <w:rPr>
                <w:noProof/>
                <w:webHidden/>
              </w:rPr>
              <w:instrText xml:space="preserve"> PAGEREF _Toc315173300 \h </w:instrText>
            </w:r>
            <w:r>
              <w:rPr>
                <w:noProof/>
                <w:webHidden/>
              </w:rPr>
            </w:r>
            <w:r>
              <w:rPr>
                <w:noProof/>
                <w:webHidden/>
              </w:rPr>
              <w:fldChar w:fldCharType="separate"/>
            </w:r>
            <w:r>
              <w:rPr>
                <w:noProof/>
                <w:webHidden/>
              </w:rPr>
              <w:t>39</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301" w:history="1">
            <w:r w:rsidRPr="00D26FF7">
              <w:rPr>
                <w:rStyle w:val="Hyperlink"/>
                <w:noProof/>
              </w:rPr>
              <w:t>5.3.8.3</w:t>
            </w:r>
            <w:r>
              <w:rPr>
                <w:rFonts w:asciiTheme="minorHAnsi" w:eastAsiaTheme="minorEastAsia" w:hAnsiTheme="minorHAnsi" w:cstheme="minorBidi"/>
                <w:noProof/>
                <w:sz w:val="22"/>
                <w:szCs w:val="22"/>
              </w:rPr>
              <w:tab/>
            </w:r>
            <w:r w:rsidRPr="00D26FF7">
              <w:rPr>
                <w:rStyle w:val="Hyperlink"/>
                <w:noProof/>
              </w:rPr>
              <w:t>Usage</w:t>
            </w:r>
            <w:r>
              <w:rPr>
                <w:noProof/>
                <w:webHidden/>
              </w:rPr>
              <w:tab/>
            </w:r>
            <w:r>
              <w:rPr>
                <w:noProof/>
                <w:webHidden/>
              </w:rPr>
              <w:fldChar w:fldCharType="begin"/>
            </w:r>
            <w:r>
              <w:rPr>
                <w:noProof/>
                <w:webHidden/>
              </w:rPr>
              <w:instrText xml:space="preserve"> PAGEREF _Toc315173301 \h </w:instrText>
            </w:r>
            <w:r>
              <w:rPr>
                <w:noProof/>
                <w:webHidden/>
              </w:rPr>
            </w:r>
            <w:r>
              <w:rPr>
                <w:noProof/>
                <w:webHidden/>
              </w:rPr>
              <w:fldChar w:fldCharType="separate"/>
            </w:r>
            <w:r>
              <w:rPr>
                <w:noProof/>
                <w:webHidden/>
              </w:rPr>
              <w:t>41</w:t>
            </w:r>
            <w:r>
              <w:rPr>
                <w:noProof/>
                <w:webHidden/>
              </w:rPr>
              <w:fldChar w:fldCharType="end"/>
            </w:r>
          </w:hyperlink>
        </w:p>
        <w:p w:rsidR="005B5EA1" w:rsidRDefault="005B5EA1">
          <w:pPr>
            <w:pStyle w:val="TOC3"/>
            <w:tabs>
              <w:tab w:val="left" w:pos="1400"/>
              <w:tab w:val="right" w:leader="dot" w:pos="9771"/>
            </w:tabs>
            <w:rPr>
              <w:rFonts w:asciiTheme="minorHAnsi" w:eastAsiaTheme="minorEastAsia" w:hAnsiTheme="minorHAnsi" w:cstheme="minorBidi"/>
              <w:noProof/>
              <w:sz w:val="22"/>
              <w:szCs w:val="22"/>
            </w:rPr>
          </w:pPr>
          <w:hyperlink w:anchor="_Toc315173302" w:history="1">
            <w:r w:rsidRPr="00D26FF7">
              <w:rPr>
                <w:rStyle w:val="Hyperlink"/>
                <w:noProof/>
              </w:rPr>
              <w:t>5.3.10</w:t>
            </w:r>
            <w:r>
              <w:rPr>
                <w:rFonts w:asciiTheme="minorHAnsi" w:eastAsiaTheme="minorEastAsia" w:hAnsiTheme="minorHAnsi" w:cstheme="minorBidi"/>
                <w:noProof/>
                <w:sz w:val="22"/>
                <w:szCs w:val="22"/>
              </w:rPr>
              <w:tab/>
            </w:r>
            <w:r w:rsidRPr="00D26FF7">
              <w:rPr>
                <w:rStyle w:val="Hyperlink"/>
                <w:noProof/>
              </w:rPr>
              <w:t>Dlog group description</w:t>
            </w:r>
            <w:r>
              <w:rPr>
                <w:noProof/>
                <w:webHidden/>
              </w:rPr>
              <w:tab/>
            </w:r>
            <w:r>
              <w:rPr>
                <w:noProof/>
                <w:webHidden/>
              </w:rPr>
              <w:fldChar w:fldCharType="begin"/>
            </w:r>
            <w:r>
              <w:rPr>
                <w:noProof/>
                <w:webHidden/>
              </w:rPr>
              <w:instrText xml:space="preserve"> PAGEREF _Toc315173302 \h </w:instrText>
            </w:r>
            <w:r>
              <w:rPr>
                <w:noProof/>
                <w:webHidden/>
              </w:rPr>
            </w:r>
            <w:r>
              <w:rPr>
                <w:noProof/>
                <w:webHidden/>
              </w:rPr>
              <w:fldChar w:fldCharType="separate"/>
            </w:r>
            <w:r>
              <w:rPr>
                <w:noProof/>
                <w:webHidden/>
              </w:rPr>
              <w:t>42</w:t>
            </w:r>
            <w:r>
              <w:rPr>
                <w:noProof/>
                <w:webHidden/>
              </w:rPr>
              <w:fldChar w:fldCharType="end"/>
            </w:r>
          </w:hyperlink>
        </w:p>
        <w:p w:rsidR="005B5EA1" w:rsidRDefault="005B5EA1">
          <w:pPr>
            <w:pStyle w:val="TOC3"/>
            <w:tabs>
              <w:tab w:val="left" w:pos="1400"/>
              <w:tab w:val="right" w:leader="dot" w:pos="9771"/>
            </w:tabs>
            <w:rPr>
              <w:rFonts w:asciiTheme="minorHAnsi" w:eastAsiaTheme="minorEastAsia" w:hAnsiTheme="minorHAnsi" w:cstheme="minorBidi"/>
              <w:noProof/>
              <w:sz w:val="22"/>
              <w:szCs w:val="22"/>
            </w:rPr>
          </w:pPr>
          <w:hyperlink w:anchor="_Toc315173312" w:history="1">
            <w:r w:rsidRPr="00D26FF7">
              <w:rPr>
                <w:rStyle w:val="Hyperlink"/>
                <w:noProof/>
                <w:lang w:eastAsia="en-GB"/>
              </w:rPr>
              <w:t>5.3.11</w:t>
            </w:r>
            <w:r>
              <w:rPr>
                <w:rFonts w:asciiTheme="minorHAnsi" w:eastAsiaTheme="minorEastAsia" w:hAnsiTheme="minorHAnsi" w:cstheme="minorBidi"/>
                <w:noProof/>
                <w:sz w:val="22"/>
                <w:szCs w:val="22"/>
              </w:rPr>
              <w:tab/>
            </w:r>
            <w:r w:rsidRPr="00D26FF7">
              <w:rPr>
                <w:rStyle w:val="Hyperlink"/>
                <w:noProof/>
              </w:rPr>
              <w:t>DlogGroup</w:t>
            </w:r>
            <w:r w:rsidRPr="00D26FF7">
              <w:rPr>
                <w:rStyle w:val="Hyperlink"/>
                <w:noProof/>
                <w:lang w:eastAsia="en-GB"/>
              </w:rPr>
              <w:t xml:space="preserve"> detailed description</w:t>
            </w:r>
            <w:r>
              <w:rPr>
                <w:noProof/>
                <w:webHidden/>
              </w:rPr>
              <w:tab/>
            </w:r>
            <w:r>
              <w:rPr>
                <w:noProof/>
                <w:webHidden/>
              </w:rPr>
              <w:fldChar w:fldCharType="begin"/>
            </w:r>
            <w:r>
              <w:rPr>
                <w:noProof/>
                <w:webHidden/>
              </w:rPr>
              <w:instrText xml:space="preserve"> PAGEREF _Toc315173312 \h </w:instrText>
            </w:r>
            <w:r>
              <w:rPr>
                <w:noProof/>
                <w:webHidden/>
              </w:rPr>
            </w:r>
            <w:r>
              <w:rPr>
                <w:noProof/>
                <w:webHidden/>
              </w:rPr>
              <w:fldChar w:fldCharType="separate"/>
            </w:r>
            <w:r>
              <w:rPr>
                <w:noProof/>
                <w:webHidden/>
              </w:rPr>
              <w:t>44</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313" w:history="1">
            <w:r w:rsidRPr="00D26FF7">
              <w:rPr>
                <w:rStyle w:val="Hyperlink"/>
                <w:noProof/>
                <w:lang w:eastAsia="en-GB"/>
              </w:rPr>
              <w:t>5.3.11.1</w:t>
            </w:r>
            <w:r>
              <w:rPr>
                <w:rFonts w:asciiTheme="minorHAnsi" w:eastAsiaTheme="minorEastAsia" w:hAnsiTheme="minorHAnsi" w:cstheme="minorBidi"/>
                <w:noProof/>
                <w:sz w:val="22"/>
                <w:szCs w:val="22"/>
              </w:rPr>
              <w:tab/>
            </w:r>
            <w:r w:rsidRPr="00D26FF7">
              <w:rPr>
                <w:rStyle w:val="Hyperlink"/>
                <w:noProof/>
              </w:rPr>
              <w:t>DlogGroupAbs</w:t>
            </w:r>
            <w:r w:rsidRPr="00D26FF7">
              <w:rPr>
                <w:rStyle w:val="Hyperlink"/>
                <w:noProof/>
                <w:lang w:eastAsia="en-GB"/>
              </w:rPr>
              <w:t xml:space="preserve"> Static view</w:t>
            </w:r>
            <w:r>
              <w:rPr>
                <w:noProof/>
                <w:webHidden/>
              </w:rPr>
              <w:tab/>
            </w:r>
            <w:r>
              <w:rPr>
                <w:noProof/>
                <w:webHidden/>
              </w:rPr>
              <w:fldChar w:fldCharType="begin"/>
            </w:r>
            <w:r>
              <w:rPr>
                <w:noProof/>
                <w:webHidden/>
              </w:rPr>
              <w:instrText xml:space="preserve"> PAGEREF _Toc315173313 \h </w:instrText>
            </w:r>
            <w:r>
              <w:rPr>
                <w:noProof/>
                <w:webHidden/>
              </w:rPr>
            </w:r>
            <w:r>
              <w:rPr>
                <w:noProof/>
                <w:webHidden/>
              </w:rPr>
              <w:fldChar w:fldCharType="separate"/>
            </w:r>
            <w:r>
              <w:rPr>
                <w:noProof/>
                <w:webHidden/>
              </w:rPr>
              <w:t>44</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314" w:history="1">
            <w:r w:rsidRPr="00D26FF7">
              <w:rPr>
                <w:rStyle w:val="Hyperlink"/>
                <w:noProof/>
              </w:rPr>
              <w:t>5.3.11.2</w:t>
            </w:r>
            <w:r>
              <w:rPr>
                <w:rFonts w:asciiTheme="minorHAnsi" w:eastAsiaTheme="minorEastAsia" w:hAnsiTheme="minorHAnsi" w:cstheme="minorBidi"/>
                <w:noProof/>
                <w:sz w:val="22"/>
                <w:szCs w:val="22"/>
              </w:rPr>
              <w:tab/>
            </w:r>
            <w:r w:rsidRPr="00D26FF7">
              <w:rPr>
                <w:rStyle w:val="Hyperlink"/>
                <w:noProof/>
              </w:rPr>
              <w:t>DlogGroupAbs Dynamic view</w:t>
            </w:r>
            <w:r>
              <w:rPr>
                <w:noProof/>
                <w:webHidden/>
              </w:rPr>
              <w:tab/>
            </w:r>
            <w:r>
              <w:rPr>
                <w:noProof/>
                <w:webHidden/>
              </w:rPr>
              <w:fldChar w:fldCharType="begin"/>
            </w:r>
            <w:r>
              <w:rPr>
                <w:noProof/>
                <w:webHidden/>
              </w:rPr>
              <w:instrText xml:space="preserve"> PAGEREF _Toc315173314 \h </w:instrText>
            </w:r>
            <w:r>
              <w:rPr>
                <w:noProof/>
                <w:webHidden/>
              </w:rPr>
            </w:r>
            <w:r>
              <w:rPr>
                <w:noProof/>
                <w:webHidden/>
              </w:rPr>
              <w:fldChar w:fldCharType="separate"/>
            </w:r>
            <w:r>
              <w:rPr>
                <w:noProof/>
                <w:webHidden/>
              </w:rPr>
              <w:t>44</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315" w:history="1">
            <w:r w:rsidRPr="00D26FF7">
              <w:rPr>
                <w:rStyle w:val="Hyperlink"/>
                <w:noProof/>
              </w:rPr>
              <w:t>5.3.11.3</w:t>
            </w:r>
            <w:r>
              <w:rPr>
                <w:rFonts w:asciiTheme="minorHAnsi" w:eastAsiaTheme="minorEastAsia" w:hAnsiTheme="minorHAnsi" w:cstheme="minorBidi"/>
                <w:noProof/>
                <w:sz w:val="22"/>
                <w:szCs w:val="22"/>
              </w:rPr>
              <w:tab/>
            </w:r>
            <w:r w:rsidRPr="00D26FF7">
              <w:rPr>
                <w:rStyle w:val="Hyperlink"/>
                <w:noProof/>
              </w:rPr>
              <w:t>GroupElementExponentiations Static view</w:t>
            </w:r>
            <w:r>
              <w:rPr>
                <w:noProof/>
                <w:webHidden/>
              </w:rPr>
              <w:tab/>
            </w:r>
            <w:r>
              <w:rPr>
                <w:noProof/>
                <w:webHidden/>
              </w:rPr>
              <w:fldChar w:fldCharType="begin"/>
            </w:r>
            <w:r>
              <w:rPr>
                <w:noProof/>
                <w:webHidden/>
              </w:rPr>
              <w:instrText xml:space="preserve"> PAGEREF _Toc315173315 \h </w:instrText>
            </w:r>
            <w:r>
              <w:rPr>
                <w:noProof/>
                <w:webHidden/>
              </w:rPr>
            </w:r>
            <w:r>
              <w:rPr>
                <w:noProof/>
                <w:webHidden/>
              </w:rPr>
              <w:fldChar w:fldCharType="separate"/>
            </w:r>
            <w:r>
              <w:rPr>
                <w:noProof/>
                <w:webHidden/>
              </w:rPr>
              <w:t>47</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316" w:history="1">
            <w:r w:rsidRPr="00D26FF7">
              <w:rPr>
                <w:rStyle w:val="Hyperlink"/>
                <w:noProof/>
              </w:rPr>
              <w:t>5.3.11.4</w:t>
            </w:r>
            <w:r>
              <w:rPr>
                <w:rFonts w:asciiTheme="minorHAnsi" w:eastAsiaTheme="minorEastAsia" w:hAnsiTheme="minorHAnsi" w:cstheme="minorBidi"/>
                <w:noProof/>
                <w:sz w:val="22"/>
                <w:szCs w:val="22"/>
              </w:rPr>
              <w:tab/>
            </w:r>
            <w:r w:rsidRPr="00D26FF7">
              <w:rPr>
                <w:rStyle w:val="Hyperlink"/>
                <w:noProof/>
              </w:rPr>
              <w:t>GroupElementExponentiations Dynamic view</w:t>
            </w:r>
            <w:r>
              <w:rPr>
                <w:noProof/>
                <w:webHidden/>
              </w:rPr>
              <w:tab/>
            </w:r>
            <w:r>
              <w:rPr>
                <w:noProof/>
                <w:webHidden/>
              </w:rPr>
              <w:fldChar w:fldCharType="begin"/>
            </w:r>
            <w:r>
              <w:rPr>
                <w:noProof/>
                <w:webHidden/>
              </w:rPr>
              <w:instrText xml:space="preserve"> PAGEREF _Toc315173316 \h </w:instrText>
            </w:r>
            <w:r>
              <w:rPr>
                <w:noProof/>
                <w:webHidden/>
              </w:rPr>
            </w:r>
            <w:r>
              <w:rPr>
                <w:noProof/>
                <w:webHidden/>
              </w:rPr>
              <w:fldChar w:fldCharType="separate"/>
            </w:r>
            <w:r>
              <w:rPr>
                <w:noProof/>
                <w:webHidden/>
              </w:rPr>
              <w:t>48</w:t>
            </w:r>
            <w:r>
              <w:rPr>
                <w:noProof/>
                <w:webHidden/>
              </w:rPr>
              <w:fldChar w:fldCharType="end"/>
            </w:r>
          </w:hyperlink>
        </w:p>
        <w:p w:rsidR="005B5EA1" w:rsidRDefault="005B5EA1">
          <w:pPr>
            <w:pStyle w:val="TOC3"/>
            <w:tabs>
              <w:tab w:val="left" w:pos="1400"/>
              <w:tab w:val="right" w:leader="dot" w:pos="9771"/>
            </w:tabs>
            <w:rPr>
              <w:rFonts w:asciiTheme="minorHAnsi" w:eastAsiaTheme="minorEastAsia" w:hAnsiTheme="minorHAnsi" w:cstheme="minorBidi"/>
              <w:noProof/>
              <w:sz w:val="22"/>
              <w:szCs w:val="22"/>
            </w:rPr>
          </w:pPr>
          <w:hyperlink w:anchor="_Toc315173320" w:history="1">
            <w:r w:rsidRPr="00D26FF7">
              <w:rPr>
                <w:rStyle w:val="Hyperlink"/>
                <w:noProof/>
              </w:rPr>
              <w:t>5.3.12</w:t>
            </w:r>
            <w:r>
              <w:rPr>
                <w:rFonts w:asciiTheme="minorHAnsi" w:eastAsiaTheme="minorEastAsia" w:hAnsiTheme="minorHAnsi" w:cstheme="minorBidi"/>
                <w:noProof/>
                <w:sz w:val="22"/>
                <w:szCs w:val="22"/>
              </w:rPr>
              <w:tab/>
            </w:r>
            <w:r w:rsidRPr="00D26FF7">
              <w:rPr>
                <w:rStyle w:val="Hyperlink"/>
                <w:noProof/>
                <w:lang w:val="en-GB"/>
              </w:rPr>
              <w:t>Dlog</w:t>
            </w:r>
            <w:r w:rsidRPr="00D26FF7">
              <w:rPr>
                <w:rStyle w:val="Hyperlink"/>
                <w:noProof/>
              </w:rPr>
              <w:t xml:space="preserve"> auxiliary classes</w:t>
            </w:r>
            <w:r>
              <w:rPr>
                <w:noProof/>
                <w:webHidden/>
              </w:rPr>
              <w:tab/>
            </w:r>
            <w:r>
              <w:rPr>
                <w:noProof/>
                <w:webHidden/>
              </w:rPr>
              <w:fldChar w:fldCharType="begin"/>
            </w:r>
            <w:r>
              <w:rPr>
                <w:noProof/>
                <w:webHidden/>
              </w:rPr>
              <w:instrText xml:space="preserve"> PAGEREF _Toc315173320 \h </w:instrText>
            </w:r>
            <w:r>
              <w:rPr>
                <w:noProof/>
                <w:webHidden/>
              </w:rPr>
            </w:r>
            <w:r>
              <w:rPr>
                <w:noProof/>
                <w:webHidden/>
              </w:rPr>
              <w:fldChar w:fldCharType="separate"/>
            </w:r>
            <w:r>
              <w:rPr>
                <w:noProof/>
                <w:webHidden/>
              </w:rPr>
              <w:t>48</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322" w:history="1">
            <w:r w:rsidRPr="00D26FF7">
              <w:rPr>
                <w:rStyle w:val="Hyperlink"/>
                <w:noProof/>
              </w:rPr>
              <w:t>5.3.12.1</w:t>
            </w:r>
            <w:r>
              <w:rPr>
                <w:rFonts w:asciiTheme="minorHAnsi" w:eastAsiaTheme="minorEastAsia" w:hAnsiTheme="minorHAnsi" w:cstheme="minorBidi"/>
                <w:noProof/>
                <w:sz w:val="22"/>
                <w:szCs w:val="22"/>
              </w:rPr>
              <w:tab/>
            </w:r>
            <w:r w:rsidRPr="00D26FF7">
              <w:rPr>
                <w:rStyle w:val="Hyperlink"/>
                <w:noProof/>
              </w:rPr>
              <w:t>GroupParams Static view</w:t>
            </w:r>
            <w:r>
              <w:rPr>
                <w:noProof/>
                <w:webHidden/>
              </w:rPr>
              <w:tab/>
            </w:r>
            <w:r>
              <w:rPr>
                <w:noProof/>
                <w:webHidden/>
              </w:rPr>
              <w:fldChar w:fldCharType="begin"/>
            </w:r>
            <w:r>
              <w:rPr>
                <w:noProof/>
                <w:webHidden/>
              </w:rPr>
              <w:instrText xml:space="preserve"> PAGEREF _Toc315173322 \h </w:instrText>
            </w:r>
            <w:r>
              <w:rPr>
                <w:noProof/>
                <w:webHidden/>
              </w:rPr>
            </w:r>
            <w:r>
              <w:rPr>
                <w:noProof/>
                <w:webHidden/>
              </w:rPr>
              <w:fldChar w:fldCharType="separate"/>
            </w:r>
            <w:r>
              <w:rPr>
                <w:noProof/>
                <w:webHidden/>
              </w:rPr>
              <w:t>48</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323" w:history="1">
            <w:r w:rsidRPr="00D26FF7">
              <w:rPr>
                <w:rStyle w:val="Hyperlink"/>
                <w:noProof/>
              </w:rPr>
              <w:t>5.3.12.2</w:t>
            </w:r>
            <w:r>
              <w:rPr>
                <w:rFonts w:asciiTheme="minorHAnsi" w:eastAsiaTheme="minorEastAsia" w:hAnsiTheme="minorHAnsi" w:cstheme="minorBidi"/>
                <w:noProof/>
                <w:sz w:val="22"/>
                <w:szCs w:val="22"/>
              </w:rPr>
              <w:tab/>
            </w:r>
            <w:r w:rsidRPr="00D26FF7">
              <w:rPr>
                <w:rStyle w:val="Hyperlink"/>
                <w:noProof/>
              </w:rPr>
              <w:t>GroupParams Dynamic view</w:t>
            </w:r>
            <w:r>
              <w:rPr>
                <w:noProof/>
                <w:webHidden/>
              </w:rPr>
              <w:tab/>
            </w:r>
            <w:r>
              <w:rPr>
                <w:noProof/>
                <w:webHidden/>
              </w:rPr>
              <w:fldChar w:fldCharType="begin"/>
            </w:r>
            <w:r>
              <w:rPr>
                <w:noProof/>
                <w:webHidden/>
              </w:rPr>
              <w:instrText xml:space="preserve"> PAGEREF _Toc315173323 \h </w:instrText>
            </w:r>
            <w:r>
              <w:rPr>
                <w:noProof/>
                <w:webHidden/>
              </w:rPr>
            </w:r>
            <w:r>
              <w:rPr>
                <w:noProof/>
                <w:webHidden/>
              </w:rPr>
              <w:fldChar w:fldCharType="separate"/>
            </w:r>
            <w:r>
              <w:rPr>
                <w:noProof/>
                <w:webHidden/>
              </w:rPr>
              <w:t>49</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324" w:history="1">
            <w:r w:rsidRPr="00D26FF7">
              <w:rPr>
                <w:rStyle w:val="Hyperlink"/>
                <w:noProof/>
              </w:rPr>
              <w:t>5.3.12.3</w:t>
            </w:r>
            <w:r>
              <w:rPr>
                <w:rFonts w:asciiTheme="minorHAnsi" w:eastAsiaTheme="minorEastAsia" w:hAnsiTheme="minorHAnsi" w:cstheme="minorBidi"/>
                <w:noProof/>
                <w:sz w:val="22"/>
                <w:szCs w:val="22"/>
              </w:rPr>
              <w:tab/>
            </w:r>
            <w:r w:rsidRPr="00D26FF7">
              <w:rPr>
                <w:rStyle w:val="Hyperlink"/>
                <w:noProof/>
              </w:rPr>
              <w:t>GroupElement Static view</w:t>
            </w:r>
            <w:r>
              <w:rPr>
                <w:noProof/>
                <w:webHidden/>
              </w:rPr>
              <w:tab/>
            </w:r>
            <w:r>
              <w:rPr>
                <w:noProof/>
                <w:webHidden/>
              </w:rPr>
              <w:fldChar w:fldCharType="begin"/>
            </w:r>
            <w:r>
              <w:rPr>
                <w:noProof/>
                <w:webHidden/>
              </w:rPr>
              <w:instrText xml:space="preserve"> PAGEREF _Toc315173324 \h </w:instrText>
            </w:r>
            <w:r>
              <w:rPr>
                <w:noProof/>
                <w:webHidden/>
              </w:rPr>
            </w:r>
            <w:r>
              <w:rPr>
                <w:noProof/>
                <w:webHidden/>
              </w:rPr>
              <w:fldChar w:fldCharType="separate"/>
            </w:r>
            <w:r>
              <w:rPr>
                <w:noProof/>
                <w:webHidden/>
              </w:rPr>
              <w:t>49</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325" w:history="1">
            <w:r w:rsidRPr="00D26FF7">
              <w:rPr>
                <w:rStyle w:val="Hyperlink"/>
                <w:noProof/>
              </w:rPr>
              <w:t>5.3.12.4</w:t>
            </w:r>
            <w:r>
              <w:rPr>
                <w:rFonts w:asciiTheme="minorHAnsi" w:eastAsiaTheme="minorEastAsia" w:hAnsiTheme="minorHAnsi" w:cstheme="minorBidi"/>
                <w:noProof/>
                <w:sz w:val="22"/>
                <w:szCs w:val="22"/>
              </w:rPr>
              <w:tab/>
            </w:r>
            <w:r w:rsidRPr="00D26FF7">
              <w:rPr>
                <w:rStyle w:val="Hyperlink"/>
                <w:noProof/>
              </w:rPr>
              <w:t>GroupElement Dynamic view</w:t>
            </w:r>
            <w:r>
              <w:rPr>
                <w:noProof/>
                <w:webHidden/>
              </w:rPr>
              <w:tab/>
            </w:r>
            <w:r>
              <w:rPr>
                <w:noProof/>
                <w:webHidden/>
              </w:rPr>
              <w:fldChar w:fldCharType="begin"/>
            </w:r>
            <w:r>
              <w:rPr>
                <w:noProof/>
                <w:webHidden/>
              </w:rPr>
              <w:instrText xml:space="preserve"> PAGEREF _Toc315173325 \h </w:instrText>
            </w:r>
            <w:r>
              <w:rPr>
                <w:noProof/>
                <w:webHidden/>
              </w:rPr>
            </w:r>
            <w:r>
              <w:rPr>
                <w:noProof/>
                <w:webHidden/>
              </w:rPr>
              <w:fldChar w:fldCharType="separate"/>
            </w:r>
            <w:r>
              <w:rPr>
                <w:noProof/>
                <w:webHidden/>
              </w:rPr>
              <w:t>50</w:t>
            </w:r>
            <w:r>
              <w:rPr>
                <w:noProof/>
                <w:webHidden/>
              </w:rPr>
              <w:fldChar w:fldCharType="end"/>
            </w:r>
          </w:hyperlink>
        </w:p>
        <w:p w:rsidR="005B5EA1" w:rsidRDefault="005B5EA1">
          <w:pPr>
            <w:pStyle w:val="TOC3"/>
            <w:tabs>
              <w:tab w:val="left" w:pos="1400"/>
              <w:tab w:val="right" w:leader="dot" w:pos="9771"/>
            </w:tabs>
            <w:rPr>
              <w:rFonts w:asciiTheme="minorHAnsi" w:eastAsiaTheme="minorEastAsia" w:hAnsiTheme="minorHAnsi" w:cstheme="minorBidi"/>
              <w:noProof/>
              <w:sz w:val="22"/>
              <w:szCs w:val="22"/>
            </w:rPr>
          </w:pPr>
          <w:hyperlink w:anchor="_Toc315173326" w:history="1">
            <w:r w:rsidRPr="00D26FF7">
              <w:rPr>
                <w:rStyle w:val="Hyperlink"/>
                <w:noProof/>
              </w:rPr>
              <w:t>5.3.13</w:t>
            </w:r>
            <w:r>
              <w:rPr>
                <w:rFonts w:asciiTheme="minorHAnsi" w:eastAsiaTheme="minorEastAsia" w:hAnsiTheme="minorHAnsi" w:cstheme="minorBidi"/>
                <w:noProof/>
                <w:sz w:val="22"/>
                <w:szCs w:val="22"/>
              </w:rPr>
              <w:tab/>
            </w:r>
            <w:r w:rsidRPr="00D26FF7">
              <w:rPr>
                <w:rStyle w:val="Hyperlink"/>
                <w:noProof/>
              </w:rPr>
              <w:t>Dlog concrete implementations</w:t>
            </w:r>
            <w:r>
              <w:rPr>
                <w:noProof/>
                <w:webHidden/>
              </w:rPr>
              <w:tab/>
            </w:r>
            <w:r>
              <w:rPr>
                <w:noProof/>
                <w:webHidden/>
              </w:rPr>
              <w:fldChar w:fldCharType="begin"/>
            </w:r>
            <w:r>
              <w:rPr>
                <w:noProof/>
                <w:webHidden/>
              </w:rPr>
              <w:instrText xml:space="preserve"> PAGEREF _Toc315173326 \h </w:instrText>
            </w:r>
            <w:r>
              <w:rPr>
                <w:noProof/>
                <w:webHidden/>
              </w:rPr>
            </w:r>
            <w:r>
              <w:rPr>
                <w:noProof/>
                <w:webHidden/>
              </w:rPr>
              <w:fldChar w:fldCharType="separate"/>
            </w:r>
            <w:r>
              <w:rPr>
                <w:noProof/>
                <w:webHidden/>
              </w:rPr>
              <w:t>53</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328" w:history="1">
            <w:r w:rsidRPr="00D26FF7">
              <w:rPr>
                <w:rStyle w:val="Hyperlink"/>
                <w:noProof/>
              </w:rPr>
              <w:t>5.3.13.1</w:t>
            </w:r>
            <w:r>
              <w:rPr>
                <w:rFonts w:asciiTheme="minorHAnsi" w:eastAsiaTheme="minorEastAsia" w:hAnsiTheme="minorHAnsi" w:cstheme="minorBidi"/>
                <w:noProof/>
                <w:sz w:val="22"/>
                <w:szCs w:val="22"/>
              </w:rPr>
              <w:tab/>
            </w:r>
            <w:r w:rsidRPr="00D26FF7">
              <w:rPr>
                <w:rStyle w:val="Hyperlink"/>
                <w:noProof/>
              </w:rPr>
              <w:t>Static view</w:t>
            </w:r>
            <w:r>
              <w:rPr>
                <w:noProof/>
                <w:webHidden/>
              </w:rPr>
              <w:tab/>
            </w:r>
            <w:r>
              <w:rPr>
                <w:noProof/>
                <w:webHidden/>
              </w:rPr>
              <w:fldChar w:fldCharType="begin"/>
            </w:r>
            <w:r>
              <w:rPr>
                <w:noProof/>
                <w:webHidden/>
              </w:rPr>
              <w:instrText xml:space="preserve"> PAGEREF _Toc315173328 \h </w:instrText>
            </w:r>
            <w:r>
              <w:rPr>
                <w:noProof/>
                <w:webHidden/>
              </w:rPr>
            </w:r>
            <w:r>
              <w:rPr>
                <w:noProof/>
                <w:webHidden/>
              </w:rPr>
              <w:fldChar w:fldCharType="separate"/>
            </w:r>
            <w:r>
              <w:rPr>
                <w:noProof/>
                <w:webHidden/>
              </w:rPr>
              <w:t>54</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329" w:history="1">
            <w:r w:rsidRPr="00D26FF7">
              <w:rPr>
                <w:rStyle w:val="Hyperlink"/>
                <w:noProof/>
              </w:rPr>
              <w:t>5.3.13.2</w:t>
            </w:r>
            <w:r>
              <w:rPr>
                <w:rFonts w:asciiTheme="minorHAnsi" w:eastAsiaTheme="minorEastAsia" w:hAnsiTheme="minorHAnsi" w:cstheme="minorBidi"/>
                <w:noProof/>
                <w:sz w:val="22"/>
                <w:szCs w:val="22"/>
              </w:rPr>
              <w:tab/>
            </w:r>
            <w:r w:rsidRPr="00D26FF7">
              <w:rPr>
                <w:rStyle w:val="Hyperlink"/>
                <w:noProof/>
              </w:rPr>
              <w:t>Dynamic view</w:t>
            </w:r>
            <w:r>
              <w:rPr>
                <w:noProof/>
                <w:webHidden/>
              </w:rPr>
              <w:tab/>
            </w:r>
            <w:r>
              <w:rPr>
                <w:noProof/>
                <w:webHidden/>
              </w:rPr>
              <w:fldChar w:fldCharType="begin"/>
            </w:r>
            <w:r>
              <w:rPr>
                <w:noProof/>
                <w:webHidden/>
              </w:rPr>
              <w:instrText xml:space="preserve"> PAGEREF _Toc315173329 \h </w:instrText>
            </w:r>
            <w:r>
              <w:rPr>
                <w:noProof/>
                <w:webHidden/>
              </w:rPr>
            </w:r>
            <w:r>
              <w:rPr>
                <w:noProof/>
                <w:webHidden/>
              </w:rPr>
              <w:fldChar w:fldCharType="separate"/>
            </w:r>
            <w:r>
              <w:rPr>
                <w:noProof/>
                <w:webHidden/>
              </w:rPr>
              <w:t>58</w:t>
            </w:r>
            <w:r>
              <w:rPr>
                <w:noProof/>
                <w:webHidden/>
              </w:rPr>
              <w:fldChar w:fldCharType="end"/>
            </w:r>
          </w:hyperlink>
        </w:p>
        <w:p w:rsidR="005B5EA1" w:rsidRDefault="005B5EA1">
          <w:pPr>
            <w:pStyle w:val="TOC3"/>
            <w:tabs>
              <w:tab w:val="left" w:pos="1400"/>
              <w:tab w:val="right" w:leader="dot" w:pos="9771"/>
            </w:tabs>
            <w:rPr>
              <w:rFonts w:asciiTheme="minorHAnsi" w:eastAsiaTheme="minorEastAsia" w:hAnsiTheme="minorHAnsi" w:cstheme="minorBidi"/>
              <w:noProof/>
              <w:sz w:val="22"/>
              <w:szCs w:val="22"/>
            </w:rPr>
          </w:pPr>
          <w:hyperlink w:anchor="_Toc315173332" w:history="1">
            <w:r w:rsidRPr="00D26FF7">
              <w:rPr>
                <w:rStyle w:val="Hyperlink"/>
                <w:noProof/>
              </w:rPr>
              <w:t>5.3.14</w:t>
            </w:r>
            <w:r>
              <w:rPr>
                <w:rFonts w:asciiTheme="minorHAnsi" w:eastAsiaTheme="minorEastAsia" w:hAnsiTheme="minorHAnsi" w:cstheme="minorBidi"/>
                <w:noProof/>
                <w:sz w:val="22"/>
                <w:szCs w:val="22"/>
              </w:rPr>
              <w:tab/>
            </w:r>
            <w:r w:rsidRPr="00D26FF7">
              <w:rPr>
                <w:rStyle w:val="Hyperlink"/>
                <w:noProof/>
              </w:rPr>
              <w:t>KeyDerivationFunction</w:t>
            </w:r>
            <w:r>
              <w:rPr>
                <w:noProof/>
                <w:webHidden/>
              </w:rPr>
              <w:tab/>
            </w:r>
            <w:r>
              <w:rPr>
                <w:noProof/>
                <w:webHidden/>
              </w:rPr>
              <w:fldChar w:fldCharType="begin"/>
            </w:r>
            <w:r>
              <w:rPr>
                <w:noProof/>
                <w:webHidden/>
              </w:rPr>
              <w:instrText xml:space="preserve"> PAGEREF _Toc315173332 \h </w:instrText>
            </w:r>
            <w:r>
              <w:rPr>
                <w:noProof/>
                <w:webHidden/>
              </w:rPr>
            </w:r>
            <w:r>
              <w:rPr>
                <w:noProof/>
                <w:webHidden/>
              </w:rPr>
              <w:fldChar w:fldCharType="separate"/>
            </w:r>
            <w:r>
              <w:rPr>
                <w:noProof/>
                <w:webHidden/>
              </w:rPr>
              <w:t>62</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334" w:history="1">
            <w:r w:rsidRPr="00D26FF7">
              <w:rPr>
                <w:rStyle w:val="Hyperlink"/>
                <w:noProof/>
              </w:rPr>
              <w:t>5.3.14.1</w:t>
            </w:r>
            <w:r>
              <w:rPr>
                <w:rFonts w:asciiTheme="minorHAnsi" w:eastAsiaTheme="minorEastAsia" w:hAnsiTheme="minorHAnsi" w:cstheme="minorBidi"/>
                <w:noProof/>
                <w:sz w:val="22"/>
                <w:szCs w:val="22"/>
              </w:rPr>
              <w:tab/>
            </w:r>
            <w:r w:rsidRPr="00D26FF7">
              <w:rPr>
                <w:rStyle w:val="Hyperlink"/>
                <w:noProof/>
              </w:rPr>
              <w:t>Static View</w:t>
            </w:r>
            <w:r>
              <w:rPr>
                <w:noProof/>
                <w:webHidden/>
              </w:rPr>
              <w:tab/>
            </w:r>
            <w:r>
              <w:rPr>
                <w:noProof/>
                <w:webHidden/>
              </w:rPr>
              <w:fldChar w:fldCharType="begin"/>
            </w:r>
            <w:r>
              <w:rPr>
                <w:noProof/>
                <w:webHidden/>
              </w:rPr>
              <w:instrText xml:space="preserve"> PAGEREF _Toc315173334 \h </w:instrText>
            </w:r>
            <w:r>
              <w:rPr>
                <w:noProof/>
                <w:webHidden/>
              </w:rPr>
            </w:r>
            <w:r>
              <w:rPr>
                <w:noProof/>
                <w:webHidden/>
              </w:rPr>
              <w:fldChar w:fldCharType="separate"/>
            </w:r>
            <w:r>
              <w:rPr>
                <w:noProof/>
                <w:webHidden/>
              </w:rPr>
              <w:t>62</w:t>
            </w:r>
            <w:r>
              <w:rPr>
                <w:noProof/>
                <w:webHidden/>
              </w:rPr>
              <w:fldChar w:fldCharType="end"/>
            </w:r>
          </w:hyperlink>
        </w:p>
        <w:p w:rsidR="005B5EA1" w:rsidRDefault="005B5EA1">
          <w:pPr>
            <w:pStyle w:val="TOC4"/>
            <w:tabs>
              <w:tab w:val="left" w:pos="1600"/>
              <w:tab w:val="right" w:leader="dot" w:pos="9771"/>
            </w:tabs>
            <w:rPr>
              <w:rFonts w:asciiTheme="minorHAnsi" w:eastAsiaTheme="minorEastAsia" w:hAnsiTheme="minorHAnsi" w:cstheme="minorBidi"/>
              <w:noProof/>
              <w:sz w:val="22"/>
              <w:szCs w:val="22"/>
            </w:rPr>
          </w:pPr>
          <w:hyperlink w:anchor="_Toc315173335" w:history="1">
            <w:r w:rsidRPr="00D26FF7">
              <w:rPr>
                <w:rStyle w:val="Hyperlink"/>
                <w:noProof/>
              </w:rPr>
              <w:t>5.3.14.2</w:t>
            </w:r>
            <w:r>
              <w:rPr>
                <w:rFonts w:asciiTheme="minorHAnsi" w:eastAsiaTheme="minorEastAsia" w:hAnsiTheme="minorHAnsi" w:cstheme="minorBidi"/>
                <w:noProof/>
                <w:sz w:val="22"/>
                <w:szCs w:val="22"/>
              </w:rPr>
              <w:tab/>
            </w:r>
            <w:r w:rsidRPr="00D26FF7">
              <w:rPr>
                <w:rStyle w:val="Hyperlink"/>
                <w:noProof/>
              </w:rPr>
              <w:t>Dynamic View</w:t>
            </w:r>
            <w:r>
              <w:rPr>
                <w:noProof/>
                <w:webHidden/>
              </w:rPr>
              <w:tab/>
            </w:r>
            <w:r>
              <w:rPr>
                <w:noProof/>
                <w:webHidden/>
              </w:rPr>
              <w:fldChar w:fldCharType="begin"/>
            </w:r>
            <w:r>
              <w:rPr>
                <w:noProof/>
                <w:webHidden/>
              </w:rPr>
              <w:instrText xml:space="preserve"> PAGEREF _Toc315173335 \h </w:instrText>
            </w:r>
            <w:r>
              <w:rPr>
                <w:noProof/>
                <w:webHidden/>
              </w:rPr>
            </w:r>
            <w:r>
              <w:rPr>
                <w:noProof/>
                <w:webHidden/>
              </w:rPr>
              <w:fldChar w:fldCharType="separate"/>
            </w:r>
            <w:r>
              <w:rPr>
                <w:noProof/>
                <w:webHidden/>
              </w:rPr>
              <w:t>62</w:t>
            </w:r>
            <w:r>
              <w:rPr>
                <w:noProof/>
                <w:webHidden/>
              </w:rPr>
              <w:fldChar w:fldCharType="end"/>
            </w:r>
          </w:hyperlink>
        </w:p>
        <w:p w:rsidR="005B5EA1" w:rsidRDefault="005B5EA1">
          <w:pPr>
            <w:pStyle w:val="TOC2"/>
            <w:tabs>
              <w:tab w:val="left" w:pos="800"/>
              <w:tab w:val="right" w:leader="dot" w:pos="9771"/>
            </w:tabs>
            <w:rPr>
              <w:rFonts w:asciiTheme="minorHAnsi" w:eastAsiaTheme="minorEastAsia" w:hAnsiTheme="minorHAnsi" w:cstheme="minorBidi"/>
              <w:noProof/>
              <w:sz w:val="22"/>
              <w:szCs w:val="22"/>
            </w:rPr>
          </w:pPr>
          <w:hyperlink w:anchor="_Toc315173337" w:history="1">
            <w:r w:rsidRPr="00D26FF7">
              <w:rPr>
                <w:rStyle w:val="Hyperlink"/>
                <w:noProof/>
              </w:rPr>
              <w:t>5.4</w:t>
            </w:r>
            <w:r>
              <w:rPr>
                <w:rFonts w:asciiTheme="minorHAnsi" w:eastAsiaTheme="minorEastAsia" w:hAnsiTheme="minorHAnsi" w:cstheme="minorBidi"/>
                <w:noProof/>
                <w:sz w:val="22"/>
                <w:szCs w:val="22"/>
              </w:rPr>
              <w:tab/>
            </w:r>
            <w:r w:rsidRPr="00D26FF7">
              <w:rPr>
                <w:rStyle w:val="Hyperlink"/>
                <w:noProof/>
              </w:rPr>
              <w:t>Parameters</w:t>
            </w:r>
            <w:r>
              <w:rPr>
                <w:noProof/>
                <w:webHidden/>
              </w:rPr>
              <w:tab/>
            </w:r>
            <w:r>
              <w:rPr>
                <w:noProof/>
                <w:webHidden/>
              </w:rPr>
              <w:fldChar w:fldCharType="begin"/>
            </w:r>
            <w:r>
              <w:rPr>
                <w:noProof/>
                <w:webHidden/>
              </w:rPr>
              <w:instrText xml:space="preserve"> PAGEREF _Toc315173337 \h </w:instrText>
            </w:r>
            <w:r>
              <w:rPr>
                <w:noProof/>
                <w:webHidden/>
              </w:rPr>
            </w:r>
            <w:r>
              <w:rPr>
                <w:noProof/>
                <w:webHidden/>
              </w:rPr>
              <w:fldChar w:fldCharType="separate"/>
            </w:r>
            <w:r>
              <w:rPr>
                <w:noProof/>
                <w:webHidden/>
              </w:rPr>
              <w:t>64</w:t>
            </w:r>
            <w:r>
              <w:rPr>
                <w:noProof/>
                <w:webHidden/>
              </w:rPr>
              <w:fldChar w:fldCharType="end"/>
            </w:r>
          </w:hyperlink>
        </w:p>
        <w:p w:rsidR="005B5EA1" w:rsidRDefault="005B5EA1">
          <w:pPr>
            <w:pStyle w:val="TOC2"/>
            <w:tabs>
              <w:tab w:val="left" w:pos="800"/>
              <w:tab w:val="right" w:leader="dot" w:pos="9771"/>
            </w:tabs>
            <w:rPr>
              <w:rFonts w:asciiTheme="minorHAnsi" w:eastAsiaTheme="minorEastAsia" w:hAnsiTheme="minorHAnsi" w:cstheme="minorBidi"/>
              <w:noProof/>
              <w:sz w:val="22"/>
              <w:szCs w:val="22"/>
            </w:rPr>
          </w:pPr>
          <w:hyperlink w:anchor="_Toc315173338" w:history="1">
            <w:r w:rsidRPr="00D26FF7">
              <w:rPr>
                <w:rStyle w:val="Hyperlink"/>
                <w:noProof/>
              </w:rPr>
              <w:t>5.5</w:t>
            </w:r>
            <w:r>
              <w:rPr>
                <w:rFonts w:asciiTheme="minorHAnsi" w:eastAsiaTheme="minorEastAsia" w:hAnsiTheme="minorHAnsi" w:cstheme="minorBidi"/>
                <w:noProof/>
                <w:sz w:val="22"/>
                <w:szCs w:val="22"/>
              </w:rPr>
              <w:tab/>
            </w:r>
            <w:r w:rsidRPr="00D26FF7">
              <w:rPr>
                <w:rStyle w:val="Hyperlink"/>
                <w:noProof/>
              </w:rPr>
              <w:t>Key manipulation</w:t>
            </w:r>
            <w:r>
              <w:rPr>
                <w:noProof/>
                <w:webHidden/>
              </w:rPr>
              <w:tab/>
            </w:r>
            <w:r>
              <w:rPr>
                <w:noProof/>
                <w:webHidden/>
              </w:rPr>
              <w:fldChar w:fldCharType="begin"/>
            </w:r>
            <w:r>
              <w:rPr>
                <w:noProof/>
                <w:webHidden/>
              </w:rPr>
              <w:instrText xml:space="preserve"> PAGEREF _Toc315173338 \h </w:instrText>
            </w:r>
            <w:r>
              <w:rPr>
                <w:noProof/>
                <w:webHidden/>
              </w:rPr>
            </w:r>
            <w:r>
              <w:rPr>
                <w:noProof/>
                <w:webHidden/>
              </w:rPr>
              <w:fldChar w:fldCharType="separate"/>
            </w:r>
            <w:r>
              <w:rPr>
                <w:noProof/>
                <w:webHidden/>
              </w:rPr>
              <w:t>64</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339" w:history="1">
            <w:r w:rsidRPr="00D26FF7">
              <w:rPr>
                <w:rStyle w:val="Hyperlink"/>
                <w:noProof/>
                <w:lang w:eastAsia="en-GB"/>
              </w:rPr>
              <w:t>5.5.1</w:t>
            </w:r>
            <w:r>
              <w:rPr>
                <w:rFonts w:asciiTheme="minorHAnsi" w:eastAsiaTheme="minorEastAsia" w:hAnsiTheme="minorHAnsi" w:cstheme="minorBidi"/>
                <w:noProof/>
                <w:sz w:val="22"/>
                <w:szCs w:val="22"/>
              </w:rPr>
              <w:tab/>
            </w:r>
            <w:r w:rsidRPr="00D26FF7">
              <w:rPr>
                <w:rStyle w:val="Hyperlink"/>
                <w:noProof/>
                <w:lang w:eastAsia="en-GB"/>
              </w:rPr>
              <w:t>Key representations:</w:t>
            </w:r>
            <w:r>
              <w:rPr>
                <w:noProof/>
                <w:webHidden/>
              </w:rPr>
              <w:tab/>
            </w:r>
            <w:r>
              <w:rPr>
                <w:noProof/>
                <w:webHidden/>
              </w:rPr>
              <w:fldChar w:fldCharType="begin"/>
            </w:r>
            <w:r>
              <w:rPr>
                <w:noProof/>
                <w:webHidden/>
              </w:rPr>
              <w:instrText xml:space="preserve"> PAGEREF _Toc315173339 \h </w:instrText>
            </w:r>
            <w:r>
              <w:rPr>
                <w:noProof/>
                <w:webHidden/>
              </w:rPr>
            </w:r>
            <w:r>
              <w:rPr>
                <w:noProof/>
                <w:webHidden/>
              </w:rPr>
              <w:fldChar w:fldCharType="separate"/>
            </w:r>
            <w:r>
              <w:rPr>
                <w:noProof/>
                <w:webHidden/>
              </w:rPr>
              <w:t>65</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340" w:history="1">
            <w:r w:rsidRPr="00D26FF7">
              <w:rPr>
                <w:rStyle w:val="Hyperlink"/>
                <w:noProof/>
                <w:lang w:eastAsia="en-GB"/>
              </w:rPr>
              <w:t>5.5.2</w:t>
            </w:r>
            <w:r>
              <w:rPr>
                <w:rFonts w:asciiTheme="minorHAnsi" w:eastAsiaTheme="minorEastAsia" w:hAnsiTheme="minorHAnsi" w:cstheme="minorBidi"/>
                <w:noProof/>
                <w:sz w:val="22"/>
                <w:szCs w:val="22"/>
              </w:rPr>
              <w:tab/>
            </w:r>
            <w:r w:rsidRPr="00D26FF7">
              <w:rPr>
                <w:rStyle w:val="Hyperlink"/>
                <w:noProof/>
                <w:lang w:eastAsia="en-GB"/>
              </w:rPr>
              <w:t>Key translation</w:t>
            </w:r>
            <w:r>
              <w:rPr>
                <w:noProof/>
                <w:webHidden/>
              </w:rPr>
              <w:tab/>
            </w:r>
            <w:r>
              <w:rPr>
                <w:noProof/>
                <w:webHidden/>
              </w:rPr>
              <w:fldChar w:fldCharType="begin"/>
            </w:r>
            <w:r>
              <w:rPr>
                <w:noProof/>
                <w:webHidden/>
              </w:rPr>
              <w:instrText xml:space="preserve"> PAGEREF _Toc315173340 \h </w:instrText>
            </w:r>
            <w:r>
              <w:rPr>
                <w:noProof/>
                <w:webHidden/>
              </w:rPr>
            </w:r>
            <w:r>
              <w:rPr>
                <w:noProof/>
                <w:webHidden/>
              </w:rPr>
              <w:fldChar w:fldCharType="separate"/>
            </w:r>
            <w:r>
              <w:rPr>
                <w:noProof/>
                <w:webHidden/>
              </w:rPr>
              <w:t>65</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341" w:history="1">
            <w:r w:rsidRPr="00D26FF7">
              <w:rPr>
                <w:rStyle w:val="Hyperlink"/>
                <w:noProof/>
              </w:rPr>
              <w:t>5.5.3</w:t>
            </w:r>
            <w:r>
              <w:rPr>
                <w:rFonts w:asciiTheme="minorHAnsi" w:eastAsiaTheme="minorEastAsia" w:hAnsiTheme="minorHAnsi" w:cstheme="minorBidi"/>
                <w:noProof/>
                <w:sz w:val="22"/>
                <w:szCs w:val="22"/>
              </w:rPr>
              <w:tab/>
            </w:r>
            <w:r w:rsidRPr="00D26FF7">
              <w:rPr>
                <w:rStyle w:val="Hyperlink"/>
                <w:noProof/>
              </w:rPr>
              <w:t>Key creation</w:t>
            </w:r>
            <w:r>
              <w:rPr>
                <w:noProof/>
                <w:webHidden/>
              </w:rPr>
              <w:tab/>
            </w:r>
            <w:r>
              <w:rPr>
                <w:noProof/>
                <w:webHidden/>
              </w:rPr>
              <w:fldChar w:fldCharType="begin"/>
            </w:r>
            <w:r>
              <w:rPr>
                <w:noProof/>
                <w:webHidden/>
              </w:rPr>
              <w:instrText xml:space="preserve"> PAGEREF _Toc315173341 \h </w:instrText>
            </w:r>
            <w:r>
              <w:rPr>
                <w:noProof/>
                <w:webHidden/>
              </w:rPr>
            </w:r>
            <w:r>
              <w:rPr>
                <w:noProof/>
                <w:webHidden/>
              </w:rPr>
              <w:fldChar w:fldCharType="separate"/>
            </w:r>
            <w:r>
              <w:rPr>
                <w:noProof/>
                <w:webHidden/>
              </w:rPr>
              <w:t>66</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342" w:history="1">
            <w:r w:rsidRPr="00D26FF7">
              <w:rPr>
                <w:rStyle w:val="Hyperlink"/>
                <w:noProof/>
              </w:rPr>
              <w:t>5.5.4</w:t>
            </w:r>
            <w:r>
              <w:rPr>
                <w:rFonts w:asciiTheme="minorHAnsi" w:eastAsiaTheme="minorEastAsia" w:hAnsiTheme="minorHAnsi" w:cstheme="minorBidi"/>
                <w:noProof/>
                <w:sz w:val="22"/>
                <w:szCs w:val="22"/>
              </w:rPr>
              <w:tab/>
            </w:r>
            <w:r w:rsidRPr="00D26FF7">
              <w:rPr>
                <w:rStyle w:val="Hyperlink"/>
                <w:noProof/>
              </w:rPr>
              <w:t>Key creation for not widely known algorithms</w:t>
            </w:r>
            <w:r>
              <w:rPr>
                <w:noProof/>
                <w:webHidden/>
              </w:rPr>
              <w:tab/>
            </w:r>
            <w:r>
              <w:rPr>
                <w:noProof/>
                <w:webHidden/>
              </w:rPr>
              <w:fldChar w:fldCharType="begin"/>
            </w:r>
            <w:r>
              <w:rPr>
                <w:noProof/>
                <w:webHidden/>
              </w:rPr>
              <w:instrText xml:space="preserve"> PAGEREF _Toc315173342 \h </w:instrText>
            </w:r>
            <w:r>
              <w:rPr>
                <w:noProof/>
                <w:webHidden/>
              </w:rPr>
            </w:r>
            <w:r>
              <w:rPr>
                <w:noProof/>
                <w:webHidden/>
              </w:rPr>
              <w:fldChar w:fldCharType="separate"/>
            </w:r>
            <w:r>
              <w:rPr>
                <w:noProof/>
                <w:webHidden/>
              </w:rPr>
              <w:t>67</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343" w:history="1">
            <w:r w:rsidRPr="00D26FF7">
              <w:rPr>
                <w:rStyle w:val="Hyperlink"/>
                <w:noProof/>
              </w:rPr>
              <w:t>5.5.5</w:t>
            </w:r>
            <w:r>
              <w:rPr>
                <w:rFonts w:asciiTheme="minorHAnsi" w:eastAsiaTheme="minorEastAsia" w:hAnsiTheme="minorHAnsi" w:cstheme="minorBidi"/>
                <w:noProof/>
                <w:sz w:val="22"/>
                <w:szCs w:val="22"/>
              </w:rPr>
              <w:tab/>
            </w:r>
            <w:r w:rsidRPr="00D26FF7">
              <w:rPr>
                <w:rStyle w:val="Hyperlink"/>
                <w:noProof/>
              </w:rPr>
              <w:t>Key management</w:t>
            </w:r>
            <w:r>
              <w:rPr>
                <w:noProof/>
                <w:webHidden/>
              </w:rPr>
              <w:tab/>
            </w:r>
            <w:r>
              <w:rPr>
                <w:noProof/>
                <w:webHidden/>
              </w:rPr>
              <w:fldChar w:fldCharType="begin"/>
            </w:r>
            <w:r>
              <w:rPr>
                <w:noProof/>
                <w:webHidden/>
              </w:rPr>
              <w:instrText xml:space="preserve"> PAGEREF _Toc315173343 \h </w:instrText>
            </w:r>
            <w:r>
              <w:rPr>
                <w:noProof/>
                <w:webHidden/>
              </w:rPr>
            </w:r>
            <w:r>
              <w:rPr>
                <w:noProof/>
                <w:webHidden/>
              </w:rPr>
              <w:fldChar w:fldCharType="separate"/>
            </w:r>
            <w:r>
              <w:rPr>
                <w:noProof/>
                <w:webHidden/>
              </w:rPr>
              <w:t>67</w:t>
            </w:r>
            <w:r>
              <w:rPr>
                <w:noProof/>
                <w:webHidden/>
              </w:rPr>
              <w:fldChar w:fldCharType="end"/>
            </w:r>
          </w:hyperlink>
        </w:p>
        <w:p w:rsidR="005B5EA1" w:rsidRDefault="005B5EA1">
          <w:pPr>
            <w:pStyle w:val="TOC2"/>
            <w:tabs>
              <w:tab w:val="left" w:pos="800"/>
              <w:tab w:val="right" w:leader="dot" w:pos="9771"/>
            </w:tabs>
            <w:rPr>
              <w:rFonts w:asciiTheme="minorHAnsi" w:eastAsiaTheme="minorEastAsia" w:hAnsiTheme="minorHAnsi" w:cstheme="minorBidi"/>
              <w:noProof/>
              <w:sz w:val="22"/>
              <w:szCs w:val="22"/>
            </w:rPr>
          </w:pPr>
          <w:hyperlink w:anchor="_Toc315173344" w:history="1">
            <w:r w:rsidRPr="00D26FF7">
              <w:rPr>
                <w:rStyle w:val="Hyperlink"/>
                <w:noProof/>
              </w:rPr>
              <w:t>5.6</w:t>
            </w:r>
            <w:r>
              <w:rPr>
                <w:rFonts w:asciiTheme="minorHAnsi" w:eastAsiaTheme="minorEastAsia" w:hAnsiTheme="minorHAnsi" w:cstheme="minorBidi"/>
                <w:noProof/>
                <w:sz w:val="22"/>
                <w:szCs w:val="22"/>
              </w:rPr>
              <w:tab/>
            </w:r>
            <w:r w:rsidRPr="00D26FF7">
              <w:rPr>
                <w:rStyle w:val="Hyperlink"/>
                <w:noProof/>
              </w:rPr>
              <w:t>Implementation of concrete classes</w:t>
            </w:r>
            <w:r>
              <w:rPr>
                <w:noProof/>
                <w:webHidden/>
              </w:rPr>
              <w:tab/>
            </w:r>
            <w:r>
              <w:rPr>
                <w:noProof/>
                <w:webHidden/>
              </w:rPr>
              <w:fldChar w:fldCharType="begin"/>
            </w:r>
            <w:r>
              <w:rPr>
                <w:noProof/>
                <w:webHidden/>
              </w:rPr>
              <w:instrText xml:space="preserve"> PAGEREF _Toc315173344 \h </w:instrText>
            </w:r>
            <w:r>
              <w:rPr>
                <w:noProof/>
                <w:webHidden/>
              </w:rPr>
            </w:r>
            <w:r>
              <w:rPr>
                <w:noProof/>
                <w:webHidden/>
              </w:rPr>
              <w:fldChar w:fldCharType="separate"/>
            </w:r>
            <w:r>
              <w:rPr>
                <w:noProof/>
                <w:webHidden/>
              </w:rPr>
              <w:t>68</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345" w:history="1">
            <w:r w:rsidRPr="00D26FF7">
              <w:rPr>
                <w:rStyle w:val="Hyperlink"/>
                <w:noProof/>
              </w:rPr>
              <w:t>5.6.1</w:t>
            </w:r>
            <w:r>
              <w:rPr>
                <w:rFonts w:asciiTheme="minorHAnsi" w:eastAsiaTheme="minorEastAsia" w:hAnsiTheme="minorHAnsi" w:cstheme="minorBidi"/>
                <w:noProof/>
                <w:sz w:val="22"/>
                <w:szCs w:val="22"/>
              </w:rPr>
              <w:tab/>
            </w:r>
            <w:r w:rsidRPr="00D26FF7">
              <w:rPr>
                <w:rStyle w:val="Hyperlink"/>
                <w:noProof/>
              </w:rPr>
              <w:t>Wrapper for Hash functions in BC</w:t>
            </w:r>
            <w:r>
              <w:rPr>
                <w:noProof/>
                <w:webHidden/>
              </w:rPr>
              <w:tab/>
            </w:r>
            <w:r>
              <w:rPr>
                <w:noProof/>
                <w:webHidden/>
              </w:rPr>
              <w:fldChar w:fldCharType="begin"/>
            </w:r>
            <w:r>
              <w:rPr>
                <w:noProof/>
                <w:webHidden/>
              </w:rPr>
              <w:instrText xml:space="preserve"> PAGEREF _Toc315173345 \h </w:instrText>
            </w:r>
            <w:r>
              <w:rPr>
                <w:noProof/>
                <w:webHidden/>
              </w:rPr>
            </w:r>
            <w:r>
              <w:rPr>
                <w:noProof/>
                <w:webHidden/>
              </w:rPr>
              <w:fldChar w:fldCharType="separate"/>
            </w:r>
            <w:r>
              <w:rPr>
                <w:noProof/>
                <w:webHidden/>
              </w:rPr>
              <w:t>70</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346" w:history="1">
            <w:r w:rsidRPr="00D26FF7">
              <w:rPr>
                <w:rStyle w:val="Hyperlink"/>
                <w:noProof/>
              </w:rPr>
              <w:t>5.6.2</w:t>
            </w:r>
            <w:r>
              <w:rPr>
                <w:rFonts w:asciiTheme="minorHAnsi" w:eastAsiaTheme="minorEastAsia" w:hAnsiTheme="minorHAnsi" w:cstheme="minorBidi"/>
                <w:noProof/>
                <w:sz w:val="22"/>
                <w:szCs w:val="22"/>
              </w:rPr>
              <w:tab/>
            </w:r>
            <w:r w:rsidRPr="00D26FF7">
              <w:rPr>
                <w:rStyle w:val="Hyperlink"/>
                <w:noProof/>
              </w:rPr>
              <w:t>Wrapper for Hash functions in Crypto++</w:t>
            </w:r>
            <w:r>
              <w:rPr>
                <w:noProof/>
                <w:webHidden/>
              </w:rPr>
              <w:tab/>
            </w:r>
            <w:r>
              <w:rPr>
                <w:noProof/>
                <w:webHidden/>
              </w:rPr>
              <w:fldChar w:fldCharType="begin"/>
            </w:r>
            <w:r>
              <w:rPr>
                <w:noProof/>
                <w:webHidden/>
              </w:rPr>
              <w:instrText xml:space="preserve"> PAGEREF _Toc315173346 \h </w:instrText>
            </w:r>
            <w:r>
              <w:rPr>
                <w:noProof/>
                <w:webHidden/>
              </w:rPr>
            </w:r>
            <w:r>
              <w:rPr>
                <w:noProof/>
                <w:webHidden/>
              </w:rPr>
              <w:fldChar w:fldCharType="separate"/>
            </w:r>
            <w:r>
              <w:rPr>
                <w:noProof/>
                <w:webHidden/>
              </w:rPr>
              <w:t>71</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347" w:history="1">
            <w:r w:rsidRPr="00D26FF7">
              <w:rPr>
                <w:rStyle w:val="Hyperlink"/>
                <w:noProof/>
              </w:rPr>
              <w:t>5.6.3</w:t>
            </w:r>
            <w:r>
              <w:rPr>
                <w:rFonts w:asciiTheme="minorHAnsi" w:eastAsiaTheme="minorEastAsia" w:hAnsiTheme="minorHAnsi" w:cstheme="minorBidi"/>
                <w:noProof/>
                <w:sz w:val="22"/>
                <w:szCs w:val="22"/>
              </w:rPr>
              <w:tab/>
            </w:r>
            <w:r w:rsidRPr="00D26FF7">
              <w:rPr>
                <w:rStyle w:val="Hyperlink"/>
                <w:noProof/>
              </w:rPr>
              <w:t>Wrapper for PRP in BC</w:t>
            </w:r>
            <w:r>
              <w:rPr>
                <w:noProof/>
                <w:webHidden/>
              </w:rPr>
              <w:tab/>
            </w:r>
            <w:r>
              <w:rPr>
                <w:noProof/>
                <w:webHidden/>
              </w:rPr>
              <w:fldChar w:fldCharType="begin"/>
            </w:r>
            <w:r>
              <w:rPr>
                <w:noProof/>
                <w:webHidden/>
              </w:rPr>
              <w:instrText xml:space="preserve"> PAGEREF _Toc315173347 \h </w:instrText>
            </w:r>
            <w:r>
              <w:rPr>
                <w:noProof/>
                <w:webHidden/>
              </w:rPr>
            </w:r>
            <w:r>
              <w:rPr>
                <w:noProof/>
                <w:webHidden/>
              </w:rPr>
              <w:fldChar w:fldCharType="separate"/>
            </w:r>
            <w:r>
              <w:rPr>
                <w:noProof/>
                <w:webHidden/>
              </w:rPr>
              <w:t>72</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348" w:history="1">
            <w:r w:rsidRPr="00D26FF7">
              <w:rPr>
                <w:rStyle w:val="Hyperlink"/>
                <w:noProof/>
              </w:rPr>
              <w:t>5.6.4</w:t>
            </w:r>
            <w:r>
              <w:rPr>
                <w:rFonts w:asciiTheme="minorHAnsi" w:eastAsiaTheme="minorEastAsia" w:hAnsiTheme="minorHAnsi" w:cstheme="minorBidi"/>
                <w:noProof/>
                <w:sz w:val="22"/>
                <w:szCs w:val="22"/>
              </w:rPr>
              <w:tab/>
            </w:r>
            <w:r w:rsidRPr="00D26FF7">
              <w:rPr>
                <w:rStyle w:val="Hyperlink"/>
                <w:noProof/>
              </w:rPr>
              <w:t>Wrapper for Trapdoor Permutation (Rabin, RSA) in Crypto++</w:t>
            </w:r>
            <w:r>
              <w:rPr>
                <w:noProof/>
                <w:webHidden/>
              </w:rPr>
              <w:tab/>
            </w:r>
            <w:r>
              <w:rPr>
                <w:noProof/>
                <w:webHidden/>
              </w:rPr>
              <w:fldChar w:fldCharType="begin"/>
            </w:r>
            <w:r>
              <w:rPr>
                <w:noProof/>
                <w:webHidden/>
              </w:rPr>
              <w:instrText xml:space="preserve"> PAGEREF _Toc315173348 \h </w:instrText>
            </w:r>
            <w:r>
              <w:rPr>
                <w:noProof/>
                <w:webHidden/>
              </w:rPr>
            </w:r>
            <w:r>
              <w:rPr>
                <w:noProof/>
                <w:webHidden/>
              </w:rPr>
              <w:fldChar w:fldCharType="separate"/>
            </w:r>
            <w:r>
              <w:rPr>
                <w:noProof/>
                <w:webHidden/>
              </w:rPr>
              <w:t>73</w:t>
            </w:r>
            <w:r>
              <w:rPr>
                <w:noProof/>
                <w:webHidden/>
              </w:rPr>
              <w:fldChar w:fldCharType="end"/>
            </w:r>
          </w:hyperlink>
        </w:p>
        <w:p w:rsidR="005B5EA1" w:rsidRDefault="005B5EA1">
          <w:pPr>
            <w:pStyle w:val="TOC2"/>
            <w:tabs>
              <w:tab w:val="left" w:pos="800"/>
              <w:tab w:val="right" w:leader="dot" w:pos="9771"/>
            </w:tabs>
            <w:rPr>
              <w:rFonts w:asciiTheme="minorHAnsi" w:eastAsiaTheme="minorEastAsia" w:hAnsiTheme="minorHAnsi" w:cstheme="minorBidi"/>
              <w:noProof/>
              <w:sz w:val="22"/>
              <w:szCs w:val="22"/>
            </w:rPr>
          </w:pPr>
          <w:hyperlink w:anchor="_Toc315173352" w:history="1">
            <w:r w:rsidRPr="00D26FF7">
              <w:rPr>
                <w:rStyle w:val="Hyperlink"/>
                <w:noProof/>
              </w:rPr>
              <w:t>5.7</w:t>
            </w:r>
            <w:r>
              <w:rPr>
                <w:rFonts w:asciiTheme="minorHAnsi" w:eastAsiaTheme="minorEastAsia" w:hAnsiTheme="minorHAnsi" w:cstheme="minorBidi"/>
                <w:noProof/>
                <w:sz w:val="22"/>
                <w:szCs w:val="22"/>
              </w:rPr>
              <w:tab/>
            </w:r>
            <w:r w:rsidRPr="00D26FF7">
              <w:rPr>
                <w:rStyle w:val="Hyperlink"/>
                <w:noProof/>
              </w:rPr>
              <w:t>Creation of SCAPI objects</w:t>
            </w:r>
            <w:r>
              <w:rPr>
                <w:noProof/>
                <w:webHidden/>
              </w:rPr>
              <w:tab/>
            </w:r>
            <w:r>
              <w:rPr>
                <w:noProof/>
                <w:webHidden/>
              </w:rPr>
              <w:fldChar w:fldCharType="begin"/>
            </w:r>
            <w:r>
              <w:rPr>
                <w:noProof/>
                <w:webHidden/>
              </w:rPr>
              <w:instrText xml:space="preserve"> PAGEREF _Toc315173352 \h </w:instrText>
            </w:r>
            <w:r>
              <w:rPr>
                <w:noProof/>
                <w:webHidden/>
              </w:rPr>
            </w:r>
            <w:r>
              <w:rPr>
                <w:noProof/>
                <w:webHidden/>
              </w:rPr>
              <w:fldChar w:fldCharType="separate"/>
            </w:r>
            <w:r>
              <w:rPr>
                <w:noProof/>
                <w:webHidden/>
              </w:rPr>
              <w:t>74</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354" w:history="1">
            <w:r w:rsidRPr="00D26FF7">
              <w:rPr>
                <w:rStyle w:val="Hyperlink"/>
                <w:noProof/>
              </w:rPr>
              <w:t>5.7.1</w:t>
            </w:r>
            <w:r>
              <w:rPr>
                <w:rFonts w:asciiTheme="minorHAnsi" w:eastAsiaTheme="minorEastAsia" w:hAnsiTheme="minorHAnsi" w:cstheme="minorBidi"/>
                <w:noProof/>
                <w:sz w:val="22"/>
                <w:szCs w:val="22"/>
              </w:rPr>
              <w:tab/>
            </w:r>
            <w:r w:rsidRPr="00D26FF7">
              <w:rPr>
                <w:rStyle w:val="Hyperlink"/>
                <w:noProof/>
              </w:rPr>
              <w:t>Goals</w:t>
            </w:r>
            <w:r>
              <w:rPr>
                <w:noProof/>
                <w:webHidden/>
              </w:rPr>
              <w:tab/>
            </w:r>
            <w:r>
              <w:rPr>
                <w:noProof/>
                <w:webHidden/>
              </w:rPr>
              <w:fldChar w:fldCharType="begin"/>
            </w:r>
            <w:r>
              <w:rPr>
                <w:noProof/>
                <w:webHidden/>
              </w:rPr>
              <w:instrText xml:space="preserve"> PAGEREF _Toc315173354 \h </w:instrText>
            </w:r>
            <w:r>
              <w:rPr>
                <w:noProof/>
                <w:webHidden/>
              </w:rPr>
            </w:r>
            <w:r>
              <w:rPr>
                <w:noProof/>
                <w:webHidden/>
              </w:rPr>
              <w:fldChar w:fldCharType="separate"/>
            </w:r>
            <w:r>
              <w:rPr>
                <w:noProof/>
                <w:webHidden/>
              </w:rPr>
              <w:t>74</w:t>
            </w:r>
            <w:r>
              <w:rPr>
                <w:noProof/>
                <w:webHidden/>
              </w:rPr>
              <w:fldChar w:fldCharType="end"/>
            </w:r>
          </w:hyperlink>
        </w:p>
        <w:p w:rsidR="005B5EA1" w:rsidRDefault="005B5EA1">
          <w:pPr>
            <w:pStyle w:val="TOC4"/>
            <w:tabs>
              <w:tab w:val="right" w:leader="dot" w:pos="9771"/>
            </w:tabs>
            <w:rPr>
              <w:rFonts w:asciiTheme="minorHAnsi" w:eastAsiaTheme="minorEastAsia" w:hAnsiTheme="minorHAnsi" w:cstheme="minorBidi"/>
              <w:noProof/>
              <w:sz w:val="22"/>
              <w:szCs w:val="22"/>
            </w:rPr>
          </w:pPr>
          <w:hyperlink w:anchor="_Toc315173355" w:history="1">
            <w:r w:rsidRPr="00D26FF7">
              <w:rPr>
                <w:rStyle w:val="Hyperlink"/>
                <w:noProof/>
              </w:rPr>
              <w:t xml:space="preserve">5.7.1.1 </w:t>
            </w:r>
            <w:r w:rsidRPr="00D26FF7">
              <w:rPr>
                <w:rStyle w:val="Hyperlink"/>
                <w:noProof/>
                <w:lang w:eastAsia="en-GB"/>
              </w:rPr>
              <w:t>External Users</w:t>
            </w:r>
            <w:r>
              <w:rPr>
                <w:noProof/>
                <w:webHidden/>
              </w:rPr>
              <w:tab/>
            </w:r>
            <w:r>
              <w:rPr>
                <w:noProof/>
                <w:webHidden/>
              </w:rPr>
              <w:fldChar w:fldCharType="begin"/>
            </w:r>
            <w:r>
              <w:rPr>
                <w:noProof/>
                <w:webHidden/>
              </w:rPr>
              <w:instrText xml:space="preserve"> PAGEREF _Toc315173355 \h </w:instrText>
            </w:r>
            <w:r>
              <w:rPr>
                <w:noProof/>
                <w:webHidden/>
              </w:rPr>
            </w:r>
            <w:r>
              <w:rPr>
                <w:noProof/>
                <w:webHidden/>
              </w:rPr>
              <w:fldChar w:fldCharType="separate"/>
            </w:r>
            <w:r>
              <w:rPr>
                <w:noProof/>
                <w:webHidden/>
              </w:rPr>
              <w:t>74</w:t>
            </w:r>
            <w:r>
              <w:rPr>
                <w:noProof/>
                <w:webHidden/>
              </w:rPr>
              <w:fldChar w:fldCharType="end"/>
            </w:r>
          </w:hyperlink>
        </w:p>
        <w:p w:rsidR="005B5EA1" w:rsidRDefault="005B5EA1">
          <w:pPr>
            <w:pStyle w:val="TOC4"/>
            <w:tabs>
              <w:tab w:val="right" w:leader="dot" w:pos="9771"/>
            </w:tabs>
            <w:rPr>
              <w:rFonts w:asciiTheme="minorHAnsi" w:eastAsiaTheme="minorEastAsia" w:hAnsiTheme="minorHAnsi" w:cstheme="minorBidi"/>
              <w:noProof/>
              <w:sz w:val="22"/>
              <w:szCs w:val="22"/>
            </w:rPr>
          </w:pPr>
          <w:hyperlink w:anchor="_Toc315173356" w:history="1">
            <w:r w:rsidRPr="00D26FF7">
              <w:rPr>
                <w:rStyle w:val="Hyperlink"/>
                <w:noProof/>
              </w:rPr>
              <w:t xml:space="preserve">5.7.1.2 </w:t>
            </w:r>
            <w:r w:rsidRPr="00D26FF7">
              <w:rPr>
                <w:rStyle w:val="Hyperlink"/>
                <w:noProof/>
                <w:lang w:eastAsia="en-GB"/>
              </w:rPr>
              <w:t>Internal Users</w:t>
            </w:r>
            <w:r>
              <w:rPr>
                <w:noProof/>
                <w:webHidden/>
              </w:rPr>
              <w:tab/>
            </w:r>
            <w:r>
              <w:rPr>
                <w:noProof/>
                <w:webHidden/>
              </w:rPr>
              <w:fldChar w:fldCharType="begin"/>
            </w:r>
            <w:r>
              <w:rPr>
                <w:noProof/>
                <w:webHidden/>
              </w:rPr>
              <w:instrText xml:space="preserve"> PAGEREF _Toc315173356 \h </w:instrText>
            </w:r>
            <w:r>
              <w:rPr>
                <w:noProof/>
                <w:webHidden/>
              </w:rPr>
            </w:r>
            <w:r>
              <w:rPr>
                <w:noProof/>
                <w:webHidden/>
              </w:rPr>
              <w:fldChar w:fldCharType="separate"/>
            </w:r>
            <w:r>
              <w:rPr>
                <w:noProof/>
                <w:webHidden/>
              </w:rPr>
              <w:t>74</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357" w:history="1">
            <w:r w:rsidRPr="00D26FF7">
              <w:rPr>
                <w:rStyle w:val="Hyperlink"/>
                <w:noProof/>
              </w:rPr>
              <w:t>5.7.2</w:t>
            </w:r>
            <w:r>
              <w:rPr>
                <w:rFonts w:asciiTheme="minorHAnsi" w:eastAsiaTheme="minorEastAsia" w:hAnsiTheme="minorHAnsi" w:cstheme="minorBidi"/>
                <w:noProof/>
                <w:sz w:val="22"/>
                <w:szCs w:val="22"/>
              </w:rPr>
              <w:tab/>
            </w:r>
            <w:r w:rsidRPr="00D26FF7">
              <w:rPr>
                <w:rStyle w:val="Hyperlink"/>
                <w:noProof/>
              </w:rPr>
              <w:t>Solution</w:t>
            </w:r>
            <w:r>
              <w:rPr>
                <w:noProof/>
                <w:webHidden/>
              </w:rPr>
              <w:tab/>
            </w:r>
            <w:r>
              <w:rPr>
                <w:noProof/>
                <w:webHidden/>
              </w:rPr>
              <w:fldChar w:fldCharType="begin"/>
            </w:r>
            <w:r>
              <w:rPr>
                <w:noProof/>
                <w:webHidden/>
              </w:rPr>
              <w:instrText xml:space="preserve"> PAGEREF _Toc315173357 \h </w:instrText>
            </w:r>
            <w:r>
              <w:rPr>
                <w:noProof/>
                <w:webHidden/>
              </w:rPr>
            </w:r>
            <w:r>
              <w:rPr>
                <w:noProof/>
                <w:webHidden/>
              </w:rPr>
              <w:fldChar w:fldCharType="separate"/>
            </w:r>
            <w:r>
              <w:rPr>
                <w:noProof/>
                <w:webHidden/>
              </w:rPr>
              <w:t>74</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358" w:history="1">
            <w:r w:rsidRPr="00D26FF7">
              <w:rPr>
                <w:rStyle w:val="Hyperlink"/>
                <w:noProof/>
              </w:rPr>
              <w:t>5.7.3</w:t>
            </w:r>
            <w:r>
              <w:rPr>
                <w:rFonts w:asciiTheme="minorHAnsi" w:eastAsiaTheme="minorEastAsia" w:hAnsiTheme="minorHAnsi" w:cstheme="minorBidi"/>
                <w:noProof/>
                <w:sz w:val="22"/>
                <w:szCs w:val="22"/>
              </w:rPr>
              <w:tab/>
            </w:r>
            <w:r w:rsidRPr="00D26FF7">
              <w:rPr>
                <w:rStyle w:val="Hyperlink"/>
                <w:noProof/>
              </w:rPr>
              <w:t>Static view</w:t>
            </w:r>
            <w:r>
              <w:rPr>
                <w:noProof/>
                <w:webHidden/>
              </w:rPr>
              <w:tab/>
            </w:r>
            <w:r>
              <w:rPr>
                <w:noProof/>
                <w:webHidden/>
              </w:rPr>
              <w:fldChar w:fldCharType="begin"/>
            </w:r>
            <w:r>
              <w:rPr>
                <w:noProof/>
                <w:webHidden/>
              </w:rPr>
              <w:instrText xml:space="preserve"> PAGEREF _Toc315173358 \h </w:instrText>
            </w:r>
            <w:r>
              <w:rPr>
                <w:noProof/>
                <w:webHidden/>
              </w:rPr>
            </w:r>
            <w:r>
              <w:rPr>
                <w:noProof/>
                <w:webHidden/>
              </w:rPr>
              <w:fldChar w:fldCharType="separate"/>
            </w:r>
            <w:r>
              <w:rPr>
                <w:noProof/>
                <w:webHidden/>
              </w:rPr>
              <w:t>76</w:t>
            </w:r>
            <w:r>
              <w:rPr>
                <w:noProof/>
                <w:webHidden/>
              </w:rPr>
              <w:fldChar w:fldCharType="end"/>
            </w:r>
          </w:hyperlink>
        </w:p>
        <w:p w:rsidR="005B5EA1" w:rsidRDefault="005B5EA1">
          <w:pPr>
            <w:pStyle w:val="TOC4"/>
            <w:tabs>
              <w:tab w:val="right" w:leader="dot" w:pos="9771"/>
            </w:tabs>
            <w:rPr>
              <w:rFonts w:asciiTheme="minorHAnsi" w:eastAsiaTheme="minorEastAsia" w:hAnsiTheme="minorHAnsi" w:cstheme="minorBidi"/>
              <w:noProof/>
              <w:sz w:val="22"/>
              <w:szCs w:val="22"/>
            </w:rPr>
          </w:pPr>
          <w:hyperlink w:anchor="_Toc315173359" w:history="1">
            <w:r w:rsidRPr="00D26FF7">
              <w:rPr>
                <w:rStyle w:val="Hyperlink"/>
                <w:noProof/>
              </w:rPr>
              <w:t>5.7.3.1 Classes</w:t>
            </w:r>
            <w:r>
              <w:rPr>
                <w:noProof/>
                <w:webHidden/>
              </w:rPr>
              <w:tab/>
            </w:r>
            <w:r>
              <w:rPr>
                <w:noProof/>
                <w:webHidden/>
              </w:rPr>
              <w:fldChar w:fldCharType="begin"/>
            </w:r>
            <w:r>
              <w:rPr>
                <w:noProof/>
                <w:webHidden/>
              </w:rPr>
              <w:instrText xml:space="preserve"> PAGEREF _Toc315173359 \h </w:instrText>
            </w:r>
            <w:r>
              <w:rPr>
                <w:noProof/>
                <w:webHidden/>
              </w:rPr>
            </w:r>
            <w:r>
              <w:rPr>
                <w:noProof/>
                <w:webHidden/>
              </w:rPr>
              <w:fldChar w:fldCharType="separate"/>
            </w:r>
            <w:r>
              <w:rPr>
                <w:noProof/>
                <w:webHidden/>
              </w:rPr>
              <w:t>76</w:t>
            </w:r>
            <w:r>
              <w:rPr>
                <w:noProof/>
                <w:webHidden/>
              </w:rPr>
              <w:fldChar w:fldCharType="end"/>
            </w:r>
          </w:hyperlink>
        </w:p>
        <w:p w:rsidR="005B5EA1" w:rsidRDefault="005B5EA1">
          <w:pPr>
            <w:pStyle w:val="TOC4"/>
            <w:tabs>
              <w:tab w:val="right" w:leader="dot" w:pos="9771"/>
            </w:tabs>
            <w:rPr>
              <w:rFonts w:asciiTheme="minorHAnsi" w:eastAsiaTheme="minorEastAsia" w:hAnsiTheme="minorHAnsi" w:cstheme="minorBidi"/>
              <w:noProof/>
              <w:sz w:val="22"/>
              <w:szCs w:val="22"/>
            </w:rPr>
          </w:pPr>
          <w:hyperlink w:anchor="_Toc315173370" w:history="1">
            <w:r w:rsidRPr="00D26FF7">
              <w:rPr>
                <w:rStyle w:val="Hyperlink"/>
                <w:noProof/>
              </w:rPr>
              <w:t>5.7.3.2 Data</w:t>
            </w:r>
            <w:r>
              <w:rPr>
                <w:noProof/>
                <w:webHidden/>
              </w:rPr>
              <w:tab/>
            </w:r>
            <w:r>
              <w:rPr>
                <w:noProof/>
                <w:webHidden/>
              </w:rPr>
              <w:fldChar w:fldCharType="begin"/>
            </w:r>
            <w:r>
              <w:rPr>
                <w:noProof/>
                <w:webHidden/>
              </w:rPr>
              <w:instrText xml:space="preserve"> PAGEREF _Toc315173370 \h </w:instrText>
            </w:r>
            <w:r>
              <w:rPr>
                <w:noProof/>
                <w:webHidden/>
              </w:rPr>
            </w:r>
            <w:r>
              <w:rPr>
                <w:noProof/>
                <w:webHidden/>
              </w:rPr>
              <w:fldChar w:fldCharType="separate"/>
            </w:r>
            <w:r>
              <w:rPr>
                <w:noProof/>
                <w:webHidden/>
              </w:rPr>
              <w:t>77</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371" w:history="1">
            <w:r w:rsidRPr="00D26FF7">
              <w:rPr>
                <w:rStyle w:val="Hyperlink"/>
                <w:noProof/>
              </w:rPr>
              <w:t>5.7.4</w:t>
            </w:r>
            <w:r>
              <w:rPr>
                <w:rFonts w:asciiTheme="minorHAnsi" w:eastAsiaTheme="minorEastAsia" w:hAnsiTheme="minorHAnsi" w:cstheme="minorBidi"/>
                <w:noProof/>
                <w:sz w:val="22"/>
                <w:szCs w:val="22"/>
              </w:rPr>
              <w:tab/>
            </w:r>
            <w:r w:rsidRPr="00D26FF7">
              <w:rPr>
                <w:rStyle w:val="Hyperlink"/>
                <w:noProof/>
              </w:rPr>
              <w:t>Dynamic view</w:t>
            </w:r>
            <w:r>
              <w:rPr>
                <w:noProof/>
                <w:webHidden/>
              </w:rPr>
              <w:tab/>
            </w:r>
            <w:r>
              <w:rPr>
                <w:noProof/>
                <w:webHidden/>
              </w:rPr>
              <w:fldChar w:fldCharType="begin"/>
            </w:r>
            <w:r>
              <w:rPr>
                <w:noProof/>
                <w:webHidden/>
              </w:rPr>
              <w:instrText xml:space="preserve"> PAGEREF _Toc315173371 \h </w:instrText>
            </w:r>
            <w:r>
              <w:rPr>
                <w:noProof/>
                <w:webHidden/>
              </w:rPr>
            </w:r>
            <w:r>
              <w:rPr>
                <w:noProof/>
                <w:webHidden/>
              </w:rPr>
              <w:fldChar w:fldCharType="separate"/>
            </w:r>
            <w:r>
              <w:rPr>
                <w:noProof/>
                <w:webHidden/>
              </w:rPr>
              <w:t>78</w:t>
            </w:r>
            <w:r>
              <w:rPr>
                <w:noProof/>
                <w:webHidden/>
              </w:rPr>
              <w:fldChar w:fldCharType="end"/>
            </w:r>
          </w:hyperlink>
        </w:p>
        <w:p w:rsidR="005B5EA1" w:rsidRDefault="005B5EA1">
          <w:pPr>
            <w:pStyle w:val="TOC3"/>
            <w:tabs>
              <w:tab w:val="left" w:pos="1200"/>
              <w:tab w:val="right" w:leader="dot" w:pos="9771"/>
            </w:tabs>
            <w:rPr>
              <w:rFonts w:asciiTheme="minorHAnsi" w:eastAsiaTheme="minorEastAsia" w:hAnsiTheme="minorHAnsi" w:cstheme="minorBidi"/>
              <w:noProof/>
              <w:sz w:val="22"/>
              <w:szCs w:val="22"/>
            </w:rPr>
          </w:pPr>
          <w:hyperlink w:anchor="_Toc315173372" w:history="1">
            <w:r w:rsidRPr="00D26FF7">
              <w:rPr>
                <w:rStyle w:val="Hyperlink"/>
                <w:noProof/>
              </w:rPr>
              <w:t>5.7.5</w:t>
            </w:r>
            <w:r>
              <w:rPr>
                <w:rFonts w:asciiTheme="minorHAnsi" w:eastAsiaTheme="minorEastAsia" w:hAnsiTheme="minorHAnsi" w:cstheme="minorBidi"/>
                <w:noProof/>
                <w:sz w:val="22"/>
                <w:szCs w:val="22"/>
              </w:rPr>
              <w:tab/>
            </w:r>
            <w:r w:rsidRPr="00D26FF7">
              <w:rPr>
                <w:rStyle w:val="Hyperlink"/>
                <w:noProof/>
              </w:rPr>
              <w:t>Usage</w:t>
            </w:r>
            <w:r>
              <w:rPr>
                <w:noProof/>
                <w:webHidden/>
              </w:rPr>
              <w:tab/>
            </w:r>
            <w:r>
              <w:rPr>
                <w:noProof/>
                <w:webHidden/>
              </w:rPr>
              <w:fldChar w:fldCharType="begin"/>
            </w:r>
            <w:r>
              <w:rPr>
                <w:noProof/>
                <w:webHidden/>
              </w:rPr>
              <w:instrText xml:space="preserve"> PAGEREF _Toc315173372 \h </w:instrText>
            </w:r>
            <w:r>
              <w:rPr>
                <w:noProof/>
                <w:webHidden/>
              </w:rPr>
            </w:r>
            <w:r>
              <w:rPr>
                <w:noProof/>
                <w:webHidden/>
              </w:rPr>
              <w:fldChar w:fldCharType="separate"/>
            </w:r>
            <w:r>
              <w:rPr>
                <w:noProof/>
                <w:webHidden/>
              </w:rPr>
              <w:t>83</w:t>
            </w:r>
            <w:r>
              <w:rPr>
                <w:noProof/>
                <w:webHidden/>
              </w:rPr>
              <w:fldChar w:fldCharType="end"/>
            </w:r>
          </w:hyperlink>
        </w:p>
        <w:p w:rsidR="005B5EA1" w:rsidRDefault="005B5EA1">
          <w:pPr>
            <w:pStyle w:val="TOC2"/>
            <w:tabs>
              <w:tab w:val="left" w:pos="800"/>
              <w:tab w:val="right" w:leader="dot" w:pos="9771"/>
            </w:tabs>
            <w:rPr>
              <w:rFonts w:asciiTheme="minorHAnsi" w:eastAsiaTheme="minorEastAsia" w:hAnsiTheme="minorHAnsi" w:cstheme="minorBidi"/>
              <w:noProof/>
              <w:sz w:val="22"/>
              <w:szCs w:val="22"/>
            </w:rPr>
          </w:pPr>
          <w:hyperlink w:anchor="_Toc315173375" w:history="1">
            <w:r w:rsidRPr="00D26FF7">
              <w:rPr>
                <w:rStyle w:val="Hyperlink"/>
                <w:noProof/>
              </w:rPr>
              <w:t>5.8</w:t>
            </w:r>
            <w:r>
              <w:rPr>
                <w:rFonts w:asciiTheme="minorHAnsi" w:eastAsiaTheme="minorEastAsia" w:hAnsiTheme="minorHAnsi" w:cstheme="minorBidi"/>
                <w:noProof/>
                <w:sz w:val="22"/>
                <w:szCs w:val="22"/>
              </w:rPr>
              <w:tab/>
            </w:r>
            <w:r w:rsidRPr="00D26FF7">
              <w:rPr>
                <w:rStyle w:val="Hyperlink"/>
                <w:noProof/>
              </w:rPr>
              <w:t>SCAPI as a Provider</w:t>
            </w:r>
            <w:r>
              <w:rPr>
                <w:noProof/>
                <w:webHidden/>
              </w:rPr>
              <w:tab/>
            </w:r>
            <w:r>
              <w:rPr>
                <w:noProof/>
                <w:webHidden/>
              </w:rPr>
              <w:fldChar w:fldCharType="begin"/>
            </w:r>
            <w:r>
              <w:rPr>
                <w:noProof/>
                <w:webHidden/>
              </w:rPr>
              <w:instrText xml:space="preserve"> PAGEREF _Toc315173375 \h </w:instrText>
            </w:r>
            <w:r>
              <w:rPr>
                <w:noProof/>
                <w:webHidden/>
              </w:rPr>
            </w:r>
            <w:r>
              <w:rPr>
                <w:noProof/>
                <w:webHidden/>
              </w:rPr>
              <w:fldChar w:fldCharType="separate"/>
            </w:r>
            <w:r>
              <w:rPr>
                <w:noProof/>
                <w:webHidden/>
              </w:rPr>
              <w:t>85</w:t>
            </w:r>
            <w:r>
              <w:rPr>
                <w:noProof/>
                <w:webHidden/>
              </w:rPr>
              <w:fldChar w:fldCharType="end"/>
            </w:r>
          </w:hyperlink>
        </w:p>
        <w:p w:rsidR="005B5EA1" w:rsidRDefault="005B5EA1">
          <w:pPr>
            <w:pStyle w:val="TOC2"/>
            <w:tabs>
              <w:tab w:val="left" w:pos="800"/>
              <w:tab w:val="right" w:leader="dot" w:pos="9771"/>
            </w:tabs>
            <w:rPr>
              <w:rFonts w:asciiTheme="minorHAnsi" w:eastAsiaTheme="minorEastAsia" w:hAnsiTheme="minorHAnsi" w:cstheme="minorBidi"/>
              <w:noProof/>
              <w:sz w:val="22"/>
              <w:szCs w:val="22"/>
            </w:rPr>
          </w:pPr>
          <w:hyperlink w:anchor="_Toc315173376" w:history="1">
            <w:r w:rsidRPr="00D26FF7">
              <w:rPr>
                <w:rStyle w:val="Hyperlink"/>
                <w:noProof/>
              </w:rPr>
              <w:t>5.9</w:t>
            </w:r>
            <w:r>
              <w:rPr>
                <w:rFonts w:asciiTheme="minorHAnsi" w:eastAsiaTheme="minorEastAsia" w:hAnsiTheme="minorHAnsi" w:cstheme="minorBidi"/>
                <w:noProof/>
                <w:sz w:val="22"/>
                <w:szCs w:val="22"/>
              </w:rPr>
              <w:tab/>
            </w:r>
            <w:r w:rsidRPr="00D26FF7">
              <w:rPr>
                <w:rStyle w:val="Hyperlink"/>
                <w:noProof/>
              </w:rPr>
              <w:t>JNI technology</w:t>
            </w:r>
            <w:r>
              <w:rPr>
                <w:noProof/>
                <w:webHidden/>
              </w:rPr>
              <w:tab/>
            </w:r>
            <w:r>
              <w:rPr>
                <w:noProof/>
                <w:webHidden/>
              </w:rPr>
              <w:fldChar w:fldCharType="begin"/>
            </w:r>
            <w:r>
              <w:rPr>
                <w:noProof/>
                <w:webHidden/>
              </w:rPr>
              <w:instrText xml:space="preserve"> PAGEREF _Toc315173376 \h </w:instrText>
            </w:r>
            <w:r>
              <w:rPr>
                <w:noProof/>
                <w:webHidden/>
              </w:rPr>
            </w:r>
            <w:r>
              <w:rPr>
                <w:noProof/>
                <w:webHidden/>
              </w:rPr>
              <w:fldChar w:fldCharType="separate"/>
            </w:r>
            <w:r>
              <w:rPr>
                <w:noProof/>
                <w:webHidden/>
              </w:rPr>
              <w:t>86</w:t>
            </w:r>
            <w:r>
              <w:rPr>
                <w:noProof/>
                <w:webHidden/>
              </w:rPr>
              <w:fldChar w:fldCharType="end"/>
            </w:r>
          </w:hyperlink>
        </w:p>
        <w:p w:rsidR="005B5EA1" w:rsidRDefault="005B5EA1">
          <w:pPr>
            <w:pStyle w:val="TOC2"/>
            <w:tabs>
              <w:tab w:val="left" w:pos="800"/>
              <w:tab w:val="right" w:leader="dot" w:pos="9771"/>
            </w:tabs>
            <w:rPr>
              <w:rFonts w:asciiTheme="minorHAnsi" w:eastAsiaTheme="minorEastAsia" w:hAnsiTheme="minorHAnsi" w:cstheme="minorBidi"/>
              <w:noProof/>
              <w:sz w:val="22"/>
              <w:szCs w:val="22"/>
            </w:rPr>
          </w:pPr>
          <w:hyperlink w:anchor="_Toc315173379" w:history="1">
            <w:r w:rsidRPr="00D26FF7">
              <w:rPr>
                <w:rStyle w:val="Hyperlink"/>
                <w:noProof/>
              </w:rPr>
              <w:t>5.6</w:t>
            </w:r>
            <w:r>
              <w:rPr>
                <w:rFonts w:asciiTheme="minorHAnsi" w:eastAsiaTheme="minorEastAsia" w:hAnsiTheme="minorHAnsi" w:cstheme="minorBidi"/>
                <w:noProof/>
                <w:sz w:val="22"/>
                <w:szCs w:val="22"/>
              </w:rPr>
              <w:tab/>
            </w:r>
            <w:r w:rsidRPr="00D26FF7">
              <w:rPr>
                <w:rStyle w:val="Hyperlink"/>
                <w:noProof/>
              </w:rPr>
              <w:t>C++ JNI dll high level design</w:t>
            </w:r>
            <w:r>
              <w:rPr>
                <w:noProof/>
                <w:webHidden/>
              </w:rPr>
              <w:tab/>
            </w:r>
            <w:r>
              <w:rPr>
                <w:noProof/>
                <w:webHidden/>
              </w:rPr>
              <w:fldChar w:fldCharType="begin"/>
            </w:r>
            <w:r>
              <w:rPr>
                <w:noProof/>
                <w:webHidden/>
              </w:rPr>
              <w:instrText xml:space="preserve"> PAGEREF _Toc315173379 \h </w:instrText>
            </w:r>
            <w:r>
              <w:rPr>
                <w:noProof/>
                <w:webHidden/>
              </w:rPr>
            </w:r>
            <w:r>
              <w:rPr>
                <w:noProof/>
                <w:webHidden/>
              </w:rPr>
              <w:fldChar w:fldCharType="separate"/>
            </w:r>
            <w:r>
              <w:rPr>
                <w:noProof/>
                <w:webHidden/>
              </w:rPr>
              <w:t>89</w:t>
            </w:r>
            <w:r>
              <w:rPr>
                <w:noProof/>
                <w:webHidden/>
              </w:rPr>
              <w:fldChar w:fldCharType="end"/>
            </w:r>
          </w:hyperlink>
        </w:p>
        <w:p w:rsidR="005B5EA1" w:rsidRDefault="005B5EA1">
          <w:pPr>
            <w:pStyle w:val="TOC1"/>
            <w:tabs>
              <w:tab w:val="left" w:pos="400"/>
              <w:tab w:val="right" w:leader="dot" w:pos="9771"/>
            </w:tabs>
            <w:rPr>
              <w:rFonts w:asciiTheme="minorHAnsi" w:eastAsiaTheme="minorEastAsia" w:hAnsiTheme="minorHAnsi" w:cstheme="minorBidi"/>
              <w:noProof/>
              <w:sz w:val="22"/>
              <w:szCs w:val="22"/>
            </w:rPr>
          </w:pPr>
          <w:hyperlink w:anchor="_Toc315173380" w:history="1">
            <w:r w:rsidRPr="00D26FF7">
              <w:rPr>
                <w:rStyle w:val="Hyperlink"/>
                <w:noProof/>
              </w:rPr>
              <w:t>6</w:t>
            </w:r>
            <w:r>
              <w:rPr>
                <w:rFonts w:asciiTheme="minorHAnsi" w:eastAsiaTheme="minorEastAsia" w:hAnsiTheme="minorHAnsi" w:cstheme="minorBidi"/>
                <w:noProof/>
                <w:sz w:val="22"/>
                <w:szCs w:val="22"/>
              </w:rPr>
              <w:tab/>
            </w:r>
            <w:r w:rsidRPr="00D26FF7">
              <w:rPr>
                <w:rStyle w:val="Hyperlink"/>
                <w:noProof/>
              </w:rPr>
              <w:t>Performance</w:t>
            </w:r>
            <w:r>
              <w:rPr>
                <w:noProof/>
                <w:webHidden/>
              </w:rPr>
              <w:tab/>
            </w:r>
            <w:r>
              <w:rPr>
                <w:noProof/>
                <w:webHidden/>
              </w:rPr>
              <w:fldChar w:fldCharType="begin"/>
            </w:r>
            <w:r>
              <w:rPr>
                <w:noProof/>
                <w:webHidden/>
              </w:rPr>
              <w:instrText xml:space="preserve"> PAGEREF _Toc315173380 \h </w:instrText>
            </w:r>
            <w:r>
              <w:rPr>
                <w:noProof/>
                <w:webHidden/>
              </w:rPr>
            </w:r>
            <w:r>
              <w:rPr>
                <w:noProof/>
                <w:webHidden/>
              </w:rPr>
              <w:fldChar w:fldCharType="separate"/>
            </w:r>
            <w:r>
              <w:rPr>
                <w:noProof/>
                <w:webHidden/>
              </w:rPr>
              <w:t>91</w:t>
            </w:r>
            <w:r>
              <w:rPr>
                <w:noProof/>
                <w:webHidden/>
              </w:rPr>
              <w:fldChar w:fldCharType="end"/>
            </w:r>
          </w:hyperlink>
        </w:p>
        <w:p w:rsidR="005B5EA1" w:rsidRDefault="005B5EA1">
          <w:pPr>
            <w:pStyle w:val="TOC1"/>
            <w:tabs>
              <w:tab w:val="left" w:pos="400"/>
              <w:tab w:val="right" w:leader="dot" w:pos="9771"/>
            </w:tabs>
            <w:rPr>
              <w:rFonts w:asciiTheme="minorHAnsi" w:eastAsiaTheme="minorEastAsia" w:hAnsiTheme="minorHAnsi" w:cstheme="minorBidi"/>
              <w:noProof/>
              <w:sz w:val="22"/>
              <w:szCs w:val="22"/>
            </w:rPr>
          </w:pPr>
          <w:hyperlink w:anchor="_Toc315173381" w:history="1">
            <w:r w:rsidRPr="00D26FF7">
              <w:rPr>
                <w:rStyle w:val="Hyperlink"/>
                <w:noProof/>
              </w:rPr>
              <w:t>7</w:t>
            </w:r>
            <w:r>
              <w:rPr>
                <w:rFonts w:asciiTheme="minorHAnsi" w:eastAsiaTheme="minorEastAsia" w:hAnsiTheme="minorHAnsi" w:cstheme="minorBidi"/>
                <w:noProof/>
                <w:sz w:val="22"/>
                <w:szCs w:val="22"/>
              </w:rPr>
              <w:tab/>
            </w:r>
            <w:r w:rsidRPr="00D26FF7">
              <w:rPr>
                <w:rStyle w:val="Hyperlink"/>
                <w:noProof/>
              </w:rPr>
              <w:t>Multi-Platform Issues</w:t>
            </w:r>
            <w:r>
              <w:rPr>
                <w:noProof/>
                <w:webHidden/>
              </w:rPr>
              <w:tab/>
            </w:r>
            <w:r>
              <w:rPr>
                <w:noProof/>
                <w:webHidden/>
              </w:rPr>
              <w:fldChar w:fldCharType="begin"/>
            </w:r>
            <w:r>
              <w:rPr>
                <w:noProof/>
                <w:webHidden/>
              </w:rPr>
              <w:instrText xml:space="preserve"> PAGEREF _Toc315173381 \h </w:instrText>
            </w:r>
            <w:r>
              <w:rPr>
                <w:noProof/>
                <w:webHidden/>
              </w:rPr>
            </w:r>
            <w:r>
              <w:rPr>
                <w:noProof/>
                <w:webHidden/>
              </w:rPr>
              <w:fldChar w:fldCharType="separate"/>
            </w:r>
            <w:r>
              <w:rPr>
                <w:noProof/>
                <w:webHidden/>
              </w:rPr>
              <w:t>91</w:t>
            </w:r>
            <w:r>
              <w:rPr>
                <w:noProof/>
                <w:webHidden/>
              </w:rPr>
              <w:fldChar w:fldCharType="end"/>
            </w:r>
          </w:hyperlink>
        </w:p>
        <w:p w:rsidR="005B5EA1" w:rsidRDefault="005B5EA1">
          <w:pPr>
            <w:pStyle w:val="TOC1"/>
            <w:tabs>
              <w:tab w:val="left" w:pos="400"/>
              <w:tab w:val="right" w:leader="dot" w:pos="9771"/>
            </w:tabs>
            <w:rPr>
              <w:rFonts w:asciiTheme="minorHAnsi" w:eastAsiaTheme="minorEastAsia" w:hAnsiTheme="minorHAnsi" w:cstheme="minorBidi"/>
              <w:noProof/>
              <w:sz w:val="22"/>
              <w:szCs w:val="22"/>
            </w:rPr>
          </w:pPr>
          <w:hyperlink w:anchor="_Toc315173382" w:history="1">
            <w:r w:rsidRPr="00D26FF7">
              <w:rPr>
                <w:rStyle w:val="Hyperlink"/>
                <w:noProof/>
              </w:rPr>
              <w:t>8</w:t>
            </w:r>
            <w:r>
              <w:rPr>
                <w:rFonts w:asciiTheme="minorHAnsi" w:eastAsiaTheme="minorEastAsia" w:hAnsiTheme="minorHAnsi" w:cstheme="minorBidi"/>
                <w:noProof/>
                <w:sz w:val="22"/>
                <w:szCs w:val="22"/>
              </w:rPr>
              <w:tab/>
            </w:r>
            <w:r w:rsidRPr="00D26FF7">
              <w:rPr>
                <w:rStyle w:val="Hyperlink"/>
                <w:noProof/>
              </w:rPr>
              <w:t>Backward-Compatibility</w:t>
            </w:r>
            <w:r>
              <w:rPr>
                <w:noProof/>
                <w:webHidden/>
              </w:rPr>
              <w:tab/>
            </w:r>
            <w:r>
              <w:rPr>
                <w:noProof/>
                <w:webHidden/>
              </w:rPr>
              <w:fldChar w:fldCharType="begin"/>
            </w:r>
            <w:r>
              <w:rPr>
                <w:noProof/>
                <w:webHidden/>
              </w:rPr>
              <w:instrText xml:space="preserve"> PAGEREF _Toc315173382 \h </w:instrText>
            </w:r>
            <w:r>
              <w:rPr>
                <w:noProof/>
                <w:webHidden/>
              </w:rPr>
            </w:r>
            <w:r>
              <w:rPr>
                <w:noProof/>
                <w:webHidden/>
              </w:rPr>
              <w:fldChar w:fldCharType="separate"/>
            </w:r>
            <w:r>
              <w:rPr>
                <w:noProof/>
                <w:webHidden/>
              </w:rPr>
              <w:t>91</w:t>
            </w:r>
            <w:r>
              <w:rPr>
                <w:noProof/>
                <w:webHidden/>
              </w:rPr>
              <w:fldChar w:fldCharType="end"/>
            </w:r>
          </w:hyperlink>
        </w:p>
        <w:p w:rsidR="005B5EA1" w:rsidRDefault="005B5EA1">
          <w:pPr>
            <w:pStyle w:val="TOC1"/>
            <w:tabs>
              <w:tab w:val="left" w:pos="400"/>
              <w:tab w:val="right" w:leader="dot" w:pos="9771"/>
            </w:tabs>
            <w:rPr>
              <w:rFonts w:asciiTheme="minorHAnsi" w:eastAsiaTheme="minorEastAsia" w:hAnsiTheme="minorHAnsi" w:cstheme="minorBidi"/>
              <w:noProof/>
              <w:sz w:val="22"/>
              <w:szCs w:val="22"/>
            </w:rPr>
          </w:pPr>
          <w:hyperlink w:anchor="_Toc315173383" w:history="1">
            <w:r w:rsidRPr="00D26FF7">
              <w:rPr>
                <w:rStyle w:val="Hyperlink"/>
                <w:noProof/>
              </w:rPr>
              <w:t>9</w:t>
            </w:r>
            <w:r>
              <w:rPr>
                <w:rFonts w:asciiTheme="minorHAnsi" w:eastAsiaTheme="minorEastAsia" w:hAnsiTheme="minorHAnsi" w:cstheme="minorBidi"/>
                <w:noProof/>
                <w:sz w:val="22"/>
                <w:szCs w:val="22"/>
              </w:rPr>
              <w:tab/>
            </w:r>
            <w:r w:rsidRPr="00D26FF7">
              <w:rPr>
                <w:rStyle w:val="Hyperlink"/>
                <w:noProof/>
              </w:rPr>
              <w:t>Benchmarking</w:t>
            </w:r>
            <w:r>
              <w:rPr>
                <w:noProof/>
                <w:webHidden/>
              </w:rPr>
              <w:tab/>
            </w:r>
            <w:r>
              <w:rPr>
                <w:noProof/>
                <w:webHidden/>
              </w:rPr>
              <w:fldChar w:fldCharType="begin"/>
            </w:r>
            <w:r>
              <w:rPr>
                <w:noProof/>
                <w:webHidden/>
              </w:rPr>
              <w:instrText xml:space="preserve"> PAGEREF _Toc315173383 \h </w:instrText>
            </w:r>
            <w:r>
              <w:rPr>
                <w:noProof/>
                <w:webHidden/>
              </w:rPr>
            </w:r>
            <w:r>
              <w:rPr>
                <w:noProof/>
                <w:webHidden/>
              </w:rPr>
              <w:fldChar w:fldCharType="separate"/>
            </w:r>
            <w:r>
              <w:rPr>
                <w:noProof/>
                <w:webHidden/>
              </w:rPr>
              <w:t>91</w:t>
            </w:r>
            <w:r>
              <w:rPr>
                <w:noProof/>
                <w:webHidden/>
              </w:rPr>
              <w:fldChar w:fldCharType="end"/>
            </w:r>
          </w:hyperlink>
        </w:p>
        <w:p w:rsidR="005B5EA1" w:rsidRDefault="005B5EA1">
          <w:pPr>
            <w:pStyle w:val="TOC1"/>
            <w:tabs>
              <w:tab w:val="left" w:pos="600"/>
              <w:tab w:val="right" w:leader="dot" w:pos="9771"/>
            </w:tabs>
            <w:rPr>
              <w:rFonts w:asciiTheme="minorHAnsi" w:eastAsiaTheme="minorEastAsia" w:hAnsiTheme="minorHAnsi" w:cstheme="minorBidi"/>
              <w:noProof/>
              <w:sz w:val="22"/>
              <w:szCs w:val="22"/>
            </w:rPr>
          </w:pPr>
          <w:hyperlink w:anchor="_Toc315173384" w:history="1">
            <w:r w:rsidRPr="00D26FF7">
              <w:rPr>
                <w:rStyle w:val="Hyperlink"/>
                <w:noProof/>
              </w:rPr>
              <w:t>10</w:t>
            </w:r>
            <w:r>
              <w:rPr>
                <w:rFonts w:asciiTheme="minorHAnsi" w:eastAsiaTheme="minorEastAsia" w:hAnsiTheme="minorHAnsi" w:cstheme="minorBidi"/>
                <w:noProof/>
                <w:sz w:val="22"/>
                <w:szCs w:val="22"/>
              </w:rPr>
              <w:tab/>
            </w:r>
            <w:r w:rsidRPr="00D26FF7">
              <w:rPr>
                <w:rStyle w:val="Hyperlink"/>
                <w:noProof/>
              </w:rPr>
              <w:t>Open Issues</w:t>
            </w:r>
            <w:r>
              <w:rPr>
                <w:noProof/>
                <w:webHidden/>
              </w:rPr>
              <w:tab/>
            </w:r>
            <w:r>
              <w:rPr>
                <w:noProof/>
                <w:webHidden/>
              </w:rPr>
              <w:fldChar w:fldCharType="begin"/>
            </w:r>
            <w:r>
              <w:rPr>
                <w:noProof/>
                <w:webHidden/>
              </w:rPr>
              <w:instrText xml:space="preserve"> PAGEREF _Toc315173384 \h </w:instrText>
            </w:r>
            <w:r>
              <w:rPr>
                <w:noProof/>
                <w:webHidden/>
              </w:rPr>
            </w:r>
            <w:r>
              <w:rPr>
                <w:noProof/>
                <w:webHidden/>
              </w:rPr>
              <w:fldChar w:fldCharType="separate"/>
            </w:r>
            <w:r>
              <w:rPr>
                <w:noProof/>
                <w:webHidden/>
              </w:rPr>
              <w:t>92</w:t>
            </w:r>
            <w:r>
              <w:rPr>
                <w:noProof/>
                <w:webHidden/>
              </w:rPr>
              <w:fldChar w:fldCharType="end"/>
            </w:r>
          </w:hyperlink>
        </w:p>
        <w:p w:rsidR="005B5EA1" w:rsidRDefault="005B5EA1">
          <w:pPr>
            <w:pStyle w:val="TOC1"/>
            <w:tabs>
              <w:tab w:val="left" w:pos="600"/>
              <w:tab w:val="right" w:leader="dot" w:pos="9771"/>
            </w:tabs>
            <w:rPr>
              <w:rFonts w:asciiTheme="minorHAnsi" w:eastAsiaTheme="minorEastAsia" w:hAnsiTheme="minorHAnsi" w:cstheme="minorBidi"/>
              <w:noProof/>
              <w:sz w:val="22"/>
              <w:szCs w:val="22"/>
            </w:rPr>
          </w:pPr>
          <w:hyperlink w:anchor="_Toc315173385" w:history="1">
            <w:r w:rsidRPr="00D26FF7">
              <w:rPr>
                <w:rStyle w:val="Hyperlink"/>
                <w:noProof/>
              </w:rPr>
              <w:t>11</w:t>
            </w:r>
            <w:r>
              <w:rPr>
                <w:rFonts w:asciiTheme="minorHAnsi" w:eastAsiaTheme="minorEastAsia" w:hAnsiTheme="minorHAnsi" w:cstheme="minorBidi"/>
                <w:noProof/>
                <w:sz w:val="22"/>
                <w:szCs w:val="22"/>
              </w:rPr>
              <w:tab/>
            </w:r>
            <w:r w:rsidRPr="00D26FF7">
              <w:rPr>
                <w:rStyle w:val="Hyperlink"/>
                <w:noProof/>
              </w:rPr>
              <w:t>Appendix</w:t>
            </w:r>
            <w:r>
              <w:rPr>
                <w:noProof/>
                <w:webHidden/>
              </w:rPr>
              <w:tab/>
            </w:r>
            <w:r>
              <w:rPr>
                <w:noProof/>
                <w:webHidden/>
              </w:rPr>
              <w:fldChar w:fldCharType="begin"/>
            </w:r>
            <w:r>
              <w:rPr>
                <w:noProof/>
                <w:webHidden/>
              </w:rPr>
              <w:instrText xml:space="preserve"> PAGEREF _Toc315173385 \h </w:instrText>
            </w:r>
            <w:r>
              <w:rPr>
                <w:noProof/>
                <w:webHidden/>
              </w:rPr>
            </w:r>
            <w:r>
              <w:rPr>
                <w:noProof/>
                <w:webHidden/>
              </w:rPr>
              <w:fldChar w:fldCharType="separate"/>
            </w:r>
            <w:r>
              <w:rPr>
                <w:noProof/>
                <w:webHidden/>
              </w:rPr>
              <w:t>94</w:t>
            </w:r>
            <w:r>
              <w:rPr>
                <w:noProof/>
                <w:webHidden/>
              </w:rPr>
              <w:fldChar w:fldCharType="end"/>
            </w:r>
          </w:hyperlink>
        </w:p>
        <w:p w:rsidR="005B5EA1" w:rsidRDefault="005B5EA1">
          <w:pPr>
            <w:pStyle w:val="TOC2"/>
            <w:tabs>
              <w:tab w:val="left" w:pos="1000"/>
              <w:tab w:val="right" w:leader="dot" w:pos="9771"/>
            </w:tabs>
            <w:rPr>
              <w:rFonts w:asciiTheme="minorHAnsi" w:eastAsiaTheme="minorEastAsia" w:hAnsiTheme="minorHAnsi" w:cstheme="minorBidi"/>
              <w:noProof/>
              <w:sz w:val="22"/>
              <w:szCs w:val="22"/>
            </w:rPr>
          </w:pPr>
          <w:hyperlink w:anchor="_Toc315173386" w:history="1">
            <w:r w:rsidRPr="00D26FF7">
              <w:rPr>
                <w:rStyle w:val="Hyperlink"/>
                <w:noProof/>
              </w:rPr>
              <w:t>11.1</w:t>
            </w:r>
            <w:r>
              <w:rPr>
                <w:rFonts w:asciiTheme="minorHAnsi" w:eastAsiaTheme="minorEastAsia" w:hAnsiTheme="minorHAnsi" w:cstheme="minorBidi"/>
                <w:noProof/>
                <w:sz w:val="22"/>
                <w:szCs w:val="22"/>
              </w:rPr>
              <w:tab/>
            </w:r>
            <w:r w:rsidRPr="00D26FF7">
              <w:rPr>
                <w:rStyle w:val="Hyperlink"/>
                <w:noProof/>
              </w:rPr>
              <w:t>Low-level primitives table:</w:t>
            </w:r>
            <w:r>
              <w:rPr>
                <w:noProof/>
                <w:webHidden/>
              </w:rPr>
              <w:tab/>
            </w:r>
            <w:r>
              <w:rPr>
                <w:noProof/>
                <w:webHidden/>
              </w:rPr>
              <w:fldChar w:fldCharType="begin"/>
            </w:r>
            <w:r>
              <w:rPr>
                <w:noProof/>
                <w:webHidden/>
              </w:rPr>
              <w:instrText xml:space="preserve"> PAGEREF _Toc315173386 \h </w:instrText>
            </w:r>
            <w:r>
              <w:rPr>
                <w:noProof/>
                <w:webHidden/>
              </w:rPr>
            </w:r>
            <w:r>
              <w:rPr>
                <w:noProof/>
                <w:webHidden/>
              </w:rPr>
              <w:fldChar w:fldCharType="separate"/>
            </w:r>
            <w:r>
              <w:rPr>
                <w:noProof/>
                <w:webHidden/>
              </w:rPr>
              <w:t>94</w:t>
            </w:r>
            <w:r>
              <w:rPr>
                <w:noProof/>
                <w:webHidden/>
              </w:rPr>
              <w:fldChar w:fldCharType="end"/>
            </w:r>
          </w:hyperlink>
        </w:p>
        <w:p w:rsidR="005B5EA1" w:rsidRDefault="005B5EA1">
          <w:pPr>
            <w:pStyle w:val="TOC2"/>
            <w:tabs>
              <w:tab w:val="left" w:pos="1000"/>
              <w:tab w:val="right" w:leader="dot" w:pos="9771"/>
            </w:tabs>
            <w:rPr>
              <w:rFonts w:asciiTheme="minorHAnsi" w:eastAsiaTheme="minorEastAsia" w:hAnsiTheme="minorHAnsi" w:cstheme="minorBidi"/>
              <w:noProof/>
              <w:sz w:val="22"/>
              <w:szCs w:val="22"/>
            </w:rPr>
          </w:pPr>
          <w:hyperlink w:anchor="_Toc315173387" w:history="1">
            <w:r w:rsidRPr="00D26FF7">
              <w:rPr>
                <w:rStyle w:val="Hyperlink"/>
                <w:noProof/>
              </w:rPr>
              <w:t>11.2</w:t>
            </w:r>
            <w:r>
              <w:rPr>
                <w:rFonts w:asciiTheme="minorHAnsi" w:eastAsiaTheme="minorEastAsia" w:hAnsiTheme="minorHAnsi" w:cstheme="minorBidi"/>
                <w:noProof/>
                <w:sz w:val="22"/>
                <w:szCs w:val="22"/>
              </w:rPr>
              <w:tab/>
            </w:r>
            <w:r w:rsidRPr="00D26FF7">
              <w:rPr>
                <w:rStyle w:val="Hyperlink"/>
                <w:noProof/>
              </w:rPr>
              <w:t>Preliminary work</w:t>
            </w:r>
            <w:r>
              <w:rPr>
                <w:noProof/>
                <w:webHidden/>
              </w:rPr>
              <w:tab/>
            </w:r>
            <w:r>
              <w:rPr>
                <w:noProof/>
                <w:webHidden/>
              </w:rPr>
              <w:fldChar w:fldCharType="begin"/>
            </w:r>
            <w:r>
              <w:rPr>
                <w:noProof/>
                <w:webHidden/>
              </w:rPr>
              <w:instrText xml:space="preserve"> PAGEREF _Toc315173387 \h </w:instrText>
            </w:r>
            <w:r>
              <w:rPr>
                <w:noProof/>
                <w:webHidden/>
              </w:rPr>
            </w:r>
            <w:r>
              <w:rPr>
                <w:noProof/>
                <w:webHidden/>
              </w:rPr>
              <w:fldChar w:fldCharType="separate"/>
            </w:r>
            <w:r>
              <w:rPr>
                <w:noProof/>
                <w:webHidden/>
              </w:rPr>
              <w:t>96</w:t>
            </w:r>
            <w:r>
              <w:rPr>
                <w:noProof/>
                <w:webHidden/>
              </w:rPr>
              <w:fldChar w:fldCharType="end"/>
            </w:r>
          </w:hyperlink>
        </w:p>
        <w:p w:rsidR="005B5EA1" w:rsidRDefault="005B5EA1">
          <w:pPr>
            <w:pStyle w:val="TOC2"/>
            <w:tabs>
              <w:tab w:val="left" w:pos="1000"/>
              <w:tab w:val="right" w:leader="dot" w:pos="9771"/>
            </w:tabs>
            <w:rPr>
              <w:rFonts w:asciiTheme="minorHAnsi" w:eastAsiaTheme="minorEastAsia" w:hAnsiTheme="minorHAnsi" w:cstheme="minorBidi"/>
              <w:noProof/>
              <w:sz w:val="22"/>
              <w:szCs w:val="22"/>
            </w:rPr>
          </w:pPr>
          <w:hyperlink w:anchor="_Toc315173388" w:history="1">
            <w:r w:rsidRPr="00D26FF7">
              <w:rPr>
                <w:rStyle w:val="Hyperlink"/>
                <w:noProof/>
              </w:rPr>
              <w:t>11.3</w:t>
            </w:r>
            <w:r>
              <w:rPr>
                <w:rFonts w:asciiTheme="minorHAnsi" w:eastAsiaTheme="minorEastAsia" w:hAnsiTheme="minorHAnsi" w:cstheme="minorBidi"/>
                <w:noProof/>
                <w:sz w:val="22"/>
                <w:szCs w:val="22"/>
              </w:rPr>
              <w:tab/>
            </w:r>
            <w:r w:rsidRPr="00D26FF7">
              <w:rPr>
                <w:rStyle w:val="Hyperlink"/>
                <w:noProof/>
              </w:rPr>
              <w:t>The provider architecture:</w:t>
            </w:r>
            <w:r>
              <w:rPr>
                <w:noProof/>
                <w:webHidden/>
              </w:rPr>
              <w:tab/>
            </w:r>
            <w:r>
              <w:rPr>
                <w:noProof/>
                <w:webHidden/>
              </w:rPr>
              <w:fldChar w:fldCharType="begin"/>
            </w:r>
            <w:r>
              <w:rPr>
                <w:noProof/>
                <w:webHidden/>
              </w:rPr>
              <w:instrText xml:space="preserve"> PAGEREF _Toc315173388 \h </w:instrText>
            </w:r>
            <w:r>
              <w:rPr>
                <w:noProof/>
                <w:webHidden/>
              </w:rPr>
            </w:r>
            <w:r>
              <w:rPr>
                <w:noProof/>
                <w:webHidden/>
              </w:rPr>
              <w:fldChar w:fldCharType="separate"/>
            </w:r>
            <w:r>
              <w:rPr>
                <w:noProof/>
                <w:webHidden/>
              </w:rPr>
              <w:t>98</w:t>
            </w:r>
            <w:r>
              <w:rPr>
                <w:noProof/>
                <w:webHidden/>
              </w:rPr>
              <w:fldChar w:fldCharType="end"/>
            </w:r>
          </w:hyperlink>
        </w:p>
        <w:p w:rsidR="005B5EA1" w:rsidRDefault="005B5EA1">
          <w:pPr>
            <w:pStyle w:val="TOC2"/>
            <w:tabs>
              <w:tab w:val="left" w:pos="1000"/>
              <w:tab w:val="right" w:leader="dot" w:pos="9771"/>
            </w:tabs>
            <w:rPr>
              <w:rFonts w:asciiTheme="minorHAnsi" w:eastAsiaTheme="minorEastAsia" w:hAnsiTheme="minorHAnsi" w:cstheme="minorBidi"/>
              <w:noProof/>
              <w:sz w:val="22"/>
              <w:szCs w:val="22"/>
            </w:rPr>
          </w:pPr>
          <w:hyperlink w:anchor="_Toc315173389" w:history="1">
            <w:r w:rsidRPr="00D26FF7">
              <w:rPr>
                <w:rStyle w:val="Hyperlink"/>
                <w:noProof/>
              </w:rPr>
              <w:t>11.4</w:t>
            </w:r>
            <w:r>
              <w:rPr>
                <w:rFonts w:asciiTheme="minorHAnsi" w:eastAsiaTheme="minorEastAsia" w:hAnsiTheme="minorHAnsi" w:cstheme="minorBidi"/>
                <w:noProof/>
                <w:sz w:val="22"/>
                <w:szCs w:val="22"/>
              </w:rPr>
              <w:tab/>
            </w:r>
            <w:r w:rsidRPr="00D26FF7">
              <w:rPr>
                <w:rStyle w:val="Hyperlink"/>
                <w:noProof/>
              </w:rPr>
              <w:t>JNI (Java Native Interface ) technology</w:t>
            </w:r>
            <w:r>
              <w:rPr>
                <w:noProof/>
                <w:webHidden/>
              </w:rPr>
              <w:tab/>
            </w:r>
            <w:r>
              <w:rPr>
                <w:noProof/>
                <w:webHidden/>
              </w:rPr>
              <w:fldChar w:fldCharType="begin"/>
            </w:r>
            <w:r>
              <w:rPr>
                <w:noProof/>
                <w:webHidden/>
              </w:rPr>
              <w:instrText xml:space="preserve"> PAGEREF _Toc315173389 \h </w:instrText>
            </w:r>
            <w:r>
              <w:rPr>
                <w:noProof/>
                <w:webHidden/>
              </w:rPr>
            </w:r>
            <w:r>
              <w:rPr>
                <w:noProof/>
                <w:webHidden/>
              </w:rPr>
              <w:fldChar w:fldCharType="separate"/>
            </w:r>
            <w:r>
              <w:rPr>
                <w:noProof/>
                <w:webHidden/>
              </w:rPr>
              <w:t>99</w:t>
            </w:r>
            <w:r>
              <w:rPr>
                <w:noProof/>
                <w:webHidden/>
              </w:rPr>
              <w:fldChar w:fldCharType="end"/>
            </w:r>
          </w:hyperlink>
        </w:p>
        <w:p w:rsidR="005B5EA1" w:rsidRDefault="005B5EA1">
          <w:pPr>
            <w:pStyle w:val="TOC2"/>
            <w:tabs>
              <w:tab w:val="left" w:pos="1000"/>
              <w:tab w:val="right" w:leader="dot" w:pos="9771"/>
            </w:tabs>
            <w:rPr>
              <w:rFonts w:asciiTheme="minorHAnsi" w:eastAsiaTheme="minorEastAsia" w:hAnsiTheme="minorHAnsi" w:cstheme="minorBidi"/>
              <w:noProof/>
              <w:sz w:val="22"/>
              <w:szCs w:val="22"/>
            </w:rPr>
          </w:pPr>
          <w:hyperlink w:anchor="_Toc315173390" w:history="1">
            <w:r w:rsidRPr="00D26FF7">
              <w:rPr>
                <w:rStyle w:val="Hyperlink"/>
                <w:noProof/>
              </w:rPr>
              <w:t>11.5</w:t>
            </w:r>
            <w:r>
              <w:rPr>
                <w:rFonts w:asciiTheme="minorHAnsi" w:eastAsiaTheme="minorEastAsia" w:hAnsiTheme="minorHAnsi" w:cstheme="minorBidi"/>
                <w:noProof/>
                <w:sz w:val="22"/>
                <w:szCs w:val="22"/>
              </w:rPr>
              <w:tab/>
            </w:r>
            <w:r w:rsidRPr="00D26FF7">
              <w:rPr>
                <w:rStyle w:val="Hyperlink"/>
                <w:noProof/>
              </w:rPr>
              <w:t>Code for FactoriesUtility::getObject:</w:t>
            </w:r>
            <w:r>
              <w:rPr>
                <w:noProof/>
                <w:webHidden/>
              </w:rPr>
              <w:tab/>
            </w:r>
            <w:r>
              <w:rPr>
                <w:noProof/>
                <w:webHidden/>
              </w:rPr>
              <w:fldChar w:fldCharType="begin"/>
            </w:r>
            <w:r>
              <w:rPr>
                <w:noProof/>
                <w:webHidden/>
              </w:rPr>
              <w:instrText xml:space="preserve"> PAGEREF _Toc315173390 \h </w:instrText>
            </w:r>
            <w:r>
              <w:rPr>
                <w:noProof/>
                <w:webHidden/>
              </w:rPr>
            </w:r>
            <w:r>
              <w:rPr>
                <w:noProof/>
                <w:webHidden/>
              </w:rPr>
              <w:fldChar w:fldCharType="separate"/>
            </w:r>
            <w:r>
              <w:rPr>
                <w:noProof/>
                <w:webHidden/>
              </w:rPr>
              <w:t>100</w:t>
            </w:r>
            <w:r>
              <w:rPr>
                <w:noProof/>
                <w:webHidden/>
              </w:rPr>
              <w:fldChar w:fldCharType="end"/>
            </w:r>
          </w:hyperlink>
        </w:p>
        <w:p w:rsidR="005B5EA1" w:rsidRDefault="005B5EA1">
          <w:pPr>
            <w:pStyle w:val="TOC2"/>
            <w:tabs>
              <w:tab w:val="left" w:pos="1000"/>
              <w:tab w:val="right" w:leader="dot" w:pos="9771"/>
            </w:tabs>
            <w:rPr>
              <w:rFonts w:asciiTheme="minorHAnsi" w:eastAsiaTheme="minorEastAsia" w:hAnsiTheme="minorHAnsi" w:cstheme="minorBidi"/>
              <w:noProof/>
              <w:sz w:val="22"/>
              <w:szCs w:val="22"/>
            </w:rPr>
          </w:pPr>
          <w:hyperlink w:anchor="_Toc315173391" w:history="1">
            <w:r w:rsidRPr="00D26FF7">
              <w:rPr>
                <w:rStyle w:val="Hyperlink"/>
                <w:noProof/>
              </w:rPr>
              <w:t>11.6</w:t>
            </w:r>
            <w:r>
              <w:rPr>
                <w:rFonts w:asciiTheme="minorHAnsi" w:eastAsiaTheme="minorEastAsia" w:hAnsiTheme="minorHAnsi" w:cstheme="minorBidi"/>
                <w:noProof/>
                <w:sz w:val="22"/>
                <w:szCs w:val="22"/>
              </w:rPr>
              <w:tab/>
            </w:r>
            <w:r w:rsidRPr="00D26FF7">
              <w:rPr>
                <w:rStyle w:val="Hyperlink"/>
                <w:noProof/>
              </w:rPr>
              <w:t>Curves file format</w:t>
            </w:r>
            <w:r>
              <w:rPr>
                <w:noProof/>
                <w:webHidden/>
              </w:rPr>
              <w:tab/>
            </w:r>
            <w:r>
              <w:rPr>
                <w:noProof/>
                <w:webHidden/>
              </w:rPr>
              <w:fldChar w:fldCharType="begin"/>
            </w:r>
            <w:r>
              <w:rPr>
                <w:noProof/>
                <w:webHidden/>
              </w:rPr>
              <w:instrText xml:space="preserve"> PAGEREF _Toc315173391 \h </w:instrText>
            </w:r>
            <w:r>
              <w:rPr>
                <w:noProof/>
                <w:webHidden/>
              </w:rPr>
            </w:r>
            <w:r>
              <w:rPr>
                <w:noProof/>
                <w:webHidden/>
              </w:rPr>
              <w:fldChar w:fldCharType="separate"/>
            </w:r>
            <w:r>
              <w:rPr>
                <w:noProof/>
                <w:webHidden/>
              </w:rPr>
              <w:t>101</w:t>
            </w:r>
            <w:r>
              <w:rPr>
                <w:noProof/>
                <w:webHidden/>
              </w:rPr>
              <w:fldChar w:fldCharType="end"/>
            </w:r>
          </w:hyperlink>
        </w:p>
        <w:p w:rsidR="00F24845" w:rsidRDefault="00F24845">
          <w:r>
            <w:fldChar w:fldCharType="end"/>
          </w:r>
        </w:p>
      </w:sdtContent>
    </w:sdt>
    <w:p w:rsidR="006F2688" w:rsidRDefault="006F2688">
      <w:pPr>
        <w:autoSpaceDE/>
        <w:autoSpaceDN/>
        <w:adjustRightInd/>
        <w:rPr>
          <w:b/>
          <w:bCs/>
          <w:sz w:val="30"/>
          <w:szCs w:val="18"/>
        </w:rPr>
      </w:pPr>
      <w:r>
        <w:br w:type="page"/>
      </w:r>
    </w:p>
    <w:p w:rsidR="00515D3B" w:rsidRPr="00180484" w:rsidRDefault="00515D3B" w:rsidP="00AD7757">
      <w:pPr>
        <w:pStyle w:val="Heading1"/>
        <w:tabs>
          <w:tab w:val="clear" w:pos="2912"/>
          <w:tab w:val="num" w:pos="360"/>
          <w:tab w:val="left" w:pos="567"/>
        </w:tabs>
        <w:ind w:left="284"/>
      </w:pPr>
      <w:bookmarkStart w:id="62" w:name="_Toc315173220"/>
      <w:r>
        <w:lastRenderedPageBreak/>
        <w:t>Scope</w:t>
      </w:r>
      <w:bookmarkEnd w:id="61"/>
      <w:bookmarkEnd w:id="60"/>
      <w:bookmarkEnd w:id="59"/>
      <w:bookmarkEnd w:id="58"/>
      <w:bookmarkEnd w:id="57"/>
      <w:bookmarkEnd w:id="56"/>
      <w:bookmarkEnd w:id="55"/>
      <w:bookmarkEnd w:id="62"/>
    </w:p>
    <w:p w:rsidR="00515D3B" w:rsidRDefault="00515D3B" w:rsidP="00021C3A">
      <w:pPr>
        <w:pStyle w:val="Heading2"/>
      </w:pPr>
      <w:bookmarkStart w:id="63" w:name="_Toc277840035"/>
      <w:bookmarkStart w:id="64" w:name="_Toc277840405"/>
      <w:bookmarkStart w:id="65" w:name="_Toc277840462"/>
      <w:bookmarkStart w:id="66" w:name="_Toc277840608"/>
      <w:bookmarkStart w:id="67" w:name="_Toc277840816"/>
      <w:bookmarkStart w:id="68" w:name="_Toc104538327"/>
      <w:bookmarkStart w:id="69" w:name="_Toc315173221"/>
      <w:r w:rsidRPr="00BC410A">
        <w:t>Introduction</w:t>
      </w:r>
      <w:bookmarkEnd w:id="63"/>
      <w:bookmarkEnd w:id="64"/>
      <w:bookmarkEnd w:id="65"/>
      <w:bookmarkEnd w:id="66"/>
      <w:bookmarkEnd w:id="67"/>
      <w:bookmarkEnd w:id="69"/>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SCAPI is a service for high-level multi-party computation protocols as well as a standalone product. High-level protocols will be built upon the low-level primitives in SCAPI. SCAPI is composed of the following three layers. </w:t>
      </w:r>
    </w:p>
    <w:p w:rsidR="005B7DA3" w:rsidRDefault="005B7DA3" w:rsidP="00294DDD">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Low-level crypto functions:</w:t>
      </w:r>
      <w:r>
        <w:rPr>
          <w:rFonts w:ascii="Times New Roman" w:hAnsi="Times New Roman" w:cs="Times New Roman"/>
          <w:sz w:val="24"/>
          <w:szCs w:val="24"/>
        </w:rPr>
        <w:t xml:space="preserve"> these are functions that are </w:t>
      </w:r>
      <w:del w:id="70" w:author="LabTest" w:date="2011-08-22T09:37:00Z">
        <w:r w:rsidDel="00D200B9">
          <w:rPr>
            <w:rFonts w:ascii="Times New Roman" w:hAnsi="Times New Roman" w:cs="Times New Roman"/>
            <w:sz w:val="24"/>
            <w:szCs w:val="24"/>
          </w:rPr>
          <w:delText xml:space="preserve">not applications within themselves but are </w:delText>
        </w:r>
      </w:del>
      <w:r>
        <w:rPr>
          <w:rFonts w:ascii="Times New Roman" w:hAnsi="Times New Roman" w:cs="Times New Roman"/>
          <w:sz w:val="24"/>
          <w:szCs w:val="24"/>
        </w:rPr>
        <w:t>basic building blocks for cryptographic construction</w:t>
      </w:r>
      <w:r w:rsidR="00294DDD">
        <w:rPr>
          <w:rFonts w:ascii="Times New Roman" w:hAnsi="Times New Roman" w:cs="Times New Roman"/>
          <w:sz w:val="24"/>
          <w:szCs w:val="24"/>
        </w:rPr>
        <w:t>s (e.g., pseudorandom functions,</w:t>
      </w:r>
      <w:ins w:id="71" w:author="LabTest" w:date="2011-08-22T09:38:00Z">
        <w:r w:rsidR="00A0699A">
          <w:rPr>
            <w:rFonts w:ascii="Times New Roman" w:hAnsi="Times New Roman" w:cs="Times New Roman"/>
            <w:sz w:val="24"/>
            <w:szCs w:val="24"/>
          </w:rPr>
          <w:t xml:space="preserve"> pseudorandom generators</w:t>
        </w:r>
      </w:ins>
      <w:r w:rsidR="00294DDD">
        <w:rPr>
          <w:rFonts w:ascii="Times New Roman" w:hAnsi="Times New Roman" w:cs="Times New Roman"/>
          <w:sz w:val="24"/>
          <w:szCs w:val="24"/>
        </w:rPr>
        <w:t>, discrete logarithm groups, and hash functions</w:t>
      </w:r>
      <w:ins w:id="72" w:author="LabTest" w:date="2011-08-22T09:38:00Z">
        <w:r w:rsidR="00A0699A">
          <w:rPr>
            <w:rFonts w:ascii="Times New Roman" w:hAnsi="Times New Roman" w:cs="Times New Roman"/>
            <w:sz w:val="24"/>
            <w:szCs w:val="24"/>
          </w:rPr>
          <w:t xml:space="preserve"> </w:t>
        </w:r>
      </w:ins>
      <w:r>
        <w:rPr>
          <w:rFonts w:ascii="Times New Roman" w:hAnsi="Times New Roman" w:cs="Times New Roman"/>
          <w:sz w:val="24"/>
          <w:szCs w:val="24"/>
        </w:rPr>
        <w:t>belong to this layer).</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Non-interactive mid-level crypto functions:</w:t>
      </w:r>
      <w:r>
        <w:rPr>
          <w:rFonts w:ascii="Times New Roman" w:hAnsi="Times New Roman" w:cs="Times New Roman"/>
          <w:sz w:val="24"/>
          <w:szCs w:val="24"/>
        </w:rPr>
        <w:t xml:space="preserve"> these are non-interactive functions that can be applications within themselves in addition to being tools (e.g., encryption and signature schemes belong to this layer).</w:t>
      </w:r>
    </w:p>
    <w:p w:rsidR="005B7DA3" w:rsidRDefault="00D200B9" w:rsidP="00294DDD">
      <w:pPr>
        <w:pStyle w:val="ListParagraph"/>
        <w:numPr>
          <w:ilvl w:val="0"/>
          <w:numId w:val="3"/>
        </w:numPr>
        <w:spacing w:after="0" w:line="240" w:lineRule="auto"/>
        <w:rPr>
          <w:rFonts w:ascii="Times New Roman" w:hAnsi="Times New Roman" w:cs="Times New Roman"/>
          <w:sz w:val="24"/>
          <w:szCs w:val="24"/>
        </w:rPr>
      </w:pPr>
      <w:ins w:id="73" w:author="LabTest" w:date="2011-08-22T09:37:00Z">
        <w:r>
          <w:rPr>
            <w:rFonts w:ascii="Times New Roman" w:hAnsi="Times New Roman" w:cs="Times New Roman"/>
            <w:b/>
            <w:bCs/>
            <w:sz w:val="24"/>
            <w:szCs w:val="24"/>
          </w:rPr>
          <w:t xml:space="preserve">Mid level </w:t>
        </w:r>
      </w:ins>
      <w:del w:id="74" w:author="LabTest" w:date="2011-08-22T09:37:00Z">
        <w:r w:rsidR="005B7DA3" w:rsidRPr="00A27E15" w:rsidDel="00D200B9">
          <w:rPr>
            <w:rFonts w:ascii="Times New Roman" w:hAnsi="Times New Roman" w:cs="Times New Roman"/>
            <w:b/>
            <w:bCs/>
            <w:sz w:val="24"/>
            <w:szCs w:val="24"/>
          </w:rPr>
          <w:delText xml:space="preserve">Interactive </w:delText>
        </w:r>
      </w:del>
      <w:ins w:id="75" w:author="LabTest" w:date="2011-08-22T09:37:00Z">
        <w:r>
          <w:rPr>
            <w:rFonts w:ascii="Times New Roman" w:hAnsi="Times New Roman" w:cs="Times New Roman"/>
            <w:b/>
            <w:bCs/>
            <w:sz w:val="24"/>
            <w:szCs w:val="24"/>
          </w:rPr>
          <w:t>i</w:t>
        </w:r>
        <w:r w:rsidRPr="00A27E15">
          <w:rPr>
            <w:rFonts w:ascii="Times New Roman" w:hAnsi="Times New Roman" w:cs="Times New Roman"/>
            <w:b/>
            <w:bCs/>
            <w:sz w:val="24"/>
            <w:szCs w:val="24"/>
          </w:rPr>
          <w:t xml:space="preserve">nteractive </w:t>
        </w:r>
      </w:ins>
      <w:r w:rsidR="005B7DA3" w:rsidRPr="00A27E15">
        <w:rPr>
          <w:rFonts w:ascii="Times New Roman" w:hAnsi="Times New Roman" w:cs="Times New Roman"/>
          <w:b/>
          <w:bCs/>
          <w:sz w:val="24"/>
          <w:szCs w:val="24"/>
        </w:rPr>
        <w:t xml:space="preserve">crypto </w:t>
      </w:r>
      <w:r w:rsidR="005B7DA3">
        <w:rPr>
          <w:rFonts w:ascii="Times New Roman" w:hAnsi="Times New Roman" w:cs="Times New Roman"/>
          <w:b/>
          <w:bCs/>
          <w:sz w:val="24"/>
          <w:szCs w:val="24"/>
        </w:rPr>
        <w:t>protocol</w:t>
      </w:r>
      <w:r w:rsidR="005B7DA3" w:rsidRPr="00A27E15">
        <w:rPr>
          <w:rFonts w:ascii="Times New Roman" w:hAnsi="Times New Roman" w:cs="Times New Roman"/>
          <w:b/>
          <w:bCs/>
          <w:sz w:val="24"/>
          <w:szCs w:val="24"/>
        </w:rPr>
        <w:t>s:</w:t>
      </w:r>
      <w:r w:rsidR="005B7DA3">
        <w:rPr>
          <w:rFonts w:ascii="Times New Roman" w:hAnsi="Times New Roman" w:cs="Times New Roman"/>
          <w:sz w:val="24"/>
          <w:szCs w:val="24"/>
        </w:rPr>
        <w:t xml:space="preserve"> these are interactive protocols involving two or more parties; typically, the protocols in this layer are popular building blocks like commitments, zero knowledge and oblivious transfer</w:t>
      </w:r>
      <w:r w:rsidR="00294DDD">
        <w:rPr>
          <w:rFonts w:ascii="Times New Roman" w:hAnsi="Times New Roman" w:cs="Times New Roman"/>
          <w:sz w:val="24"/>
          <w:szCs w:val="24"/>
        </w:rPr>
        <w:t>.</w:t>
      </w:r>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The purpose of this SDD is to design the low-level crypto functions also based on existing packages.</w:t>
      </w:r>
    </w:p>
    <w:p w:rsidR="005B7DA3" w:rsidRDefault="005B7DA3" w:rsidP="00515D3B"/>
    <w:p w:rsidR="00515D3B" w:rsidRPr="007D2A38" w:rsidRDefault="00515D3B" w:rsidP="00515D3B">
      <w:r w:rsidRPr="007D2A38">
        <w:t xml:space="preserve">Functions in the first level are independent of other functions. </w:t>
      </w:r>
      <w:r>
        <w:t>They are the building blocks of functions of other layers as well as independent applications and as such should supply an easy to use API.</w:t>
      </w:r>
    </w:p>
    <w:p w:rsidR="00515D3B" w:rsidRPr="004C3D10" w:rsidRDefault="00515D3B" w:rsidP="00515D3B">
      <w:pPr>
        <w:rPr>
          <w:lang w:eastAsia="en-GB"/>
        </w:rPr>
      </w:pPr>
    </w:p>
    <w:p w:rsidR="00515D3B" w:rsidRDefault="00515D3B" w:rsidP="008F008C">
      <w:pPr>
        <w:pStyle w:val="Heading2"/>
        <w:numPr>
          <w:ilvl w:val="1"/>
          <w:numId w:val="50"/>
        </w:numPr>
        <w:tabs>
          <w:tab w:val="center" w:pos="1701"/>
        </w:tabs>
        <w:ind w:left="709" w:firstLine="284"/>
      </w:pPr>
      <w:bookmarkStart w:id="76" w:name="_Toc277840036"/>
      <w:bookmarkStart w:id="77" w:name="_Toc277840406"/>
      <w:bookmarkStart w:id="78" w:name="_Toc277840463"/>
      <w:bookmarkStart w:id="79" w:name="_Toc277840609"/>
      <w:bookmarkStart w:id="80" w:name="_Toc277840817"/>
      <w:bookmarkStart w:id="81" w:name="_Toc315173222"/>
      <w:r w:rsidRPr="00BC410A">
        <w:t>Goals</w:t>
      </w:r>
      <w:bookmarkEnd w:id="68"/>
      <w:bookmarkEnd w:id="76"/>
      <w:bookmarkEnd w:id="77"/>
      <w:bookmarkEnd w:id="78"/>
      <w:bookmarkEnd w:id="79"/>
      <w:bookmarkEnd w:id="80"/>
      <w:bookmarkEnd w:id="81"/>
    </w:p>
    <w:p w:rsidR="00515D3B" w:rsidRDefault="00515D3B" w:rsidP="00294DDD">
      <w:pPr>
        <w:pStyle w:val="ListParagraph"/>
        <w:spacing w:after="0" w:line="240" w:lineRule="auto"/>
        <w:ind w:left="0"/>
        <w:rPr>
          <w:rFonts w:ascii="Times New Roman" w:hAnsi="Times New Roman" w:cs="Times New Roman"/>
          <w:sz w:val="24"/>
          <w:szCs w:val="24"/>
        </w:rPr>
      </w:pPr>
      <w:bookmarkStart w:id="82" w:name="_Toc30214769"/>
      <w:bookmarkStart w:id="83" w:name="_Toc33153563"/>
      <w:r>
        <w:rPr>
          <w:rFonts w:ascii="Times New Roman" w:hAnsi="Times New Roman" w:cs="Times New Roman"/>
          <w:sz w:val="24"/>
          <w:szCs w:val="24"/>
        </w:rPr>
        <w:t xml:space="preserve">The purpose is to provide a reliable, efficient, flexible cryptographic </w:t>
      </w:r>
      <w:r w:rsidR="006F2688">
        <w:rPr>
          <w:rFonts w:ascii="Times New Roman" w:hAnsi="Times New Roman" w:cs="Times New Roman"/>
          <w:sz w:val="24"/>
          <w:szCs w:val="24"/>
        </w:rPr>
        <w:t>low-level</w:t>
      </w:r>
      <w:r>
        <w:rPr>
          <w:rFonts w:ascii="Times New Roman" w:hAnsi="Times New Roman" w:cs="Times New Roman"/>
          <w:sz w:val="24"/>
          <w:szCs w:val="24"/>
        </w:rPr>
        <w:t xml:space="preserve"> layer as the basis </w:t>
      </w:r>
      <w:r w:rsidR="00A27E15">
        <w:rPr>
          <w:rFonts w:ascii="Times New Roman" w:hAnsi="Times New Roman" w:cs="Times New Roman"/>
          <w:sz w:val="24"/>
          <w:szCs w:val="24"/>
        </w:rPr>
        <w:t>for</w:t>
      </w:r>
      <w:r>
        <w:rPr>
          <w:rFonts w:ascii="Times New Roman" w:hAnsi="Times New Roman" w:cs="Times New Roman"/>
          <w:sz w:val="24"/>
          <w:szCs w:val="24"/>
        </w:rPr>
        <w:t xml:space="preserve"> the development of the two higher cryptographic layers</w:t>
      </w:r>
      <w:r w:rsidR="00A27E15">
        <w:rPr>
          <w:rFonts w:ascii="Times New Roman" w:hAnsi="Times New Roman" w:cs="Times New Roman"/>
          <w:sz w:val="24"/>
          <w:szCs w:val="24"/>
        </w:rPr>
        <w:t xml:space="preserve">, and for direct use. </w:t>
      </w:r>
      <w:r>
        <w:rPr>
          <w:rFonts w:ascii="Times New Roman" w:hAnsi="Times New Roman" w:cs="Times New Roman"/>
          <w:sz w:val="24"/>
          <w:szCs w:val="24"/>
        </w:rPr>
        <w:t xml:space="preserve">We aim to provide a rich layer and </w:t>
      </w:r>
      <w:r w:rsidR="005B7DA3">
        <w:rPr>
          <w:rFonts w:ascii="Times New Roman" w:hAnsi="Times New Roman" w:cs="Times New Roman"/>
          <w:sz w:val="24"/>
          <w:szCs w:val="24"/>
        </w:rPr>
        <w:t xml:space="preserve">therefore provide multiple implementations of </w:t>
      </w:r>
      <w:del w:id="84" w:author="LabTest" w:date="2011-08-22T09:39:00Z">
        <w:r w:rsidR="005B7DA3" w:rsidDel="00EA6062">
          <w:rPr>
            <w:rFonts w:ascii="Times New Roman" w:hAnsi="Times New Roman" w:cs="Times New Roman"/>
            <w:sz w:val="24"/>
            <w:szCs w:val="24"/>
          </w:rPr>
          <w:delText>some</w:delText>
        </w:r>
        <w:r w:rsidDel="00EA6062">
          <w:rPr>
            <w:rFonts w:ascii="Times New Roman" w:hAnsi="Times New Roman" w:cs="Times New Roman"/>
            <w:sz w:val="24"/>
            <w:szCs w:val="24"/>
          </w:rPr>
          <w:delText xml:space="preserve"> </w:delText>
        </w:r>
      </w:del>
      <w:ins w:id="85" w:author="LabTest" w:date="2011-08-22T09:39:00Z">
        <w:r w:rsidR="00EA6062">
          <w:rPr>
            <w:rFonts w:ascii="Times New Roman" w:hAnsi="Times New Roman" w:cs="Times New Roman"/>
            <w:sz w:val="24"/>
            <w:szCs w:val="24"/>
          </w:rPr>
          <w:t xml:space="preserve">the </w:t>
        </w:r>
      </w:ins>
      <w:r>
        <w:rPr>
          <w:rFonts w:ascii="Times New Roman" w:hAnsi="Times New Roman" w:cs="Times New Roman"/>
          <w:sz w:val="24"/>
          <w:szCs w:val="24"/>
        </w:rPr>
        <w:t>functionality</w:t>
      </w:r>
      <w:ins w:id="86" w:author="LabTest" w:date="2011-08-22T09:39:00Z">
        <w:r w:rsidR="00EA6062">
          <w:rPr>
            <w:rFonts w:ascii="Times New Roman" w:hAnsi="Times New Roman" w:cs="Times New Roman"/>
            <w:sz w:val="24"/>
            <w:szCs w:val="24"/>
          </w:rPr>
          <w:t xml:space="preserve"> of this layer</w:t>
        </w:r>
      </w:ins>
      <w:r w:rsidR="00294DDD">
        <w:rPr>
          <w:rFonts w:ascii="Times New Roman" w:hAnsi="Times New Roman" w:cs="Times New Roman"/>
          <w:sz w:val="24"/>
          <w:szCs w:val="24"/>
        </w:rPr>
        <w:t>,</w:t>
      </w:r>
      <w:r w:rsidR="005B7DA3">
        <w:rPr>
          <w:rFonts w:ascii="Times New Roman" w:hAnsi="Times New Roman" w:cs="Times New Roman"/>
          <w:sz w:val="24"/>
          <w:szCs w:val="24"/>
        </w:rPr>
        <w:t xml:space="preserve"> when more than one</w:t>
      </w:r>
      <w:r>
        <w:rPr>
          <w:rFonts w:ascii="Times New Roman" w:hAnsi="Times New Roman" w:cs="Times New Roman"/>
          <w:sz w:val="24"/>
          <w:szCs w:val="24"/>
        </w:rPr>
        <w:t xml:space="preserve"> good existing </w:t>
      </w:r>
      <w:r w:rsidR="005B7DA3">
        <w:rPr>
          <w:rFonts w:ascii="Times New Roman" w:hAnsi="Times New Roman" w:cs="Times New Roman"/>
          <w:sz w:val="24"/>
          <w:szCs w:val="24"/>
        </w:rPr>
        <w:t>implementation is available</w:t>
      </w:r>
      <w:r>
        <w:rPr>
          <w:rFonts w:ascii="Times New Roman" w:hAnsi="Times New Roman" w:cs="Times New Roman"/>
          <w:sz w:val="24"/>
          <w:szCs w:val="24"/>
        </w:rPr>
        <w:t xml:space="preserve">. The first layer provides the user ability to choose which source of a specific cryptographic function to use </w:t>
      </w:r>
      <w:r w:rsidRPr="005B7DA3">
        <w:rPr>
          <w:rFonts w:ascii="Times New Roman" w:hAnsi="Times New Roman" w:cs="Times New Roman"/>
          <w:i/>
          <w:iCs/>
          <w:sz w:val="24"/>
          <w:szCs w:val="24"/>
        </w:rPr>
        <w:t>in run time</w:t>
      </w:r>
      <w:r>
        <w:rPr>
          <w:rFonts w:ascii="Times New Roman" w:hAnsi="Times New Roman" w:cs="Times New Roman"/>
          <w:sz w:val="24"/>
          <w:szCs w:val="24"/>
        </w:rPr>
        <w:t xml:space="preserve">, e.g. the version provided by Bouncy Castle, </w:t>
      </w:r>
      <w:r w:rsidR="005B7DA3">
        <w:rPr>
          <w:rFonts w:ascii="Times New Roman" w:hAnsi="Times New Roman" w:cs="Times New Roman"/>
          <w:sz w:val="24"/>
          <w:szCs w:val="24"/>
        </w:rPr>
        <w:t>C</w:t>
      </w:r>
      <w:r>
        <w:rPr>
          <w:rFonts w:ascii="Times New Roman" w:hAnsi="Times New Roman" w:cs="Times New Roman"/>
          <w:sz w:val="24"/>
          <w:szCs w:val="24"/>
        </w:rPr>
        <w:t>rypto++ and so on.</w:t>
      </w:r>
      <w:r w:rsidR="00BF6EA9">
        <w:rPr>
          <w:rFonts w:ascii="Times New Roman" w:hAnsi="Times New Roman" w:cs="Times New Roman"/>
          <w:sz w:val="24"/>
          <w:szCs w:val="24"/>
        </w:rPr>
        <w:t xml:space="preserve"> Wherever needed</w:t>
      </w:r>
      <w:r w:rsidR="001E79E8">
        <w:rPr>
          <w:rFonts w:ascii="Times New Roman" w:hAnsi="Times New Roman" w:cs="Times New Roman"/>
          <w:sz w:val="24"/>
          <w:szCs w:val="24"/>
        </w:rPr>
        <w:t>,</w:t>
      </w:r>
      <w:r w:rsidR="00BF6EA9">
        <w:rPr>
          <w:rFonts w:ascii="Times New Roman" w:hAnsi="Times New Roman" w:cs="Times New Roman"/>
          <w:sz w:val="24"/>
          <w:szCs w:val="24"/>
        </w:rPr>
        <w:t xml:space="preserve"> we will add our own implementation.</w:t>
      </w:r>
      <w:r w:rsidR="005B7DA3">
        <w:rPr>
          <w:rFonts w:ascii="Times New Roman" w:hAnsi="Times New Roman" w:cs="Times New Roman"/>
          <w:sz w:val="24"/>
          <w:szCs w:val="24"/>
        </w:rPr>
        <w:t xml:space="preserve"> However, when good implementations of lower level primitives already exist, our preference is to not implement from scratch.</w:t>
      </w:r>
    </w:p>
    <w:p w:rsidR="00515D3B" w:rsidRDefault="00515D3B" w:rsidP="00AC5A4E">
      <w:pPr>
        <w:pStyle w:val="Heading1"/>
        <w:tabs>
          <w:tab w:val="clear" w:pos="2912"/>
          <w:tab w:val="num" w:pos="360"/>
          <w:tab w:val="left" w:pos="567"/>
        </w:tabs>
        <w:ind w:left="284"/>
      </w:pPr>
      <w:bookmarkStart w:id="87" w:name="_Toc277840037"/>
      <w:bookmarkStart w:id="88" w:name="_Toc277840407"/>
      <w:bookmarkStart w:id="89" w:name="_Toc277840464"/>
      <w:bookmarkStart w:id="90" w:name="_Toc277840610"/>
      <w:bookmarkStart w:id="91" w:name="_Toc277840688"/>
      <w:bookmarkStart w:id="92" w:name="_Toc277840818"/>
      <w:bookmarkStart w:id="93" w:name="_Toc315173223"/>
      <w:r>
        <w:t>Definitions Acronyms and Abbreviations</w:t>
      </w:r>
      <w:bookmarkEnd w:id="87"/>
      <w:bookmarkEnd w:id="88"/>
      <w:bookmarkEnd w:id="89"/>
      <w:bookmarkEnd w:id="90"/>
      <w:bookmarkEnd w:id="91"/>
      <w:bookmarkEnd w:id="92"/>
      <w:bookmarkEnd w:id="93"/>
    </w:p>
    <w:p w:rsidR="00515D3B" w:rsidRPr="00F615C8" w:rsidRDefault="00515D3B" w:rsidP="00515D3B"/>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249"/>
        <w:gridCol w:w="6782"/>
      </w:tblGrid>
      <w:tr w:rsidR="00A256A2" w:rsidTr="00165310">
        <w:trPr>
          <w:jc w:val="center"/>
        </w:trPr>
        <w:tc>
          <w:tcPr>
            <w:tcW w:w="2249" w:type="dxa"/>
          </w:tcPr>
          <w:p w:rsidR="00A256A2" w:rsidRDefault="00A256A2" w:rsidP="00165310">
            <w:pPr>
              <w:pStyle w:val="Cell"/>
            </w:pPr>
            <w:r>
              <w:t xml:space="preserve">SCAPI </w:t>
            </w:r>
          </w:p>
        </w:tc>
        <w:tc>
          <w:tcPr>
            <w:tcW w:w="6782" w:type="dxa"/>
          </w:tcPr>
          <w:p w:rsidR="00A256A2" w:rsidRDefault="00A256A2" w:rsidP="00624E7B">
            <w:pPr>
              <w:pStyle w:val="Cell"/>
            </w:pPr>
            <w:r>
              <w:t xml:space="preserve">Secure Computation Application </w:t>
            </w:r>
            <w:r w:rsidR="00624E7B">
              <w:t>P</w:t>
            </w:r>
            <w:r>
              <w:t xml:space="preserve">rogramming </w:t>
            </w:r>
            <w:r w:rsidR="00624E7B">
              <w:t>I</w:t>
            </w:r>
            <w:r>
              <w:t>nterface</w:t>
            </w:r>
          </w:p>
        </w:tc>
      </w:tr>
      <w:tr w:rsidR="00515D3B" w:rsidTr="00165310">
        <w:trPr>
          <w:jc w:val="center"/>
        </w:trPr>
        <w:tc>
          <w:tcPr>
            <w:tcW w:w="2249" w:type="dxa"/>
          </w:tcPr>
          <w:p w:rsidR="00515D3B" w:rsidRDefault="00515D3B" w:rsidP="00165310">
            <w:pPr>
              <w:pStyle w:val="Cell"/>
            </w:pPr>
            <w:r>
              <w:t>MPC</w:t>
            </w:r>
          </w:p>
        </w:tc>
        <w:tc>
          <w:tcPr>
            <w:tcW w:w="6782" w:type="dxa"/>
          </w:tcPr>
          <w:p w:rsidR="00515D3B" w:rsidRDefault="00515D3B" w:rsidP="00165310">
            <w:pPr>
              <w:pStyle w:val="Cell"/>
            </w:pPr>
            <w:r>
              <w:t>Multi Party Computation</w:t>
            </w:r>
          </w:p>
        </w:tc>
      </w:tr>
      <w:tr w:rsidR="00515D3B" w:rsidTr="00165310">
        <w:trPr>
          <w:jc w:val="center"/>
        </w:trPr>
        <w:tc>
          <w:tcPr>
            <w:tcW w:w="2249" w:type="dxa"/>
          </w:tcPr>
          <w:p w:rsidR="00515D3B" w:rsidRDefault="00515D3B" w:rsidP="00165310">
            <w:pPr>
              <w:pStyle w:val="Cell"/>
            </w:pPr>
            <w:r>
              <w:rPr>
                <w:lang w:eastAsia="en-GB"/>
              </w:rPr>
              <w:t>JCA</w:t>
            </w:r>
          </w:p>
        </w:tc>
        <w:tc>
          <w:tcPr>
            <w:tcW w:w="6782" w:type="dxa"/>
          </w:tcPr>
          <w:p w:rsidR="00515D3B" w:rsidRDefault="00515D3B" w:rsidP="00165310">
            <w:pPr>
              <w:pStyle w:val="Cell"/>
            </w:pPr>
            <w:r>
              <w:t>Java Cryptography Architecture</w:t>
            </w:r>
          </w:p>
        </w:tc>
      </w:tr>
      <w:tr w:rsidR="008E0A0D" w:rsidTr="00165310">
        <w:trPr>
          <w:jc w:val="center"/>
        </w:trPr>
        <w:tc>
          <w:tcPr>
            <w:tcW w:w="2249" w:type="dxa"/>
          </w:tcPr>
          <w:p w:rsidR="008E0A0D" w:rsidRDefault="008E0A0D" w:rsidP="00165310">
            <w:pPr>
              <w:pStyle w:val="Cell"/>
              <w:rPr>
                <w:lang w:eastAsia="en-GB"/>
              </w:rPr>
            </w:pPr>
            <w:r>
              <w:rPr>
                <w:lang w:eastAsia="en-GB"/>
              </w:rPr>
              <w:t>JCE</w:t>
            </w:r>
          </w:p>
        </w:tc>
        <w:tc>
          <w:tcPr>
            <w:tcW w:w="6782" w:type="dxa"/>
          </w:tcPr>
          <w:p w:rsidR="008E0A0D" w:rsidRDefault="008E0A0D" w:rsidP="00165310">
            <w:pPr>
              <w:pStyle w:val="Cell"/>
            </w:pPr>
            <w:r>
              <w:t>Java Cryptography Extension</w:t>
            </w:r>
          </w:p>
        </w:tc>
      </w:tr>
      <w:tr w:rsidR="00515D3B" w:rsidTr="00165310">
        <w:trPr>
          <w:jc w:val="center"/>
        </w:trPr>
        <w:tc>
          <w:tcPr>
            <w:tcW w:w="2249" w:type="dxa"/>
          </w:tcPr>
          <w:p w:rsidR="00515D3B" w:rsidRDefault="00515D3B" w:rsidP="00165310">
            <w:pPr>
              <w:pStyle w:val="Cell"/>
            </w:pPr>
            <w:r>
              <w:rPr>
                <w:lang w:eastAsia="en-GB"/>
              </w:rPr>
              <w:t>JNI</w:t>
            </w:r>
          </w:p>
        </w:tc>
        <w:tc>
          <w:tcPr>
            <w:tcW w:w="6782" w:type="dxa"/>
          </w:tcPr>
          <w:p w:rsidR="00515D3B" w:rsidRDefault="00515D3B" w:rsidP="00165310">
            <w:pPr>
              <w:pStyle w:val="Cell"/>
            </w:pPr>
            <w:r w:rsidRPr="002361CA">
              <w:t>Java Native Interface</w:t>
            </w:r>
          </w:p>
        </w:tc>
      </w:tr>
      <w:tr w:rsidR="00515D3B" w:rsidTr="00165310">
        <w:trPr>
          <w:jc w:val="center"/>
        </w:trPr>
        <w:tc>
          <w:tcPr>
            <w:tcW w:w="2249" w:type="dxa"/>
          </w:tcPr>
          <w:p w:rsidR="00515D3B" w:rsidRDefault="00515D3B" w:rsidP="00165310">
            <w:pPr>
              <w:pStyle w:val="Cell"/>
            </w:pPr>
            <w:r>
              <w:t>BC</w:t>
            </w:r>
          </w:p>
        </w:tc>
        <w:tc>
          <w:tcPr>
            <w:tcW w:w="6782" w:type="dxa"/>
          </w:tcPr>
          <w:p w:rsidR="00515D3B" w:rsidRDefault="00515D3B" w:rsidP="00165310">
            <w:pPr>
              <w:pStyle w:val="Cell"/>
            </w:pPr>
            <w:r>
              <w:t>Bouncy Castle</w:t>
            </w:r>
          </w:p>
        </w:tc>
      </w:tr>
      <w:tr w:rsidR="00515D3B" w:rsidTr="00165310">
        <w:trPr>
          <w:jc w:val="center"/>
        </w:trPr>
        <w:tc>
          <w:tcPr>
            <w:tcW w:w="2249" w:type="dxa"/>
          </w:tcPr>
          <w:p w:rsidR="00515D3B" w:rsidRDefault="003A42B4" w:rsidP="00165310">
            <w:pPr>
              <w:pStyle w:val="Cell"/>
            </w:pPr>
            <w:r>
              <w:t>CPP</w:t>
            </w:r>
          </w:p>
        </w:tc>
        <w:tc>
          <w:tcPr>
            <w:tcW w:w="6782" w:type="dxa"/>
          </w:tcPr>
          <w:p w:rsidR="00515D3B" w:rsidRDefault="003A42B4" w:rsidP="00165310">
            <w:pPr>
              <w:pStyle w:val="Cell"/>
            </w:pPr>
            <w:r>
              <w:t>Crypto++ library</w:t>
            </w: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bl>
    <w:p w:rsidR="00515D3B" w:rsidRPr="00356B51" w:rsidRDefault="00515D3B" w:rsidP="00515D3B"/>
    <w:p w:rsidR="00515D3B" w:rsidRDefault="00515D3B" w:rsidP="00515D3B">
      <w:pPr>
        <w:pStyle w:val="Heading1"/>
        <w:tabs>
          <w:tab w:val="clear" w:pos="2912"/>
          <w:tab w:val="num" w:pos="360"/>
        </w:tabs>
        <w:ind w:left="284"/>
      </w:pPr>
      <w:bookmarkStart w:id="94" w:name="_References"/>
      <w:bookmarkStart w:id="95" w:name="_Toc277840038"/>
      <w:bookmarkStart w:id="96" w:name="_Toc277840408"/>
      <w:bookmarkStart w:id="97" w:name="_Toc277840465"/>
      <w:bookmarkStart w:id="98" w:name="_Toc277840611"/>
      <w:bookmarkStart w:id="99" w:name="_Toc277840689"/>
      <w:bookmarkStart w:id="100" w:name="_Toc277840819"/>
      <w:bookmarkStart w:id="101" w:name="_Toc315173224"/>
      <w:bookmarkEnd w:id="94"/>
      <w:r>
        <w:t>References</w:t>
      </w:r>
      <w:bookmarkEnd w:id="82"/>
      <w:bookmarkEnd w:id="83"/>
      <w:bookmarkEnd w:id="95"/>
      <w:bookmarkEnd w:id="96"/>
      <w:bookmarkEnd w:id="97"/>
      <w:bookmarkEnd w:id="98"/>
      <w:bookmarkEnd w:id="99"/>
      <w:bookmarkEnd w:id="100"/>
      <w:bookmarkEnd w:id="101"/>
      <w:r>
        <w:rPr>
          <w:rFonts w:ascii="Helvetica" w:hAnsi="Helvetica"/>
        </w:rPr>
        <w:t xml:space="preserve"> </w:t>
      </w:r>
    </w:p>
    <w:p w:rsidR="00515D3B" w:rsidRDefault="00515D3B" w:rsidP="00515D3B">
      <w:pPr>
        <w:pStyle w:val="Subtitle"/>
        <w:spacing w:after="0"/>
        <w:rPr>
          <w:rFonts w:ascii="Times New Roman" w:hAnsi="Times New Roman"/>
          <w:i w:val="0"/>
          <w:iCs w:val="0"/>
          <w:color w:val="auto"/>
          <w:spacing w:val="0"/>
          <w:lang w:eastAsia="en-GB" w:bidi="he-IL"/>
        </w:rPr>
      </w:pPr>
      <w:bookmarkStart w:id="102" w:name="_Toc30214771"/>
      <w:bookmarkStart w:id="103" w:name="_Toc33153565"/>
      <w:r w:rsidRPr="00BA7BD2">
        <w:rPr>
          <w:rFonts w:ascii="Times New Roman" w:hAnsi="Times New Roman"/>
          <w:i w:val="0"/>
          <w:iCs w:val="0"/>
          <w:color w:val="auto"/>
          <w:spacing w:val="0"/>
          <w:lang w:eastAsia="en-GB" w:bidi="he-IL"/>
        </w:rPr>
        <w:t xml:space="preserve">[1] Crypto SDK </w:t>
      </w:r>
      <w:bookmarkStart w:id="104" w:name="_Toc263690223"/>
      <w:r w:rsidRPr="00BA7BD2">
        <w:rPr>
          <w:rFonts w:ascii="Times New Roman" w:hAnsi="Times New Roman"/>
          <w:i w:val="0"/>
          <w:iCs w:val="0"/>
          <w:color w:val="auto"/>
          <w:spacing w:val="0"/>
          <w:lang w:eastAsia="en-GB" w:bidi="he-IL"/>
        </w:rPr>
        <w:t>Software Requirements Specifications (SRS)</w:t>
      </w:r>
      <w:bookmarkEnd w:id="104"/>
    </w:p>
    <w:p w:rsidR="00515D3B" w:rsidRDefault="00515D3B" w:rsidP="00515D3B">
      <w:pPr>
        <w:rPr>
          <w:lang w:eastAsia="en-GB"/>
        </w:rPr>
      </w:pPr>
      <w:r>
        <w:rPr>
          <w:lang w:eastAsia="en-GB"/>
        </w:rPr>
        <w:t xml:space="preserve">[2] </w:t>
      </w:r>
      <w:r w:rsidRPr="00E13E57">
        <w:rPr>
          <w:lang w:eastAsia="en-GB"/>
        </w:rPr>
        <w:t>SDK_interface.xlsx</w:t>
      </w:r>
    </w:p>
    <w:p w:rsidR="00B8526F" w:rsidRDefault="002C5CE2" w:rsidP="002126D1">
      <w:pPr>
        <w:rPr>
          <w:lang w:eastAsia="en-GB"/>
        </w:rPr>
      </w:pPr>
      <w:hyperlink r:id="rId9" w:history="1">
        <w:r w:rsidR="00515D3B" w:rsidRPr="002126D1">
          <w:rPr>
            <w:rStyle w:val="Hyperlink"/>
            <w:lang w:eastAsia="en-GB"/>
          </w:rPr>
          <w:t xml:space="preserve">[3] </w:t>
        </w:r>
        <w:r w:rsidR="002126D1" w:rsidRPr="002126D1">
          <w:rPr>
            <w:rStyle w:val="Hyperlink"/>
            <w:lang w:eastAsia="en-GB"/>
          </w:rPr>
          <w:t>primitives_for_implementationV2.2.docx</w:t>
        </w:r>
      </w:hyperlink>
    </w:p>
    <w:p w:rsidR="00C41240" w:rsidRDefault="00C41240" w:rsidP="002126D1">
      <w:pPr>
        <w:rPr>
          <w:lang w:eastAsia="en-GB"/>
        </w:rPr>
      </w:pPr>
      <w:r>
        <w:t xml:space="preserve">[4] </w:t>
      </w:r>
      <w:hyperlink r:id="rId10" w:anchor="Key" w:history="1">
        <w:r w:rsidRPr="00622B2B">
          <w:rPr>
            <w:rStyle w:val="Hyperlink"/>
            <w:lang w:eastAsia="en-GB"/>
          </w:rPr>
          <w:t>http://download.oracle.com/javase/6/docs/technotes/guides/security/crypto/CryptoSpec.html#Key</w:t>
        </w:r>
      </w:hyperlink>
    </w:p>
    <w:p w:rsidR="008F72FC" w:rsidRDefault="008F72FC" w:rsidP="00515D3B">
      <w:pPr>
        <w:rPr>
          <w:lang w:eastAsia="en-GB"/>
        </w:rPr>
      </w:pPr>
      <w:r>
        <w:rPr>
          <w:lang w:eastAsia="en-GB"/>
        </w:rPr>
        <w:t>[5] SDK pseudocode.pdf</w:t>
      </w:r>
    </w:p>
    <w:p w:rsidR="00515D3B" w:rsidRPr="00E13E57" w:rsidRDefault="00515D3B" w:rsidP="00515D3B">
      <w:pPr>
        <w:rPr>
          <w:lang w:eastAsia="en-GB"/>
        </w:rPr>
      </w:pPr>
    </w:p>
    <w:p w:rsidR="00515D3B" w:rsidRPr="00AD7757" w:rsidRDefault="00515D3B" w:rsidP="00515D3B">
      <w:pPr>
        <w:pStyle w:val="Heading1"/>
        <w:tabs>
          <w:tab w:val="clear" w:pos="2912"/>
          <w:tab w:val="num" w:pos="360"/>
        </w:tabs>
        <w:ind w:left="284"/>
        <w:rPr>
          <w:rFonts w:ascii="Helvetica" w:hAnsi="Helvetica"/>
        </w:rPr>
      </w:pPr>
      <w:bookmarkStart w:id="105" w:name="_Toc277840039"/>
      <w:bookmarkStart w:id="106" w:name="_Toc277840409"/>
      <w:bookmarkStart w:id="107" w:name="_Toc277840466"/>
      <w:bookmarkStart w:id="108" w:name="_Toc277840612"/>
      <w:bookmarkStart w:id="109" w:name="_Toc277840690"/>
      <w:bookmarkStart w:id="110" w:name="_Toc277840820"/>
      <w:bookmarkStart w:id="111" w:name="_Toc315173225"/>
      <w:r w:rsidRPr="00AD7757">
        <w:t>Wide Design Decisions</w:t>
      </w:r>
      <w:bookmarkEnd w:id="105"/>
      <w:bookmarkEnd w:id="106"/>
      <w:bookmarkEnd w:id="107"/>
      <w:bookmarkEnd w:id="108"/>
      <w:bookmarkEnd w:id="109"/>
      <w:bookmarkEnd w:id="110"/>
      <w:bookmarkEnd w:id="111"/>
      <w:r w:rsidRPr="00AD7757">
        <w:rPr>
          <w:rFonts w:ascii="Helvetica" w:hAnsi="Helvetica"/>
        </w:rPr>
        <w:t xml:space="preserve"> </w:t>
      </w:r>
    </w:p>
    <w:p w:rsidR="008D7CA7" w:rsidRPr="008D7CA7" w:rsidRDefault="008D7CA7" w:rsidP="008D7CA7">
      <w:pPr>
        <w:pStyle w:val="Heading2"/>
      </w:pPr>
      <w:bookmarkStart w:id="112" w:name="_Toc315173226"/>
      <w:r>
        <w:t>Language</w:t>
      </w:r>
      <w:bookmarkEnd w:id="112"/>
    </w:p>
    <w:p w:rsidR="008D7CA7" w:rsidRDefault="006F2688" w:rsidP="005B7DA3">
      <w:pPr>
        <w:autoSpaceDE/>
        <w:autoSpaceDN/>
        <w:adjustRightInd/>
        <w:rPr>
          <w:lang w:eastAsia="en-GB"/>
        </w:rPr>
      </w:pPr>
      <w:r>
        <w:rPr>
          <w:lang w:eastAsia="en-GB"/>
        </w:rPr>
        <w:t xml:space="preserve">After considering various </w:t>
      </w:r>
      <w:r w:rsidR="005B7DA3">
        <w:rPr>
          <w:lang w:eastAsia="en-GB"/>
        </w:rPr>
        <w:t>programming</w:t>
      </w:r>
      <w:r>
        <w:rPr>
          <w:lang w:eastAsia="en-GB"/>
        </w:rPr>
        <w:t xml:space="preserve"> languages, we chose to </w:t>
      </w:r>
      <w:r w:rsidR="00515D3B">
        <w:rPr>
          <w:lang w:eastAsia="en-GB"/>
        </w:rPr>
        <w:t>implement</w:t>
      </w:r>
      <w:r>
        <w:rPr>
          <w:lang w:eastAsia="en-GB"/>
        </w:rPr>
        <w:t xml:space="preserve"> SCAPI </w:t>
      </w:r>
      <w:r w:rsidR="00515D3B">
        <w:rPr>
          <w:lang w:eastAsia="en-GB"/>
        </w:rPr>
        <w:t>in Java.</w:t>
      </w:r>
      <w:r>
        <w:rPr>
          <w:lang w:eastAsia="en-GB"/>
        </w:rPr>
        <w:t xml:space="preserve"> </w:t>
      </w:r>
      <w:r w:rsidR="000D5F75">
        <w:rPr>
          <w:lang w:eastAsia="en-GB"/>
        </w:rPr>
        <w:t>The reasons we chose Java are:</w:t>
      </w:r>
    </w:p>
    <w:p w:rsidR="000D5F75" w:rsidRDefault="00004295" w:rsidP="002C4EFA">
      <w:pPr>
        <w:pStyle w:val="ListParagraph"/>
        <w:numPr>
          <w:ilvl w:val="0"/>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is s</w:t>
      </w:r>
      <w:r w:rsidR="000D5F75">
        <w:rPr>
          <w:rFonts w:ascii="Times New Roman" w:hAnsi="Times New Roman" w:cs="Times New Roman"/>
          <w:sz w:val="24"/>
          <w:szCs w:val="24"/>
          <w:lang w:eastAsia="en-GB" w:bidi="he-IL"/>
        </w:rPr>
        <w:t>trictly Object Oriented</w:t>
      </w:r>
    </w:p>
    <w:p w:rsidR="000D5F75" w:rsidRDefault="00004295" w:rsidP="002C4EFA">
      <w:pPr>
        <w:pStyle w:val="ListParagraph"/>
        <w:numPr>
          <w:ilvl w:val="0"/>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allows e</w:t>
      </w:r>
      <w:r w:rsidR="000D5F75" w:rsidRPr="000D5F75">
        <w:rPr>
          <w:rFonts w:ascii="Times New Roman" w:hAnsi="Times New Roman" w:cs="Times New Roman"/>
          <w:sz w:val="24"/>
          <w:szCs w:val="24"/>
          <w:lang w:eastAsia="en-GB" w:bidi="he-IL"/>
        </w:rPr>
        <w:t>asy and quick development</w:t>
      </w:r>
      <w:r>
        <w:rPr>
          <w:rFonts w:ascii="Times New Roman" w:hAnsi="Times New Roman" w:cs="Times New Roman"/>
          <w:sz w:val="24"/>
          <w:szCs w:val="24"/>
          <w:lang w:eastAsia="en-GB" w:bidi="he-IL"/>
        </w:rPr>
        <w:t xml:space="preserve"> since it has various features such as:</w:t>
      </w:r>
    </w:p>
    <w:p w:rsidR="0000429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A very large standard library</w:t>
      </w:r>
    </w:p>
    <w:p w:rsidR="0000429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Garbage Collection</w:t>
      </w:r>
    </w:p>
    <w:p w:rsidR="00004295" w:rsidRPr="000D5F7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No pointer logic</w:t>
      </w:r>
    </w:p>
    <w:p w:rsidR="000D5F75" w:rsidRPr="000D5F75" w:rsidRDefault="000D5F75" w:rsidP="002C4EFA">
      <w:pPr>
        <w:pStyle w:val="ListParagraph"/>
        <w:numPr>
          <w:ilvl w:val="0"/>
          <w:numId w:val="15"/>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Portability to other OSs</w:t>
      </w:r>
    </w:p>
    <w:p w:rsidR="000D5F75" w:rsidRPr="000D5F75" w:rsidRDefault="000D5F75" w:rsidP="002C4EFA">
      <w:pPr>
        <w:pStyle w:val="ListParagraph"/>
        <w:numPr>
          <w:ilvl w:val="0"/>
          <w:numId w:val="15"/>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There exist very good cryptographic libraries implemented in Java</w:t>
      </w:r>
      <w:r w:rsidR="00004295">
        <w:rPr>
          <w:rFonts w:ascii="Times New Roman" w:hAnsi="Times New Roman" w:cs="Times New Roman"/>
          <w:sz w:val="24"/>
          <w:szCs w:val="24"/>
          <w:lang w:eastAsia="en-GB" w:bidi="he-IL"/>
        </w:rPr>
        <w:t xml:space="preserve"> which can be integrated to our API</w:t>
      </w:r>
    </w:p>
    <w:p w:rsidR="000D5F75" w:rsidRPr="000D5F75" w:rsidRDefault="000D5F75" w:rsidP="002C4EFA">
      <w:pPr>
        <w:pStyle w:val="ListParagraph"/>
        <w:numPr>
          <w:ilvl w:val="0"/>
          <w:numId w:val="15"/>
        </w:numPr>
        <w:rPr>
          <w:lang w:eastAsia="en-GB"/>
        </w:rPr>
      </w:pPr>
      <w:r w:rsidRPr="000D5F75">
        <w:rPr>
          <w:rFonts w:ascii="Times New Roman" w:hAnsi="Times New Roman" w:cs="Times New Roman"/>
          <w:sz w:val="24"/>
          <w:szCs w:val="24"/>
          <w:lang w:eastAsia="en-GB" w:bidi="he-IL"/>
        </w:rPr>
        <w:t>It has built</w:t>
      </w:r>
      <w:r w:rsidR="00DA150E">
        <w:rPr>
          <w:rFonts w:ascii="Times New Roman" w:hAnsi="Times New Roman" w:cs="Times New Roman"/>
          <w:sz w:val="24"/>
          <w:szCs w:val="24"/>
          <w:lang w:eastAsia="en-GB" w:bidi="he-IL"/>
        </w:rPr>
        <w:t>-</w:t>
      </w:r>
      <w:r w:rsidRPr="000D5F75">
        <w:rPr>
          <w:rFonts w:ascii="Times New Roman" w:hAnsi="Times New Roman" w:cs="Times New Roman"/>
          <w:sz w:val="24"/>
          <w:szCs w:val="24"/>
          <w:lang w:eastAsia="en-GB" w:bidi="he-IL"/>
        </w:rPr>
        <w:t>in support for mobile applications</w:t>
      </w:r>
    </w:p>
    <w:p w:rsidR="000D5F75" w:rsidRDefault="000D5F75" w:rsidP="002C4EFA">
      <w:pPr>
        <w:pStyle w:val="ListParagraph"/>
        <w:numPr>
          <w:ilvl w:val="0"/>
          <w:numId w:val="15"/>
        </w:numPr>
        <w:rPr>
          <w:lang w:eastAsia="en-GB"/>
        </w:rPr>
      </w:pPr>
      <w:r>
        <w:rPr>
          <w:rFonts w:ascii="Times New Roman" w:hAnsi="Times New Roman" w:cs="Times New Roman"/>
          <w:sz w:val="24"/>
          <w:szCs w:val="24"/>
          <w:lang w:eastAsia="en-GB" w:bidi="he-IL"/>
        </w:rPr>
        <w:t xml:space="preserve">It allows the integration of existing applications written in Native Code using the JNI </w:t>
      </w:r>
      <w:r w:rsidR="00004295">
        <w:rPr>
          <w:rFonts w:ascii="Times New Roman" w:hAnsi="Times New Roman" w:cs="Times New Roman"/>
          <w:sz w:val="24"/>
          <w:szCs w:val="24"/>
          <w:lang w:eastAsia="en-GB" w:bidi="he-IL"/>
        </w:rPr>
        <w:t>framework</w:t>
      </w:r>
    </w:p>
    <w:p w:rsidR="008D7CA7" w:rsidRDefault="008D7CA7" w:rsidP="00021C3A">
      <w:pPr>
        <w:pStyle w:val="Heading2"/>
        <w:numPr>
          <w:ilvl w:val="1"/>
          <w:numId w:val="14"/>
        </w:numPr>
        <w:tabs>
          <w:tab w:val="decimal" w:pos="1701"/>
        </w:tabs>
        <w:ind w:left="709" w:firstLine="284"/>
      </w:pPr>
      <w:bookmarkStart w:id="113" w:name="_Toc315173227"/>
      <w:r>
        <w:t>General Architecture</w:t>
      </w:r>
      <w:bookmarkEnd w:id="113"/>
    </w:p>
    <w:p w:rsidR="008D7CA7" w:rsidRDefault="00515D3B" w:rsidP="00294DDD">
      <w:pPr>
        <w:autoSpaceDE/>
        <w:autoSpaceDN/>
        <w:adjustRightInd/>
        <w:rPr>
          <w:lang w:eastAsia="en-GB"/>
        </w:rPr>
      </w:pPr>
      <w:r>
        <w:rPr>
          <w:lang w:eastAsia="en-GB"/>
        </w:rPr>
        <w:t>We use the provider architecture of the JCA to supply our own provider as well as a detailed API containing interfaces for abstract concepts</w:t>
      </w:r>
      <w:r w:rsidR="008D7CA7">
        <w:rPr>
          <w:lang w:eastAsia="en-GB"/>
        </w:rPr>
        <w:t>.</w:t>
      </w:r>
      <w:r w:rsidR="007D50F9">
        <w:rPr>
          <w:lang w:eastAsia="en-GB"/>
        </w:rPr>
        <w:t xml:space="preserve"> For more information on the provider </w:t>
      </w:r>
      <w:r w:rsidR="002126D1">
        <w:rPr>
          <w:lang w:eastAsia="en-GB"/>
        </w:rPr>
        <w:t>architecture,</w:t>
      </w:r>
      <w:r w:rsidR="007D50F9">
        <w:rPr>
          <w:lang w:eastAsia="en-GB"/>
        </w:rPr>
        <w:t xml:space="preserve"> see </w:t>
      </w:r>
      <w:r w:rsidR="00294DDD">
        <w:rPr>
          <w:lang w:eastAsia="en-GB"/>
        </w:rPr>
        <w:t xml:space="preserve">the </w:t>
      </w:r>
      <w:r w:rsidR="005B7DA3">
        <w:rPr>
          <w:lang w:eastAsia="en-GB"/>
        </w:rPr>
        <w:t xml:space="preserve"> </w:t>
      </w:r>
      <w:del w:id="114" w:author="LabTest" w:date="2011-08-22T09:40:00Z">
        <w:r w:rsidR="005B7DA3" w:rsidDel="00EA6062">
          <w:rPr>
            <w:lang w:eastAsia="en-GB"/>
          </w:rPr>
          <w:delText>the</w:delText>
        </w:r>
        <w:r w:rsidR="005B15B1" w:rsidDel="00EA6062">
          <w:rPr>
            <w:lang w:eastAsia="en-GB"/>
          </w:rPr>
          <w:delText xml:space="preserve"> </w:delText>
        </w:r>
      </w:del>
      <w:hyperlink w:anchor="_The_provider_architecture:" w:history="1">
        <w:r w:rsidR="005B15B1" w:rsidRPr="005B15B1">
          <w:rPr>
            <w:rStyle w:val="Hyperlink"/>
            <w:lang w:eastAsia="en-GB"/>
          </w:rPr>
          <w:t>provider architecture</w:t>
        </w:r>
      </w:hyperlink>
      <w:r w:rsidR="005B15B1">
        <w:rPr>
          <w:lang w:eastAsia="en-GB"/>
        </w:rPr>
        <w:t xml:space="preserve"> </w:t>
      </w:r>
      <w:r w:rsidR="00294DDD">
        <w:rPr>
          <w:lang w:eastAsia="en-GB"/>
        </w:rPr>
        <w:t xml:space="preserve">section </w:t>
      </w:r>
      <w:r w:rsidR="005B15B1">
        <w:rPr>
          <w:lang w:eastAsia="en-GB"/>
        </w:rPr>
        <w:t>in the Appendix.</w:t>
      </w:r>
    </w:p>
    <w:p w:rsidR="00A15581" w:rsidRDefault="00A15581" w:rsidP="00A15581">
      <w:r>
        <w:rPr>
          <w:lang w:eastAsia="en-GB"/>
        </w:rPr>
        <w:t xml:space="preserve">As a convention, we say that </w:t>
      </w:r>
      <w:r w:rsidRPr="003F5E95">
        <w:t>Interface</w:t>
      </w:r>
      <w:r>
        <w:t>s</w:t>
      </w:r>
      <w:r w:rsidRPr="003F5E95">
        <w:t xml:space="preserve"> are used for primitive/protocol types (like PRF, Hash etc.) and security levels (like collision resistance versus target collision resistance in hash functions, and security for semi-honest or malicious stand-alone in protocols).</w:t>
      </w:r>
    </w:p>
    <w:p w:rsidR="00A15581" w:rsidRDefault="00A15581" w:rsidP="00A15581">
      <w:r w:rsidRPr="003F5E95">
        <w:t xml:space="preserve">In addition, </w:t>
      </w:r>
      <w:r>
        <w:t xml:space="preserve">interfaces </w:t>
      </w:r>
      <w:r w:rsidRPr="00A15581">
        <w:rPr>
          <w:b/>
          <w:bCs/>
        </w:rPr>
        <w:t>can</w:t>
      </w:r>
      <w:r>
        <w:t xml:space="preserve"> </w:t>
      </w:r>
      <w:r w:rsidRPr="003F5E95">
        <w:t xml:space="preserve">be used for important concrete algorithms that a protocol designer may want to specify. For example, interfaces are given for </w:t>
      </w:r>
      <w:del w:id="115" w:author="LabTest" w:date="2011-08-22T09:45:00Z">
        <w:r w:rsidRPr="003F5E95" w:rsidDel="002F1B12">
          <w:delText>3DES</w:delText>
        </w:r>
      </w:del>
      <w:ins w:id="116" w:author="LabTest" w:date="2011-08-22T09:45:00Z">
        <w:r w:rsidR="002F1B12">
          <w:t>TripleDES</w:t>
        </w:r>
      </w:ins>
      <w:r w:rsidRPr="003F5E95">
        <w:t xml:space="preserve"> and AES since a protocol designer may want to ensure that it uses an AES-based pseudorandom permutation (but this can concretely be implemented from bouncy castle, Crypto++, etc.).</w:t>
      </w:r>
    </w:p>
    <w:p w:rsidR="00A15581" w:rsidRDefault="00A15581" w:rsidP="005B7DA3">
      <w:pPr>
        <w:autoSpaceDE/>
        <w:autoSpaceDN/>
        <w:adjustRightInd/>
        <w:rPr>
          <w:lang w:eastAsia="en-GB"/>
        </w:rPr>
      </w:pPr>
    </w:p>
    <w:p w:rsidR="00515D3B" w:rsidRDefault="008D7CA7" w:rsidP="00021C3A">
      <w:pPr>
        <w:pStyle w:val="Heading2"/>
        <w:numPr>
          <w:ilvl w:val="1"/>
          <w:numId w:val="14"/>
        </w:numPr>
        <w:tabs>
          <w:tab w:val="decimal" w:pos="1701"/>
        </w:tabs>
        <w:ind w:left="709" w:firstLine="284"/>
      </w:pPr>
      <w:bookmarkStart w:id="117" w:name="_Interfaces"/>
      <w:bookmarkStart w:id="118" w:name="_Toc315173228"/>
      <w:bookmarkEnd w:id="117"/>
      <w:r>
        <w:lastRenderedPageBreak/>
        <w:t>Interfaces</w:t>
      </w:r>
      <w:bookmarkEnd w:id="118"/>
      <w:r w:rsidR="00515D3B">
        <w:t xml:space="preserve"> </w:t>
      </w:r>
    </w:p>
    <w:p w:rsidR="008D7CA7" w:rsidRDefault="008E0A0D" w:rsidP="00521740">
      <w:pPr>
        <w:rPr>
          <w:lang w:eastAsia="en-GB"/>
        </w:rPr>
      </w:pPr>
      <w:r>
        <w:rPr>
          <w:lang w:eastAsia="en-GB"/>
        </w:rPr>
        <w:t>We provide an</w:t>
      </w:r>
      <w:r w:rsidR="008D7CA7">
        <w:rPr>
          <w:lang w:eastAsia="en-GB"/>
        </w:rPr>
        <w:t xml:space="preserve"> API for using the following </w:t>
      </w:r>
      <w:r w:rsidR="00004295">
        <w:rPr>
          <w:lang w:eastAsia="en-GB"/>
        </w:rPr>
        <w:t xml:space="preserve">cryptographic </w:t>
      </w:r>
      <w:r w:rsidR="00521740">
        <w:rPr>
          <w:lang w:eastAsia="en-GB"/>
        </w:rPr>
        <w:t>primitives</w:t>
      </w:r>
      <w:r w:rsidR="00004295">
        <w:rPr>
          <w:lang w:eastAsia="en-GB"/>
        </w:rPr>
        <w:t>:</w:t>
      </w:r>
    </w:p>
    <w:p w:rsidR="008D7CA7" w:rsidRPr="008D7CA7" w:rsidRDefault="008D7CA7" w:rsidP="008D7CA7">
      <w:pPr>
        <w:rPr>
          <w:lang w:eastAsia="en-GB"/>
        </w:rPr>
      </w:pPr>
    </w:p>
    <w:p w:rsidR="00515D3B" w:rsidRDefault="00515D3B" w:rsidP="00AF7C23">
      <w:pPr>
        <w:numPr>
          <w:ilvl w:val="0"/>
          <w:numId w:val="2"/>
        </w:numPr>
        <w:autoSpaceDE/>
        <w:autoSpaceDN/>
        <w:adjustRightInd/>
        <w:rPr>
          <w:lang w:eastAsia="en-GB"/>
        </w:rPr>
      </w:pPr>
      <w:r w:rsidRPr="00DF6AD4">
        <w:rPr>
          <w:lang w:eastAsia="en-GB"/>
        </w:rPr>
        <w:t>Pseudorandom generator</w:t>
      </w:r>
      <w:r w:rsidR="00521740">
        <w:rPr>
          <w:lang w:eastAsia="en-GB"/>
        </w:rPr>
        <w:t>s</w:t>
      </w:r>
      <w:r w:rsidRPr="00DF6AD4">
        <w:rPr>
          <w:lang w:eastAsia="en-GB"/>
        </w:rPr>
        <w:t xml:space="preserve"> </w:t>
      </w:r>
    </w:p>
    <w:p w:rsidR="00515D3B" w:rsidRDefault="00515D3B" w:rsidP="00AF7C23">
      <w:pPr>
        <w:numPr>
          <w:ilvl w:val="0"/>
          <w:numId w:val="2"/>
        </w:numPr>
        <w:autoSpaceDE/>
        <w:autoSpaceDN/>
        <w:adjustRightInd/>
        <w:rPr>
          <w:lang w:eastAsia="en-GB"/>
        </w:rPr>
      </w:pPr>
      <w:r w:rsidRPr="00DF6AD4">
        <w:rPr>
          <w:lang w:eastAsia="en-GB"/>
        </w:rPr>
        <w:t>Pseudorandom function</w:t>
      </w:r>
      <w:r w:rsidR="00521740">
        <w:rPr>
          <w:lang w:eastAsia="en-GB"/>
        </w:rPr>
        <w:t>s</w:t>
      </w:r>
      <w:r>
        <w:rPr>
          <w:lang w:eastAsia="en-GB"/>
        </w:rPr>
        <w:t xml:space="preserve"> </w:t>
      </w:r>
    </w:p>
    <w:p w:rsidR="00521740" w:rsidRDefault="00521740" w:rsidP="00521740">
      <w:pPr>
        <w:numPr>
          <w:ilvl w:val="0"/>
          <w:numId w:val="2"/>
        </w:numPr>
        <w:autoSpaceDE/>
        <w:autoSpaceDN/>
        <w:adjustRightInd/>
        <w:rPr>
          <w:lang w:eastAsia="en-GB"/>
        </w:rPr>
      </w:pPr>
      <w:r w:rsidRPr="00DF6AD4">
        <w:rPr>
          <w:lang w:eastAsia="en-GB"/>
        </w:rPr>
        <w:t>Pseudorandom permutation</w:t>
      </w:r>
      <w:r>
        <w:rPr>
          <w:lang w:eastAsia="en-GB"/>
        </w:rPr>
        <w:t xml:space="preserve">s </w:t>
      </w:r>
    </w:p>
    <w:p w:rsidR="00515D3B" w:rsidRDefault="00294DDD" w:rsidP="00294DDD">
      <w:pPr>
        <w:numPr>
          <w:ilvl w:val="0"/>
          <w:numId w:val="2"/>
        </w:numPr>
        <w:autoSpaceDE/>
        <w:autoSpaceDN/>
        <w:adjustRightInd/>
        <w:rPr>
          <w:lang w:eastAsia="en-GB"/>
        </w:rPr>
      </w:pPr>
      <w:r>
        <w:rPr>
          <w:lang w:eastAsia="en-GB"/>
        </w:rPr>
        <w:t>Cryptographic</w:t>
      </w:r>
      <w:r w:rsidR="00521740">
        <w:rPr>
          <w:lang w:eastAsia="en-GB"/>
        </w:rPr>
        <w:t xml:space="preserve"> h</w:t>
      </w:r>
      <w:r w:rsidR="00515D3B" w:rsidRPr="00DF6AD4">
        <w:rPr>
          <w:lang w:eastAsia="en-GB"/>
        </w:rPr>
        <w:t>ash function</w:t>
      </w:r>
      <w:r w:rsidR="00521740">
        <w:rPr>
          <w:lang w:eastAsia="en-GB"/>
        </w:rPr>
        <w:t>s</w:t>
      </w:r>
    </w:p>
    <w:p w:rsidR="00521740" w:rsidRDefault="00521740" w:rsidP="00AF7C23">
      <w:pPr>
        <w:numPr>
          <w:ilvl w:val="0"/>
          <w:numId w:val="2"/>
        </w:numPr>
        <w:autoSpaceDE/>
        <w:autoSpaceDN/>
        <w:adjustRightInd/>
        <w:rPr>
          <w:lang w:eastAsia="en-GB"/>
        </w:rPr>
      </w:pPr>
      <w:r>
        <w:rPr>
          <w:lang w:eastAsia="en-GB"/>
        </w:rPr>
        <w:t>Universal hash functions</w:t>
      </w:r>
    </w:p>
    <w:p w:rsidR="00515D3B" w:rsidRDefault="00521740" w:rsidP="00294DDD">
      <w:pPr>
        <w:numPr>
          <w:ilvl w:val="0"/>
          <w:numId w:val="2"/>
        </w:numPr>
        <w:autoSpaceDE/>
        <w:autoSpaceDN/>
        <w:adjustRightInd/>
        <w:rPr>
          <w:lang w:eastAsia="en-GB"/>
        </w:rPr>
      </w:pPr>
      <w:r>
        <w:rPr>
          <w:lang w:eastAsia="en-GB"/>
        </w:rPr>
        <w:t>Trapdoor permutations</w:t>
      </w:r>
    </w:p>
    <w:p w:rsidR="00515D3B" w:rsidRDefault="00521740" w:rsidP="00AF7C23">
      <w:pPr>
        <w:numPr>
          <w:ilvl w:val="0"/>
          <w:numId w:val="2"/>
        </w:numPr>
        <w:autoSpaceDE/>
        <w:autoSpaceDN/>
        <w:adjustRightInd/>
        <w:rPr>
          <w:lang w:eastAsia="en-GB"/>
        </w:rPr>
      </w:pPr>
      <w:r>
        <w:rPr>
          <w:lang w:eastAsia="en-GB"/>
        </w:rPr>
        <w:t>A d</w:t>
      </w:r>
      <w:r w:rsidR="00515D3B" w:rsidRPr="00DF6AD4">
        <w:rPr>
          <w:lang w:eastAsia="en-GB"/>
        </w:rPr>
        <w:t>iscrete log</w:t>
      </w:r>
      <w:r w:rsidR="00515D3B">
        <w:rPr>
          <w:lang w:eastAsia="en-GB"/>
        </w:rPr>
        <w:t xml:space="preserve"> </w:t>
      </w:r>
      <w:r w:rsidR="008E0A0D">
        <w:rPr>
          <w:lang w:eastAsia="en-GB"/>
        </w:rPr>
        <w:t>l</w:t>
      </w:r>
      <w:r w:rsidR="00515D3B">
        <w:rPr>
          <w:lang w:eastAsia="en-GB"/>
        </w:rPr>
        <w:t xml:space="preserve">ibrary </w:t>
      </w:r>
    </w:p>
    <w:p w:rsidR="008E0A0D" w:rsidRDefault="008E0A0D" w:rsidP="00AF7C23">
      <w:pPr>
        <w:numPr>
          <w:ilvl w:val="0"/>
          <w:numId w:val="2"/>
        </w:numPr>
        <w:autoSpaceDE/>
        <w:autoSpaceDN/>
        <w:adjustRightInd/>
        <w:rPr>
          <w:lang w:eastAsia="en-GB"/>
        </w:rPr>
      </w:pPr>
      <w:r>
        <w:rPr>
          <w:lang w:eastAsia="en-GB"/>
        </w:rPr>
        <w:t>Key derivation function</w:t>
      </w:r>
      <w:r w:rsidR="00521740">
        <w:rPr>
          <w:lang w:eastAsia="en-GB"/>
        </w:rPr>
        <w:t>s</w:t>
      </w:r>
    </w:p>
    <w:p w:rsidR="008D7CA7" w:rsidRDefault="008D7CA7" w:rsidP="008D7CA7">
      <w:pPr>
        <w:autoSpaceDE/>
        <w:autoSpaceDN/>
        <w:adjustRightInd/>
        <w:ind w:left="720"/>
        <w:rPr>
          <w:lang w:eastAsia="en-GB"/>
        </w:rPr>
      </w:pPr>
    </w:p>
    <w:p w:rsidR="00BF70EC" w:rsidRDefault="00BF70EC" w:rsidP="00294DDD">
      <w:pPr>
        <w:autoSpaceDE/>
        <w:autoSpaceDN/>
        <w:adjustRightInd/>
        <w:rPr>
          <w:lang w:eastAsia="en-GB"/>
        </w:rPr>
      </w:pPr>
      <w:r>
        <w:rPr>
          <w:lang w:eastAsia="en-GB"/>
        </w:rPr>
        <w:t xml:space="preserve">By using interfaces, an application or a cryptographic protocol can choose to specify or not </w:t>
      </w:r>
      <w:r w:rsidR="00521740">
        <w:rPr>
          <w:lang w:eastAsia="en-GB"/>
        </w:rPr>
        <w:t xml:space="preserve">specify </w:t>
      </w:r>
      <w:r>
        <w:rPr>
          <w:lang w:eastAsia="en-GB"/>
        </w:rPr>
        <w:t>the exact type of primitive it needs. For example, a protocol can say that it requires a pseudorandom perm</w:t>
      </w:r>
      <w:r w:rsidR="00DA150E">
        <w:rPr>
          <w:lang w:eastAsia="en-GB"/>
        </w:rPr>
        <w:t xml:space="preserve">utation without specifying </w:t>
      </w:r>
      <w:r w:rsidR="00521740">
        <w:rPr>
          <w:lang w:eastAsia="en-GB"/>
        </w:rPr>
        <w:t xml:space="preserve">which </w:t>
      </w:r>
      <w:r w:rsidR="00DA150E">
        <w:rPr>
          <w:lang w:eastAsia="en-GB"/>
        </w:rPr>
        <w:t>one</w:t>
      </w:r>
      <w:r w:rsidR="00521740">
        <w:rPr>
          <w:lang w:eastAsia="en-GB"/>
        </w:rPr>
        <w:t>.</w:t>
      </w:r>
      <w:r>
        <w:rPr>
          <w:lang w:eastAsia="en-GB"/>
        </w:rPr>
        <w:t xml:space="preserve"> </w:t>
      </w:r>
      <w:r w:rsidR="00521740">
        <w:rPr>
          <w:lang w:eastAsia="en-GB"/>
        </w:rPr>
        <w:t>T</w:t>
      </w:r>
      <w:r>
        <w:rPr>
          <w:lang w:eastAsia="en-GB"/>
        </w:rPr>
        <w:t>hen</w:t>
      </w:r>
      <w:r w:rsidR="00521740">
        <w:rPr>
          <w:lang w:eastAsia="en-GB"/>
        </w:rPr>
        <w:t>,</w:t>
      </w:r>
      <w:r>
        <w:rPr>
          <w:lang w:eastAsia="en-GB"/>
        </w:rPr>
        <w:t xml:space="preserve"> it is up to the calling application to instant</w:t>
      </w:r>
      <w:r w:rsidR="00521740">
        <w:rPr>
          <w:lang w:eastAsia="en-GB"/>
        </w:rPr>
        <w:t xml:space="preserve">iate a specific one, say </w:t>
      </w:r>
      <w:del w:id="119" w:author="LabTest" w:date="2011-08-22T09:45:00Z">
        <w:r w:rsidR="00521740" w:rsidDel="002F1B12">
          <w:rPr>
            <w:lang w:eastAsia="en-GB"/>
          </w:rPr>
          <w:delText>3DES</w:delText>
        </w:r>
      </w:del>
      <w:ins w:id="120" w:author="LabTest" w:date="2011-08-22T09:45:00Z">
        <w:r w:rsidR="002F1B12">
          <w:rPr>
            <w:lang w:eastAsia="en-GB"/>
          </w:rPr>
          <w:t>TripleDES</w:t>
        </w:r>
      </w:ins>
      <w:r w:rsidR="00521740">
        <w:rPr>
          <w:lang w:eastAsia="en-GB"/>
        </w:rPr>
        <w:t>,</w:t>
      </w:r>
      <w:r>
        <w:rPr>
          <w:lang w:eastAsia="en-GB"/>
        </w:rPr>
        <w:t xml:space="preserve"> AES or </w:t>
      </w:r>
      <w:r w:rsidR="00521740">
        <w:rPr>
          <w:lang w:eastAsia="en-GB"/>
        </w:rPr>
        <w:t xml:space="preserve">any </w:t>
      </w:r>
      <w:r>
        <w:rPr>
          <w:lang w:eastAsia="en-GB"/>
        </w:rPr>
        <w:t>other</w:t>
      </w:r>
      <w:r w:rsidR="00521740">
        <w:rPr>
          <w:lang w:eastAsia="en-GB"/>
        </w:rPr>
        <w:t>. Alternatively,</w:t>
      </w:r>
      <w:r>
        <w:rPr>
          <w:lang w:eastAsia="en-GB"/>
        </w:rPr>
        <w:t xml:space="preserve"> the protocol can be very specific and require </w:t>
      </w:r>
      <w:del w:id="121" w:author="LabTest" w:date="2011-08-22T09:45:00Z">
        <w:r w:rsidDel="002F1B12">
          <w:rPr>
            <w:lang w:eastAsia="en-GB"/>
          </w:rPr>
          <w:delText>3DES</w:delText>
        </w:r>
      </w:del>
      <w:ins w:id="122" w:author="LabTest" w:date="2011-08-22T09:45:00Z">
        <w:r w:rsidR="002F1B12">
          <w:rPr>
            <w:lang w:eastAsia="en-GB"/>
          </w:rPr>
          <w:t>TripleDES</w:t>
        </w:r>
      </w:ins>
      <w:r>
        <w:rPr>
          <w:lang w:eastAsia="en-GB"/>
        </w:rPr>
        <w:t xml:space="preserve"> </w:t>
      </w:r>
      <w:r w:rsidR="00521740">
        <w:rPr>
          <w:lang w:eastAsia="en-GB"/>
        </w:rPr>
        <w:t>(</w:t>
      </w:r>
      <w:r>
        <w:rPr>
          <w:lang w:eastAsia="en-GB"/>
        </w:rPr>
        <w:t>for example</w:t>
      </w:r>
      <w:r w:rsidR="00521740">
        <w:rPr>
          <w:lang w:eastAsia="en-GB"/>
        </w:rPr>
        <w:t>)</w:t>
      </w:r>
      <w:r>
        <w:rPr>
          <w:lang w:eastAsia="en-GB"/>
        </w:rPr>
        <w:t>.</w:t>
      </w:r>
    </w:p>
    <w:p w:rsidR="00515D3B" w:rsidRDefault="00515D3B" w:rsidP="005407A5">
      <w:pPr>
        <w:autoSpaceDE/>
        <w:autoSpaceDN/>
        <w:adjustRightInd/>
        <w:rPr>
          <w:lang w:eastAsia="en-GB"/>
        </w:rPr>
      </w:pPr>
      <w:r>
        <w:rPr>
          <w:lang w:eastAsia="en-GB"/>
        </w:rPr>
        <w:t xml:space="preserve">New interfaces may be added as needed in newer versions of </w:t>
      </w:r>
      <w:r w:rsidR="00205A28">
        <w:rPr>
          <w:lang w:eastAsia="en-GB"/>
        </w:rPr>
        <w:t>SCAPI</w:t>
      </w:r>
      <w:r>
        <w:rPr>
          <w:lang w:eastAsia="en-GB"/>
        </w:rPr>
        <w:t>.</w:t>
      </w:r>
    </w:p>
    <w:p w:rsidR="00A15581" w:rsidRDefault="00A15581" w:rsidP="002126D1">
      <w:pPr>
        <w:tabs>
          <w:tab w:val="left" w:pos="9498"/>
          <w:tab w:val="left" w:pos="9639"/>
          <w:tab w:val="left" w:pos="9781"/>
        </w:tabs>
        <w:autoSpaceDE/>
        <w:autoSpaceDN/>
        <w:adjustRightInd/>
        <w:rPr>
          <w:lang w:eastAsia="en-GB"/>
        </w:rPr>
      </w:pPr>
    </w:p>
    <w:p w:rsidR="00515D3B" w:rsidRDefault="00515D3B" w:rsidP="002126D1">
      <w:pPr>
        <w:tabs>
          <w:tab w:val="left" w:pos="9498"/>
          <w:tab w:val="left" w:pos="9639"/>
          <w:tab w:val="left" w:pos="9781"/>
        </w:tabs>
        <w:autoSpaceDE/>
        <w:autoSpaceDN/>
        <w:adjustRightInd/>
        <w:rPr>
          <w:lang w:eastAsia="en-GB"/>
        </w:rPr>
      </w:pPr>
      <w:r>
        <w:rPr>
          <w:lang w:eastAsia="en-GB"/>
        </w:rPr>
        <w:t xml:space="preserve">The required </w:t>
      </w:r>
      <w:r w:rsidR="008D7CA7">
        <w:rPr>
          <w:lang w:eastAsia="en-GB"/>
        </w:rPr>
        <w:t>elements</w:t>
      </w:r>
      <w:r>
        <w:rPr>
          <w:lang w:eastAsia="en-GB"/>
        </w:rPr>
        <w:t xml:space="preserve"> that </w:t>
      </w:r>
      <w:r w:rsidR="00205A28">
        <w:rPr>
          <w:lang w:eastAsia="en-GB"/>
        </w:rPr>
        <w:t>SCAPI</w:t>
      </w:r>
      <w:r>
        <w:rPr>
          <w:lang w:eastAsia="en-GB"/>
        </w:rPr>
        <w:t xml:space="preserve"> should provide can be found in the</w:t>
      </w:r>
      <w:r w:rsidR="00B8526F">
        <w:rPr>
          <w:lang w:eastAsia="en-GB"/>
        </w:rPr>
        <w:t xml:space="preserve"> </w:t>
      </w:r>
      <w:hyperlink w:anchor="_Low-level_primitives_table:" w:history="1">
        <w:r w:rsidR="00B8526F" w:rsidRPr="002126D1">
          <w:rPr>
            <w:rStyle w:val="Hyperlink"/>
            <w:lang w:eastAsia="en-GB"/>
          </w:rPr>
          <w:t xml:space="preserve">Low-Level Primitives </w:t>
        </w:r>
        <w:r w:rsidRPr="002126D1">
          <w:rPr>
            <w:rStyle w:val="Hyperlink"/>
            <w:lang w:eastAsia="en-GB"/>
          </w:rPr>
          <w:t>table</w:t>
        </w:r>
      </w:hyperlink>
      <w:r w:rsidR="00B8526F">
        <w:rPr>
          <w:lang w:eastAsia="en-GB"/>
        </w:rPr>
        <w:t xml:space="preserve"> in the Appendix</w:t>
      </w:r>
      <w:r w:rsidR="002126D1">
        <w:rPr>
          <w:lang w:eastAsia="en-GB"/>
        </w:rPr>
        <w:t>.</w:t>
      </w:r>
      <w:r>
        <w:rPr>
          <w:lang w:eastAsia="en-GB"/>
        </w:rPr>
        <w:t xml:space="preserve"> </w:t>
      </w:r>
    </w:p>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p>
    <w:p w:rsidR="00515D3B" w:rsidRDefault="008D7CA7" w:rsidP="00021C3A">
      <w:pPr>
        <w:pStyle w:val="Heading2"/>
        <w:numPr>
          <w:ilvl w:val="1"/>
          <w:numId w:val="14"/>
        </w:numPr>
        <w:tabs>
          <w:tab w:val="decimal" w:pos="1701"/>
        </w:tabs>
        <w:ind w:left="709" w:firstLine="284"/>
      </w:pPr>
      <w:bookmarkStart w:id="123" w:name="_Toc315173229"/>
      <w:r>
        <w:t>External Libraries</w:t>
      </w:r>
      <w:bookmarkEnd w:id="123"/>
    </w:p>
    <w:p w:rsidR="00515D3B" w:rsidRDefault="00515D3B" w:rsidP="004B4D85">
      <w:pPr>
        <w:autoSpaceDE/>
        <w:autoSpaceDN/>
        <w:adjustRightInd/>
        <w:rPr>
          <w:lang w:eastAsia="en-GB"/>
        </w:rPr>
      </w:pPr>
      <w:r>
        <w:rPr>
          <w:lang w:eastAsia="en-GB"/>
        </w:rPr>
        <w:t>The infrastructure will be built upon several cryptographic packages.</w:t>
      </w:r>
      <w:r w:rsidR="008D7CA7">
        <w:rPr>
          <w:lang w:eastAsia="en-GB"/>
        </w:rPr>
        <w:t xml:space="preserve"> The package</w:t>
      </w:r>
      <w:r w:rsidR="006D0E6D">
        <w:rPr>
          <w:lang w:eastAsia="en-GB"/>
        </w:rPr>
        <w:t>s</w:t>
      </w:r>
      <w:r w:rsidR="008D7CA7">
        <w:rPr>
          <w:lang w:eastAsia="en-GB"/>
        </w:rPr>
        <w:t xml:space="preserve"> are divided into two main groups</w:t>
      </w:r>
      <w:r w:rsidR="004B4D85">
        <w:rPr>
          <w:lang w:eastAsia="en-GB"/>
        </w:rPr>
        <w:t>,</w:t>
      </w:r>
      <w:r w:rsidR="008D7CA7">
        <w:rPr>
          <w:lang w:eastAsia="en-GB"/>
        </w:rPr>
        <w:t xml:space="preserve"> </w:t>
      </w:r>
      <w:r w:rsidR="004B4D85">
        <w:rPr>
          <w:lang w:eastAsia="en-GB"/>
        </w:rPr>
        <w:t>l</w:t>
      </w:r>
      <w:r w:rsidR="008D7CA7">
        <w:rPr>
          <w:lang w:eastAsia="en-GB"/>
        </w:rPr>
        <w:t>ibraries that are written in Java and libraries in native languages such as C/C++</w:t>
      </w:r>
      <w:r w:rsidR="004B4D85">
        <w:rPr>
          <w:lang w:eastAsia="en-GB"/>
        </w:rPr>
        <w:t>.</w:t>
      </w:r>
    </w:p>
    <w:p w:rsidR="008D7CA7" w:rsidRDefault="008D7CA7" w:rsidP="00021C3A">
      <w:pPr>
        <w:pStyle w:val="Heading3"/>
        <w:numPr>
          <w:ilvl w:val="2"/>
          <w:numId w:val="14"/>
        </w:numPr>
      </w:pPr>
      <w:bookmarkStart w:id="124" w:name="_Toc315173230"/>
      <w:r>
        <w:t>Java</w:t>
      </w:r>
      <w:bookmarkEnd w:id="124"/>
    </w:p>
    <w:p w:rsidR="00515D3B" w:rsidRDefault="00515D3B" w:rsidP="00AF7C23">
      <w:pPr>
        <w:numPr>
          <w:ilvl w:val="1"/>
          <w:numId w:val="2"/>
        </w:numPr>
        <w:rPr>
          <w:lang w:eastAsia="en-GB"/>
        </w:rPr>
      </w:pPr>
      <w:r>
        <w:rPr>
          <w:lang w:eastAsia="en-GB"/>
        </w:rPr>
        <w:t>Java JDK</w:t>
      </w:r>
      <w:r w:rsidR="008D7CA7">
        <w:rPr>
          <w:lang w:eastAsia="en-GB"/>
        </w:rPr>
        <w:t xml:space="preserve"> and Sun</w:t>
      </w:r>
      <w:r w:rsidR="00DE7844">
        <w:rPr>
          <w:lang w:eastAsia="en-GB"/>
        </w:rPr>
        <w:t xml:space="preserve">'s different </w:t>
      </w:r>
      <w:r w:rsidR="008D7CA7">
        <w:rPr>
          <w:lang w:eastAsia="en-GB"/>
        </w:rPr>
        <w:t>Provider</w:t>
      </w:r>
      <w:r w:rsidR="00DE7844">
        <w:rPr>
          <w:lang w:eastAsia="en-GB"/>
        </w:rPr>
        <w:t>s</w:t>
      </w:r>
    </w:p>
    <w:p w:rsidR="008D7CA7" w:rsidRDefault="008D7CA7" w:rsidP="00AF7C23">
      <w:pPr>
        <w:numPr>
          <w:ilvl w:val="1"/>
          <w:numId w:val="2"/>
        </w:numPr>
        <w:rPr>
          <w:lang w:eastAsia="en-GB"/>
        </w:rPr>
      </w:pPr>
      <w:r>
        <w:rPr>
          <w:lang w:eastAsia="en-GB"/>
        </w:rPr>
        <w:t>Bouncy castle</w:t>
      </w:r>
    </w:p>
    <w:p w:rsidR="008D7CA7" w:rsidRDefault="008D7CA7" w:rsidP="008D7CA7">
      <w:pPr>
        <w:ind w:left="1440"/>
        <w:rPr>
          <w:lang w:eastAsia="en-GB"/>
        </w:rPr>
      </w:pPr>
      <w:r>
        <w:rPr>
          <w:lang w:eastAsia="en-GB"/>
        </w:rPr>
        <w:t xml:space="preserve"> </w:t>
      </w:r>
    </w:p>
    <w:p w:rsidR="008D7CA7" w:rsidRDefault="008D7CA7" w:rsidP="00EA6062">
      <w:pPr>
        <w:rPr>
          <w:lang w:eastAsia="en-GB"/>
        </w:rPr>
      </w:pPr>
      <w:r>
        <w:rPr>
          <w:lang w:eastAsia="en-GB"/>
        </w:rPr>
        <w:t xml:space="preserve">Bouncy </w:t>
      </w:r>
      <w:r w:rsidR="00C654AD">
        <w:rPr>
          <w:lang w:eastAsia="en-GB"/>
        </w:rPr>
        <w:t>C</w:t>
      </w:r>
      <w:r>
        <w:rPr>
          <w:lang w:eastAsia="en-GB"/>
        </w:rPr>
        <w:t xml:space="preserve">astle </w:t>
      </w:r>
      <w:del w:id="125" w:author="LabTest" w:date="2011-08-22T09:42:00Z">
        <w:r w:rsidDel="00EA6062">
          <w:rPr>
            <w:lang w:eastAsia="en-GB"/>
          </w:rPr>
          <w:delText>uses the provider architecture of the security package of Java and thus,</w:delText>
        </w:r>
        <w:r w:rsidR="004B4D85" w:rsidDel="00EA6062">
          <w:rPr>
            <w:lang w:eastAsia="en-GB"/>
          </w:rPr>
          <w:delText xml:space="preserve"> is</w:delText>
        </w:r>
        <w:r w:rsidDel="00EA6062">
          <w:rPr>
            <w:lang w:eastAsia="en-GB"/>
          </w:rPr>
          <w:delText xml:space="preserve"> easy to integrate into this layer. Moreover, it </w:delText>
        </w:r>
      </w:del>
      <w:r>
        <w:rPr>
          <w:lang w:eastAsia="en-GB"/>
        </w:rPr>
        <w:t>has interfaces that are strongly related to our required interfaces</w:t>
      </w:r>
      <w:ins w:id="126" w:author="LabTest" w:date="2011-08-22T09:42:00Z">
        <w:r w:rsidR="00EA6062">
          <w:rPr>
            <w:lang w:eastAsia="en-GB"/>
          </w:rPr>
          <w:t xml:space="preserve"> and thus, is easy to integrate into this layer</w:t>
        </w:r>
      </w:ins>
      <w:r>
        <w:rPr>
          <w:lang w:eastAsia="en-GB"/>
        </w:rPr>
        <w:t>. In order to use the BC code we will write wrappings for written classes to match our primitive layer API interfaces.</w:t>
      </w:r>
    </w:p>
    <w:p w:rsidR="008D7CA7" w:rsidRDefault="008D7CA7" w:rsidP="008D7CA7">
      <w:pPr>
        <w:ind w:left="-720"/>
        <w:rPr>
          <w:lang w:eastAsia="en-GB"/>
        </w:rPr>
      </w:pPr>
    </w:p>
    <w:p w:rsidR="008D7CA7" w:rsidRDefault="008D7CA7" w:rsidP="00021C3A">
      <w:pPr>
        <w:pStyle w:val="Heading3"/>
        <w:numPr>
          <w:ilvl w:val="2"/>
          <w:numId w:val="14"/>
        </w:numPr>
      </w:pPr>
      <w:bookmarkStart w:id="127" w:name="_Toc315173231"/>
      <w:r>
        <w:t>C/C++</w:t>
      </w:r>
      <w:bookmarkEnd w:id="127"/>
    </w:p>
    <w:p w:rsidR="00515D3B" w:rsidRDefault="00515D3B" w:rsidP="00AF7C23">
      <w:pPr>
        <w:numPr>
          <w:ilvl w:val="1"/>
          <w:numId w:val="2"/>
        </w:numPr>
        <w:rPr>
          <w:lang w:eastAsia="en-GB"/>
        </w:rPr>
      </w:pPr>
      <w:r>
        <w:rPr>
          <w:lang w:eastAsia="en-GB"/>
        </w:rPr>
        <w:t>Crypto++ (C++)</w:t>
      </w:r>
    </w:p>
    <w:p w:rsidR="00515D3B" w:rsidRDefault="00515D3B" w:rsidP="00AF7C23">
      <w:pPr>
        <w:numPr>
          <w:ilvl w:val="1"/>
          <w:numId w:val="2"/>
        </w:numPr>
        <w:rPr>
          <w:lang w:eastAsia="en-GB"/>
        </w:rPr>
      </w:pPr>
      <w:r>
        <w:rPr>
          <w:lang w:eastAsia="en-GB"/>
        </w:rPr>
        <w:t>OpenSSL (C)</w:t>
      </w:r>
    </w:p>
    <w:p w:rsidR="00515D3B" w:rsidRDefault="00515D3B" w:rsidP="00AF7C23">
      <w:pPr>
        <w:numPr>
          <w:ilvl w:val="1"/>
          <w:numId w:val="2"/>
        </w:numPr>
        <w:rPr>
          <w:ins w:id="128" w:author="LabTest" w:date="2011-08-22T09:43:00Z"/>
          <w:lang w:eastAsia="en-GB"/>
        </w:rPr>
      </w:pPr>
      <w:r>
        <w:rPr>
          <w:lang w:eastAsia="en-GB"/>
        </w:rPr>
        <w:t>CACE – salt (C)</w:t>
      </w:r>
    </w:p>
    <w:p w:rsidR="00EA6062" w:rsidRDefault="00EA6062" w:rsidP="00AF7C23">
      <w:pPr>
        <w:numPr>
          <w:ilvl w:val="1"/>
          <w:numId w:val="2"/>
        </w:numPr>
        <w:rPr>
          <w:ins w:id="129" w:author="LabTest" w:date="2011-08-22T09:43:00Z"/>
          <w:lang w:eastAsia="en-GB"/>
        </w:rPr>
      </w:pPr>
      <w:ins w:id="130" w:author="LabTest" w:date="2011-08-22T09:43:00Z">
        <w:r>
          <w:rPr>
            <w:lang w:eastAsia="en-GB"/>
          </w:rPr>
          <w:t>Miracl  (C)</w:t>
        </w:r>
      </w:ins>
    </w:p>
    <w:p w:rsidR="00EA6062" w:rsidRDefault="00EA6062" w:rsidP="002F1B12">
      <w:pPr>
        <w:numPr>
          <w:ilvl w:val="1"/>
          <w:numId w:val="2"/>
        </w:numPr>
        <w:rPr>
          <w:lang w:eastAsia="en-GB"/>
        </w:rPr>
      </w:pPr>
      <w:ins w:id="131" w:author="LabTest" w:date="2011-08-22T09:43:00Z">
        <w:r>
          <w:rPr>
            <w:lang w:eastAsia="en-GB"/>
          </w:rPr>
          <w:t xml:space="preserve">NTL – </w:t>
        </w:r>
        <w:r w:rsidR="002F1B12">
          <w:rPr>
            <w:lang w:eastAsia="en-GB"/>
          </w:rPr>
          <w:t xml:space="preserve">used as a math library </w:t>
        </w:r>
        <w:r>
          <w:rPr>
            <w:lang w:eastAsia="en-GB"/>
          </w:rPr>
          <w:t xml:space="preserve">(C++) </w:t>
        </w:r>
      </w:ins>
    </w:p>
    <w:p w:rsidR="008D7CA7" w:rsidRDefault="008D7CA7" w:rsidP="008D7CA7">
      <w:pPr>
        <w:ind w:left="1440"/>
        <w:rPr>
          <w:lang w:eastAsia="en-GB"/>
        </w:rPr>
      </w:pPr>
    </w:p>
    <w:p w:rsidR="008D7CA7" w:rsidRDefault="008D7CA7" w:rsidP="00294DDD">
      <w:pPr>
        <w:rPr>
          <w:lang w:eastAsia="en-GB"/>
        </w:rPr>
      </w:pPr>
      <w:r>
        <w:rPr>
          <w:lang w:eastAsia="en-GB"/>
        </w:rPr>
        <w:lastRenderedPageBreak/>
        <w:t xml:space="preserve">An interface dll translating from </w:t>
      </w:r>
      <w:r w:rsidR="00531E56">
        <w:rPr>
          <w:lang w:eastAsia="en-GB"/>
        </w:rPr>
        <w:t>C</w:t>
      </w:r>
      <w:r>
        <w:rPr>
          <w:lang w:eastAsia="en-GB"/>
        </w:rPr>
        <w:t>rypto++,</w:t>
      </w:r>
      <w:r w:rsidR="002126D1">
        <w:rPr>
          <w:lang w:eastAsia="en-GB"/>
        </w:rPr>
        <w:t xml:space="preserve"> </w:t>
      </w:r>
      <w:r>
        <w:rPr>
          <w:lang w:eastAsia="en-GB"/>
        </w:rPr>
        <w:t>CACE-salt</w:t>
      </w:r>
      <w:ins w:id="132" w:author="LabTest" w:date="2011-08-22T09:47:00Z">
        <w:r w:rsidR="002F1B12">
          <w:rPr>
            <w:lang w:eastAsia="en-GB"/>
          </w:rPr>
          <w:t>, Miracl, NTL</w:t>
        </w:r>
      </w:ins>
      <w:r>
        <w:rPr>
          <w:lang w:eastAsia="en-GB"/>
        </w:rPr>
        <w:t xml:space="preserve"> and OpenSSL to Java will be provided using</w:t>
      </w:r>
      <w:r w:rsidR="004B4D85">
        <w:rPr>
          <w:lang w:eastAsia="en-GB"/>
        </w:rPr>
        <w:t xml:space="preserve"> the </w:t>
      </w:r>
      <w:r>
        <w:rPr>
          <w:lang w:eastAsia="en-GB"/>
        </w:rPr>
        <w:t>JNI</w:t>
      </w:r>
      <w:r w:rsidR="004B4D85">
        <w:rPr>
          <w:lang w:eastAsia="en-GB"/>
        </w:rPr>
        <w:t xml:space="preserve"> framework</w:t>
      </w:r>
      <w:r>
        <w:rPr>
          <w:lang w:eastAsia="en-GB"/>
        </w:rPr>
        <w:t xml:space="preserve">. JNI is a programming platform </w:t>
      </w:r>
      <w:r>
        <w:t>that allows Java code running in a JVM to call and to be called by native applications and libraries written in other languages, such as C and C++</w:t>
      </w:r>
      <w:r w:rsidR="008B5A91">
        <w:t xml:space="preserve"> </w:t>
      </w:r>
      <w:r w:rsidR="00294DDD">
        <w:rPr>
          <w:lang w:eastAsia="en-GB"/>
        </w:rPr>
        <w:t xml:space="preserve">(for </w:t>
      </w:r>
      <w:r w:rsidR="008B5A91">
        <w:rPr>
          <w:lang w:eastAsia="en-GB"/>
        </w:rPr>
        <w:t xml:space="preserve">more detailed information on JNI see section </w:t>
      </w:r>
      <w:hyperlink w:anchor="_JNI_(Java_Native" w:history="1">
        <w:r w:rsidR="008B5A91" w:rsidRPr="008B5A91">
          <w:rPr>
            <w:rStyle w:val="Hyperlink"/>
            <w:lang w:eastAsia="en-GB"/>
          </w:rPr>
          <w:t>JNI (Java Native Interface ) technology</w:t>
        </w:r>
      </w:hyperlink>
      <w:r w:rsidR="008B5A91">
        <w:rPr>
          <w:lang w:eastAsia="en-GB"/>
        </w:rPr>
        <w:t xml:space="preserve"> in the Appendix)</w:t>
      </w:r>
      <w:r>
        <w:t xml:space="preserve">. </w:t>
      </w:r>
      <w:r>
        <w:rPr>
          <w:lang w:eastAsia="en-GB"/>
        </w:rPr>
        <w:t xml:space="preserve">On top of these </w:t>
      </w:r>
      <w:ins w:id="133" w:author="LabTest" w:date="2011-08-22T09:47:00Z">
        <w:r w:rsidR="004716EF">
          <w:rPr>
            <w:lang w:eastAsia="en-GB"/>
          </w:rPr>
          <w:t xml:space="preserve">dll </w:t>
        </w:r>
      </w:ins>
      <w:r>
        <w:rPr>
          <w:lang w:eastAsia="en-GB"/>
        </w:rPr>
        <w:t>interfaces, a wrapp</w:t>
      </w:r>
      <w:r w:rsidR="00294DDD">
        <w:rPr>
          <w:lang w:eastAsia="en-GB"/>
        </w:rPr>
        <w:t>er</w:t>
      </w:r>
      <w:r>
        <w:rPr>
          <w:lang w:eastAsia="en-GB"/>
        </w:rPr>
        <w:t xml:space="preserve"> will be written to match our java interfaces mentioned above.</w:t>
      </w:r>
    </w:p>
    <w:p w:rsidR="008D7CA7" w:rsidRDefault="002126D1" w:rsidP="008D7CA7">
      <w:pPr>
        <w:rPr>
          <w:lang w:eastAsia="en-GB"/>
        </w:rPr>
      </w:pPr>
      <w:r>
        <w:rPr>
          <w:lang w:eastAsia="en-GB"/>
        </w:rPr>
        <w:t>In addition</w:t>
      </w:r>
      <w:r w:rsidR="008D7CA7">
        <w:rPr>
          <w:lang w:eastAsia="en-GB"/>
        </w:rPr>
        <w:t>, in a later stage we may provide engines and providers for each package.</w:t>
      </w:r>
    </w:p>
    <w:p w:rsidR="008D7CA7" w:rsidRDefault="008D7CA7" w:rsidP="00294DDD">
      <w:pPr>
        <w:rPr>
          <w:lang w:eastAsia="en-GB"/>
        </w:rPr>
      </w:pPr>
      <w:r>
        <w:rPr>
          <w:lang w:eastAsia="en-GB"/>
        </w:rPr>
        <w:t>We will write JNI interface</w:t>
      </w:r>
      <w:r w:rsidR="00531E56">
        <w:rPr>
          <w:lang w:eastAsia="en-GB"/>
        </w:rPr>
        <w:t>s</w:t>
      </w:r>
      <w:r>
        <w:rPr>
          <w:lang w:eastAsia="en-GB"/>
        </w:rPr>
        <w:t>, wrapp</w:t>
      </w:r>
      <w:r w:rsidR="00294DDD">
        <w:rPr>
          <w:lang w:eastAsia="en-GB"/>
        </w:rPr>
        <w:t>ers</w:t>
      </w:r>
      <w:r>
        <w:rPr>
          <w:lang w:eastAsia="en-GB"/>
        </w:rPr>
        <w:t xml:space="preserve"> and provider/engines only for the functionalit</w:t>
      </w:r>
      <w:r w:rsidR="00531E56">
        <w:rPr>
          <w:lang w:eastAsia="en-GB"/>
        </w:rPr>
        <w:t>ies</w:t>
      </w:r>
      <w:r>
        <w:rPr>
          <w:lang w:eastAsia="en-GB"/>
        </w:rPr>
        <w:t xml:space="preserve"> we intend to use. However, in the future, as the code progresses </w:t>
      </w:r>
      <w:r w:rsidR="00531E56">
        <w:rPr>
          <w:lang w:eastAsia="en-GB"/>
        </w:rPr>
        <w:t>others</w:t>
      </w:r>
      <w:r>
        <w:rPr>
          <w:lang w:eastAsia="en-GB"/>
        </w:rPr>
        <w:t xml:space="preserve"> may use our provider and JNI interface to add more functionality from native </w:t>
      </w:r>
      <w:r w:rsidR="00531E56">
        <w:rPr>
          <w:lang w:eastAsia="en-GB"/>
        </w:rPr>
        <w:t>C</w:t>
      </w:r>
      <w:r>
        <w:rPr>
          <w:lang w:eastAsia="en-GB"/>
        </w:rPr>
        <w:t>rypto++</w:t>
      </w:r>
      <w:r w:rsidR="006D0E6D">
        <w:rPr>
          <w:lang w:eastAsia="en-GB"/>
        </w:rPr>
        <w:t>,</w:t>
      </w:r>
      <w:r w:rsidR="002126D1">
        <w:rPr>
          <w:lang w:eastAsia="en-GB"/>
        </w:rPr>
        <w:t xml:space="preserve"> </w:t>
      </w:r>
      <w:r w:rsidR="006D0E6D">
        <w:rPr>
          <w:lang w:eastAsia="en-GB"/>
        </w:rPr>
        <w:t>CACE-salt and OpenSSL.</w:t>
      </w:r>
    </w:p>
    <w:p w:rsidR="00ED7F87" w:rsidRDefault="00ED7F87" w:rsidP="004716EF">
      <w:r>
        <w:rPr>
          <w:lang w:eastAsia="en-GB"/>
        </w:rPr>
        <w:t>The performance of calling many functions on the way to the specific native function</w:t>
      </w:r>
      <w:r w:rsidR="00294DDD">
        <w:rPr>
          <w:lang w:eastAsia="en-GB"/>
        </w:rPr>
        <w:t xml:space="preserve"> is not very significant and it</w:t>
      </w:r>
      <w:r>
        <w:rPr>
          <w:lang w:eastAsia="en-GB"/>
        </w:rPr>
        <w:t xml:space="preserve"> </w:t>
      </w:r>
      <w:del w:id="134" w:author="LabTest" w:date="2011-08-22T09:48:00Z">
        <w:r w:rsidDel="004716EF">
          <w:rPr>
            <w:lang w:eastAsia="en-GB"/>
          </w:rPr>
          <w:delText xml:space="preserve">should be </w:delText>
        </w:r>
        <w:r w:rsidR="00C654AD" w:rsidDel="004716EF">
          <w:rPr>
            <w:lang w:eastAsia="en-GB"/>
          </w:rPr>
          <w:delText>measured and taken into account</w:delText>
        </w:r>
      </w:del>
      <w:ins w:id="135" w:author="LabTest" w:date="2011-08-22T09:48:00Z">
        <w:r w:rsidR="004716EF">
          <w:rPr>
            <w:lang w:eastAsia="en-GB"/>
          </w:rPr>
          <w:t>does not effect the original native performance too much</w:t>
        </w:r>
      </w:ins>
      <w:r w:rsidR="00C654AD">
        <w:rPr>
          <w:lang w:eastAsia="en-GB"/>
        </w:rPr>
        <w:t>.</w:t>
      </w:r>
      <w:r w:rsidR="00531E56">
        <w:rPr>
          <w:lang w:eastAsia="en-GB"/>
        </w:rPr>
        <w:t xml:space="preserve"> </w:t>
      </w:r>
    </w:p>
    <w:p w:rsidR="008D7CA7" w:rsidRDefault="008D7CA7" w:rsidP="008D7CA7">
      <w:pPr>
        <w:rPr>
          <w:lang w:eastAsia="en-GB"/>
        </w:rPr>
      </w:pPr>
    </w:p>
    <w:p w:rsidR="008D7CA7" w:rsidRDefault="008D7CA7" w:rsidP="00021C3A">
      <w:pPr>
        <w:pStyle w:val="Heading2"/>
        <w:numPr>
          <w:ilvl w:val="1"/>
          <w:numId w:val="14"/>
        </w:numPr>
        <w:tabs>
          <w:tab w:val="decimal" w:pos="1701"/>
        </w:tabs>
        <w:ind w:left="709" w:firstLine="284"/>
      </w:pPr>
      <w:bookmarkStart w:id="136" w:name="_Toc315173232"/>
      <w:r>
        <w:t>Usage</w:t>
      </w:r>
      <w:bookmarkEnd w:id="136"/>
    </w:p>
    <w:p w:rsidR="00F538A4" w:rsidRDefault="00F538A4" w:rsidP="00995788">
      <w:pPr>
        <w:rPr>
          <w:lang w:eastAsia="en-GB"/>
        </w:rPr>
      </w:pPr>
      <w:r>
        <w:rPr>
          <w:lang w:eastAsia="en-GB"/>
        </w:rPr>
        <w:t xml:space="preserve">There </w:t>
      </w:r>
      <w:r w:rsidR="00995788">
        <w:rPr>
          <w:lang w:eastAsia="en-GB"/>
        </w:rPr>
        <w:t xml:space="preserve">are two types of users of </w:t>
      </w:r>
      <w:r w:rsidR="00531E56">
        <w:rPr>
          <w:lang w:eastAsia="en-GB"/>
        </w:rPr>
        <w:t xml:space="preserve">the </w:t>
      </w:r>
      <w:r w:rsidR="00995788">
        <w:rPr>
          <w:lang w:eastAsia="en-GB"/>
        </w:rPr>
        <w:t>SCAPI</w:t>
      </w:r>
      <w:r>
        <w:rPr>
          <w:lang w:eastAsia="en-GB"/>
        </w:rPr>
        <w:t xml:space="preserve"> </w:t>
      </w:r>
      <w:r w:rsidR="00995788">
        <w:rPr>
          <w:lang w:eastAsia="en-GB"/>
        </w:rPr>
        <w:t>primitives’</w:t>
      </w:r>
      <w:r w:rsidR="00531E56">
        <w:rPr>
          <w:lang w:eastAsia="en-GB"/>
        </w:rPr>
        <w:t xml:space="preserve"> layer:</w:t>
      </w:r>
      <w:r>
        <w:rPr>
          <w:lang w:eastAsia="en-GB"/>
        </w:rPr>
        <w:t xml:space="preserve"> an internal user and an external user. Internal users are other elements of the SCAPI package, such as elements in higher layers. They have direct access to all the elements in the API and as such can directly instantiate objects in the layer.</w:t>
      </w:r>
    </w:p>
    <w:p w:rsidR="00F538A4" w:rsidRDefault="00F538A4" w:rsidP="00E815D6">
      <w:pPr>
        <w:rPr>
          <w:lang w:eastAsia="en-GB"/>
        </w:rPr>
      </w:pPr>
      <w:r>
        <w:rPr>
          <w:lang w:eastAsia="en-GB"/>
        </w:rPr>
        <w:t xml:space="preserve">External users are other applications that use SCAPI elements as black boxes. They </w:t>
      </w:r>
      <w:del w:id="137" w:author="LabTest" w:date="2011-08-22T09:49:00Z">
        <w:r w:rsidDel="00E815D6">
          <w:rPr>
            <w:lang w:eastAsia="en-GB"/>
          </w:rPr>
          <w:delText xml:space="preserve">can </w:delText>
        </w:r>
      </w:del>
      <w:ins w:id="138" w:author="LabTest" w:date="2011-08-22T09:49:00Z">
        <w:r w:rsidR="00E815D6">
          <w:rPr>
            <w:lang w:eastAsia="en-GB"/>
          </w:rPr>
          <w:t xml:space="preserve">should  </w:t>
        </w:r>
      </w:ins>
      <w:r>
        <w:rPr>
          <w:lang w:eastAsia="en-GB"/>
        </w:rPr>
        <w:t>instantiate elements in SCAPI in two different ways, using SCAPI as a provider or using a factory mechanism.</w:t>
      </w:r>
      <w:r w:rsidR="000F0D99">
        <w:rPr>
          <w:lang w:eastAsia="en-GB"/>
        </w:rPr>
        <w:t xml:space="preserve"> </w:t>
      </w:r>
    </w:p>
    <w:p w:rsidR="004B4D85" w:rsidRPr="00C654AD" w:rsidRDefault="004B4D85" w:rsidP="00F538A4">
      <w:pPr>
        <w:rPr>
          <w:lang w:eastAsia="en-GB"/>
        </w:rPr>
      </w:pPr>
      <w:r>
        <w:rPr>
          <w:lang w:eastAsia="en-GB"/>
        </w:rPr>
        <w:t>The three different ways of instantiating elements in</w:t>
      </w:r>
      <w:r w:rsidR="00530282">
        <w:rPr>
          <w:lang w:eastAsia="en-GB"/>
        </w:rPr>
        <w:t xml:space="preserve"> this layer are described below.</w:t>
      </w:r>
    </w:p>
    <w:p w:rsidR="004B4D85" w:rsidRDefault="004B4D85" w:rsidP="00021C3A">
      <w:pPr>
        <w:pStyle w:val="Heading3"/>
        <w:numPr>
          <w:ilvl w:val="2"/>
          <w:numId w:val="14"/>
        </w:numPr>
      </w:pPr>
      <w:bookmarkStart w:id="139" w:name="_Direct_object_instantiation"/>
      <w:bookmarkStart w:id="140" w:name="_Toc315173233"/>
      <w:bookmarkEnd w:id="139"/>
      <w:r>
        <w:t>Direct object instantiation</w:t>
      </w:r>
      <w:bookmarkEnd w:id="140"/>
    </w:p>
    <w:p w:rsidR="004B4D85" w:rsidRDefault="004B4D85" w:rsidP="000F0D99">
      <w:pPr>
        <w:autoSpaceDE/>
        <w:autoSpaceDN/>
        <w:adjustRightInd/>
        <w:rPr>
          <w:lang w:eastAsia="en-GB"/>
        </w:rPr>
      </w:pPr>
      <w:r>
        <w:rPr>
          <w:lang w:eastAsia="en-GB"/>
        </w:rPr>
        <w:t>Internal users can directly create objects in the Primitives Layer</w:t>
      </w:r>
      <w:r w:rsidR="00C524B4">
        <w:rPr>
          <w:lang w:eastAsia="en-GB"/>
        </w:rPr>
        <w:t xml:space="preserve"> since they have direct access to all the classes in the package</w:t>
      </w:r>
      <w:r>
        <w:rPr>
          <w:lang w:eastAsia="en-GB"/>
        </w:rPr>
        <w:t xml:space="preserve">. For example, if a mid-level </w:t>
      </w:r>
      <w:r w:rsidR="00531E56">
        <w:rPr>
          <w:lang w:eastAsia="en-GB"/>
        </w:rPr>
        <w:t>function o</w:t>
      </w:r>
      <w:r w:rsidR="00602803">
        <w:rPr>
          <w:lang w:eastAsia="en-GB"/>
        </w:rPr>
        <w:t>r</w:t>
      </w:r>
      <w:r w:rsidR="00531E56">
        <w:rPr>
          <w:lang w:eastAsia="en-GB"/>
        </w:rPr>
        <w:t xml:space="preserve"> third-level </w:t>
      </w:r>
      <w:r>
        <w:rPr>
          <w:lang w:eastAsia="en-GB"/>
        </w:rPr>
        <w:t xml:space="preserve">protocol requires </w:t>
      </w:r>
      <w:r w:rsidR="00107C34">
        <w:rPr>
          <w:lang w:eastAsia="en-GB"/>
        </w:rPr>
        <w:t>using</w:t>
      </w:r>
      <w:r>
        <w:rPr>
          <w:lang w:eastAsia="en-GB"/>
        </w:rPr>
        <w:t xml:space="preserve"> a Pseudorandom Permutation in one of its methods, it can call the constructor of a specific one</w:t>
      </w:r>
      <w:r w:rsidR="00BF70EC">
        <w:rPr>
          <w:lang w:eastAsia="en-GB"/>
        </w:rPr>
        <w:t xml:space="preserve"> as follows:</w:t>
      </w:r>
    </w:p>
    <w:p w:rsidR="004B4D85" w:rsidRDefault="004B4D85" w:rsidP="004B4D85">
      <w:pPr>
        <w:autoSpaceDE/>
        <w:autoSpaceDN/>
        <w:adjustRightInd/>
        <w:ind w:left="720"/>
        <w:rPr>
          <w:lang w:eastAsia="en-GB"/>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Pr>
          <w:rFonts w:ascii="Courier New" w:hAnsi="Courier New" w:cs="Courier New"/>
          <w:color w:val="00B050"/>
          <w:sz w:val="20"/>
          <w:szCs w:val="20"/>
        </w:rPr>
        <w:t xml:space="preserve">and </w:t>
      </w:r>
      <w:r w:rsidRPr="00B7052A">
        <w:rPr>
          <w:rFonts w:ascii="Courier New" w:hAnsi="Courier New" w:cs="Courier New"/>
          <w:color w:val="00B050"/>
          <w:sz w:val="20"/>
          <w:szCs w:val="20"/>
        </w:rPr>
        <w:t>in, out byte arrays</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 xml:space="preserve">PseudorandomPermutation prp = </w:t>
      </w:r>
      <w:r w:rsidRPr="00B7052A">
        <w:rPr>
          <w:rFonts w:ascii="Courier New" w:hAnsi="Courier New" w:cs="Courier New"/>
          <w:b/>
          <w:bCs/>
          <w:color w:val="7F0055"/>
          <w:sz w:val="20"/>
          <w:szCs w:val="20"/>
        </w:rPr>
        <w:t>new</w:t>
      </w:r>
      <w:r w:rsidRPr="00B7052A">
        <w:rPr>
          <w:rFonts w:ascii="Courier New" w:hAnsi="Courier New" w:cs="Courier New"/>
          <w:color w:val="000000"/>
          <w:sz w:val="20"/>
          <w:szCs w:val="20"/>
        </w:rPr>
        <w:t xml:space="preserve"> B</w:t>
      </w:r>
      <w:r>
        <w:rPr>
          <w:rFonts w:ascii="Courier New" w:hAnsi="Courier New" w:cs="Courier New"/>
          <w:color w:val="000000"/>
          <w:sz w:val="20"/>
          <w:szCs w:val="20"/>
        </w:rPr>
        <w:t>c</w:t>
      </w:r>
      <w:del w:id="141" w:author="LabTest" w:date="2011-08-22T09:45:00Z">
        <w:r w:rsidR="00BF70EC" w:rsidDel="002F1B12">
          <w:rPr>
            <w:rFonts w:ascii="Courier New" w:hAnsi="Courier New" w:cs="Courier New"/>
            <w:color w:val="000000"/>
            <w:sz w:val="20"/>
            <w:szCs w:val="20"/>
          </w:rPr>
          <w:delText>3</w:delText>
        </w:r>
        <w:r w:rsidRPr="00B7052A" w:rsidDel="002F1B12">
          <w:rPr>
            <w:rFonts w:ascii="Courier New" w:hAnsi="Courier New" w:cs="Courier New"/>
            <w:color w:val="000000"/>
            <w:sz w:val="20"/>
            <w:szCs w:val="20"/>
          </w:rPr>
          <w:delText>DES</w:delText>
        </w:r>
      </w:del>
      <w:ins w:id="142" w:author="LabTest" w:date="2011-08-22T09:45:00Z">
        <w:r w:rsidR="002F1B12">
          <w:rPr>
            <w:rFonts w:ascii="Courier New" w:hAnsi="Courier New" w:cs="Courier New"/>
            <w:color w:val="000000"/>
            <w:sz w:val="20"/>
            <w:szCs w:val="20"/>
          </w:rPr>
          <w:t>TripleDES</w:t>
        </w:r>
      </w:ins>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4B4D85" w:rsidRPr="00B7052A" w:rsidRDefault="004B4D85" w:rsidP="004B4D85">
      <w:pPr>
        <w:rPr>
          <w:rFonts w:ascii="Courier New" w:hAnsi="Courier New" w:cs="Courier New"/>
          <w:color w:val="000000"/>
          <w:sz w:val="20"/>
          <w:szCs w:val="20"/>
        </w:rPr>
      </w:pPr>
      <w:r w:rsidRPr="00B7052A">
        <w:rPr>
          <w:rFonts w:ascii="Courier New" w:hAnsi="Courier New" w:cs="Courier New"/>
          <w:color w:val="000000"/>
          <w:sz w:val="20"/>
          <w:szCs w:val="20"/>
        </w:rPr>
        <w:tab/>
        <w:t>prp.init(secretKey);</w:t>
      </w:r>
    </w:p>
    <w:p w:rsidR="004B4D85" w:rsidRDefault="004B4D85" w:rsidP="004B4D85">
      <w:pPr>
        <w:rPr>
          <w:rFonts w:ascii="Courier New" w:hAnsi="Courier New" w:cs="Courier New"/>
          <w:color w:val="00B050"/>
          <w:sz w:val="20"/>
          <w:szCs w:val="20"/>
        </w:rPr>
      </w:pPr>
      <w:r w:rsidRPr="00B7052A">
        <w:rPr>
          <w:rFonts w:ascii="Courier New" w:hAnsi="Courier New" w:cs="Courier New"/>
          <w:color w:val="000000"/>
          <w:sz w:val="20"/>
          <w:szCs w:val="20"/>
        </w:rPr>
        <w:tab/>
      </w:r>
    </w:p>
    <w:p w:rsidR="004B4D85" w:rsidRPr="00B7052A" w:rsidRDefault="004B4D85" w:rsidP="004B4D85">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4B4D85"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prp.computeBlock(in, 0, out, 0);</w:t>
      </w:r>
    </w:p>
    <w:p w:rsidR="000F0D99" w:rsidRDefault="000F0D99" w:rsidP="004B4D85">
      <w:pPr>
        <w:ind w:left="696"/>
        <w:rPr>
          <w:rFonts w:ascii="Courier New" w:hAnsi="Courier New" w:cs="Courier New"/>
          <w:color w:val="000000"/>
          <w:sz w:val="20"/>
          <w:szCs w:val="20"/>
        </w:rPr>
      </w:pPr>
    </w:p>
    <w:p w:rsidR="000F0D99" w:rsidRPr="000F0D99" w:rsidRDefault="000F0D99" w:rsidP="008C1DC5">
      <w:pPr>
        <w:rPr>
          <w:lang w:eastAsia="en-GB"/>
        </w:rPr>
      </w:pPr>
      <w:r w:rsidRPr="000F0D99">
        <w:rPr>
          <w:lang w:eastAsia="en-GB"/>
        </w:rPr>
        <w:t xml:space="preserve">Only internal users should rely on this method. </w:t>
      </w:r>
      <w:r>
        <w:rPr>
          <w:lang w:eastAsia="en-GB"/>
        </w:rPr>
        <w:t xml:space="preserve">It is straightforward for them to instantiate objects in any of the layers of SCAPI and there is no need to do it via the Factories. Therefore, it is less expensive in time and lines of code. Since most classes in the package are public, external users could also directly instantiate the classes in the package. However, we strongly discourage this practice since we only guarantee support for classes that </w:t>
      </w:r>
      <w:r w:rsidR="008C1DC5">
        <w:rPr>
          <w:lang w:eastAsia="en-GB"/>
        </w:rPr>
        <w:t xml:space="preserve">can be obtained via the Factories. </w:t>
      </w:r>
      <w:r w:rsidR="008C1DC5" w:rsidRPr="008C1DC5">
        <w:rPr>
          <w:lang w:eastAsia="en-GB"/>
        </w:rPr>
        <w:t>Therefore</w:t>
      </w:r>
      <w:r w:rsidR="008C1DC5">
        <w:rPr>
          <w:lang w:eastAsia="en-GB"/>
        </w:rPr>
        <w:t>,</w:t>
      </w:r>
      <w:r w:rsidR="008C1DC5" w:rsidRPr="008C1DC5">
        <w:rPr>
          <w:lang w:eastAsia="en-GB"/>
        </w:rPr>
        <w:t xml:space="preserve"> anyone using anything else is doing so at his or her own risk.</w:t>
      </w:r>
      <w:r w:rsidR="008C1DC5">
        <w:rPr>
          <w:lang w:eastAsia="en-GB"/>
        </w:rPr>
        <w:t xml:space="preserve"> The enforcement of this will </w:t>
      </w:r>
      <w:r w:rsidR="008C1DC5" w:rsidRPr="008C1DC5">
        <w:rPr>
          <w:lang w:eastAsia="en-GB"/>
        </w:rPr>
        <w:t>only be v</w:t>
      </w:r>
      <w:r w:rsidR="008C1DC5">
        <w:rPr>
          <w:lang w:eastAsia="en-GB"/>
        </w:rPr>
        <w:t>ia the documentation. W</w:t>
      </w:r>
      <w:r w:rsidR="008C1DC5" w:rsidRPr="008C1DC5">
        <w:rPr>
          <w:lang w:eastAsia="en-GB"/>
        </w:rPr>
        <w:t xml:space="preserve">e will explicitly state that only the API appearing in the JavaDoc </w:t>
      </w:r>
      <w:r w:rsidR="008C1DC5">
        <w:rPr>
          <w:lang w:eastAsia="en-GB"/>
        </w:rPr>
        <w:t xml:space="preserve">as part of what the Factories provide </w:t>
      </w:r>
      <w:r w:rsidR="008C1DC5" w:rsidRPr="008C1DC5">
        <w:rPr>
          <w:lang w:eastAsia="en-GB"/>
        </w:rPr>
        <w:t>is guaranteed to be supported in future versions.</w:t>
      </w:r>
    </w:p>
    <w:p w:rsidR="000F0D99" w:rsidRPr="000F0D99" w:rsidRDefault="000F0D99" w:rsidP="004B4D85">
      <w:pPr>
        <w:ind w:left="696"/>
        <w:rPr>
          <w:lang w:eastAsia="en-GB"/>
        </w:rPr>
      </w:pPr>
    </w:p>
    <w:p w:rsidR="004B4D85" w:rsidRDefault="004B4D85" w:rsidP="0012348A"/>
    <w:p w:rsidR="000C61C1" w:rsidRDefault="000C61C1" w:rsidP="00021C3A">
      <w:pPr>
        <w:pStyle w:val="Heading3"/>
        <w:numPr>
          <w:ilvl w:val="2"/>
          <w:numId w:val="14"/>
        </w:numPr>
      </w:pPr>
      <w:bookmarkStart w:id="143" w:name="_Toc315173234"/>
      <w:r>
        <w:t>Provider</w:t>
      </w:r>
      <w:bookmarkEnd w:id="143"/>
    </w:p>
    <w:p w:rsidR="008D7CA7" w:rsidRDefault="000C61C1" w:rsidP="00BF70EC">
      <w:pPr>
        <w:autoSpaceDE/>
        <w:autoSpaceDN/>
        <w:adjustRightInd/>
        <w:rPr>
          <w:lang w:eastAsia="en-GB"/>
        </w:rPr>
      </w:pPr>
      <w:r>
        <w:rPr>
          <w:lang w:eastAsia="en-GB"/>
        </w:rPr>
        <w:t xml:space="preserve">SCAPI </w:t>
      </w:r>
      <w:r w:rsidR="00BF70EC">
        <w:rPr>
          <w:lang w:eastAsia="en-GB"/>
        </w:rPr>
        <w:t xml:space="preserve">conforms </w:t>
      </w:r>
      <w:r w:rsidR="00107C34">
        <w:rPr>
          <w:lang w:eastAsia="en-GB"/>
        </w:rPr>
        <w:t>to</w:t>
      </w:r>
      <w:r w:rsidR="00BF70EC">
        <w:rPr>
          <w:lang w:eastAsia="en-GB"/>
        </w:rPr>
        <w:t xml:space="preserve"> </w:t>
      </w:r>
      <w:r>
        <w:rPr>
          <w:lang w:eastAsia="en-GB"/>
        </w:rPr>
        <w:t>the</w:t>
      </w:r>
      <w:r w:rsidR="00E06171">
        <w:rPr>
          <w:lang w:eastAsia="en-GB"/>
        </w:rPr>
        <w:t xml:space="preserve"> java provider architecture</w:t>
      </w:r>
      <w:r w:rsidR="00BF70EC">
        <w:rPr>
          <w:lang w:eastAsia="en-GB"/>
        </w:rPr>
        <w:t xml:space="preserve"> and it</w:t>
      </w:r>
      <w:r w:rsidR="00E06171">
        <w:rPr>
          <w:lang w:eastAsia="en-GB"/>
        </w:rPr>
        <w:t xml:space="preserve"> can be used as follows</w:t>
      </w:r>
      <w:r w:rsidR="00BF70EC">
        <w:rPr>
          <w:lang w:eastAsia="en-GB"/>
        </w:rPr>
        <w:t>:</w:t>
      </w:r>
    </w:p>
    <w:p w:rsidR="006D0E6D" w:rsidRDefault="006D0E6D" w:rsidP="00E06171">
      <w:pPr>
        <w:ind w:left="708"/>
        <w:rPr>
          <w:rFonts w:ascii="Courier New" w:hAnsi="Courier New" w:cs="Courier New"/>
          <w:color w:val="00B050"/>
          <w:sz w:val="20"/>
          <w:szCs w:val="20"/>
        </w:rPr>
      </w:pPr>
    </w:p>
    <w:p w:rsidR="00E06171" w:rsidRPr="00B7052A" w:rsidRDefault="00E06171" w:rsidP="008E0A0D">
      <w:pPr>
        <w:ind w:left="708"/>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sidR="008E0A0D">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sidR="008E0A0D">
        <w:rPr>
          <w:rFonts w:ascii="Courier New" w:hAnsi="Courier New" w:cs="Courier New"/>
          <w:color w:val="00B050"/>
          <w:sz w:val="20"/>
          <w:szCs w:val="20"/>
        </w:rPr>
        <w:t xml:space="preserve">and </w:t>
      </w:r>
      <w:r w:rsidRPr="00B7052A">
        <w:rPr>
          <w:rFonts w:ascii="Courier New" w:hAnsi="Courier New" w:cs="Courier New"/>
          <w:color w:val="00B050"/>
          <w:sz w:val="20"/>
          <w:szCs w:val="20"/>
        </w:rPr>
        <w:t xml:space="preserve">in </w:t>
      </w:r>
      <w:r w:rsidR="008E0A0D">
        <w:rPr>
          <w:rFonts w:ascii="Courier New" w:hAnsi="Courier New" w:cs="Courier New"/>
          <w:color w:val="00B050"/>
          <w:sz w:val="20"/>
          <w:szCs w:val="20"/>
        </w:rPr>
        <w:t>byte array</w:t>
      </w:r>
    </w:p>
    <w:p w:rsidR="00E06171" w:rsidRPr="00B7052A" w:rsidRDefault="00E06171" w:rsidP="00E06171">
      <w:pPr>
        <w:ind w:left="708"/>
        <w:rPr>
          <w:rFonts w:ascii="Courier New" w:hAnsi="Courier New" w:cs="Courier New"/>
          <w:color w:val="000000"/>
          <w:sz w:val="20"/>
          <w:szCs w:val="20"/>
        </w:rPr>
      </w:pPr>
      <w:r w:rsidRPr="00B7052A">
        <w:rPr>
          <w:rFonts w:ascii="Courier New" w:hAnsi="Courier New" w:cs="Courier New"/>
          <w:color w:val="000000"/>
          <w:sz w:val="20"/>
          <w:szCs w:val="20"/>
        </w:rPr>
        <w:t>…</w:t>
      </w:r>
    </w:p>
    <w:p w:rsidR="006D0E6D" w:rsidRDefault="00E06171" w:rsidP="00F952D1">
      <w:pPr>
        <w:autoSpaceDE/>
        <w:autoSpaceDN/>
        <w:adjustRightInd/>
        <w:rPr>
          <w:rFonts w:ascii="Courier New" w:hAnsi="Courier New" w:cs="Courier New"/>
          <w:color w:val="00B050"/>
          <w:sz w:val="20"/>
          <w:szCs w:val="20"/>
        </w:rPr>
      </w:pPr>
      <w:r>
        <w:rPr>
          <w:lang w:eastAsia="en-GB"/>
        </w:rPr>
        <w:tab/>
      </w:r>
    </w:p>
    <w:p w:rsidR="00E06171" w:rsidRPr="00E06171" w:rsidRDefault="00E06171" w:rsidP="008E0A0D">
      <w:pPr>
        <w:autoSpaceDE/>
        <w:autoSpaceDN/>
        <w:adjustRightInd/>
        <w:ind w:firstLine="708"/>
        <w:rPr>
          <w:rFonts w:ascii="Courier New" w:hAnsi="Courier New" w:cs="Courier New"/>
          <w:color w:val="00B050"/>
          <w:sz w:val="20"/>
          <w:szCs w:val="20"/>
        </w:rPr>
      </w:pPr>
      <w:r w:rsidRPr="00E06171">
        <w:rPr>
          <w:rFonts w:ascii="Courier New" w:hAnsi="Courier New" w:cs="Courier New"/>
          <w:color w:val="00B050"/>
          <w:sz w:val="20"/>
          <w:szCs w:val="20"/>
        </w:rPr>
        <w:t>//</w:t>
      </w:r>
      <w:r w:rsidR="008E0A0D">
        <w:rPr>
          <w:rFonts w:ascii="Courier New" w:hAnsi="Courier New" w:cs="Courier New"/>
          <w:color w:val="00B050"/>
          <w:sz w:val="20"/>
          <w:szCs w:val="20"/>
        </w:rPr>
        <w:t>instantiate</w:t>
      </w:r>
      <w:r w:rsidRPr="00E06171">
        <w:rPr>
          <w:rFonts w:ascii="Courier New" w:hAnsi="Courier New" w:cs="Courier New"/>
          <w:color w:val="00B050"/>
          <w:sz w:val="20"/>
          <w:szCs w:val="20"/>
        </w:rPr>
        <w:t xml:space="preserve"> the </w:t>
      </w:r>
      <w:r w:rsidR="00294DDD">
        <w:rPr>
          <w:rFonts w:ascii="Courier New" w:hAnsi="Courier New" w:cs="Courier New"/>
          <w:color w:val="00B050"/>
          <w:sz w:val="20"/>
          <w:szCs w:val="20"/>
        </w:rPr>
        <w:t>Triple</w:t>
      </w:r>
      <w:r w:rsidRPr="00E06171">
        <w:rPr>
          <w:rFonts w:ascii="Courier New" w:hAnsi="Courier New" w:cs="Courier New"/>
          <w:color w:val="00B050"/>
          <w:sz w:val="20"/>
          <w:szCs w:val="20"/>
        </w:rPr>
        <w:t>Des cipher</w:t>
      </w:r>
    </w:p>
    <w:p w:rsidR="00E06171" w:rsidRDefault="00E06171" w:rsidP="008E0A0D">
      <w:pPr>
        <w:pStyle w:val="HTMLPreformatted"/>
        <w:ind w:left="708"/>
      </w:pPr>
      <w:r>
        <w:t>Cipher prp = Cipher.getInstance("</w:t>
      </w:r>
      <w:ins w:id="144" w:author="LabTest" w:date="2011-08-22T09:49:00Z">
        <w:r w:rsidR="00E815D6">
          <w:t>Triple</w:t>
        </w:r>
      </w:ins>
      <w:r w:rsidRPr="00E06171">
        <w:t>DES</w:t>
      </w:r>
      <w:r>
        <w:t>", "SCAPI");</w:t>
      </w:r>
    </w:p>
    <w:p w:rsidR="006D0E6D" w:rsidRDefault="006D0E6D" w:rsidP="00E06171">
      <w:pPr>
        <w:pStyle w:val="HTMLPreformatted"/>
        <w:ind w:left="708"/>
        <w:rPr>
          <w:color w:val="00B050"/>
        </w:rPr>
      </w:pPr>
    </w:p>
    <w:p w:rsidR="00E815D6" w:rsidRDefault="00E06171" w:rsidP="00E06171">
      <w:pPr>
        <w:pStyle w:val="HTMLPreformatted"/>
        <w:ind w:left="708"/>
        <w:rPr>
          <w:ins w:id="145" w:author="LabTest" w:date="2011-08-22T09:49:00Z"/>
          <w:color w:val="00B050"/>
        </w:rPr>
      </w:pPr>
      <w:r w:rsidRPr="00E06171">
        <w:rPr>
          <w:color w:val="00B050"/>
        </w:rPr>
        <w:t xml:space="preserve">//pass the mode. Can only be initiated in encrypt or decrypt at a </w:t>
      </w:r>
    </w:p>
    <w:p w:rsidR="00E06171" w:rsidRPr="00E06171" w:rsidRDefault="00E06171" w:rsidP="00E06171">
      <w:pPr>
        <w:pStyle w:val="HTMLPreformatted"/>
        <w:ind w:left="708"/>
        <w:rPr>
          <w:color w:val="00B050"/>
        </w:rPr>
      </w:pPr>
      <w:r w:rsidRPr="00E06171">
        <w:rPr>
          <w:color w:val="00B050"/>
        </w:rPr>
        <w:t>//time. To switch to encrypt mode init must be called again.</w:t>
      </w:r>
    </w:p>
    <w:p w:rsidR="00E06171" w:rsidRDefault="00113E78" w:rsidP="00E06171">
      <w:pPr>
        <w:pStyle w:val="HTMLPreformatted"/>
        <w:ind w:left="708"/>
      </w:pPr>
      <w:r>
        <w:t>p</w:t>
      </w:r>
      <w:r w:rsidR="00E06171" w:rsidRPr="00E06171">
        <w:t>rp.init(DECRYPT_MODE</w:t>
      </w:r>
      <w:r w:rsidR="00E06171">
        <w:t>, secretKey);</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//invoke the actual decryption.</w:t>
      </w:r>
    </w:p>
    <w:p w:rsidR="00E06171" w:rsidRDefault="00113E78" w:rsidP="00113E78">
      <w:pPr>
        <w:pStyle w:val="HTMLPreformatted"/>
        <w:ind w:left="708"/>
      </w:pPr>
      <w:r>
        <w:t>byte[] o</w:t>
      </w:r>
      <w:r w:rsidR="00E06171">
        <w:t xml:space="preserve">ut = </w:t>
      </w:r>
      <w:r>
        <w:t>p</w:t>
      </w:r>
      <w:r w:rsidR="00E06171">
        <w:t>rp.</w:t>
      </w:r>
      <w:hyperlink r:id="rId11" w:anchor="doFinal%28byte[]%29" w:history="1">
        <w:r w:rsidR="00E06171" w:rsidRPr="00E06171">
          <w:t>doFinal</w:t>
        </w:r>
      </w:hyperlink>
      <w:r w:rsidR="00E06171" w:rsidRPr="00E06171">
        <w:t>(in);</w:t>
      </w:r>
    </w:p>
    <w:p w:rsidR="008C1DC5" w:rsidRDefault="008C1DC5" w:rsidP="00113E78">
      <w:pPr>
        <w:pStyle w:val="HTMLPreformatted"/>
        <w:ind w:left="708"/>
      </w:pPr>
    </w:p>
    <w:p w:rsidR="008C1DC5" w:rsidRPr="008C1DC5" w:rsidRDefault="008C1DC5" w:rsidP="008C1DC5">
      <w:pPr>
        <w:pStyle w:val="HTMLPreformatted"/>
        <w:rPr>
          <w:rFonts w:ascii="Times New Roman" w:hAnsi="Times New Roman" w:cs="Times New Roman"/>
          <w:sz w:val="24"/>
          <w:szCs w:val="24"/>
          <w:lang w:eastAsia="en-GB"/>
        </w:rPr>
      </w:pPr>
      <w:r>
        <w:rPr>
          <w:rFonts w:ascii="Times New Roman" w:hAnsi="Times New Roman" w:cs="Times New Roman"/>
          <w:sz w:val="24"/>
          <w:szCs w:val="24"/>
          <w:lang w:eastAsia="en-GB"/>
        </w:rPr>
        <w:t>External users that are accustomed to working with different providers for their cryptographic needs can register SCAPI as another provider and request cryptographic tools from SCAPI in the same manner as they do from other providers. This is a great advantage since they can incorporate SCAPI to their existing code without incurring in major changes except for registering SCAPI as a provider and getting instances of crypto objects from SCAPI. Once they have the relevant instance all the other lines of code remain the same. Another important reason to have SCAPI as a provider is that we provide implementations in native code (C++) which could greatly increase performance.</w:t>
      </w:r>
    </w:p>
    <w:p w:rsidR="00E06171" w:rsidRDefault="00E06171" w:rsidP="00E06171">
      <w:pPr>
        <w:pStyle w:val="HTMLPreformatted"/>
      </w:pPr>
    </w:p>
    <w:p w:rsidR="000C61C1" w:rsidRDefault="004B4D85" w:rsidP="00021C3A">
      <w:pPr>
        <w:pStyle w:val="Heading3"/>
        <w:numPr>
          <w:ilvl w:val="2"/>
          <w:numId w:val="14"/>
        </w:numPr>
      </w:pPr>
      <w:bookmarkStart w:id="146" w:name="_Toc315173235"/>
      <w:r>
        <w:t>Factories</w:t>
      </w:r>
      <w:bookmarkEnd w:id="146"/>
    </w:p>
    <w:p w:rsidR="008E7FAA" w:rsidRDefault="00BF70EC" w:rsidP="00E925F9">
      <w:pPr>
        <w:autoSpaceDE/>
        <w:autoSpaceDN/>
        <w:adjustRightInd/>
        <w:rPr>
          <w:lang w:eastAsia="en-GB"/>
        </w:rPr>
      </w:pPr>
      <w:r>
        <w:rPr>
          <w:lang w:eastAsia="en-GB"/>
        </w:rPr>
        <w:t xml:space="preserve">SCAPI can also be used directly without following the provider architecture. Different elements in this layer can be created using relevant factories. Each cryptographic concept mentioned above in </w:t>
      </w:r>
      <w:del w:id="147" w:author="LabTest" w:date="2011-08-22T09:50:00Z">
        <w:r w:rsidR="00F260D8" w:rsidDel="00E925F9">
          <w:fldChar w:fldCharType="begin"/>
        </w:r>
        <w:r w:rsidR="00F260D8" w:rsidDel="00E925F9">
          <w:delInstrText>HYPERLINK \l "_Interfaces"</w:delInstrText>
        </w:r>
        <w:r w:rsidR="00F260D8" w:rsidDel="00E925F9">
          <w:fldChar w:fldCharType="separate"/>
        </w:r>
        <w:r w:rsidRPr="00BF70EC" w:rsidDel="00E925F9">
          <w:rPr>
            <w:rStyle w:val="Hyperlink"/>
            <w:lang w:eastAsia="en-GB"/>
          </w:rPr>
          <w:delText>4.3</w:delText>
        </w:r>
        <w:r w:rsidR="00F260D8" w:rsidDel="00E925F9">
          <w:fldChar w:fldCharType="end"/>
        </w:r>
      </w:del>
      <w:ins w:id="148" w:author="LabTest" w:date="2011-08-22T09:51:00Z">
        <w:r w:rsidR="00E925F9">
          <w:rPr>
            <w:lang w:eastAsia="en-GB"/>
          </w:rPr>
          <w:fldChar w:fldCharType="begin"/>
        </w:r>
        <w:r w:rsidR="00E925F9">
          <w:rPr>
            <w:lang w:eastAsia="en-GB"/>
          </w:rPr>
          <w:instrText xml:space="preserve"> HYPERLINK  \l "_Interfaces" </w:instrText>
        </w:r>
        <w:r w:rsidR="00E925F9">
          <w:rPr>
            <w:lang w:eastAsia="en-GB"/>
          </w:rPr>
          <w:fldChar w:fldCharType="separate"/>
        </w:r>
        <w:r w:rsidR="00E925F9" w:rsidRPr="00E925F9">
          <w:rPr>
            <w:rStyle w:val="Hyperlink"/>
            <w:lang w:eastAsia="en-GB"/>
          </w:rPr>
          <w:t>#Interfaces</w:t>
        </w:r>
        <w:r w:rsidR="00E925F9">
          <w:rPr>
            <w:lang w:eastAsia="en-GB"/>
          </w:rPr>
          <w:fldChar w:fldCharType="end"/>
        </w:r>
      </w:ins>
      <w:r>
        <w:rPr>
          <w:lang w:eastAsia="en-GB"/>
        </w:rPr>
        <w:t xml:space="preserve"> belongs to a family of concepts. For each such family we will have a factory that returns objects of that type.</w:t>
      </w:r>
      <w:r w:rsidR="0073435D">
        <w:rPr>
          <w:lang w:eastAsia="en-GB"/>
        </w:rPr>
        <w:t xml:space="preserve"> </w:t>
      </w:r>
    </w:p>
    <w:p w:rsidR="008E7FAA" w:rsidRDefault="008E7FAA" w:rsidP="008E7FAA">
      <w:pPr>
        <w:autoSpaceDE/>
        <w:autoSpaceDN/>
        <w:adjustRightInd/>
        <w:rPr>
          <w:lang w:eastAsia="en-GB"/>
        </w:rPr>
      </w:pPr>
      <w:r>
        <w:rPr>
          <w:lang w:eastAsia="en-GB"/>
        </w:rPr>
        <w:t>This is the preferred way to create SCAPI objects if the user wants to rely on SCAPI’s architecture and extensive library of cryptographic tools. SCAPI presents a cryptographic approach to these tools. For example, we use RC4 as a PRG in the lowest layer as well as a stream-cipher in higher layers. Also, as mentioned above we only guarantee support in future versions for elements returned by the Factories.</w:t>
      </w:r>
    </w:p>
    <w:p w:rsidR="008E7FAA" w:rsidRDefault="008E7FAA" w:rsidP="00107C34">
      <w:pPr>
        <w:autoSpaceDE/>
        <w:autoSpaceDN/>
        <w:adjustRightInd/>
        <w:rPr>
          <w:lang w:eastAsia="en-GB"/>
        </w:rPr>
      </w:pPr>
    </w:p>
    <w:p w:rsidR="008E7FAA" w:rsidRDefault="008E7FAA" w:rsidP="00107C34">
      <w:pPr>
        <w:autoSpaceDE/>
        <w:autoSpaceDN/>
        <w:adjustRightInd/>
        <w:rPr>
          <w:lang w:eastAsia="en-GB"/>
        </w:rPr>
      </w:pPr>
    </w:p>
    <w:p w:rsidR="00ED7F87" w:rsidRDefault="0073435D" w:rsidP="00107C34">
      <w:pPr>
        <w:autoSpaceDE/>
        <w:autoSpaceDN/>
        <w:adjustRightInd/>
        <w:rPr>
          <w:lang w:eastAsia="en-GB"/>
        </w:rPr>
      </w:pPr>
      <w:r>
        <w:rPr>
          <w:lang w:eastAsia="en-GB"/>
        </w:rPr>
        <w:t>A list of the factories follows:</w:t>
      </w:r>
    </w:p>
    <w:p w:rsidR="0073435D" w:rsidRDefault="0073435D" w:rsidP="002C4EFA">
      <w:pPr>
        <w:pStyle w:val="ListParagraph"/>
        <w:numPr>
          <w:ilvl w:val="0"/>
          <w:numId w:val="16"/>
        </w:numPr>
        <w:rPr>
          <w:lang w:eastAsia="en-GB"/>
        </w:rPr>
      </w:pPr>
      <w:r>
        <w:rPr>
          <w:lang w:eastAsia="en-GB"/>
        </w:rPr>
        <w:t>PrfFactory – Factory for pseudorandom functions</w:t>
      </w:r>
    </w:p>
    <w:p w:rsidR="0073435D" w:rsidRDefault="0073435D" w:rsidP="002C4EFA">
      <w:pPr>
        <w:pStyle w:val="ListParagraph"/>
        <w:numPr>
          <w:ilvl w:val="0"/>
          <w:numId w:val="16"/>
        </w:numPr>
        <w:rPr>
          <w:lang w:eastAsia="en-GB"/>
        </w:rPr>
      </w:pPr>
      <w:r>
        <w:rPr>
          <w:lang w:eastAsia="en-GB"/>
        </w:rPr>
        <w:t>PrgFactory – Factory for pseudorandom generators</w:t>
      </w:r>
    </w:p>
    <w:p w:rsidR="0073435D" w:rsidRDefault="00432C77" w:rsidP="00294DDD">
      <w:pPr>
        <w:pStyle w:val="ListParagraph"/>
        <w:numPr>
          <w:ilvl w:val="0"/>
          <w:numId w:val="16"/>
        </w:numPr>
        <w:rPr>
          <w:lang w:eastAsia="en-GB"/>
        </w:rPr>
      </w:pPr>
      <w:r>
        <w:rPr>
          <w:lang w:eastAsia="en-GB"/>
        </w:rPr>
        <w:t>C</w:t>
      </w:r>
      <w:r w:rsidR="00294DDD">
        <w:rPr>
          <w:lang w:eastAsia="en-GB"/>
        </w:rPr>
        <w:t>ryptographicHashF</w:t>
      </w:r>
      <w:r w:rsidR="0073435D">
        <w:rPr>
          <w:lang w:eastAsia="en-GB"/>
        </w:rPr>
        <w:t>actory – Factory for collision resistant functions</w:t>
      </w:r>
      <w:r w:rsidR="00530282">
        <w:rPr>
          <w:lang w:eastAsia="en-GB"/>
        </w:rPr>
        <w:t xml:space="preserve"> </w:t>
      </w:r>
    </w:p>
    <w:p w:rsidR="0073435D" w:rsidRDefault="0073435D" w:rsidP="00294DDD">
      <w:pPr>
        <w:pStyle w:val="ListParagraph"/>
        <w:numPr>
          <w:ilvl w:val="0"/>
          <w:numId w:val="16"/>
        </w:numPr>
        <w:rPr>
          <w:lang w:eastAsia="en-GB"/>
        </w:rPr>
      </w:pPr>
      <w:del w:id="149" w:author="LabTest" w:date="2011-08-22T09:52:00Z">
        <w:r w:rsidDel="00E925F9">
          <w:rPr>
            <w:lang w:eastAsia="en-GB"/>
          </w:rPr>
          <w:delText xml:space="preserve">PuFactory </w:delText>
        </w:r>
      </w:del>
      <w:ins w:id="150" w:author="LabTest" w:date="2011-08-22T09:52:00Z">
        <w:r w:rsidR="00E925F9">
          <w:rPr>
            <w:lang w:eastAsia="en-GB"/>
          </w:rPr>
          <w:t xml:space="preserve">UniversalFactory </w:t>
        </w:r>
      </w:ins>
      <w:r>
        <w:rPr>
          <w:lang w:eastAsia="en-GB"/>
        </w:rPr>
        <w:t>– Factory for perfect universal functions</w:t>
      </w:r>
    </w:p>
    <w:p w:rsidR="0073435D" w:rsidRDefault="0073435D" w:rsidP="002C4EFA">
      <w:pPr>
        <w:pStyle w:val="ListParagraph"/>
        <w:numPr>
          <w:ilvl w:val="0"/>
          <w:numId w:val="16"/>
        </w:numPr>
        <w:rPr>
          <w:lang w:eastAsia="en-GB"/>
        </w:rPr>
      </w:pPr>
      <w:del w:id="151" w:author="LabTest" w:date="2011-08-22T09:53:00Z">
        <w:r w:rsidDel="00E925F9">
          <w:rPr>
            <w:lang w:eastAsia="en-GB"/>
          </w:rPr>
          <w:delText xml:space="preserve">TrapPFactory </w:delText>
        </w:r>
      </w:del>
      <w:ins w:id="152" w:author="LabTest" w:date="2011-08-22T09:53:00Z">
        <w:r w:rsidR="00E925F9">
          <w:rPr>
            <w:lang w:eastAsia="en-GB"/>
          </w:rPr>
          <w:t xml:space="preserve">TrapdoorPermutationFactory </w:t>
        </w:r>
      </w:ins>
      <w:r>
        <w:rPr>
          <w:lang w:eastAsia="en-GB"/>
        </w:rPr>
        <w:t>– Factory for trapdoor permutations</w:t>
      </w:r>
    </w:p>
    <w:p w:rsidR="0073435D" w:rsidRDefault="0073435D" w:rsidP="00294DDD">
      <w:pPr>
        <w:pStyle w:val="ListParagraph"/>
        <w:numPr>
          <w:ilvl w:val="0"/>
          <w:numId w:val="16"/>
        </w:numPr>
        <w:rPr>
          <w:lang w:eastAsia="en-GB"/>
        </w:rPr>
      </w:pPr>
      <w:r>
        <w:rPr>
          <w:lang w:eastAsia="en-GB"/>
        </w:rPr>
        <w:t>DlogG</w:t>
      </w:r>
      <w:r w:rsidR="00294DDD">
        <w:rPr>
          <w:lang w:eastAsia="en-GB"/>
        </w:rPr>
        <w:t>roup</w:t>
      </w:r>
      <w:r>
        <w:rPr>
          <w:lang w:eastAsia="en-GB"/>
        </w:rPr>
        <w:t>Factory – Factory for Dlog groups</w:t>
      </w:r>
    </w:p>
    <w:p w:rsidR="0073435D" w:rsidRDefault="0073435D" w:rsidP="002C4EFA">
      <w:pPr>
        <w:pStyle w:val="ListParagraph"/>
        <w:numPr>
          <w:ilvl w:val="0"/>
          <w:numId w:val="16"/>
        </w:numPr>
        <w:rPr>
          <w:lang w:eastAsia="en-GB"/>
        </w:rPr>
      </w:pPr>
      <w:r>
        <w:rPr>
          <w:lang w:eastAsia="en-GB"/>
        </w:rPr>
        <w:t>KdfFactory – Factory for key derivation functions</w:t>
      </w:r>
    </w:p>
    <w:p w:rsidR="0073435D" w:rsidRDefault="00BF7A6E" w:rsidP="00E95274">
      <w:pPr>
        <w:pStyle w:val="ListParagraph"/>
        <w:numPr>
          <w:ilvl w:val="0"/>
          <w:numId w:val="16"/>
        </w:numPr>
        <w:rPr>
          <w:lang w:eastAsia="en-GB"/>
        </w:rPr>
      </w:pPr>
      <w:r>
        <w:rPr>
          <w:lang w:eastAsia="en-GB"/>
        </w:rPr>
        <w:t xml:space="preserve">TPElementFactory – Factory for trapdoor permutation elements. </w:t>
      </w:r>
    </w:p>
    <w:p w:rsidR="0073435D" w:rsidRDefault="0073435D" w:rsidP="00107C34">
      <w:pPr>
        <w:rPr>
          <w:lang w:eastAsia="en-GB"/>
        </w:rPr>
      </w:pPr>
      <w:r w:rsidRPr="0073435D">
        <w:rPr>
          <w:lang w:eastAsia="en-GB"/>
        </w:rPr>
        <w:lastRenderedPageBreak/>
        <w:t xml:space="preserve">Each such factory has two “getObject” methods. One returns a default implementation (chosen by SCAPI) for the requested element, and another one allows the caller to specify the </w:t>
      </w:r>
      <w:r w:rsidR="00107C34" w:rsidRPr="0073435D">
        <w:rPr>
          <w:lang w:eastAsia="en-GB"/>
        </w:rPr>
        <w:t>implementation required</w:t>
      </w:r>
      <w:r w:rsidRPr="0073435D">
        <w:rPr>
          <w:lang w:eastAsia="en-GB"/>
        </w:rPr>
        <w:t xml:space="preserve"> for the element</w:t>
      </w:r>
      <w:ins w:id="153" w:author="LabTest" w:date="2011-08-22T09:53:00Z">
        <w:r w:rsidR="00E925F9">
          <w:rPr>
            <w:lang w:eastAsia="en-GB"/>
          </w:rPr>
          <w:t xml:space="preserve"> such as </w:t>
        </w:r>
      </w:ins>
      <w:ins w:id="154" w:author="LabTest" w:date="2011-08-22T09:54:00Z">
        <w:r w:rsidR="00E925F9">
          <w:rPr>
            <w:lang w:eastAsia="en-GB"/>
          </w:rPr>
          <w:t>BC</w:t>
        </w:r>
        <w:r w:rsidR="003A0D8C">
          <w:rPr>
            <w:lang w:eastAsia="en-GB"/>
          </w:rPr>
          <w:t>, crypto++ etc</w:t>
        </w:r>
      </w:ins>
      <w:r w:rsidRPr="0073435D">
        <w:rPr>
          <w:lang w:eastAsia="en-GB"/>
        </w:rPr>
        <w:t xml:space="preserve">. </w:t>
      </w:r>
    </w:p>
    <w:p w:rsidR="0073435D" w:rsidRDefault="00107C34" w:rsidP="00107C34">
      <w:pPr>
        <w:tabs>
          <w:tab w:val="left" w:pos="0"/>
        </w:tabs>
        <w:rPr>
          <w:lang w:eastAsia="en-GB"/>
        </w:rPr>
      </w:pPr>
      <w:r>
        <w:rPr>
          <w:lang w:eastAsia="en-GB"/>
        </w:rPr>
        <w:t xml:space="preserve">In the sample code below, the caller relies on SCAPI’s choice for the underlying implementation of the AES algorithm. It could be the Bouncy Castle implementation, Crypto++’s implementation or any other. </w:t>
      </w:r>
    </w:p>
    <w:p w:rsidR="00AD142A" w:rsidRDefault="00AD142A" w:rsidP="00AD142A">
      <w:pPr>
        <w:autoSpaceDE/>
        <w:autoSpaceDN/>
        <w:adjustRightInd/>
        <w:ind w:left="720"/>
        <w:rPr>
          <w:lang w:eastAsia="en-GB"/>
        </w:rPr>
      </w:pPr>
    </w:p>
    <w:p w:rsidR="00113E78" w:rsidRDefault="00113E78" w:rsidP="00CA04EA">
      <w:pPr>
        <w:ind w:left="696"/>
        <w:rPr>
          <w:rFonts w:ascii="Courier New" w:hAnsi="Courier New" w:cs="Courier New"/>
          <w:color w:val="00B050"/>
          <w:sz w:val="20"/>
          <w:szCs w:val="20"/>
        </w:rPr>
      </w:pPr>
    </w:p>
    <w:p w:rsidR="00CA04EA" w:rsidRPr="00B7052A" w:rsidRDefault="00CA04EA" w:rsidP="00CA04EA">
      <w:pPr>
        <w:ind w:left="696"/>
        <w:rPr>
          <w:rFonts w:ascii="Courier New" w:hAnsi="Courier New" w:cs="Courier New"/>
          <w:color w:val="00B050"/>
          <w:sz w:val="20"/>
          <w:szCs w:val="20"/>
        </w:rPr>
      </w:pPr>
      <w:r w:rsidRPr="00B7052A">
        <w:rPr>
          <w:rFonts w:ascii="Courier New" w:hAnsi="Courier New" w:cs="Courier New"/>
          <w:color w:val="00B050"/>
          <w:sz w:val="20"/>
          <w:szCs w:val="20"/>
        </w:rPr>
        <w:t>//Create key, in, out byte arrays</w:t>
      </w:r>
    </w:p>
    <w:p w:rsidR="00CA04EA" w:rsidRDefault="00CA04EA" w:rsidP="00CA04EA">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113E78" w:rsidRDefault="00113E78" w:rsidP="006313E8">
      <w:pPr>
        <w:ind w:left="696"/>
        <w:rPr>
          <w:rFonts w:ascii="Courier New" w:hAnsi="Courier New" w:cs="Courier New"/>
          <w:color w:val="00B050"/>
          <w:sz w:val="20"/>
          <w:szCs w:val="20"/>
        </w:rPr>
      </w:pPr>
    </w:p>
    <w:p w:rsidR="006313E8" w:rsidRPr="006313E8" w:rsidRDefault="006313E8" w:rsidP="006313E8">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AD142A" w:rsidRDefault="00AD142A" w:rsidP="00016C26">
      <w:pPr>
        <w:ind w:left="708"/>
        <w:rPr>
          <w:rFonts w:ascii="Courier New" w:hAnsi="Courier New" w:cs="Courier New"/>
          <w:color w:val="000000"/>
          <w:sz w:val="20"/>
          <w:szCs w:val="20"/>
        </w:rPr>
      </w:pPr>
      <w:r w:rsidRPr="00B7052A">
        <w:rPr>
          <w:rFonts w:ascii="Courier New" w:hAnsi="Courier New" w:cs="Courier New"/>
          <w:color w:val="000000"/>
          <w:sz w:val="20"/>
          <w:szCs w:val="20"/>
        </w:rPr>
        <w:t>PseudorandomPermutation prp</w:t>
      </w:r>
      <w:r w:rsidRPr="00AD142A">
        <w:rPr>
          <w:rFonts w:ascii="Courier New" w:hAnsi="Courier New" w:cs="Courier New"/>
          <w:color w:val="000000"/>
          <w:sz w:val="20"/>
          <w:szCs w:val="20"/>
        </w:rPr>
        <w:t xml:space="preserve"> = </w:t>
      </w:r>
      <w:r w:rsidR="00016C26">
        <w:rPr>
          <w:rFonts w:ascii="Courier New" w:hAnsi="Courier New" w:cs="Courier New"/>
          <w:color w:val="000000"/>
          <w:sz w:val="20"/>
          <w:szCs w:val="20"/>
        </w:rPr>
        <w:t>prfFactory</w:t>
      </w:r>
      <w:r w:rsidRPr="00AD142A">
        <w:rPr>
          <w:rFonts w:ascii="Courier New" w:hAnsi="Courier New" w:cs="Courier New"/>
          <w:color w:val="000000"/>
          <w:sz w:val="20"/>
          <w:szCs w:val="20"/>
        </w:rPr>
        <w:t>.</w:t>
      </w:r>
      <w:r w:rsidR="00016C26">
        <w:rPr>
          <w:rFonts w:ascii="Courier New" w:hAnsi="Courier New" w:cs="Courier New"/>
          <w:color w:val="000000"/>
          <w:sz w:val="20"/>
          <w:szCs w:val="20"/>
        </w:rPr>
        <w:t>getInstance</w:t>
      </w:r>
      <w:r w:rsidRPr="00AD142A">
        <w:rPr>
          <w:rFonts w:ascii="Courier New" w:hAnsi="Courier New" w:cs="Courier New"/>
          <w:color w:val="000000"/>
          <w:sz w:val="20"/>
          <w:szCs w:val="20"/>
        </w:rPr>
        <w:t>()</w:t>
      </w:r>
      <w:r w:rsidR="00016C26">
        <w:rPr>
          <w:rFonts w:ascii="Courier New" w:hAnsi="Courier New" w:cs="Courier New"/>
          <w:color w:val="000000"/>
          <w:sz w:val="20"/>
          <w:szCs w:val="20"/>
        </w:rPr>
        <w:t>.getObject("AES")</w:t>
      </w:r>
      <w:r w:rsidRPr="00AD142A">
        <w:rPr>
          <w:rFonts w:ascii="Courier New" w:hAnsi="Courier New" w:cs="Courier New"/>
          <w:color w:val="000000"/>
          <w:sz w:val="20"/>
          <w:szCs w:val="20"/>
        </w:rPr>
        <w:t>;</w:t>
      </w:r>
    </w:p>
    <w:p w:rsidR="00113E78" w:rsidRDefault="00113E78" w:rsidP="0088692E">
      <w:pPr>
        <w:ind w:left="696"/>
        <w:rPr>
          <w:rFonts w:ascii="Courier New" w:hAnsi="Courier New" w:cs="Courier New"/>
          <w:color w:val="00B050"/>
          <w:sz w:val="20"/>
          <w:szCs w:val="20"/>
        </w:rPr>
      </w:pPr>
    </w:p>
    <w:p w:rsidR="0088692E" w:rsidRPr="00B7052A" w:rsidRDefault="0088692E" w:rsidP="0088692E">
      <w:pPr>
        <w:ind w:left="696"/>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88692E" w:rsidRDefault="0088692E" w:rsidP="0088692E">
      <w:pPr>
        <w:rPr>
          <w:rFonts w:ascii="Courier New" w:hAnsi="Courier New" w:cs="Courier New"/>
          <w:color w:val="000000"/>
          <w:sz w:val="20"/>
          <w:szCs w:val="20"/>
        </w:rPr>
      </w:pPr>
      <w:r>
        <w:rPr>
          <w:rFonts w:ascii="Courier New" w:hAnsi="Courier New" w:cs="Courier New"/>
          <w:color w:val="000000"/>
          <w:sz w:val="20"/>
          <w:szCs w:val="20"/>
        </w:rPr>
        <w:tab/>
        <w:t>prp.init(secretKey);</w:t>
      </w:r>
    </w:p>
    <w:p w:rsidR="00113E78" w:rsidRDefault="00113E78" w:rsidP="006313E8">
      <w:pPr>
        <w:ind w:firstLine="696"/>
        <w:rPr>
          <w:rFonts w:ascii="Courier New" w:hAnsi="Courier New" w:cs="Courier New"/>
          <w:color w:val="00B050"/>
          <w:sz w:val="20"/>
          <w:szCs w:val="20"/>
        </w:rPr>
      </w:pPr>
    </w:p>
    <w:p w:rsidR="006313E8" w:rsidRPr="00B7052A" w:rsidRDefault="006313E8" w:rsidP="006313E8">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6313E8" w:rsidRDefault="006313E8" w:rsidP="006313E8">
      <w:pPr>
        <w:ind w:left="696"/>
        <w:rPr>
          <w:rFonts w:ascii="Courier New" w:hAnsi="Courier New" w:cs="Courier New"/>
          <w:color w:val="000000"/>
          <w:sz w:val="20"/>
          <w:szCs w:val="20"/>
        </w:rPr>
      </w:pPr>
      <w:r w:rsidRPr="00B7052A">
        <w:rPr>
          <w:rFonts w:ascii="Courier New" w:hAnsi="Courier New" w:cs="Courier New"/>
          <w:color w:val="000000"/>
          <w:sz w:val="20"/>
          <w:szCs w:val="20"/>
        </w:rPr>
        <w:t>prp.</w:t>
      </w:r>
      <w:r w:rsidR="00C4102C">
        <w:rPr>
          <w:rFonts w:ascii="Courier New" w:hAnsi="Courier New" w:cs="Courier New"/>
          <w:color w:val="000000"/>
          <w:sz w:val="20"/>
          <w:szCs w:val="20"/>
        </w:rPr>
        <w:t>computeBlock</w:t>
      </w:r>
      <w:r w:rsidRPr="00B7052A">
        <w:rPr>
          <w:rFonts w:ascii="Courier New" w:hAnsi="Courier New" w:cs="Courier New"/>
          <w:color w:val="000000"/>
          <w:sz w:val="20"/>
          <w:szCs w:val="20"/>
        </w:rPr>
        <w:t>(in, 0, out, 0);</w:t>
      </w:r>
    </w:p>
    <w:p w:rsidR="00294DDD" w:rsidRDefault="00294DDD" w:rsidP="006313E8">
      <w:pPr>
        <w:ind w:left="696"/>
        <w:rPr>
          <w:rFonts w:ascii="Courier New" w:hAnsi="Courier New" w:cs="Courier New"/>
          <w:color w:val="000000"/>
          <w:sz w:val="20"/>
          <w:szCs w:val="20"/>
        </w:rPr>
      </w:pPr>
    </w:p>
    <w:p w:rsidR="00E2749C" w:rsidRDefault="00E2749C" w:rsidP="00294DDD">
      <w:pPr>
        <w:ind w:left="696"/>
        <w:rPr>
          <w:rFonts w:ascii="Courier New" w:hAnsi="Courier New" w:cs="Courier New"/>
          <w:color w:val="00B050"/>
          <w:sz w:val="20"/>
          <w:szCs w:val="20"/>
        </w:rPr>
      </w:pPr>
    </w:p>
    <w:p w:rsidR="00294DDD" w:rsidRPr="00B7052A" w:rsidRDefault="00294DDD" w:rsidP="00E2749C">
      <w:pPr>
        <w:ind w:left="696"/>
        <w:rPr>
          <w:rFonts w:ascii="Courier New" w:hAnsi="Courier New" w:cs="Courier New"/>
          <w:color w:val="00B050"/>
          <w:sz w:val="20"/>
          <w:szCs w:val="20"/>
        </w:rPr>
      </w:pPr>
      <w:r w:rsidRPr="00B7052A">
        <w:rPr>
          <w:rFonts w:ascii="Courier New" w:hAnsi="Courier New" w:cs="Courier New"/>
          <w:color w:val="00B050"/>
          <w:sz w:val="20"/>
          <w:szCs w:val="20"/>
        </w:rPr>
        <w:t>//Create key</w:t>
      </w:r>
      <w:r w:rsidR="00E2749C">
        <w:rPr>
          <w:rFonts w:ascii="Courier New" w:hAnsi="Courier New" w:cs="Courier New"/>
          <w:color w:val="00B050"/>
          <w:sz w:val="20"/>
          <w:szCs w:val="20"/>
        </w:rPr>
        <w:t>,seed</w:t>
      </w:r>
      <w:r w:rsidRPr="00B7052A">
        <w:rPr>
          <w:rFonts w:ascii="Courier New" w:hAnsi="Courier New" w:cs="Courier New"/>
          <w:color w:val="00B050"/>
          <w:sz w:val="20"/>
          <w:szCs w:val="20"/>
        </w:rPr>
        <w:t xml:space="preserve"> byte arrays</w:t>
      </w:r>
      <w:r w:rsidR="00E2749C">
        <w:rPr>
          <w:rFonts w:ascii="Courier New" w:hAnsi="Courier New" w:cs="Courier New"/>
          <w:color w:val="00B050"/>
          <w:sz w:val="20"/>
          <w:szCs w:val="20"/>
        </w:rPr>
        <w:t xml:space="preserve"> and outputKeyLen</w:t>
      </w:r>
    </w:p>
    <w:p w:rsidR="00294DDD" w:rsidRDefault="00294DDD" w:rsidP="00294DDD">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294DDD" w:rsidRDefault="00294DDD" w:rsidP="00294DDD">
      <w:pPr>
        <w:ind w:left="696"/>
        <w:rPr>
          <w:rFonts w:ascii="Courier New" w:hAnsi="Courier New" w:cs="Courier New"/>
          <w:color w:val="00B050"/>
          <w:sz w:val="20"/>
          <w:szCs w:val="20"/>
        </w:rPr>
      </w:pPr>
    </w:p>
    <w:p w:rsidR="00294DDD" w:rsidRPr="006313E8" w:rsidRDefault="00294DDD" w:rsidP="00294DDD">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294DDD" w:rsidRDefault="00E2749C" w:rsidP="002B3979">
      <w:pPr>
        <w:ind w:left="708"/>
        <w:rPr>
          <w:rFonts w:ascii="Courier New" w:hAnsi="Courier New" w:cs="Courier New"/>
          <w:color w:val="000000"/>
          <w:sz w:val="20"/>
          <w:szCs w:val="20"/>
        </w:rPr>
      </w:pPr>
      <w:r>
        <w:rPr>
          <w:rFonts w:ascii="Courier New" w:hAnsi="Courier New" w:cs="Courier New"/>
          <w:color w:val="000000"/>
          <w:sz w:val="20"/>
          <w:szCs w:val="20"/>
        </w:rPr>
        <w:t>KeyDerivationFunction</w:t>
      </w:r>
      <w:r w:rsidR="00294DDD" w:rsidRPr="00B7052A">
        <w:rPr>
          <w:rFonts w:ascii="Courier New" w:hAnsi="Courier New" w:cs="Courier New"/>
          <w:color w:val="000000"/>
          <w:sz w:val="20"/>
          <w:szCs w:val="20"/>
        </w:rPr>
        <w:t xml:space="preserve"> </w:t>
      </w:r>
      <w:r>
        <w:rPr>
          <w:rFonts w:ascii="Courier New" w:hAnsi="Courier New" w:cs="Courier New"/>
          <w:color w:val="000000"/>
          <w:sz w:val="20"/>
          <w:szCs w:val="20"/>
        </w:rPr>
        <w:t>kdf</w:t>
      </w:r>
      <w:r w:rsidR="00294DDD" w:rsidRPr="00AD142A">
        <w:rPr>
          <w:rFonts w:ascii="Courier New" w:hAnsi="Courier New" w:cs="Courier New"/>
          <w:color w:val="000000"/>
          <w:sz w:val="20"/>
          <w:szCs w:val="20"/>
        </w:rPr>
        <w:t xml:space="preserve"> = </w:t>
      </w:r>
      <w:r>
        <w:rPr>
          <w:rFonts w:ascii="Courier New" w:hAnsi="Courier New" w:cs="Courier New"/>
          <w:color w:val="000000"/>
          <w:sz w:val="20"/>
          <w:szCs w:val="20"/>
        </w:rPr>
        <w:t>Kdf</w:t>
      </w:r>
      <w:r w:rsidR="00294DDD">
        <w:rPr>
          <w:rFonts w:ascii="Courier New" w:hAnsi="Courier New" w:cs="Courier New"/>
          <w:color w:val="000000"/>
          <w:sz w:val="20"/>
          <w:szCs w:val="20"/>
        </w:rPr>
        <w:t>Factory</w:t>
      </w:r>
      <w:r w:rsidR="00294DDD" w:rsidRPr="00AD142A">
        <w:rPr>
          <w:rFonts w:ascii="Courier New" w:hAnsi="Courier New" w:cs="Courier New"/>
          <w:color w:val="000000"/>
          <w:sz w:val="20"/>
          <w:szCs w:val="20"/>
        </w:rPr>
        <w:t>.</w:t>
      </w:r>
      <w:r w:rsidR="00294DDD">
        <w:rPr>
          <w:rFonts w:ascii="Courier New" w:hAnsi="Courier New" w:cs="Courier New"/>
          <w:color w:val="000000"/>
          <w:sz w:val="20"/>
          <w:szCs w:val="20"/>
        </w:rPr>
        <w:t>getInstance</w:t>
      </w:r>
      <w:r w:rsidR="00294DDD" w:rsidRPr="00AD142A">
        <w:rPr>
          <w:rFonts w:ascii="Courier New" w:hAnsi="Courier New" w:cs="Courier New"/>
          <w:color w:val="000000"/>
          <w:sz w:val="20"/>
          <w:szCs w:val="20"/>
        </w:rPr>
        <w:t>()</w:t>
      </w:r>
      <w:r>
        <w:rPr>
          <w:rFonts w:ascii="Courier New" w:hAnsi="Courier New" w:cs="Courier New"/>
          <w:color w:val="000000"/>
          <w:sz w:val="20"/>
          <w:szCs w:val="20"/>
        </w:rPr>
        <w:t>.getObject("</w:t>
      </w:r>
      <w:r w:rsidR="002B3979" w:rsidRPr="002B3979">
        <w:rPr>
          <w:rFonts w:ascii="Courier New" w:hAnsi="Courier New" w:cs="Courier New"/>
          <w:color w:val="000000"/>
          <w:sz w:val="20"/>
          <w:szCs w:val="20"/>
        </w:rPr>
        <w:t>HKDF(HMac(SHA256))</w:t>
      </w:r>
      <w:r w:rsidR="00294DDD">
        <w:rPr>
          <w:rFonts w:ascii="Courier New" w:hAnsi="Courier New" w:cs="Courier New"/>
          <w:color w:val="000000"/>
          <w:sz w:val="20"/>
          <w:szCs w:val="20"/>
        </w:rPr>
        <w:t>"</w:t>
      </w:r>
      <w:r>
        <w:rPr>
          <w:rFonts w:ascii="Courier New" w:hAnsi="Courier New" w:cs="Courier New"/>
          <w:color w:val="000000"/>
          <w:sz w:val="20"/>
          <w:szCs w:val="20"/>
        </w:rPr>
        <w:t>, "Scapi"</w:t>
      </w:r>
      <w:r w:rsidR="00294DDD">
        <w:rPr>
          <w:rFonts w:ascii="Courier New" w:hAnsi="Courier New" w:cs="Courier New"/>
          <w:color w:val="000000"/>
          <w:sz w:val="20"/>
          <w:szCs w:val="20"/>
        </w:rPr>
        <w:t>)</w:t>
      </w:r>
      <w:r w:rsidR="00294DDD" w:rsidRPr="00AD142A">
        <w:rPr>
          <w:rFonts w:ascii="Courier New" w:hAnsi="Courier New" w:cs="Courier New"/>
          <w:color w:val="000000"/>
          <w:sz w:val="20"/>
          <w:szCs w:val="20"/>
        </w:rPr>
        <w:t>;</w:t>
      </w:r>
    </w:p>
    <w:p w:rsidR="00294DDD" w:rsidRPr="002B3979" w:rsidRDefault="00294DDD" w:rsidP="002B3979">
      <w:pPr>
        <w:ind w:left="708"/>
        <w:rPr>
          <w:rFonts w:ascii="Courier New" w:hAnsi="Courier New" w:cs="Courier New"/>
          <w:color w:val="000000"/>
          <w:sz w:val="20"/>
          <w:szCs w:val="20"/>
        </w:rPr>
      </w:pPr>
    </w:p>
    <w:p w:rsidR="00294DDD" w:rsidRPr="002B3979" w:rsidRDefault="00294DDD" w:rsidP="002B3979">
      <w:pPr>
        <w:ind w:left="708"/>
        <w:rPr>
          <w:rFonts w:ascii="Courier New" w:hAnsi="Courier New" w:cs="Courier New"/>
          <w:color w:val="000000"/>
          <w:sz w:val="20"/>
          <w:szCs w:val="20"/>
        </w:rPr>
      </w:pPr>
      <w:r w:rsidRPr="002B3979">
        <w:rPr>
          <w:rFonts w:ascii="Courier New" w:hAnsi="Courier New" w:cs="Courier New"/>
          <w:color w:val="000000"/>
          <w:sz w:val="20"/>
          <w:szCs w:val="20"/>
        </w:rPr>
        <w:t>//init the prp</w:t>
      </w:r>
    </w:p>
    <w:p w:rsidR="00294DDD" w:rsidRDefault="00294DDD" w:rsidP="00E2749C">
      <w:pPr>
        <w:rPr>
          <w:rFonts w:ascii="Courier New" w:hAnsi="Courier New" w:cs="Courier New"/>
          <w:color w:val="000000"/>
          <w:sz w:val="20"/>
          <w:szCs w:val="20"/>
        </w:rPr>
      </w:pPr>
      <w:r>
        <w:rPr>
          <w:rFonts w:ascii="Courier New" w:hAnsi="Courier New" w:cs="Courier New"/>
          <w:color w:val="000000"/>
          <w:sz w:val="20"/>
          <w:szCs w:val="20"/>
        </w:rPr>
        <w:tab/>
      </w:r>
      <w:r w:rsidR="00E2749C">
        <w:rPr>
          <w:rFonts w:ascii="Courier New" w:hAnsi="Courier New" w:cs="Courier New"/>
          <w:color w:val="000000"/>
          <w:sz w:val="20"/>
          <w:szCs w:val="20"/>
        </w:rPr>
        <w:t>kdf</w:t>
      </w:r>
      <w:r>
        <w:rPr>
          <w:rFonts w:ascii="Courier New" w:hAnsi="Courier New" w:cs="Courier New"/>
          <w:color w:val="000000"/>
          <w:sz w:val="20"/>
          <w:szCs w:val="20"/>
        </w:rPr>
        <w:t>.init(secretKey);</w:t>
      </w:r>
    </w:p>
    <w:p w:rsidR="00294DDD" w:rsidRDefault="00294DDD" w:rsidP="00294DDD">
      <w:pPr>
        <w:ind w:firstLine="696"/>
        <w:rPr>
          <w:rFonts w:ascii="Courier New" w:hAnsi="Courier New" w:cs="Courier New"/>
          <w:color w:val="00B050"/>
          <w:sz w:val="20"/>
          <w:szCs w:val="20"/>
        </w:rPr>
      </w:pPr>
    </w:p>
    <w:p w:rsidR="00294DDD" w:rsidRPr="00B7052A" w:rsidRDefault="00294DDD" w:rsidP="00294DDD">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294DDD" w:rsidRPr="00B7052A" w:rsidRDefault="00294DDD" w:rsidP="002B3979">
      <w:pPr>
        <w:ind w:left="696"/>
        <w:rPr>
          <w:rFonts w:ascii="Courier New" w:hAnsi="Courier New" w:cs="Courier New"/>
          <w:color w:val="000000"/>
          <w:sz w:val="20"/>
          <w:szCs w:val="20"/>
        </w:rPr>
      </w:pPr>
      <w:r w:rsidRPr="00B7052A">
        <w:rPr>
          <w:rFonts w:ascii="Courier New" w:hAnsi="Courier New" w:cs="Courier New"/>
          <w:color w:val="000000"/>
          <w:sz w:val="20"/>
          <w:szCs w:val="20"/>
        </w:rPr>
        <w:t>prp.</w:t>
      </w:r>
      <w:r w:rsidR="00E2749C">
        <w:rPr>
          <w:rFonts w:ascii="Courier New" w:hAnsi="Courier New" w:cs="Courier New"/>
          <w:color w:val="000000"/>
          <w:sz w:val="20"/>
          <w:szCs w:val="20"/>
        </w:rPr>
        <w:t>geenrateKey</w:t>
      </w:r>
      <w:r w:rsidRPr="00B7052A">
        <w:rPr>
          <w:rFonts w:ascii="Courier New" w:hAnsi="Courier New" w:cs="Courier New"/>
          <w:color w:val="000000"/>
          <w:sz w:val="20"/>
          <w:szCs w:val="20"/>
        </w:rPr>
        <w:t xml:space="preserve">(in, </w:t>
      </w:r>
      <w:r w:rsidR="002B3979">
        <w:rPr>
          <w:rFonts w:ascii="Courier New" w:hAnsi="Courier New" w:cs="Courier New"/>
          <w:color w:val="000000"/>
          <w:sz w:val="20"/>
          <w:szCs w:val="20"/>
        </w:rPr>
        <w:t>outKeyLen</w:t>
      </w:r>
      <w:r w:rsidRPr="00B7052A">
        <w:rPr>
          <w:rFonts w:ascii="Courier New" w:hAnsi="Courier New" w:cs="Courier New"/>
          <w:color w:val="000000"/>
          <w:sz w:val="20"/>
          <w:szCs w:val="20"/>
        </w:rPr>
        <w:t>);</w:t>
      </w:r>
    </w:p>
    <w:p w:rsidR="00107C34" w:rsidRDefault="00107C34" w:rsidP="00107C34">
      <w:pPr>
        <w:autoSpaceDE/>
        <w:autoSpaceDN/>
        <w:adjustRightInd/>
        <w:rPr>
          <w:lang w:eastAsia="en-GB"/>
        </w:rPr>
      </w:pPr>
    </w:p>
    <w:p w:rsidR="00BF7A6E" w:rsidRDefault="00BF7A6E" w:rsidP="00EA29BD">
      <w:pPr>
        <w:autoSpaceDE/>
        <w:autoSpaceDN/>
        <w:adjustRightInd/>
        <w:rPr>
          <w:lang w:eastAsia="en-GB"/>
        </w:rPr>
      </w:pPr>
      <w:r>
        <w:rPr>
          <w:lang w:eastAsia="en-GB"/>
        </w:rPr>
        <w:t xml:space="preserve">TPElementFactory is different from the other </w:t>
      </w:r>
      <w:r w:rsidR="00787128">
        <w:rPr>
          <w:lang w:eastAsia="en-GB"/>
        </w:rPr>
        <w:t>factories that create</w:t>
      </w:r>
      <w:r>
        <w:rPr>
          <w:lang w:eastAsia="en-GB"/>
        </w:rPr>
        <w:t xml:space="preserve"> </w:t>
      </w:r>
      <w:r w:rsidR="00787128">
        <w:rPr>
          <w:lang w:eastAsia="en-GB"/>
        </w:rPr>
        <w:t>algorithms</w:t>
      </w:r>
      <w:r>
        <w:rPr>
          <w:lang w:eastAsia="en-GB"/>
        </w:rPr>
        <w:t>. Th</w:t>
      </w:r>
      <w:r w:rsidR="00787128">
        <w:rPr>
          <w:lang w:eastAsia="en-GB"/>
        </w:rPr>
        <w:t>is factory creates a trapdoor element that can be used in the trapdoor permutation. Th</w:t>
      </w:r>
      <w:r>
        <w:rPr>
          <w:lang w:eastAsia="en-GB"/>
        </w:rPr>
        <w:t xml:space="preserve">e getObject function in the TPElement factory </w:t>
      </w:r>
      <w:r w:rsidR="00EA29BD">
        <w:rPr>
          <w:lang w:eastAsia="en-GB"/>
        </w:rPr>
        <w:t>should get</w:t>
      </w:r>
      <w:r>
        <w:rPr>
          <w:lang w:eastAsia="en-GB"/>
        </w:rPr>
        <w:t xml:space="preserve"> a value to set the created element.</w:t>
      </w:r>
      <w:r w:rsidR="00EA29BD">
        <w:rPr>
          <w:lang w:eastAsia="en-GB"/>
        </w:rPr>
        <w:t xml:space="preserve"> In addition, there is a getRandomElement function that creates a random trapdoor element.</w:t>
      </w:r>
    </w:p>
    <w:p w:rsidR="00787128" w:rsidRDefault="00787128" w:rsidP="00BF7A6E">
      <w:pPr>
        <w:autoSpaceDE/>
        <w:autoSpaceDN/>
        <w:adjustRightInd/>
        <w:rPr>
          <w:lang w:eastAsia="en-GB"/>
        </w:rPr>
      </w:pPr>
    </w:p>
    <w:p w:rsidR="008D7CA7" w:rsidRPr="00B7052A" w:rsidRDefault="00107C34" w:rsidP="00107C34">
      <w:pPr>
        <w:autoSpaceDE/>
        <w:autoSpaceDN/>
        <w:adjustRightInd/>
        <w:rPr>
          <w:lang w:eastAsia="en-GB"/>
        </w:rPr>
      </w:pPr>
      <w:r>
        <w:rPr>
          <w:lang w:eastAsia="en-GB"/>
        </w:rPr>
        <w:t>D</w:t>
      </w:r>
      <w:r w:rsidR="008D7CA7">
        <w:rPr>
          <w:lang w:eastAsia="en-GB"/>
        </w:rPr>
        <w:t xml:space="preserve">etailed information </w:t>
      </w:r>
      <w:r>
        <w:rPr>
          <w:lang w:eastAsia="en-GB"/>
        </w:rPr>
        <w:t xml:space="preserve">about the factories </w:t>
      </w:r>
      <w:r w:rsidR="008D7CA7">
        <w:rPr>
          <w:lang w:eastAsia="en-GB"/>
        </w:rPr>
        <w:t xml:space="preserve">can be found in section </w:t>
      </w:r>
      <w:hyperlink w:anchor="_SCAPI_Factory" w:history="1">
        <w:r w:rsidR="008D7CA7" w:rsidRPr="00B7052A">
          <w:rPr>
            <w:rStyle w:val="Hyperlink"/>
            <w:lang w:eastAsia="en-GB"/>
          </w:rPr>
          <w:t>SCAPI Factory</w:t>
        </w:r>
      </w:hyperlink>
      <w:r w:rsidR="008D7CA7">
        <w:rPr>
          <w:lang w:eastAsia="en-GB"/>
        </w:rPr>
        <w:t>.</w:t>
      </w:r>
    </w:p>
    <w:p w:rsidR="00515D3B" w:rsidRDefault="00515D3B" w:rsidP="00515D3B"/>
    <w:p w:rsidR="003D326B" w:rsidRDefault="003D326B">
      <w:pPr>
        <w:autoSpaceDE/>
        <w:autoSpaceDN/>
        <w:adjustRightInd/>
        <w:rPr>
          <w:b/>
          <w:bCs/>
          <w:sz w:val="28"/>
          <w:lang w:eastAsia="en-GB"/>
        </w:rPr>
      </w:pPr>
      <w:r>
        <w:br w:type="page"/>
      </w:r>
    </w:p>
    <w:p w:rsidR="00515D3B" w:rsidRDefault="00A44F2A" w:rsidP="00021C3A">
      <w:pPr>
        <w:pStyle w:val="Heading2"/>
        <w:numPr>
          <w:ilvl w:val="1"/>
          <w:numId w:val="14"/>
        </w:numPr>
        <w:tabs>
          <w:tab w:val="decimal" w:pos="1701"/>
        </w:tabs>
        <w:ind w:left="709" w:firstLine="284"/>
      </w:pPr>
      <w:bookmarkStart w:id="155" w:name="_Toc315173236"/>
      <w:r>
        <w:lastRenderedPageBreak/>
        <w:t>Key usage</w:t>
      </w:r>
      <w:bookmarkEnd w:id="155"/>
      <w:r>
        <w:t xml:space="preserve"> </w:t>
      </w:r>
    </w:p>
    <w:p w:rsidR="00A44F2A" w:rsidRPr="00A44F2A" w:rsidRDefault="00A44F2A" w:rsidP="003735EB">
      <w:pPr>
        <w:autoSpaceDE/>
        <w:autoSpaceDN/>
        <w:adjustRightInd/>
      </w:pPr>
      <w:r>
        <w:t xml:space="preserve">As </w:t>
      </w:r>
      <w:r w:rsidR="00EE7D7A">
        <w:t xml:space="preserve">it will be </w:t>
      </w:r>
      <w:r>
        <w:t xml:space="preserve">explained </w:t>
      </w:r>
      <w:r w:rsidR="00EE7D7A">
        <w:t xml:space="preserve">further down </w:t>
      </w:r>
      <w:r>
        <w:t>in section</w:t>
      </w:r>
      <w:r w:rsidR="008E0A0D">
        <w:t xml:space="preserve"> </w:t>
      </w:r>
      <w:hyperlink w:anchor="_Key_manipulating" w:history="1">
        <w:r w:rsidR="00095339">
          <w:rPr>
            <w:rStyle w:val="Hyperlink"/>
          </w:rPr>
          <w:t>Key manipulation</w:t>
        </w:r>
      </w:hyperlink>
      <w:r w:rsidR="003735EB">
        <w:t xml:space="preserve">, </w:t>
      </w:r>
      <w:r w:rsidR="00EE7D7A">
        <w:t>Java provides</w:t>
      </w:r>
      <w:r>
        <w:t xml:space="preserve"> two ways of key management, one is </w:t>
      </w:r>
      <w:r w:rsidR="00EE7D7A" w:rsidRPr="003E0ECC">
        <w:rPr>
          <w:i/>
          <w:iCs/>
        </w:rPr>
        <w:t>transparent</w:t>
      </w:r>
      <w:r w:rsidR="00EE7D7A">
        <w:t xml:space="preserve"> </w:t>
      </w:r>
      <w:r>
        <w:t>and the other one is</w:t>
      </w:r>
      <w:r w:rsidR="00EE7D7A">
        <w:t xml:space="preserve"> </w:t>
      </w:r>
      <w:r w:rsidR="00EE7D7A" w:rsidRPr="003E0ECC">
        <w:rPr>
          <w:i/>
          <w:iCs/>
        </w:rPr>
        <w:t>opaque</w:t>
      </w:r>
      <w:r>
        <w:t>.</w:t>
      </w:r>
      <w:r w:rsidR="00EE7D7A">
        <w:t xml:space="preserve"> </w:t>
      </w:r>
      <w:r w:rsidRPr="00A44F2A">
        <w:t xml:space="preserve">The KeySpec </w:t>
      </w:r>
      <w:r w:rsidR="00EE7D7A">
        <w:t>interface is a</w:t>
      </w:r>
      <w:r w:rsidRPr="00A44F2A">
        <w:t xml:space="preserve"> </w:t>
      </w:r>
      <w:r w:rsidRPr="00EE7D7A">
        <w:rPr>
          <w:i/>
          <w:iCs/>
        </w:rPr>
        <w:t>transparent</w:t>
      </w:r>
      <w:r w:rsidR="00EE7D7A">
        <w:t xml:space="preserve"> key representation</w:t>
      </w:r>
      <w:r w:rsidRPr="00A44F2A">
        <w:t>, whereas Key is</w:t>
      </w:r>
      <w:r w:rsidR="00EE7D7A">
        <w:t xml:space="preserve"> an</w:t>
      </w:r>
      <w:r w:rsidRPr="00A44F2A">
        <w:t xml:space="preserve"> </w:t>
      </w:r>
      <w:r w:rsidRPr="00EE7D7A">
        <w:rPr>
          <w:i/>
          <w:iCs/>
        </w:rPr>
        <w:t>opaque</w:t>
      </w:r>
      <w:r w:rsidR="00EE7D7A">
        <w:t xml:space="preserve"> key representation</w:t>
      </w:r>
      <w:r w:rsidRPr="00A44F2A">
        <w:t>.</w:t>
      </w:r>
    </w:p>
    <w:p w:rsidR="00A44F2A" w:rsidRPr="00A44F2A" w:rsidRDefault="00EE7D7A" w:rsidP="00A44F2A">
      <w:pPr>
        <w:autoSpaceDE/>
        <w:autoSpaceDN/>
        <w:adjustRightInd/>
      </w:pPr>
      <w:r>
        <w:t xml:space="preserve">We decided to use the opaque representation for all our interfaces. </w:t>
      </w:r>
    </w:p>
    <w:p w:rsidR="00A44F2A" w:rsidRPr="00A44F2A" w:rsidRDefault="00A44F2A" w:rsidP="003E0ECC">
      <w:pPr>
        <w:autoSpaceDE/>
        <w:autoSpaceDN/>
        <w:adjustRightInd/>
      </w:pPr>
      <w:r w:rsidRPr="00A44F2A">
        <w:t xml:space="preserve">The advantage of using an opaque key where possible is that it is provider </w:t>
      </w:r>
      <w:r w:rsidR="00EE7D7A">
        <w:t>independent</w:t>
      </w:r>
      <w:r w:rsidRPr="00A44F2A">
        <w:t>. As such, any code that uses opaque keys only can be used on top of any provider. In addition, this reduces the chance of misusing a key</w:t>
      </w:r>
      <w:r w:rsidR="00EE7D7A">
        <w:t>, since wrong manipulation of the parameters of the key is avoided</w:t>
      </w:r>
      <w:r w:rsidRPr="00A44F2A">
        <w:t>. Thus, wherever possible, opaque keys should be used.</w:t>
      </w:r>
    </w:p>
    <w:p w:rsidR="00A44F2A" w:rsidRPr="00A44F2A" w:rsidRDefault="00A44F2A" w:rsidP="00A44F2A">
      <w:pPr>
        <w:autoSpaceDE/>
        <w:autoSpaceDN/>
        <w:adjustRightInd/>
      </w:pPr>
      <w:r w:rsidRPr="00A44F2A">
        <w:t> </w:t>
      </w:r>
    </w:p>
    <w:p w:rsidR="00A44F2A" w:rsidRPr="00A44F2A" w:rsidRDefault="009909FF" w:rsidP="00FA0BE0">
      <w:pPr>
        <w:autoSpaceDE/>
        <w:autoSpaceDN/>
        <w:adjustRightInd/>
        <w:rPr>
          <w:lang w:eastAsia="en-GB"/>
        </w:rPr>
      </w:pPr>
      <w:r>
        <w:t>However, w</w:t>
      </w:r>
      <w:r w:rsidR="00EE7D7A">
        <w:t xml:space="preserve">henever we need to write an actual implementation of an algorithm, for example Paillier, we will need to </w:t>
      </w:r>
      <w:r w:rsidR="00A44F2A" w:rsidRPr="00A44F2A">
        <w:t>use transparent keys.</w:t>
      </w:r>
      <w:r w:rsidR="00EE7D7A">
        <w:t xml:space="preserve"> Yet, the published interface will require an opaque key as all other interfaces.</w:t>
      </w:r>
    </w:p>
    <w:p w:rsidR="00DF265D" w:rsidRDefault="00DF265D">
      <w:pPr>
        <w:autoSpaceDE/>
        <w:autoSpaceDN/>
        <w:adjustRightInd/>
      </w:pPr>
      <w:bookmarkStart w:id="156" w:name="_Toc277840044"/>
      <w:bookmarkStart w:id="157" w:name="_Toc277840414"/>
      <w:bookmarkStart w:id="158" w:name="_Toc277840471"/>
      <w:bookmarkStart w:id="159" w:name="_Toc277840617"/>
      <w:bookmarkStart w:id="160" w:name="_Toc277840693"/>
      <w:bookmarkStart w:id="161" w:name="_Toc277840825"/>
    </w:p>
    <w:p w:rsidR="00DF265D" w:rsidRDefault="00DF265D" w:rsidP="00021C3A">
      <w:pPr>
        <w:pStyle w:val="Heading2"/>
        <w:numPr>
          <w:ilvl w:val="1"/>
          <w:numId w:val="14"/>
        </w:numPr>
        <w:tabs>
          <w:tab w:val="decimal" w:pos="1701"/>
        </w:tabs>
        <w:ind w:left="709" w:firstLine="284"/>
      </w:pPr>
      <w:bookmarkStart w:id="162" w:name="_Toc315173237"/>
      <w:r>
        <w:t>Param</w:t>
      </w:r>
      <w:r w:rsidR="00F97844">
        <w:t>e</w:t>
      </w:r>
      <w:r>
        <w:t>ters</w:t>
      </w:r>
      <w:bookmarkEnd w:id="162"/>
    </w:p>
    <w:p w:rsidR="00DF265D" w:rsidRPr="00DF265D" w:rsidRDefault="00DF265D" w:rsidP="00070789">
      <w:pPr>
        <w:rPr>
          <w:lang w:eastAsia="en-GB"/>
        </w:rPr>
      </w:pPr>
      <w:r>
        <w:rPr>
          <w:lang w:eastAsia="en-GB"/>
        </w:rPr>
        <w:t xml:space="preserve">We use the </w:t>
      </w:r>
      <w:ins w:id="163" w:author="LabTest" w:date="2011-08-22T09:54:00Z">
        <w:r w:rsidR="00070789">
          <w:rPr>
            <w:lang w:eastAsia="en-GB"/>
          </w:rPr>
          <w:t>Algorithm</w:t>
        </w:r>
      </w:ins>
      <w:ins w:id="164" w:author="LabTest" w:date="2011-08-22T09:55:00Z">
        <w:r w:rsidR="00070789">
          <w:rPr>
            <w:lang w:eastAsia="en-GB"/>
          </w:rPr>
          <w:t>P</w:t>
        </w:r>
      </w:ins>
      <w:del w:id="165" w:author="LabTest" w:date="2011-08-22T09:54:00Z">
        <w:r w:rsidDel="00070789">
          <w:rPr>
            <w:lang w:eastAsia="en-GB"/>
          </w:rPr>
          <w:delText>p</w:delText>
        </w:r>
      </w:del>
      <w:r>
        <w:rPr>
          <w:lang w:eastAsia="en-GB"/>
        </w:rPr>
        <w:t>aram</w:t>
      </w:r>
      <w:r w:rsidR="00F97844">
        <w:rPr>
          <w:lang w:eastAsia="en-GB"/>
        </w:rPr>
        <w:t>e</w:t>
      </w:r>
      <w:r>
        <w:rPr>
          <w:lang w:eastAsia="en-GB"/>
        </w:rPr>
        <w:t xml:space="preserve">tersSpec of java. See discussion in section </w:t>
      </w:r>
      <w:hyperlink w:anchor="_Parameters" w:history="1">
        <w:r w:rsidRPr="00DF265D">
          <w:rPr>
            <w:rStyle w:val="Hyperlink"/>
            <w:lang w:eastAsia="en-GB"/>
          </w:rPr>
          <w:t>Parameters</w:t>
        </w:r>
      </w:hyperlink>
      <w:r>
        <w:rPr>
          <w:lang w:eastAsia="en-GB"/>
        </w:rPr>
        <w:t>.</w:t>
      </w:r>
    </w:p>
    <w:p w:rsidR="00A44F2A" w:rsidRDefault="00A44F2A">
      <w:pPr>
        <w:autoSpaceDE/>
        <w:autoSpaceDN/>
        <w:adjustRightInd/>
      </w:pPr>
      <w:r>
        <w:br w:type="page"/>
      </w:r>
    </w:p>
    <w:p w:rsidR="00515D3B" w:rsidRPr="00025F20" w:rsidRDefault="00515D3B" w:rsidP="008F008C">
      <w:pPr>
        <w:pStyle w:val="Heading1"/>
        <w:numPr>
          <w:ilvl w:val="0"/>
          <w:numId w:val="51"/>
        </w:numPr>
      </w:pPr>
      <w:bookmarkStart w:id="166" w:name="_Toc315173238"/>
      <w:r>
        <w:lastRenderedPageBreak/>
        <w:t>Architectural design</w:t>
      </w:r>
      <w:bookmarkEnd w:id="102"/>
      <w:bookmarkEnd w:id="103"/>
      <w:bookmarkEnd w:id="156"/>
      <w:bookmarkEnd w:id="157"/>
      <w:bookmarkEnd w:id="158"/>
      <w:bookmarkEnd w:id="159"/>
      <w:bookmarkEnd w:id="160"/>
      <w:bookmarkEnd w:id="161"/>
      <w:bookmarkEnd w:id="166"/>
      <w:r>
        <w:t xml:space="preserve"> </w:t>
      </w:r>
    </w:p>
    <w:p w:rsidR="00515D3B" w:rsidRDefault="00515D3B" w:rsidP="008F008C">
      <w:pPr>
        <w:pStyle w:val="Heading2"/>
        <w:numPr>
          <w:ilvl w:val="1"/>
          <w:numId w:val="51"/>
        </w:numPr>
        <w:tabs>
          <w:tab w:val="decimal" w:pos="1701"/>
        </w:tabs>
        <w:ind w:left="709" w:firstLine="284"/>
      </w:pPr>
      <w:bookmarkStart w:id="167" w:name="_General"/>
      <w:bookmarkStart w:id="168" w:name="_Toc277840045"/>
      <w:bookmarkStart w:id="169" w:name="_Toc277840415"/>
      <w:bookmarkStart w:id="170" w:name="_Toc277840472"/>
      <w:bookmarkStart w:id="171" w:name="_Toc277840618"/>
      <w:bookmarkStart w:id="172" w:name="_Toc277840826"/>
      <w:bookmarkStart w:id="173" w:name="_Toc30214772"/>
      <w:bookmarkStart w:id="174" w:name="_Toc33153566"/>
      <w:bookmarkStart w:id="175" w:name="_Toc30214773"/>
      <w:bookmarkStart w:id="176" w:name="_Toc33153567"/>
      <w:bookmarkStart w:id="177" w:name="_Toc315173239"/>
      <w:bookmarkEnd w:id="167"/>
      <w:r w:rsidRPr="00BC410A">
        <w:t>General</w:t>
      </w:r>
      <w:bookmarkEnd w:id="168"/>
      <w:bookmarkEnd w:id="169"/>
      <w:bookmarkEnd w:id="170"/>
      <w:bookmarkEnd w:id="171"/>
      <w:bookmarkEnd w:id="172"/>
      <w:bookmarkEnd w:id="177"/>
    </w:p>
    <w:p w:rsidR="00ED550A" w:rsidRDefault="004A4AC6" w:rsidP="00FE5FB1">
      <w:pPr>
        <w:rPr>
          <w:lang w:eastAsia="en-GB"/>
        </w:rPr>
      </w:pPr>
      <w:r>
        <w:rPr>
          <w:lang w:eastAsia="en-GB"/>
        </w:rPr>
        <w:t>Two</w:t>
      </w:r>
      <w:r w:rsidR="00DA150E">
        <w:rPr>
          <w:lang w:eastAsia="en-GB"/>
        </w:rPr>
        <w:t xml:space="preserve"> major requirement</w:t>
      </w:r>
      <w:r>
        <w:rPr>
          <w:lang w:eastAsia="en-GB"/>
        </w:rPr>
        <w:t>s</w:t>
      </w:r>
      <w:r w:rsidR="00DA150E">
        <w:rPr>
          <w:lang w:eastAsia="en-GB"/>
        </w:rPr>
        <w:t xml:space="preserve"> for the SCAPI project </w:t>
      </w:r>
      <w:r>
        <w:rPr>
          <w:lang w:eastAsia="en-GB"/>
        </w:rPr>
        <w:t>are</w:t>
      </w:r>
      <w:r w:rsidR="00DA150E">
        <w:rPr>
          <w:lang w:eastAsia="en-GB"/>
        </w:rPr>
        <w:t xml:space="preserve"> </w:t>
      </w:r>
      <w:r>
        <w:rPr>
          <w:lang w:eastAsia="en-GB"/>
        </w:rPr>
        <w:t>extreme</w:t>
      </w:r>
      <w:r w:rsidR="00DA150E">
        <w:rPr>
          <w:lang w:eastAsia="en-GB"/>
        </w:rPr>
        <w:t xml:space="preserve"> flexib</w:t>
      </w:r>
      <w:r>
        <w:rPr>
          <w:lang w:eastAsia="en-GB"/>
        </w:rPr>
        <w:t>i</w:t>
      </w:r>
      <w:r w:rsidR="00DA150E">
        <w:rPr>
          <w:lang w:eastAsia="en-GB"/>
        </w:rPr>
        <w:t>l</w:t>
      </w:r>
      <w:r>
        <w:rPr>
          <w:lang w:eastAsia="en-GB"/>
        </w:rPr>
        <w:t>ity</w:t>
      </w:r>
      <w:r w:rsidR="00DA150E">
        <w:rPr>
          <w:lang w:eastAsia="en-GB"/>
        </w:rPr>
        <w:t xml:space="preserve"> and extend</w:t>
      </w:r>
      <w:r>
        <w:rPr>
          <w:lang w:eastAsia="en-GB"/>
        </w:rPr>
        <w:t>ibility</w:t>
      </w:r>
      <w:r w:rsidR="00DA150E">
        <w:rPr>
          <w:lang w:eastAsia="en-GB"/>
        </w:rPr>
        <w:t>. In order to provide maximum flexibility</w:t>
      </w:r>
      <w:r>
        <w:rPr>
          <w:lang w:eastAsia="en-GB"/>
        </w:rPr>
        <w:t xml:space="preserve"> and extendibility</w:t>
      </w:r>
      <w:r w:rsidR="00DA150E">
        <w:rPr>
          <w:lang w:eastAsia="en-GB"/>
        </w:rPr>
        <w:t xml:space="preserve">, every cryptographic </w:t>
      </w:r>
      <w:r w:rsidR="00FE5FB1">
        <w:rPr>
          <w:lang w:eastAsia="en-GB"/>
        </w:rPr>
        <w:t>primitive</w:t>
      </w:r>
      <w:r w:rsidR="00DA150E">
        <w:rPr>
          <w:lang w:eastAsia="en-GB"/>
        </w:rPr>
        <w:t xml:space="preserve"> is represented as an </w:t>
      </w:r>
      <w:r>
        <w:rPr>
          <w:lang w:eastAsia="en-GB"/>
        </w:rPr>
        <w:t>interface</w:t>
      </w:r>
      <w:r w:rsidR="00ED550A">
        <w:rPr>
          <w:lang w:eastAsia="en-GB"/>
        </w:rPr>
        <w:t xml:space="preserve"> that</w:t>
      </w:r>
      <w:r w:rsidR="00DA150E">
        <w:rPr>
          <w:lang w:eastAsia="en-GB"/>
        </w:rPr>
        <w:t xml:space="preserve"> </w:t>
      </w:r>
      <w:r>
        <w:rPr>
          <w:lang w:eastAsia="en-GB"/>
        </w:rPr>
        <w:t>belongs to a hierarchy of</w:t>
      </w:r>
      <w:r w:rsidR="00DA150E">
        <w:rPr>
          <w:lang w:eastAsia="en-GB"/>
        </w:rPr>
        <w:t xml:space="preserve"> interfaces</w:t>
      </w:r>
      <w:r>
        <w:rPr>
          <w:lang w:eastAsia="en-GB"/>
        </w:rPr>
        <w:t xml:space="preserve">. </w:t>
      </w:r>
    </w:p>
    <w:p w:rsidR="00ED550A" w:rsidRPr="00ED550A" w:rsidRDefault="00ED550A" w:rsidP="00ED550A">
      <w:pPr>
        <w:rPr>
          <w:u w:val="single"/>
          <w:lang w:eastAsia="en-GB"/>
        </w:rPr>
      </w:pPr>
      <w:r w:rsidRPr="00ED550A">
        <w:rPr>
          <w:u w:val="single"/>
          <w:lang w:eastAsia="en-GB"/>
        </w:rPr>
        <w:t>Flexibility:</w:t>
      </w:r>
    </w:p>
    <w:p w:rsidR="00DA150E" w:rsidRDefault="004A4AC6" w:rsidP="002B3979">
      <w:pPr>
        <w:rPr>
          <w:lang w:eastAsia="en-GB"/>
        </w:rPr>
      </w:pPr>
      <w:r>
        <w:rPr>
          <w:lang w:eastAsia="en-GB"/>
        </w:rPr>
        <w:t xml:space="preserve">Working with interfaces allows us to use an object without knowing its </w:t>
      </w:r>
      <w:r w:rsidR="002B3979">
        <w:rPr>
          <w:lang w:eastAsia="en-GB"/>
        </w:rPr>
        <w:t xml:space="preserve">concrete </w:t>
      </w:r>
      <w:r>
        <w:rPr>
          <w:lang w:eastAsia="en-GB"/>
        </w:rPr>
        <w:t xml:space="preserve">type. For example, one may need to work with a PRP that can be any PRP. In that case, a function requiring an object that implements the PRP interface is enough. However, when calling this function, </w:t>
      </w:r>
      <w:r w:rsidR="00DF3398">
        <w:rPr>
          <w:lang w:eastAsia="en-GB"/>
        </w:rPr>
        <w:t xml:space="preserve">first </w:t>
      </w:r>
      <w:r>
        <w:rPr>
          <w:lang w:eastAsia="en-GB"/>
        </w:rPr>
        <w:t>an object of one of the classes that implement</w:t>
      </w:r>
      <w:r w:rsidR="00DF3398">
        <w:rPr>
          <w:lang w:eastAsia="en-GB"/>
        </w:rPr>
        <w:t>s</w:t>
      </w:r>
      <w:r>
        <w:rPr>
          <w:lang w:eastAsia="en-GB"/>
        </w:rPr>
        <w:t xml:space="preserve"> the PRP interface </w:t>
      </w:r>
      <w:r w:rsidR="00DF3398">
        <w:rPr>
          <w:lang w:eastAsia="en-GB"/>
        </w:rPr>
        <w:t xml:space="preserve">is instantiated, </w:t>
      </w:r>
      <w:r>
        <w:rPr>
          <w:lang w:eastAsia="en-GB"/>
        </w:rPr>
        <w:t xml:space="preserve">and that object </w:t>
      </w:r>
      <w:r w:rsidR="00DF3398">
        <w:rPr>
          <w:lang w:eastAsia="en-GB"/>
        </w:rPr>
        <w:t>is then</w:t>
      </w:r>
      <w:r>
        <w:rPr>
          <w:lang w:eastAsia="en-GB"/>
        </w:rPr>
        <w:t xml:space="preserve"> passed to the function</w:t>
      </w:r>
      <w:r w:rsidR="00ED550A">
        <w:rPr>
          <w:lang w:eastAsia="en-GB"/>
        </w:rPr>
        <w:t xml:space="preserve">; sometimes it </w:t>
      </w:r>
      <w:r w:rsidR="00DF3398">
        <w:rPr>
          <w:lang w:eastAsia="en-GB"/>
        </w:rPr>
        <w:t xml:space="preserve">can be called </w:t>
      </w:r>
      <w:r w:rsidR="00ED550A">
        <w:rPr>
          <w:lang w:eastAsia="en-GB"/>
        </w:rPr>
        <w:t xml:space="preserve">with AES, sometimes with </w:t>
      </w:r>
      <w:del w:id="178" w:author="LabTest" w:date="2011-08-22T09:45:00Z">
        <w:r w:rsidR="00ED550A" w:rsidDel="002F1B12">
          <w:rPr>
            <w:lang w:eastAsia="en-GB"/>
          </w:rPr>
          <w:delText>3DES</w:delText>
        </w:r>
      </w:del>
      <w:ins w:id="179" w:author="LabTest" w:date="2011-08-22T09:45:00Z">
        <w:r w:rsidR="002F1B12">
          <w:rPr>
            <w:lang w:eastAsia="en-GB"/>
          </w:rPr>
          <w:t>TripleDES</w:t>
        </w:r>
      </w:ins>
      <w:r w:rsidR="00ED550A">
        <w:rPr>
          <w:lang w:eastAsia="en-GB"/>
        </w:rPr>
        <w:t xml:space="preserve"> and other times with other PRPs</w:t>
      </w:r>
      <w:r>
        <w:rPr>
          <w:lang w:eastAsia="en-GB"/>
        </w:rPr>
        <w:t xml:space="preserve">. In another case, a protocol may need to work only with AES </w:t>
      </w:r>
      <w:r w:rsidR="00DF3398">
        <w:rPr>
          <w:lang w:eastAsia="en-GB"/>
        </w:rPr>
        <w:t>(</w:t>
      </w:r>
      <w:r>
        <w:rPr>
          <w:lang w:eastAsia="en-GB"/>
        </w:rPr>
        <w:t xml:space="preserve">and not </w:t>
      </w:r>
      <w:del w:id="180" w:author="LabTest" w:date="2011-08-22T09:45:00Z">
        <w:r w:rsidDel="002F1B12">
          <w:rPr>
            <w:lang w:eastAsia="en-GB"/>
          </w:rPr>
          <w:delText>3DES</w:delText>
        </w:r>
      </w:del>
      <w:ins w:id="181" w:author="LabTest" w:date="2011-08-22T09:45:00Z">
        <w:r w:rsidR="002F1B12">
          <w:rPr>
            <w:lang w:eastAsia="en-GB"/>
          </w:rPr>
          <w:t>TripleDES</w:t>
        </w:r>
      </w:ins>
      <w:r w:rsidR="00DF3398">
        <w:rPr>
          <w:lang w:eastAsia="en-GB"/>
        </w:rPr>
        <w:t>, for example)</w:t>
      </w:r>
      <w:r w:rsidR="00FE10AF">
        <w:rPr>
          <w:lang w:eastAsia="en-GB"/>
        </w:rPr>
        <w:t>;</w:t>
      </w:r>
      <w:r w:rsidR="00ED550A">
        <w:rPr>
          <w:lang w:eastAsia="en-GB"/>
        </w:rPr>
        <w:t xml:space="preserve"> </w:t>
      </w:r>
      <w:r w:rsidR="00FE10AF">
        <w:rPr>
          <w:lang w:eastAsia="en-GB"/>
        </w:rPr>
        <w:t>i</w:t>
      </w:r>
      <w:r>
        <w:rPr>
          <w:lang w:eastAsia="en-GB"/>
        </w:rPr>
        <w:t xml:space="preserve">t will </w:t>
      </w:r>
      <w:r w:rsidR="00ED550A">
        <w:rPr>
          <w:lang w:eastAsia="en-GB"/>
        </w:rPr>
        <w:t xml:space="preserve">then </w:t>
      </w:r>
      <w:r w:rsidR="00FE10AF">
        <w:rPr>
          <w:lang w:eastAsia="en-GB"/>
        </w:rPr>
        <w:t>have a</w:t>
      </w:r>
      <w:r w:rsidR="00ED550A">
        <w:rPr>
          <w:lang w:eastAsia="en-GB"/>
        </w:rPr>
        <w:t xml:space="preserve"> </w:t>
      </w:r>
      <w:r>
        <w:rPr>
          <w:lang w:eastAsia="en-GB"/>
        </w:rPr>
        <w:t xml:space="preserve">function </w:t>
      </w:r>
      <w:r w:rsidR="00FE10AF">
        <w:rPr>
          <w:lang w:eastAsia="en-GB"/>
        </w:rPr>
        <w:t xml:space="preserve">that </w:t>
      </w:r>
      <w:r w:rsidR="00ED550A">
        <w:rPr>
          <w:lang w:eastAsia="en-GB"/>
        </w:rPr>
        <w:t>accepts</w:t>
      </w:r>
      <w:r>
        <w:rPr>
          <w:lang w:eastAsia="en-GB"/>
        </w:rPr>
        <w:t xml:space="preserve"> as an argument an object of type AES</w:t>
      </w:r>
      <w:r w:rsidR="00DF3398">
        <w:rPr>
          <w:lang w:eastAsia="en-GB"/>
        </w:rPr>
        <w:t xml:space="preserve"> only</w:t>
      </w:r>
      <w:r>
        <w:rPr>
          <w:lang w:eastAsia="en-GB"/>
        </w:rPr>
        <w:t xml:space="preserve">. </w:t>
      </w:r>
      <w:r w:rsidR="00DF3398">
        <w:rPr>
          <w:lang w:eastAsia="en-GB"/>
        </w:rPr>
        <w:t>In this case,</w:t>
      </w:r>
      <w:r>
        <w:rPr>
          <w:lang w:eastAsia="en-GB"/>
        </w:rPr>
        <w:t xml:space="preserve"> this function </w:t>
      </w:r>
      <w:r w:rsidR="00DF3398">
        <w:rPr>
          <w:lang w:eastAsia="en-GB"/>
        </w:rPr>
        <w:t xml:space="preserve">can </w:t>
      </w:r>
      <w:r>
        <w:rPr>
          <w:lang w:eastAsia="en-GB"/>
        </w:rPr>
        <w:t xml:space="preserve">only </w:t>
      </w:r>
      <w:r w:rsidR="00DF3398">
        <w:rPr>
          <w:lang w:eastAsia="en-GB"/>
        </w:rPr>
        <w:t>be called with an</w:t>
      </w:r>
      <w:r>
        <w:rPr>
          <w:lang w:eastAsia="en-GB"/>
        </w:rPr>
        <w:t xml:space="preserve"> object of type AES</w:t>
      </w:r>
      <w:r w:rsidR="00ED550A">
        <w:rPr>
          <w:lang w:eastAsia="en-GB"/>
        </w:rPr>
        <w:t xml:space="preserve"> </w:t>
      </w:r>
      <w:r w:rsidR="00DF3398">
        <w:rPr>
          <w:lang w:eastAsia="en-GB"/>
        </w:rPr>
        <w:t>(but it can be any implementation of AES)</w:t>
      </w:r>
      <w:r>
        <w:rPr>
          <w:lang w:eastAsia="en-GB"/>
        </w:rPr>
        <w:t>.</w:t>
      </w:r>
    </w:p>
    <w:p w:rsidR="00ED550A" w:rsidRDefault="00ED550A" w:rsidP="00ED550A">
      <w:pPr>
        <w:rPr>
          <w:u w:val="single"/>
          <w:lang w:eastAsia="en-GB"/>
        </w:rPr>
      </w:pPr>
      <w:r w:rsidRPr="00ED550A">
        <w:rPr>
          <w:u w:val="single"/>
          <w:lang w:eastAsia="en-GB"/>
        </w:rPr>
        <w:t>Extendibility:</w:t>
      </w:r>
    </w:p>
    <w:p w:rsidR="00F10F54" w:rsidRDefault="00ED550A" w:rsidP="00F10F54">
      <w:pPr>
        <w:rPr>
          <w:lang w:eastAsia="en-GB"/>
        </w:rPr>
      </w:pPr>
      <w:r w:rsidRPr="00ED550A">
        <w:rPr>
          <w:lang w:eastAsia="en-GB"/>
        </w:rPr>
        <w:t xml:space="preserve">By having </w:t>
      </w:r>
      <w:r w:rsidR="00FE10AF">
        <w:rPr>
          <w:lang w:eastAsia="en-GB"/>
        </w:rPr>
        <w:t>each algorithm being represented by an interface we allow future implementations of it to plug in easily into existing calling protocols. This is true for new implementations of an algorithm that SCAPI may decide to implement (for instance in native code), as well as for implementations that other groups may implement.</w:t>
      </w:r>
      <w:r w:rsidR="00F10F54">
        <w:rPr>
          <w:lang w:eastAsia="en-GB"/>
        </w:rPr>
        <w:t xml:space="preserve"> To incorporate existing classes from other libraries (that already inherit from other classes) all we need to do is add a new class that extends the external class and implements the required</w:t>
      </w:r>
      <w:r w:rsidR="00141A0F">
        <w:rPr>
          <w:lang w:eastAsia="en-GB"/>
        </w:rPr>
        <w:t xml:space="preserve"> SCAPI</w:t>
      </w:r>
      <w:r w:rsidR="00F10F54">
        <w:rPr>
          <w:lang w:eastAsia="en-GB"/>
        </w:rPr>
        <w:t xml:space="preserve"> interface/s.</w:t>
      </w:r>
    </w:p>
    <w:p w:rsidR="00BD618E" w:rsidRPr="002F41A2" w:rsidRDefault="00BD618E" w:rsidP="00BD618E">
      <w:pPr>
        <w:rPr>
          <w:lang w:eastAsia="en-GB"/>
        </w:rPr>
      </w:pPr>
      <w:r>
        <w:rPr>
          <w:lang w:eastAsia="en-GB"/>
        </w:rPr>
        <w:t xml:space="preserve">The Primitives Layer </w:t>
      </w:r>
      <w:r w:rsidRPr="002F41A2">
        <w:rPr>
          <w:lang w:eastAsia="en-GB"/>
        </w:rPr>
        <w:t>is built on these interfaces and provides concrete classes either written from scratch or wrapped from existing packages.</w:t>
      </w:r>
      <w:r>
        <w:rPr>
          <w:lang w:eastAsia="en-GB"/>
        </w:rPr>
        <w:t xml:space="preserve"> </w:t>
      </w:r>
    </w:p>
    <w:p w:rsidR="00BD618E" w:rsidRPr="00ED550A" w:rsidRDefault="00BD618E" w:rsidP="00ED550A">
      <w:pPr>
        <w:rPr>
          <w:lang w:eastAsia="en-GB"/>
        </w:rPr>
      </w:pPr>
    </w:p>
    <w:p w:rsidR="000E314D" w:rsidRDefault="000E314D">
      <w:pPr>
        <w:autoSpaceDE/>
        <w:autoSpaceDN/>
        <w:adjustRightInd/>
        <w:rPr>
          <w:b/>
          <w:bCs/>
          <w:sz w:val="26"/>
          <w:szCs w:val="18"/>
          <w:lang w:eastAsia="en-GB"/>
        </w:rPr>
      </w:pPr>
      <w:r>
        <w:rPr>
          <w:lang w:eastAsia="en-GB"/>
        </w:rPr>
        <w:br w:type="page"/>
      </w:r>
    </w:p>
    <w:p w:rsidR="008C7408" w:rsidRPr="008C7408" w:rsidRDefault="002B3979" w:rsidP="008F008C">
      <w:pPr>
        <w:pStyle w:val="Heading3"/>
        <w:numPr>
          <w:ilvl w:val="2"/>
          <w:numId w:val="51"/>
        </w:numPr>
        <w:ind w:left="2694" w:hanging="709"/>
        <w:rPr>
          <w:lang w:eastAsia="en-GB"/>
        </w:rPr>
      </w:pPr>
      <w:bookmarkStart w:id="182" w:name="_Toc315173240"/>
      <w:r>
        <w:rPr>
          <w:lang w:eastAsia="en-GB"/>
        </w:rPr>
        <w:lastRenderedPageBreak/>
        <w:t>Cryptographic primitives</w:t>
      </w:r>
      <w:bookmarkEnd w:id="182"/>
    </w:p>
    <w:p w:rsidR="00515D3B" w:rsidRDefault="00515D3B" w:rsidP="00BD618E">
      <w:pPr>
        <w:rPr>
          <w:lang w:eastAsia="en-GB"/>
        </w:rPr>
      </w:pPr>
      <w:r w:rsidRPr="002F41A2">
        <w:rPr>
          <w:lang w:eastAsia="en-GB"/>
        </w:rPr>
        <w:t>The following class diagram presents</w:t>
      </w:r>
      <w:r w:rsidR="00BD618E">
        <w:rPr>
          <w:lang w:eastAsia="en-GB"/>
        </w:rPr>
        <w:t xml:space="preserve"> how </w:t>
      </w:r>
      <w:r w:rsidRPr="002F41A2">
        <w:rPr>
          <w:lang w:eastAsia="en-GB"/>
        </w:rPr>
        <w:t xml:space="preserve">the main </w:t>
      </w:r>
      <w:r>
        <w:rPr>
          <w:lang w:eastAsia="en-GB"/>
        </w:rPr>
        <w:t xml:space="preserve">cryptographic </w:t>
      </w:r>
      <w:r w:rsidR="00BD618E">
        <w:rPr>
          <w:lang w:eastAsia="en-GB"/>
        </w:rPr>
        <w:t xml:space="preserve">families of </w:t>
      </w:r>
      <w:r>
        <w:rPr>
          <w:lang w:eastAsia="en-GB"/>
        </w:rPr>
        <w:t>primitives</w:t>
      </w:r>
      <w:r w:rsidR="00BD618E">
        <w:rPr>
          <w:lang w:eastAsia="en-GB"/>
        </w:rPr>
        <w:t xml:space="preserve"> are represented as</w:t>
      </w:r>
      <w:r>
        <w:rPr>
          <w:lang w:eastAsia="en-GB"/>
        </w:rPr>
        <w:t xml:space="preserve"> </w:t>
      </w:r>
      <w:r w:rsidRPr="002F41A2">
        <w:rPr>
          <w:lang w:eastAsia="en-GB"/>
        </w:rPr>
        <w:t>interfaces</w:t>
      </w:r>
      <w:r w:rsidR="00BD618E">
        <w:rPr>
          <w:lang w:eastAsia="en-GB"/>
        </w:rPr>
        <w:t xml:space="preserve">. It also shows </w:t>
      </w:r>
      <w:r w:rsidRPr="002F41A2">
        <w:rPr>
          <w:lang w:eastAsia="en-GB"/>
        </w:rPr>
        <w:t xml:space="preserve">their main functionalities. </w:t>
      </w:r>
    </w:p>
    <w:p w:rsidR="00A85318" w:rsidRDefault="00A85318" w:rsidP="00BD618E">
      <w:pPr>
        <w:rPr>
          <w:lang w:eastAsia="en-GB"/>
        </w:rPr>
      </w:pPr>
    </w:p>
    <w:p w:rsidR="00A85318" w:rsidRDefault="00F7741A" w:rsidP="00BD618E">
      <w:pPr>
        <w:rPr>
          <w:lang w:eastAsia="en-GB"/>
        </w:rPr>
      </w:pPr>
      <w:r w:rsidRPr="00F7741A">
        <w:rPr>
          <w:noProof/>
        </w:rPr>
        <w:drawing>
          <wp:inline distT="0" distB="0" distL="0" distR="0" wp14:anchorId="29C9BB1B" wp14:editId="3B1BD134">
            <wp:extent cx="5486400" cy="4117340"/>
            <wp:effectExtent l="0" t="0" r="0" b="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4117340"/>
                    </a:xfrm>
                    <a:prstGeom prst="rect">
                      <a:avLst/>
                    </a:prstGeom>
                  </pic:spPr>
                </pic:pic>
              </a:graphicData>
            </a:graphic>
          </wp:inline>
        </w:drawing>
      </w:r>
    </w:p>
    <w:p w:rsidR="008F261D" w:rsidRDefault="008F261D" w:rsidP="00BD618E">
      <w:pPr>
        <w:rPr>
          <w:ins w:id="183" w:author="LabTest" w:date="2011-08-22T10:04:00Z"/>
          <w:lang w:eastAsia="en-GB"/>
        </w:rPr>
      </w:pPr>
      <w:ins w:id="184" w:author="LabTest" w:date="2011-08-22T10:06:00Z">
        <w:r>
          <w:rPr>
            <w:rStyle w:val="CommentReference"/>
          </w:rPr>
          <w:commentReference w:id="185"/>
        </w:r>
      </w:ins>
    </w:p>
    <w:p w:rsidR="0026480F" w:rsidRDefault="0026480F" w:rsidP="00BD618E">
      <w:pPr>
        <w:rPr>
          <w:lang w:eastAsia="en-GB"/>
        </w:rPr>
      </w:pPr>
    </w:p>
    <w:p w:rsidR="004E7481" w:rsidRDefault="004E7481" w:rsidP="0026480F">
      <w:pPr>
        <w:ind w:left="-851"/>
        <w:rPr>
          <w:i/>
          <w:iCs/>
        </w:rPr>
      </w:pPr>
    </w:p>
    <w:p w:rsidR="004E7481" w:rsidRDefault="004E7481">
      <w:pPr>
        <w:autoSpaceDE/>
        <w:autoSpaceDN/>
        <w:adjustRightInd/>
      </w:pPr>
    </w:p>
    <w:p w:rsidR="00602803" w:rsidRDefault="00602803" w:rsidP="00F7741A">
      <w:pPr>
        <w:autoSpaceDE/>
        <w:autoSpaceDN/>
        <w:adjustRightInd/>
      </w:pPr>
      <w:r>
        <w:br w:type="page"/>
      </w:r>
    </w:p>
    <w:p w:rsidR="00020C3F" w:rsidRDefault="00651F71" w:rsidP="00651F71">
      <w:pPr>
        <w:pStyle w:val="Heading4"/>
        <w:numPr>
          <w:ilvl w:val="0"/>
          <w:numId w:val="0"/>
        </w:numPr>
        <w:ind w:left="709"/>
      </w:pPr>
      <w:bookmarkStart w:id="186" w:name="_Toc315173241"/>
      <w:r>
        <w:lastRenderedPageBreak/>
        <w:t>5.1.1.1</w:t>
      </w:r>
      <w:r w:rsidR="00020C3F">
        <w:t xml:space="preserve"> Interfaces’ hierarchy</w:t>
      </w:r>
      <w:bookmarkEnd w:id="186"/>
    </w:p>
    <w:p w:rsidR="00020C3F" w:rsidRDefault="00020C3F" w:rsidP="00020C3F">
      <w:pPr>
        <w:rPr>
          <w:lang w:eastAsia="en-GB"/>
        </w:rPr>
      </w:pPr>
      <w:r>
        <w:rPr>
          <w:lang w:eastAsia="en-GB"/>
        </w:rPr>
        <w:t>As explained above we want to allow the user to work with different levels of specification. The user may need to work with a general concept (e.g., any PRF) as well as with a specific algorithm. In order to achieve this we designed this layer as a full hierarchy of interfaces, each interface representing either a family of some cryptographic primitive or a specific algorithm.</w:t>
      </w:r>
    </w:p>
    <w:p w:rsidR="00020C3F" w:rsidRDefault="00020C3F" w:rsidP="00020C3F">
      <w:pPr>
        <w:rPr>
          <w:lang w:eastAsia="en-GB"/>
        </w:rPr>
      </w:pPr>
      <w:r>
        <w:rPr>
          <w:lang w:eastAsia="en-GB"/>
        </w:rPr>
        <w:t>Note that we define interfaces for all specific algorithms since we wish to allow multiple implementations of the same algorithm (e.g., from different existing libraries). As such, every concrete algorithm will implement the specific algorithm interface. For example, Bc</w:t>
      </w:r>
      <w:del w:id="187" w:author="LabTest" w:date="2011-08-22T09:45:00Z">
        <w:r w:rsidDel="002F1B12">
          <w:rPr>
            <w:lang w:eastAsia="en-GB"/>
          </w:rPr>
          <w:delText>3DES</w:delText>
        </w:r>
      </w:del>
      <w:ins w:id="188" w:author="LabTest" w:date="2011-08-22T09:45:00Z">
        <w:r>
          <w:rPr>
            <w:lang w:eastAsia="en-GB"/>
          </w:rPr>
          <w:t>TripleDES</w:t>
        </w:r>
      </w:ins>
      <w:r>
        <w:rPr>
          <w:lang w:eastAsia="en-GB"/>
        </w:rPr>
        <w:t>, Sc</w:t>
      </w:r>
      <w:del w:id="189" w:author="LabTest" w:date="2011-08-22T09:45:00Z">
        <w:r w:rsidDel="002F1B12">
          <w:rPr>
            <w:lang w:eastAsia="en-GB"/>
          </w:rPr>
          <w:delText>3DES</w:delText>
        </w:r>
      </w:del>
      <w:ins w:id="190" w:author="LabTest" w:date="2011-08-22T09:45:00Z">
        <w:r>
          <w:rPr>
            <w:lang w:eastAsia="en-GB"/>
          </w:rPr>
          <w:t>TripleDES</w:t>
        </w:r>
      </w:ins>
      <w:r>
        <w:rPr>
          <w:lang w:eastAsia="en-GB"/>
        </w:rPr>
        <w:t xml:space="preserve"> and CryptoPp</w:t>
      </w:r>
      <w:del w:id="191" w:author="LabTest" w:date="2011-08-22T09:45:00Z">
        <w:r w:rsidDel="002F1B12">
          <w:rPr>
            <w:lang w:eastAsia="en-GB"/>
          </w:rPr>
          <w:delText>3DES</w:delText>
        </w:r>
      </w:del>
      <w:ins w:id="192" w:author="LabTest" w:date="2011-08-22T09:45:00Z">
        <w:r>
          <w:rPr>
            <w:lang w:eastAsia="en-GB"/>
          </w:rPr>
          <w:t>TripleDES</w:t>
        </w:r>
      </w:ins>
      <w:r>
        <w:rPr>
          <w:lang w:eastAsia="en-GB"/>
        </w:rPr>
        <w:t xml:space="preserve"> will all implement the </w:t>
      </w:r>
      <w:del w:id="193" w:author="LabTest" w:date="2011-08-22T09:45:00Z">
        <w:r w:rsidDel="002F1B12">
          <w:rPr>
            <w:lang w:eastAsia="en-GB"/>
          </w:rPr>
          <w:delText>3DES</w:delText>
        </w:r>
      </w:del>
      <w:ins w:id="194" w:author="LabTest" w:date="2011-08-22T09:45:00Z">
        <w:r>
          <w:rPr>
            <w:lang w:eastAsia="en-GB"/>
          </w:rPr>
          <w:t>TripleDES</w:t>
        </w:r>
      </w:ins>
      <w:r>
        <w:rPr>
          <w:lang w:eastAsia="en-GB"/>
        </w:rPr>
        <w:t xml:space="preserve"> interface. When the user requests a </w:t>
      </w:r>
      <w:del w:id="195" w:author="LabTest" w:date="2011-08-22T09:45:00Z">
        <w:r w:rsidDel="002F1B12">
          <w:rPr>
            <w:lang w:eastAsia="en-GB"/>
          </w:rPr>
          <w:delText>3DES</w:delText>
        </w:r>
      </w:del>
      <w:ins w:id="196" w:author="LabTest" w:date="2011-08-22T09:45:00Z">
        <w:r>
          <w:rPr>
            <w:lang w:eastAsia="en-GB"/>
          </w:rPr>
          <w:t>TripleDES</w:t>
        </w:r>
      </w:ins>
      <w:r>
        <w:rPr>
          <w:lang w:eastAsia="en-GB"/>
        </w:rPr>
        <w:t xml:space="preserve">, he/she will request a </w:t>
      </w:r>
      <w:del w:id="197" w:author="LabTest" w:date="2011-08-22T09:45:00Z">
        <w:r w:rsidDel="002F1B12">
          <w:rPr>
            <w:lang w:eastAsia="en-GB"/>
          </w:rPr>
          <w:delText>3DES</w:delText>
        </w:r>
      </w:del>
      <w:ins w:id="198" w:author="LabTest" w:date="2011-08-22T09:45:00Z">
        <w:r>
          <w:rPr>
            <w:lang w:eastAsia="en-GB"/>
          </w:rPr>
          <w:t>TripleDES</w:t>
        </w:r>
      </w:ins>
      <w:r>
        <w:rPr>
          <w:lang w:eastAsia="en-GB"/>
        </w:rPr>
        <w:t xml:space="preserve"> interface and only the algorithms that implement this interface will be possible candidates. (Note that we do not intend to implement </w:t>
      </w:r>
      <w:del w:id="199" w:author="LabTest" w:date="2011-08-22T09:45:00Z">
        <w:r w:rsidDel="002F1B12">
          <w:rPr>
            <w:lang w:eastAsia="en-GB"/>
          </w:rPr>
          <w:delText>3DES</w:delText>
        </w:r>
      </w:del>
      <w:ins w:id="200" w:author="LabTest" w:date="2011-08-22T09:45:00Z">
        <w:r>
          <w:rPr>
            <w:lang w:eastAsia="en-GB"/>
          </w:rPr>
          <w:t>TripleDES</w:t>
        </w:r>
      </w:ins>
      <w:r>
        <w:rPr>
          <w:lang w:eastAsia="en-GB"/>
        </w:rPr>
        <w:t xml:space="preserve"> now. Thus, Sc</w:t>
      </w:r>
      <w:del w:id="201" w:author="LabTest" w:date="2011-08-22T09:45:00Z">
        <w:r w:rsidDel="002F1B12">
          <w:rPr>
            <w:lang w:eastAsia="en-GB"/>
          </w:rPr>
          <w:delText>3DES</w:delText>
        </w:r>
      </w:del>
      <w:ins w:id="202" w:author="LabTest" w:date="2011-08-22T09:45:00Z">
        <w:r>
          <w:rPr>
            <w:lang w:eastAsia="en-GB"/>
          </w:rPr>
          <w:t>TripleDES</w:t>
        </w:r>
      </w:ins>
      <w:r>
        <w:rPr>
          <w:lang w:eastAsia="en-GB"/>
        </w:rPr>
        <w:t xml:space="preserve"> is just a hypothetical example). </w:t>
      </w:r>
    </w:p>
    <w:p w:rsidR="00020C3F" w:rsidRDefault="00020C3F" w:rsidP="000819B1">
      <w:pPr>
        <w:rPr>
          <w:lang w:eastAsia="en-GB"/>
        </w:rPr>
      </w:pPr>
      <w:r>
        <w:rPr>
          <w:lang w:eastAsia="en-GB"/>
        </w:rPr>
        <w:t>In the following class diagram, we present all the interfaces and s</w:t>
      </w:r>
      <w:r w:rsidR="000819B1">
        <w:rPr>
          <w:lang w:eastAsia="en-GB"/>
        </w:rPr>
        <w:t>ub interfaces. For clarity DLOG and</w:t>
      </w:r>
      <w:r>
        <w:rPr>
          <w:lang w:eastAsia="en-GB"/>
        </w:rPr>
        <w:t xml:space="preserve"> KDF are omitted and will be further discussed in section </w:t>
      </w:r>
      <w:hyperlink w:anchor="_Detailed_Description" w:history="1">
        <w:r w:rsidRPr="007709B8">
          <w:rPr>
            <w:rStyle w:val="Hyperlink"/>
            <w:lang w:eastAsia="en-GB"/>
          </w:rPr>
          <w:t>Detailed Description</w:t>
        </w:r>
      </w:hyperlink>
      <w:r>
        <w:rPr>
          <w:lang w:eastAsia="en-GB"/>
        </w:rPr>
        <w:t>.</w:t>
      </w:r>
    </w:p>
    <w:p w:rsidR="000819B1" w:rsidRDefault="000819B1" w:rsidP="00020C3F">
      <w:pPr>
        <w:rPr>
          <w:lang w:eastAsia="en-GB"/>
        </w:rPr>
      </w:pPr>
    </w:p>
    <w:p w:rsidR="000819B1" w:rsidRDefault="000819B1" w:rsidP="00020C3F">
      <w:pPr>
        <w:rPr>
          <w:lang w:eastAsia="en-GB"/>
        </w:rPr>
      </w:pPr>
      <w:r w:rsidRPr="00F7741A">
        <w:rPr>
          <w:noProof/>
        </w:rPr>
        <w:drawing>
          <wp:anchor distT="0" distB="0" distL="114300" distR="114300" simplePos="0" relativeHeight="251794432" behindDoc="1" locked="0" layoutInCell="1" allowOverlap="1" wp14:anchorId="35357BED" wp14:editId="5FE00A3D">
            <wp:simplePos x="0" y="0"/>
            <wp:positionH relativeFrom="column">
              <wp:posOffset>-659130</wp:posOffset>
            </wp:positionH>
            <wp:positionV relativeFrom="paragraph">
              <wp:posOffset>40640</wp:posOffset>
            </wp:positionV>
            <wp:extent cx="7198597" cy="3784600"/>
            <wp:effectExtent l="0" t="0" r="0" b="0"/>
            <wp:wrapNone/>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98597" cy="3784600"/>
                    </a:xfrm>
                    <a:prstGeom prst="rect">
                      <a:avLst/>
                    </a:prstGeom>
                  </pic:spPr>
                </pic:pic>
              </a:graphicData>
            </a:graphic>
            <wp14:sizeRelH relativeFrom="margin">
              <wp14:pctWidth>0</wp14:pctWidth>
            </wp14:sizeRelH>
            <wp14:sizeRelV relativeFrom="margin">
              <wp14:pctHeight>0</wp14:pctHeight>
            </wp14:sizeRelV>
          </wp:anchor>
        </w:drawing>
      </w: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F7741A" w:rsidRDefault="00F7741A"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819B1" w:rsidRDefault="000819B1" w:rsidP="00020C3F">
      <w:pPr>
        <w:rPr>
          <w:lang w:eastAsia="en-GB"/>
        </w:rPr>
      </w:pPr>
    </w:p>
    <w:p w:rsidR="00020C3F" w:rsidRPr="00020C3F" w:rsidRDefault="00020C3F" w:rsidP="00020C3F"/>
    <w:p w:rsidR="00020C3F" w:rsidRDefault="00651F71" w:rsidP="00651F71">
      <w:pPr>
        <w:pStyle w:val="Heading4"/>
        <w:numPr>
          <w:ilvl w:val="0"/>
          <w:numId w:val="0"/>
        </w:numPr>
        <w:ind w:left="709"/>
      </w:pPr>
      <w:bookmarkStart w:id="203" w:name="_Toc315173242"/>
      <w:r>
        <w:t>5.1.1.2</w:t>
      </w:r>
      <w:r w:rsidR="00020C3F">
        <w:t xml:space="preserve"> Abstract classes</w:t>
      </w:r>
      <w:bookmarkEnd w:id="203"/>
    </w:p>
    <w:p w:rsidR="00020C3F" w:rsidRDefault="00020C3F" w:rsidP="00020C3F">
      <w:pPr>
        <w:rPr>
          <w:lang w:eastAsia="en-GB"/>
        </w:rPr>
      </w:pPr>
      <w:r>
        <w:rPr>
          <w:lang w:eastAsia="en-GB"/>
        </w:rPr>
        <w:t>Apart from having a full hierarchy of interfaces for cryptographic concepts in this layer, we found it useful to implement common functionality within a family, via abstract classes that implement the above-mentioned interfaces. The aim is to avoid code duplication in the concrete classes. We clarify this with the following example. For the TrapdoorPermutation interface, we are going to implement two algorithms: Rabin and RSA. Most methods in the interface have the same implementation for both algorithms (getParams, getPubKey,</w:t>
      </w:r>
      <w:del w:id="204" w:author="LabTest" w:date="2011-08-22T10:14:00Z">
        <w:r w:rsidDel="00E00765">
          <w:rPr>
            <w:lang w:eastAsia="en-GB"/>
          </w:rPr>
          <w:delText xml:space="preserve"> getInputBlockSize and getOutputBlockSize</w:delText>
        </w:r>
      </w:del>
      <w:ins w:id="205" w:author="LabTest" w:date="2011-08-22T10:14:00Z">
        <w:r>
          <w:rPr>
            <w:lang w:eastAsia="en-GB"/>
          </w:rPr>
          <w:t xml:space="preserve"> isInitialized</w:t>
        </w:r>
      </w:ins>
      <w:r>
        <w:rPr>
          <w:lang w:eastAsia="en-GB"/>
        </w:rPr>
        <w:t xml:space="preserve">). However, the heart of each algorithm resides in the methods compute and invert. Therefore, these methods must be implemented separately for </w:t>
      </w:r>
      <w:r>
        <w:rPr>
          <w:lang w:eastAsia="en-GB"/>
        </w:rPr>
        <w:lastRenderedPageBreak/>
        <w:t>each algorithm. By implementing the common methods in the abstract class TrapdoorPermutationAbs we avoid unnecessary duplication of code.</w:t>
      </w:r>
    </w:p>
    <w:p w:rsidR="000819B1" w:rsidRDefault="00020C3F" w:rsidP="000819B1">
      <w:pPr>
        <w:rPr>
          <w:lang w:eastAsia="en-GB"/>
        </w:rPr>
      </w:pPr>
      <w:r>
        <w:rPr>
          <w:lang w:eastAsia="en-GB"/>
        </w:rPr>
        <w:t xml:space="preserve">Despite the desire to avoid code duplication, we decided not to use the abstract class tool for every family of primitives. In the case of the Pseudorandom Function interface, we decided that having an extra abstract class makes the design of the family too complicated and hard to read. </w:t>
      </w:r>
      <w:r w:rsidR="000819B1">
        <w:rPr>
          <w:lang w:eastAsia="en-GB"/>
        </w:rPr>
        <w:t>Also, if the abstract class has only few functions with one line or so, then it is not necessary to have.</w:t>
      </w:r>
    </w:p>
    <w:p w:rsidR="00020C3F" w:rsidRDefault="00020C3F" w:rsidP="00020C3F">
      <w:pPr>
        <w:rPr>
          <w:lang w:eastAsia="en-GB"/>
        </w:rPr>
      </w:pPr>
      <w:r>
        <w:rPr>
          <w:lang w:eastAsia="en-GB"/>
        </w:rPr>
        <w:t>In the following class diagram, we present the relationship between the interfaces and the abstract classes. (We do not show the PseudorandomFunction interface since it has no abstract class).</w:t>
      </w:r>
    </w:p>
    <w:p w:rsidR="00020C3F" w:rsidRPr="00020C3F" w:rsidRDefault="00020C3F" w:rsidP="00020C3F"/>
    <w:p w:rsidR="001507AA" w:rsidRDefault="001507AA" w:rsidP="001831BF">
      <w:pPr>
        <w:rPr>
          <w:lang w:eastAsia="en-GB"/>
        </w:rPr>
      </w:pPr>
    </w:p>
    <w:p w:rsidR="00BB25BC" w:rsidRDefault="00BB25BC" w:rsidP="001831BF">
      <w:pPr>
        <w:rPr>
          <w:b/>
          <w:bCs/>
          <w:sz w:val="26"/>
          <w:szCs w:val="18"/>
          <w:lang w:eastAsia="en-GB"/>
        </w:rPr>
      </w:pPr>
    </w:p>
    <w:p w:rsidR="00DD750F" w:rsidRDefault="00DD750F" w:rsidP="00DD750F">
      <w:pPr>
        <w:rPr>
          <w:lang w:eastAsia="en-GB"/>
        </w:rPr>
      </w:pPr>
    </w:p>
    <w:p w:rsidR="00515D3B" w:rsidRDefault="00212747" w:rsidP="00515D3B">
      <w:pPr>
        <w:rPr>
          <w:lang w:eastAsia="en-GB"/>
        </w:rPr>
      </w:pPr>
      <w:r w:rsidRPr="00212747">
        <w:rPr>
          <w:noProof/>
        </w:rPr>
        <w:drawing>
          <wp:inline distT="0" distB="0" distL="0" distR="0" wp14:anchorId="30F5A984" wp14:editId="5B75013F">
            <wp:extent cx="5486400" cy="2733675"/>
            <wp:effectExtent l="0" t="0" r="0" b="9525"/>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733675"/>
                    </a:xfrm>
                    <a:prstGeom prst="rect">
                      <a:avLst/>
                    </a:prstGeom>
                  </pic:spPr>
                </pic:pic>
              </a:graphicData>
            </a:graphic>
          </wp:inline>
        </w:drawing>
      </w:r>
    </w:p>
    <w:p w:rsidR="0035309D" w:rsidRDefault="0035309D">
      <w:pPr>
        <w:autoSpaceDE/>
        <w:autoSpaceDN/>
        <w:adjustRightInd/>
        <w:rPr>
          <w:b/>
          <w:bCs/>
          <w:sz w:val="28"/>
          <w:lang w:eastAsia="en-GB"/>
        </w:rPr>
      </w:pPr>
      <w:r>
        <w:br w:type="page"/>
      </w:r>
    </w:p>
    <w:p w:rsidR="00020C3F" w:rsidRDefault="002B3979" w:rsidP="008F008C">
      <w:pPr>
        <w:pStyle w:val="Heading3"/>
        <w:numPr>
          <w:ilvl w:val="2"/>
          <w:numId w:val="51"/>
        </w:numPr>
        <w:ind w:left="2694" w:hanging="709"/>
      </w:pPr>
      <w:r>
        <w:lastRenderedPageBreak/>
        <w:t xml:space="preserve"> </w:t>
      </w:r>
      <w:bookmarkStart w:id="206" w:name="_Toc315173243"/>
      <w:r w:rsidR="00020C3F">
        <w:t>Security Levels</w:t>
      </w:r>
      <w:bookmarkEnd w:id="206"/>
    </w:p>
    <w:p w:rsidR="00212747" w:rsidRDefault="00B219D2" w:rsidP="00B219D2">
      <w:r>
        <w:t xml:space="preserve">In some cases, there is no need in a specific algorithm but an algorithm that has a certain security level is required. For example, a user can ask for DlogGroup that is based on the hardness of the decisional Diffie-Helman (DDH) problem. </w:t>
      </w:r>
    </w:p>
    <w:p w:rsidR="00B219D2" w:rsidRPr="00212747" w:rsidRDefault="00B219D2" w:rsidP="00C67126">
      <w:r>
        <w:t xml:space="preserve">In order to achieve this requirement, </w:t>
      </w:r>
      <w:r w:rsidR="00C67126">
        <w:t>we add a hierarchy of security levels, currently for DlogGroup and CryptographicHash families. These interfaces have no methods and are only marker interfaces. Each concrete class that based on any security level should implement the relevant interface, to declare itself as secure as the marker interface.</w:t>
      </w:r>
    </w:p>
    <w:p w:rsidR="00020C3F" w:rsidRDefault="00020C3F" w:rsidP="00020C3F"/>
    <w:p w:rsidR="00651F71" w:rsidRDefault="00651F71" w:rsidP="00020C3F">
      <w:r w:rsidRPr="00651F71">
        <w:rPr>
          <w:noProof/>
        </w:rPr>
        <w:drawing>
          <wp:inline distT="0" distB="0" distL="0" distR="0" wp14:anchorId="32BDB4FD" wp14:editId="32D5255A">
            <wp:extent cx="3228975" cy="4286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28975" cy="4286250"/>
                    </a:xfrm>
                    <a:prstGeom prst="rect">
                      <a:avLst/>
                    </a:prstGeom>
                  </pic:spPr>
                </pic:pic>
              </a:graphicData>
            </a:graphic>
          </wp:inline>
        </w:drawing>
      </w:r>
    </w:p>
    <w:p w:rsidR="00651F71" w:rsidRPr="00020C3F" w:rsidRDefault="00651F71" w:rsidP="00020C3F"/>
    <w:p w:rsidR="00515D3B" w:rsidRDefault="000C029C" w:rsidP="008F008C">
      <w:pPr>
        <w:pStyle w:val="Heading2"/>
        <w:numPr>
          <w:ilvl w:val="1"/>
          <w:numId w:val="51"/>
        </w:numPr>
        <w:tabs>
          <w:tab w:val="decimal" w:pos="1701"/>
        </w:tabs>
        <w:ind w:left="709" w:firstLine="284"/>
      </w:pPr>
      <w:bookmarkStart w:id="207" w:name="_Toc315173244"/>
      <w:r>
        <w:t>High Level Description</w:t>
      </w:r>
      <w:bookmarkEnd w:id="207"/>
    </w:p>
    <w:p w:rsidR="00515D3B" w:rsidRDefault="00394EB5" w:rsidP="008F008C">
      <w:pPr>
        <w:pStyle w:val="Heading3"/>
        <w:numPr>
          <w:ilvl w:val="2"/>
          <w:numId w:val="51"/>
        </w:numPr>
        <w:ind w:left="2694" w:hanging="709"/>
      </w:pPr>
      <w:bookmarkStart w:id="208" w:name="_Toc277840047"/>
      <w:bookmarkStart w:id="209" w:name="_Toc277840417"/>
      <w:bookmarkStart w:id="210" w:name="_Toc277840474"/>
      <w:bookmarkStart w:id="211" w:name="_Toc277840620"/>
      <w:bookmarkStart w:id="212" w:name="_Toc277840828"/>
      <w:bookmarkStart w:id="213" w:name="_Toc315173245"/>
      <w:r>
        <w:t xml:space="preserve">General static </w:t>
      </w:r>
      <w:r w:rsidR="00515D3B">
        <w:t>view</w:t>
      </w:r>
      <w:bookmarkEnd w:id="208"/>
      <w:bookmarkEnd w:id="209"/>
      <w:bookmarkEnd w:id="210"/>
      <w:bookmarkEnd w:id="211"/>
      <w:bookmarkEnd w:id="212"/>
      <w:bookmarkEnd w:id="213"/>
    </w:p>
    <w:p w:rsidR="001B39A2" w:rsidRDefault="00515D3B" w:rsidP="00CF5DB0">
      <w:r>
        <w:t xml:space="preserve">The following diagram presents </w:t>
      </w:r>
      <w:r w:rsidR="00E82BE4">
        <w:t>a</w:t>
      </w:r>
      <w:r>
        <w:t xml:space="preserve"> </w:t>
      </w:r>
      <w:r w:rsidR="00E82BE4">
        <w:t>high</w:t>
      </w:r>
      <w:r w:rsidR="001507AA">
        <w:t>-</w:t>
      </w:r>
      <w:r w:rsidR="007709B8">
        <w:t xml:space="preserve">level </w:t>
      </w:r>
      <w:r>
        <w:t>view</w:t>
      </w:r>
      <w:r w:rsidR="007709B8">
        <w:t xml:space="preserve"> of the general </w:t>
      </w:r>
      <w:r w:rsidR="00CF5DB0">
        <w:t>cryptographic types</w:t>
      </w:r>
      <w:r>
        <w:t xml:space="preserve">. </w:t>
      </w:r>
    </w:p>
    <w:p w:rsidR="005B5EA1" w:rsidRDefault="001B39A2" w:rsidP="005B5EA1">
      <w:pPr>
        <w:pStyle w:val="Heading4"/>
        <w:numPr>
          <w:ilvl w:val="3"/>
          <w:numId w:val="51"/>
        </w:numPr>
        <w:ind w:left="2835" w:firstLine="0"/>
      </w:pPr>
      <w:r>
        <w:br w:type="page"/>
      </w:r>
      <w:bookmarkStart w:id="214" w:name="_Toc315173246"/>
      <w:r w:rsidR="005B5EA1">
        <w:lastRenderedPageBreak/>
        <w:t>CryptographicHash</w:t>
      </w:r>
      <w:bookmarkEnd w:id="214"/>
    </w:p>
    <w:p w:rsidR="005B5EA1" w:rsidRDefault="005B5EA1" w:rsidP="005B5EA1">
      <w:r w:rsidRPr="001B39A2">
        <w:rPr>
          <w:noProof/>
        </w:rPr>
        <w:drawing>
          <wp:anchor distT="0" distB="0" distL="114300" distR="114300" simplePos="0" relativeHeight="251810816" behindDoc="1" locked="0" layoutInCell="1" allowOverlap="1" wp14:anchorId="3606C690" wp14:editId="3CFC4620">
            <wp:simplePos x="0" y="0"/>
            <wp:positionH relativeFrom="column">
              <wp:posOffset>-297180</wp:posOffset>
            </wp:positionH>
            <wp:positionV relativeFrom="paragraph">
              <wp:posOffset>81915</wp:posOffset>
            </wp:positionV>
            <wp:extent cx="6421120" cy="18669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21120" cy="1866900"/>
                    </a:xfrm>
                    <a:prstGeom prst="rect">
                      <a:avLst/>
                    </a:prstGeom>
                  </pic:spPr>
                </pic:pic>
              </a:graphicData>
            </a:graphic>
            <wp14:sizeRelH relativeFrom="margin">
              <wp14:pctWidth>0</wp14:pctWidth>
            </wp14:sizeRelH>
            <wp14:sizeRelV relativeFrom="margin">
              <wp14:pctHeight>0</wp14:pctHeight>
            </wp14:sizeRelV>
          </wp:anchor>
        </w:drawing>
      </w:r>
    </w:p>
    <w:p w:rsidR="005B5EA1" w:rsidRDefault="005B5EA1" w:rsidP="005B5EA1"/>
    <w:p w:rsidR="005B5EA1" w:rsidRDefault="005B5EA1" w:rsidP="005B5EA1"/>
    <w:p w:rsidR="005B5EA1" w:rsidRDefault="005B5EA1" w:rsidP="005B5EA1"/>
    <w:p w:rsidR="005B5EA1" w:rsidRDefault="005B5EA1" w:rsidP="005B5EA1"/>
    <w:p w:rsidR="005B5EA1" w:rsidRDefault="005B5EA1" w:rsidP="005B5EA1"/>
    <w:p w:rsidR="001B39A2" w:rsidRDefault="001B39A2">
      <w:pPr>
        <w:autoSpaceDE/>
        <w:autoSpaceDN/>
        <w:adjustRightInd/>
      </w:pPr>
    </w:p>
    <w:p w:rsidR="005B5EA1" w:rsidRDefault="005B5EA1">
      <w:pPr>
        <w:autoSpaceDE/>
        <w:autoSpaceDN/>
        <w:adjustRightInd/>
      </w:pPr>
    </w:p>
    <w:p w:rsidR="005B5EA1" w:rsidRDefault="005B5EA1">
      <w:pPr>
        <w:autoSpaceDE/>
        <w:autoSpaceDN/>
        <w:adjustRightInd/>
      </w:pPr>
    </w:p>
    <w:p w:rsidR="005B5EA1" w:rsidRDefault="005B5EA1">
      <w:pPr>
        <w:autoSpaceDE/>
        <w:autoSpaceDN/>
        <w:adjustRightInd/>
      </w:pPr>
    </w:p>
    <w:p w:rsidR="005B5EA1" w:rsidRDefault="005B5EA1">
      <w:pPr>
        <w:autoSpaceDE/>
        <w:autoSpaceDN/>
        <w:adjustRightInd/>
      </w:pPr>
    </w:p>
    <w:p w:rsidR="005B5EA1" w:rsidRDefault="005B5EA1">
      <w:pPr>
        <w:autoSpaceDE/>
        <w:autoSpaceDN/>
        <w:adjustRightInd/>
      </w:pPr>
    </w:p>
    <w:p w:rsidR="005B5EA1" w:rsidRDefault="005B5EA1">
      <w:pPr>
        <w:autoSpaceDE/>
        <w:autoSpaceDN/>
        <w:adjustRightInd/>
      </w:pPr>
    </w:p>
    <w:p w:rsidR="000D1937" w:rsidRDefault="000D1937" w:rsidP="008F008C">
      <w:pPr>
        <w:pStyle w:val="Heading4"/>
        <w:numPr>
          <w:ilvl w:val="3"/>
          <w:numId w:val="51"/>
        </w:numPr>
        <w:ind w:left="2835" w:firstLine="0"/>
      </w:pPr>
      <w:bookmarkStart w:id="215" w:name="_Toc315173247"/>
      <w:r w:rsidRPr="00FE799B">
        <w:rPr>
          <w:noProof/>
        </w:rPr>
        <w:drawing>
          <wp:anchor distT="0" distB="0" distL="114300" distR="114300" simplePos="0" relativeHeight="251797504" behindDoc="1" locked="0" layoutInCell="1" allowOverlap="1" wp14:anchorId="351AFBDD" wp14:editId="673D16A3">
            <wp:simplePos x="0" y="0"/>
            <wp:positionH relativeFrom="column">
              <wp:posOffset>880110</wp:posOffset>
            </wp:positionH>
            <wp:positionV relativeFrom="paragraph">
              <wp:posOffset>498475</wp:posOffset>
            </wp:positionV>
            <wp:extent cx="4194175" cy="177419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94175" cy="1774190"/>
                    </a:xfrm>
                    <a:prstGeom prst="rect">
                      <a:avLst/>
                    </a:prstGeom>
                  </pic:spPr>
                </pic:pic>
              </a:graphicData>
            </a:graphic>
            <wp14:sizeRelH relativeFrom="margin">
              <wp14:pctWidth>0</wp14:pctWidth>
            </wp14:sizeRelH>
            <wp14:sizeRelV relativeFrom="margin">
              <wp14:pctHeight>0</wp14:pctHeight>
            </wp14:sizeRelV>
          </wp:anchor>
        </w:drawing>
      </w:r>
      <w:r>
        <w:t>UniversalHash</w:t>
      </w:r>
      <w:bookmarkEnd w:id="215"/>
    </w:p>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5B5EA1" w:rsidRDefault="005B5EA1" w:rsidP="000D1937"/>
    <w:p w:rsidR="005B5EA1" w:rsidRDefault="005B5EA1" w:rsidP="000D1937"/>
    <w:p w:rsidR="005B5EA1" w:rsidRDefault="005B5EA1" w:rsidP="000D1937"/>
    <w:p w:rsidR="005B5EA1" w:rsidRDefault="005B5EA1" w:rsidP="005B5EA1">
      <w:pPr>
        <w:pStyle w:val="Heading4"/>
        <w:numPr>
          <w:ilvl w:val="3"/>
          <w:numId w:val="51"/>
        </w:numPr>
        <w:ind w:left="2835" w:firstLine="0"/>
      </w:pPr>
      <w:bookmarkStart w:id="216" w:name="_Toc315173248"/>
      <w:r>
        <w:t>PseudorandomFunction</w:t>
      </w:r>
      <w:bookmarkEnd w:id="216"/>
    </w:p>
    <w:p w:rsidR="005B5EA1" w:rsidRDefault="005B5EA1" w:rsidP="005B5EA1">
      <w:r w:rsidRPr="006F75AB">
        <w:rPr>
          <w:noProof/>
        </w:rPr>
        <w:drawing>
          <wp:anchor distT="0" distB="0" distL="114300" distR="114300" simplePos="0" relativeHeight="251812864" behindDoc="1" locked="0" layoutInCell="1" allowOverlap="1" wp14:anchorId="2D9A64C0" wp14:editId="1717E50E">
            <wp:simplePos x="0" y="0"/>
            <wp:positionH relativeFrom="column">
              <wp:posOffset>-919480</wp:posOffset>
            </wp:positionH>
            <wp:positionV relativeFrom="paragraph">
              <wp:posOffset>635</wp:posOffset>
            </wp:positionV>
            <wp:extent cx="7569200" cy="27762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69200" cy="2776250"/>
                    </a:xfrm>
                    <a:prstGeom prst="rect">
                      <a:avLst/>
                    </a:prstGeom>
                  </pic:spPr>
                </pic:pic>
              </a:graphicData>
            </a:graphic>
            <wp14:sizeRelH relativeFrom="margin">
              <wp14:pctWidth>0</wp14:pctWidth>
            </wp14:sizeRelH>
            <wp14:sizeRelV relativeFrom="margin">
              <wp14:pctHeight>0</wp14:pctHeight>
            </wp14:sizeRelV>
          </wp:anchor>
        </w:drawing>
      </w:r>
    </w:p>
    <w:p w:rsidR="005B5EA1" w:rsidRDefault="005B5EA1" w:rsidP="005B5EA1"/>
    <w:p w:rsidR="005B5EA1" w:rsidRDefault="005B5EA1" w:rsidP="005B5EA1"/>
    <w:p w:rsidR="005B5EA1" w:rsidRDefault="005B5EA1" w:rsidP="005B5EA1"/>
    <w:p w:rsidR="005B5EA1" w:rsidRDefault="005B5EA1" w:rsidP="005B5EA1"/>
    <w:p w:rsidR="005B5EA1" w:rsidRDefault="005B5EA1" w:rsidP="005B5EA1"/>
    <w:p w:rsidR="005B5EA1" w:rsidRDefault="005B5EA1" w:rsidP="005B5EA1"/>
    <w:p w:rsidR="005B5EA1" w:rsidRDefault="005B5EA1" w:rsidP="005B5EA1"/>
    <w:p w:rsidR="005B5EA1" w:rsidRDefault="005B5EA1" w:rsidP="005B5EA1"/>
    <w:p w:rsidR="005B5EA1" w:rsidRDefault="005B5EA1" w:rsidP="005B5EA1"/>
    <w:p w:rsidR="005B5EA1" w:rsidRDefault="005B5EA1" w:rsidP="005B5EA1"/>
    <w:p w:rsidR="005B5EA1" w:rsidRDefault="005B5EA1" w:rsidP="005B5EA1"/>
    <w:p w:rsidR="000D1937" w:rsidRDefault="000D1937" w:rsidP="000D1937"/>
    <w:p w:rsidR="000D1937" w:rsidRDefault="000D1937" w:rsidP="008F008C">
      <w:pPr>
        <w:pStyle w:val="Heading4"/>
        <w:numPr>
          <w:ilvl w:val="3"/>
          <w:numId w:val="51"/>
        </w:numPr>
        <w:ind w:left="2835" w:firstLine="0"/>
      </w:pPr>
      <w:bookmarkStart w:id="217" w:name="_Toc315173249"/>
      <w:r>
        <w:lastRenderedPageBreak/>
        <w:t>PseudorandomGenerator</w:t>
      </w:r>
      <w:bookmarkEnd w:id="217"/>
    </w:p>
    <w:p w:rsidR="000D1937" w:rsidRDefault="000D1937" w:rsidP="000D1937">
      <w:r w:rsidRPr="001F6BDB">
        <w:rPr>
          <w:noProof/>
        </w:rPr>
        <w:drawing>
          <wp:anchor distT="0" distB="0" distL="114300" distR="114300" simplePos="0" relativeHeight="251796480" behindDoc="1" locked="0" layoutInCell="1" allowOverlap="1" wp14:anchorId="0ABB129F" wp14:editId="45C60AA5">
            <wp:simplePos x="0" y="0"/>
            <wp:positionH relativeFrom="column">
              <wp:posOffset>877570</wp:posOffset>
            </wp:positionH>
            <wp:positionV relativeFrom="paragraph">
              <wp:posOffset>60960</wp:posOffset>
            </wp:positionV>
            <wp:extent cx="3772535" cy="24384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72535" cy="2438400"/>
                    </a:xfrm>
                    <a:prstGeom prst="rect">
                      <a:avLst/>
                    </a:prstGeom>
                  </pic:spPr>
                </pic:pic>
              </a:graphicData>
            </a:graphic>
            <wp14:sizeRelH relativeFrom="margin">
              <wp14:pctWidth>0</wp14:pctWidth>
            </wp14:sizeRelH>
            <wp14:sizeRelV relativeFrom="margin">
              <wp14:pctHeight>0</wp14:pctHeight>
            </wp14:sizeRelV>
          </wp:anchor>
        </w:drawing>
      </w:r>
    </w:p>
    <w:p w:rsidR="000D1937" w:rsidRDefault="000D1937" w:rsidP="000D1937"/>
    <w:p w:rsidR="000D1937" w:rsidRDefault="000D1937" w:rsidP="000D1937"/>
    <w:p w:rsidR="005B5EA1" w:rsidRDefault="005B5EA1" w:rsidP="000D1937"/>
    <w:p w:rsidR="005B5EA1" w:rsidRDefault="005B5EA1"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5B5EA1" w:rsidRDefault="005B5EA1" w:rsidP="000D1937"/>
    <w:p w:rsidR="005B5EA1" w:rsidRDefault="005B5EA1" w:rsidP="000D1937"/>
    <w:p w:rsidR="005B5EA1" w:rsidRDefault="005B5EA1" w:rsidP="005B5EA1">
      <w:pPr>
        <w:pStyle w:val="Heading4"/>
        <w:numPr>
          <w:ilvl w:val="3"/>
          <w:numId w:val="51"/>
        </w:numPr>
        <w:ind w:left="2835" w:firstLine="0"/>
      </w:pPr>
      <w:bookmarkStart w:id="218" w:name="_Toc315173250"/>
      <w:r w:rsidRPr="005B5EA1">
        <w:t>TrapdoorPermutation</w:t>
      </w:r>
      <w:bookmarkEnd w:id="218"/>
    </w:p>
    <w:p w:rsidR="005B5EA1" w:rsidRDefault="005B5EA1" w:rsidP="005B5EA1">
      <w:r w:rsidRPr="00AC6F04">
        <w:rPr>
          <w:noProof/>
        </w:rPr>
        <w:drawing>
          <wp:inline distT="0" distB="0" distL="0" distR="0" wp14:anchorId="59932E36" wp14:editId="7E60B863">
            <wp:extent cx="4902200" cy="356430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03761" cy="3565443"/>
                    </a:xfrm>
                    <a:prstGeom prst="rect">
                      <a:avLst/>
                    </a:prstGeom>
                  </pic:spPr>
                </pic:pic>
              </a:graphicData>
            </a:graphic>
          </wp:inline>
        </w:drawing>
      </w:r>
      <w:r>
        <w:rPr>
          <w:rStyle w:val="CommentReference"/>
        </w:rPr>
        <w:commentReference w:id="219"/>
      </w:r>
    </w:p>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D1937" w:rsidP="000D1937"/>
    <w:p w:rsidR="000D1937" w:rsidRDefault="000C4163" w:rsidP="005B5EA1">
      <w:pPr>
        <w:pStyle w:val="Heading4"/>
        <w:numPr>
          <w:ilvl w:val="3"/>
          <w:numId w:val="51"/>
        </w:numPr>
        <w:ind w:left="2835" w:firstLine="0"/>
      </w:pPr>
      <w:bookmarkStart w:id="220" w:name="_Toc315173251"/>
      <w:r>
        <w:lastRenderedPageBreak/>
        <w:t>DlogGroup</w:t>
      </w:r>
      <w:bookmarkEnd w:id="220"/>
    </w:p>
    <w:p w:rsidR="005B5EA1" w:rsidRDefault="005B5EA1" w:rsidP="000C4163"/>
    <w:p w:rsidR="005B5EA1" w:rsidRDefault="005B5EA1" w:rsidP="000C4163">
      <w:r w:rsidRPr="000C4163">
        <w:rPr>
          <w:noProof/>
        </w:rPr>
        <w:drawing>
          <wp:anchor distT="0" distB="0" distL="114300" distR="114300" simplePos="0" relativeHeight="251801600" behindDoc="1" locked="0" layoutInCell="1" allowOverlap="1" wp14:anchorId="26522184" wp14:editId="37DC91E8">
            <wp:simplePos x="0" y="0"/>
            <wp:positionH relativeFrom="column">
              <wp:posOffset>-500380</wp:posOffset>
            </wp:positionH>
            <wp:positionV relativeFrom="paragraph">
              <wp:posOffset>1270</wp:posOffset>
            </wp:positionV>
            <wp:extent cx="6859270" cy="34988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859270" cy="3498850"/>
                    </a:xfrm>
                    <a:prstGeom prst="rect">
                      <a:avLst/>
                    </a:prstGeom>
                  </pic:spPr>
                </pic:pic>
              </a:graphicData>
            </a:graphic>
            <wp14:sizeRelH relativeFrom="margin">
              <wp14:pctWidth>0</wp14:pctWidth>
            </wp14:sizeRelH>
            <wp14:sizeRelV relativeFrom="margin">
              <wp14:pctHeight>0</wp14:pctHeight>
            </wp14:sizeRelV>
          </wp:anchor>
        </w:drawing>
      </w:r>
    </w:p>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5B5EA1" w:rsidRDefault="005B5EA1" w:rsidP="000C4163"/>
    <w:p w:rsidR="000C4163" w:rsidRPr="000C4163" w:rsidRDefault="000C4163" w:rsidP="000C4163"/>
    <w:p w:rsidR="000D1937" w:rsidRPr="000D1937" w:rsidRDefault="000D1937" w:rsidP="000D1937"/>
    <w:p w:rsidR="000D1937" w:rsidRPr="000D1937" w:rsidRDefault="000D1937" w:rsidP="000D1937"/>
    <w:p w:rsidR="005B5EA1" w:rsidRDefault="005B5EA1" w:rsidP="005B5EA1"/>
    <w:p w:rsidR="005B5EA1" w:rsidRDefault="005B5EA1" w:rsidP="005B5EA1">
      <w:pPr>
        <w:pStyle w:val="Heading4"/>
        <w:numPr>
          <w:ilvl w:val="3"/>
          <w:numId w:val="51"/>
        </w:numPr>
        <w:ind w:left="2835" w:firstLine="0"/>
      </w:pPr>
      <w:bookmarkStart w:id="221" w:name="_Toc315173252"/>
      <w:r>
        <w:t>KeyDerivationFunction</w:t>
      </w:r>
      <w:bookmarkEnd w:id="221"/>
    </w:p>
    <w:p w:rsidR="005B5EA1" w:rsidRDefault="005B5EA1" w:rsidP="005B5EA1">
      <w:r w:rsidRPr="000D1937">
        <w:rPr>
          <w:noProof/>
        </w:rPr>
        <w:drawing>
          <wp:anchor distT="0" distB="0" distL="114300" distR="114300" simplePos="0" relativeHeight="251814912" behindDoc="1" locked="0" layoutInCell="1" allowOverlap="1" wp14:anchorId="3BB1B6B6" wp14:editId="2BBB399D">
            <wp:simplePos x="0" y="0"/>
            <wp:positionH relativeFrom="column">
              <wp:posOffset>847725</wp:posOffset>
            </wp:positionH>
            <wp:positionV relativeFrom="paragraph">
              <wp:posOffset>53975</wp:posOffset>
            </wp:positionV>
            <wp:extent cx="2969260" cy="16637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69260" cy="1663700"/>
                    </a:xfrm>
                    <a:prstGeom prst="rect">
                      <a:avLst/>
                    </a:prstGeom>
                  </pic:spPr>
                </pic:pic>
              </a:graphicData>
            </a:graphic>
            <wp14:sizeRelH relativeFrom="margin">
              <wp14:pctWidth>0</wp14:pctWidth>
            </wp14:sizeRelH>
            <wp14:sizeRelV relativeFrom="margin">
              <wp14:pctHeight>0</wp14:pctHeight>
            </wp14:sizeRelV>
          </wp:anchor>
        </w:drawing>
      </w:r>
    </w:p>
    <w:p w:rsidR="005B5EA1" w:rsidRDefault="005B5EA1" w:rsidP="005B5EA1"/>
    <w:p w:rsidR="005B5EA1" w:rsidRDefault="005B5EA1" w:rsidP="005B5EA1"/>
    <w:p w:rsidR="005B5EA1" w:rsidRDefault="005B5EA1" w:rsidP="005B5EA1"/>
    <w:p w:rsidR="00B545EF" w:rsidRDefault="00B545EF" w:rsidP="005B5EA1">
      <w:pPr>
        <w:pStyle w:val="Heading4"/>
        <w:numPr>
          <w:ilvl w:val="0"/>
          <w:numId w:val="0"/>
        </w:numPr>
        <w:ind w:left="1571" w:hanging="720"/>
      </w:pPr>
      <w:r>
        <w:br w:type="page"/>
      </w:r>
    </w:p>
    <w:p w:rsidR="005B5EA1" w:rsidRPr="005B5EA1" w:rsidRDefault="005B5EA1" w:rsidP="005B5EA1">
      <w:pPr>
        <w:pStyle w:val="ListParagraph"/>
        <w:keepNext/>
        <w:keepLines/>
        <w:numPr>
          <w:ilvl w:val="0"/>
          <w:numId w:val="79"/>
        </w:numPr>
        <w:tabs>
          <w:tab w:val="decimal" w:pos="1701"/>
        </w:tabs>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222" w:name="_Toc277840048"/>
      <w:bookmarkStart w:id="223" w:name="_Toc315173253"/>
      <w:bookmarkEnd w:id="223"/>
    </w:p>
    <w:p w:rsidR="005B5EA1" w:rsidRPr="005B5EA1" w:rsidRDefault="005B5EA1" w:rsidP="005B5EA1">
      <w:pPr>
        <w:pStyle w:val="ListParagraph"/>
        <w:keepNext/>
        <w:keepLines/>
        <w:numPr>
          <w:ilvl w:val="1"/>
          <w:numId w:val="79"/>
        </w:numPr>
        <w:tabs>
          <w:tab w:val="decimal" w:pos="1701"/>
        </w:tabs>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224" w:name="_Toc315173254"/>
      <w:bookmarkEnd w:id="224"/>
    </w:p>
    <w:p w:rsidR="005B5EA1" w:rsidRPr="005B5EA1" w:rsidRDefault="005B5EA1" w:rsidP="005B5EA1">
      <w:pPr>
        <w:pStyle w:val="ListParagraph"/>
        <w:keepNext/>
        <w:keepLines/>
        <w:numPr>
          <w:ilvl w:val="1"/>
          <w:numId w:val="79"/>
        </w:numPr>
        <w:tabs>
          <w:tab w:val="decimal" w:pos="1701"/>
        </w:tabs>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225" w:name="_Toc315173255"/>
      <w:bookmarkEnd w:id="225"/>
    </w:p>
    <w:p w:rsidR="000C029C" w:rsidRDefault="000C029C" w:rsidP="005B5EA1">
      <w:pPr>
        <w:pStyle w:val="Heading2"/>
        <w:numPr>
          <w:ilvl w:val="1"/>
          <w:numId w:val="79"/>
        </w:numPr>
        <w:tabs>
          <w:tab w:val="decimal" w:pos="1701"/>
        </w:tabs>
        <w:ind w:left="1368"/>
      </w:pPr>
      <w:bookmarkStart w:id="226" w:name="_Toc315173256"/>
      <w:r w:rsidRPr="00BC410A">
        <w:t>Detailed</w:t>
      </w:r>
      <w:r>
        <w:t xml:space="preserve"> Description</w:t>
      </w:r>
      <w:bookmarkEnd w:id="226"/>
    </w:p>
    <w:p w:rsidR="00CF5DB0" w:rsidRDefault="00CF5DB0" w:rsidP="003E75DB">
      <w:pPr>
        <w:rPr>
          <w:lang w:eastAsia="en-GB"/>
        </w:rPr>
      </w:pPr>
      <w:r>
        <w:rPr>
          <w:lang w:eastAsia="en-GB"/>
        </w:rPr>
        <w:t>In this section, we present a detailed description of each family of cryptographic types. Each such family is represented as a tree of interfaces. We refer to each family by the name of the root of the tree. The reason why each family is represented as a tree of interfaces is to allow the user to work with different levels of definitions. At times, the user may want to define a protocol that can accept any cryptographic type along the tree, in which case the root will be used</w:t>
      </w:r>
      <w:r w:rsidR="003E75DB">
        <w:rPr>
          <w:lang w:eastAsia="en-GB"/>
        </w:rPr>
        <w:t>. A</w:t>
      </w:r>
      <w:r>
        <w:rPr>
          <w:lang w:eastAsia="en-GB"/>
        </w:rPr>
        <w:t>t other times, a more specific type along the tree must be used.</w:t>
      </w:r>
    </w:p>
    <w:p w:rsidR="009756DF" w:rsidRDefault="009756DF" w:rsidP="003E75DB">
      <w:pPr>
        <w:rPr>
          <w:lang w:eastAsia="en-GB"/>
        </w:rPr>
      </w:pPr>
    </w:p>
    <w:p w:rsidR="009756DF" w:rsidRDefault="009756DF" w:rsidP="000C4163">
      <w:pPr>
        <w:rPr>
          <w:lang w:eastAsia="en-GB"/>
        </w:rPr>
      </w:pPr>
      <w:r>
        <w:rPr>
          <w:lang w:eastAsia="en-GB"/>
        </w:rPr>
        <w:t>Convention: Whenever we have a concrete implementation of any primitive type, the prefix of the name will state the library from which the implementation is taken from. For example, Bc</w:t>
      </w:r>
      <w:del w:id="227" w:author="LabTest" w:date="2011-08-22T09:45:00Z">
        <w:r w:rsidDel="002F1B12">
          <w:rPr>
            <w:lang w:eastAsia="en-GB"/>
          </w:rPr>
          <w:delText>3DES</w:delText>
        </w:r>
      </w:del>
      <w:ins w:id="228" w:author="LabTest" w:date="2011-08-22T09:45:00Z">
        <w:r w:rsidR="002F1B12">
          <w:rPr>
            <w:lang w:eastAsia="en-GB"/>
          </w:rPr>
          <w:t>TripleDES</w:t>
        </w:r>
      </w:ins>
      <w:r>
        <w:rPr>
          <w:lang w:eastAsia="en-GB"/>
        </w:rPr>
        <w:t xml:space="preserve"> is a concrete implementation of the primitive </w:t>
      </w:r>
      <w:del w:id="229" w:author="LabTest" w:date="2011-08-22T09:45:00Z">
        <w:r w:rsidDel="002F1B12">
          <w:rPr>
            <w:lang w:eastAsia="en-GB"/>
          </w:rPr>
          <w:delText>3DES</w:delText>
        </w:r>
      </w:del>
      <w:ins w:id="230" w:author="LabTest" w:date="2011-08-22T09:45:00Z">
        <w:r w:rsidR="002F1B12">
          <w:rPr>
            <w:lang w:eastAsia="en-GB"/>
          </w:rPr>
          <w:t>TripleDES</w:t>
        </w:r>
      </w:ins>
      <w:r>
        <w:rPr>
          <w:lang w:eastAsia="en-GB"/>
        </w:rPr>
        <w:t xml:space="preserve"> tha</w:t>
      </w:r>
      <w:r w:rsidR="004D70AB">
        <w:rPr>
          <w:lang w:eastAsia="en-GB"/>
        </w:rPr>
        <w:t>t was taken from Bouncy Castle.</w:t>
      </w:r>
    </w:p>
    <w:p w:rsidR="004D70AB" w:rsidRPr="00CF5DB0" w:rsidRDefault="004D70AB" w:rsidP="004D70AB">
      <w:pPr>
        <w:rPr>
          <w:lang w:eastAsia="en-GB"/>
        </w:rPr>
      </w:pPr>
      <w:r>
        <w:rPr>
          <w:lang w:eastAsia="en-GB"/>
        </w:rPr>
        <w:t xml:space="preserve">However, in case of algorithm that implemented originally by SCAPI and has no implementation taken from an external library we do not include the prefix “Sc”. </w:t>
      </w:r>
    </w:p>
    <w:p w:rsidR="00515D3B" w:rsidRDefault="000C4163" w:rsidP="005B5EA1">
      <w:pPr>
        <w:pStyle w:val="Heading3"/>
        <w:numPr>
          <w:ilvl w:val="2"/>
          <w:numId w:val="79"/>
        </w:numPr>
        <w:ind w:left="709" w:hanging="283"/>
      </w:pPr>
      <w:bookmarkStart w:id="231" w:name="_Toc315173257"/>
      <w:bookmarkEnd w:id="222"/>
      <w:r>
        <w:t>Cryptographic</w:t>
      </w:r>
      <w:r w:rsidR="00BB1C23">
        <w:t>Hash</w:t>
      </w:r>
      <w:bookmarkEnd w:id="231"/>
    </w:p>
    <w:p w:rsidR="0030299D" w:rsidRDefault="0030299D" w:rsidP="005B5EA1">
      <w:pPr>
        <w:pStyle w:val="Heading4"/>
        <w:numPr>
          <w:ilvl w:val="3"/>
          <w:numId w:val="79"/>
        </w:numPr>
      </w:pPr>
      <w:r>
        <w:t xml:space="preserve"> </w:t>
      </w:r>
      <w:bookmarkStart w:id="232" w:name="_Toc315173258"/>
      <w:r>
        <w:t>Static View</w:t>
      </w:r>
      <w:bookmarkEnd w:id="232"/>
    </w:p>
    <w:p w:rsidR="00896A24" w:rsidRDefault="00896A24" w:rsidP="00E34DEF">
      <w:r>
        <w:t xml:space="preserve">A </w:t>
      </w:r>
      <w:r>
        <w:rPr>
          <w:b/>
          <w:bCs/>
        </w:rPr>
        <w:t>cryptographic hash function</w:t>
      </w:r>
      <w:r>
        <w:t xml:space="preserve"> is a </w:t>
      </w:r>
      <w:r w:rsidRPr="001E79E8">
        <w:t>deterministic procedure</w:t>
      </w:r>
      <w:r>
        <w:t xml:space="preserve"> that takes an arbitrary block of </w:t>
      </w:r>
      <w:r w:rsidRPr="001E79E8">
        <w:t>data</w:t>
      </w:r>
      <w:r>
        <w:t xml:space="preserve"> and returns a fixed-size </w:t>
      </w:r>
      <w:r w:rsidRPr="001E79E8">
        <w:t>bit</w:t>
      </w:r>
      <w:r>
        <w:t xml:space="preserve"> string, the (</w:t>
      </w:r>
      <w:r>
        <w:rPr>
          <w:b/>
          <w:bCs/>
        </w:rPr>
        <w:t>cryptographic</w:t>
      </w:r>
      <w:r>
        <w:t xml:space="preserve">) </w:t>
      </w:r>
      <w:r>
        <w:rPr>
          <w:b/>
          <w:bCs/>
        </w:rPr>
        <w:t>hash value</w:t>
      </w:r>
      <w:r w:rsidR="00CD0CD0">
        <w:t xml:space="preserve">. There are two main levels of security that we will consider here: target collision resistance (meaning that given x it is hard to find y such that H(y)=H(x)) and collision resistance (meaning that it is hard to find any x and y such that H(x)=H(y)). We do not include “preimage resistance” </w:t>
      </w:r>
      <w:r w:rsidR="00E34DEF">
        <w:t>since</w:t>
      </w:r>
      <w:r w:rsidR="00CD0CD0">
        <w:t xml:space="preserve"> cryptographically this is just a one-way function.</w:t>
      </w:r>
    </w:p>
    <w:p w:rsidR="00501507" w:rsidRDefault="00F17079" w:rsidP="009877E9">
      <w:r w:rsidRPr="00F17079">
        <w:rPr>
          <w:noProof/>
        </w:rPr>
        <w:drawing>
          <wp:anchor distT="0" distB="0" distL="114300" distR="114300" simplePos="0" relativeHeight="251805696" behindDoc="1" locked="0" layoutInCell="1" allowOverlap="1" wp14:anchorId="489DF92D" wp14:editId="6F6D1593">
            <wp:simplePos x="0" y="0"/>
            <wp:positionH relativeFrom="column">
              <wp:posOffset>-786130</wp:posOffset>
            </wp:positionH>
            <wp:positionV relativeFrom="paragraph">
              <wp:posOffset>95885</wp:posOffset>
            </wp:positionV>
            <wp:extent cx="7444342" cy="29527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44342" cy="2952750"/>
                    </a:xfrm>
                    <a:prstGeom prst="rect">
                      <a:avLst/>
                    </a:prstGeom>
                  </pic:spPr>
                </pic:pic>
              </a:graphicData>
            </a:graphic>
            <wp14:sizeRelH relativeFrom="margin">
              <wp14:pctWidth>0</wp14:pctWidth>
            </wp14:sizeRelH>
            <wp14:sizeRelV relativeFrom="margin">
              <wp14:pctHeight>0</wp14:pctHeight>
            </wp14:sizeRelV>
          </wp:anchor>
        </w:drawing>
      </w:r>
    </w:p>
    <w:p w:rsidR="00501507" w:rsidRDefault="00501507" w:rsidP="000B5C9C">
      <w:pPr>
        <w:ind w:left="-1350"/>
      </w:pPr>
    </w:p>
    <w:p w:rsidR="007860BF" w:rsidRDefault="001877A3" w:rsidP="00517727">
      <w:r w:rsidRPr="001877A3">
        <w:t xml:space="preserve"> </w:t>
      </w:r>
    </w:p>
    <w:p w:rsidR="007860BF" w:rsidRDefault="007860BF" w:rsidP="00517727"/>
    <w:p w:rsidR="007860BF" w:rsidRDefault="007860BF" w:rsidP="00517727"/>
    <w:p w:rsidR="007860BF" w:rsidRDefault="007860BF" w:rsidP="00517727"/>
    <w:p w:rsidR="007860BF" w:rsidRDefault="007860BF" w:rsidP="00517727"/>
    <w:p w:rsidR="007860BF" w:rsidRDefault="007860BF" w:rsidP="00517727"/>
    <w:p w:rsidR="007860BF" w:rsidRDefault="007860BF" w:rsidP="00517727"/>
    <w:p w:rsidR="007860BF" w:rsidRDefault="007860BF" w:rsidP="00517727"/>
    <w:p w:rsidR="007860BF" w:rsidRDefault="007860BF" w:rsidP="00517727"/>
    <w:p w:rsidR="007860BF" w:rsidRDefault="007860BF" w:rsidP="00517727"/>
    <w:p w:rsidR="007860BF" w:rsidRDefault="007860BF" w:rsidP="00517727"/>
    <w:p w:rsidR="007860BF" w:rsidRDefault="007860BF" w:rsidP="00517727"/>
    <w:p w:rsidR="007860BF" w:rsidRDefault="007860BF" w:rsidP="00517727"/>
    <w:p w:rsidR="007860BF" w:rsidRDefault="007860BF" w:rsidP="00517727"/>
    <w:p w:rsidR="007860BF" w:rsidRDefault="007860BF" w:rsidP="00517727"/>
    <w:p w:rsidR="007860BF" w:rsidRDefault="007860BF" w:rsidP="00517727"/>
    <w:p w:rsidR="007860BF" w:rsidRDefault="007860BF" w:rsidP="00517727"/>
    <w:p w:rsidR="0035383C" w:rsidRPr="00896A24" w:rsidRDefault="0035383C" w:rsidP="00896A24"/>
    <w:p w:rsidR="00515D3B" w:rsidRDefault="00515D3B" w:rsidP="00515D3B">
      <w:pPr>
        <w:rPr>
          <w:noProof/>
        </w:rPr>
      </w:pPr>
    </w:p>
    <w:p w:rsidR="00824A25" w:rsidRDefault="00824A25" w:rsidP="0048102F">
      <w:pPr>
        <w:rPr>
          <w:noProof/>
        </w:rPr>
      </w:pPr>
    </w:p>
    <w:p w:rsidR="00447B1F" w:rsidRDefault="00447B1F">
      <w:pPr>
        <w:autoSpaceDE/>
        <w:autoSpaceDN/>
        <w:adjustRightInd/>
        <w:rPr>
          <w:b/>
          <w:bCs/>
          <w:sz w:val="26"/>
          <w:szCs w:val="18"/>
        </w:rPr>
      </w:pPr>
      <w:r>
        <w:br w:type="page"/>
      </w:r>
    </w:p>
    <w:p w:rsidR="00447B1F" w:rsidRDefault="005408F0" w:rsidP="005B5EA1">
      <w:pPr>
        <w:pStyle w:val="Heading4"/>
        <w:numPr>
          <w:ilvl w:val="3"/>
          <w:numId w:val="79"/>
        </w:numPr>
      </w:pPr>
      <w:r>
        <w:lastRenderedPageBreak/>
        <w:t xml:space="preserve"> </w:t>
      </w:r>
      <w:bookmarkStart w:id="233" w:name="_Toc315173259"/>
      <w:r>
        <w:t>Dynamic View</w:t>
      </w:r>
      <w:bookmarkEnd w:id="233"/>
    </w:p>
    <w:p w:rsidR="00447B1F" w:rsidRDefault="00447B1F" w:rsidP="00E34DEF">
      <w:r>
        <w:rPr>
          <w:noProof/>
        </w:rPr>
        <w:t xml:space="preserve">The user may request to pass partial data to the hash and only after some iterations to </w:t>
      </w:r>
      <w:r w:rsidR="00E34DEF">
        <w:rPr>
          <w:noProof/>
        </w:rPr>
        <w:t xml:space="preserve">obtain the </w:t>
      </w:r>
      <w:r>
        <w:rPr>
          <w:noProof/>
        </w:rPr>
        <w:t xml:space="preserve">hash </w:t>
      </w:r>
      <w:r w:rsidR="00E34DEF">
        <w:rPr>
          <w:noProof/>
        </w:rPr>
        <w:t xml:space="preserve">of </w:t>
      </w:r>
      <w:r>
        <w:rPr>
          <w:noProof/>
        </w:rPr>
        <w:t xml:space="preserve">all the data. This is done by calling the function update. After the user is done updating the data it can call the hashFinal to </w:t>
      </w:r>
      <w:r w:rsidR="00E34DEF">
        <w:rPr>
          <w:noProof/>
        </w:rPr>
        <w:t xml:space="preserve">obtain the </w:t>
      </w:r>
      <w:r>
        <w:rPr>
          <w:noProof/>
        </w:rPr>
        <w:t>hash</w:t>
      </w:r>
      <w:r w:rsidR="00E34DEF">
        <w:rPr>
          <w:noProof/>
        </w:rPr>
        <w:t xml:space="preserve"> output</w:t>
      </w:r>
      <w:r>
        <w:rPr>
          <w:noProof/>
        </w:rPr>
        <w:t>.</w:t>
      </w:r>
    </w:p>
    <w:p w:rsidR="00447B1F" w:rsidRDefault="00447B1F" w:rsidP="002C4EFA">
      <w:pPr>
        <w:pStyle w:val="Caption"/>
        <w:numPr>
          <w:ilvl w:val="0"/>
          <w:numId w:val="9"/>
        </w:numPr>
      </w:pPr>
      <w:bookmarkStart w:id="234" w:name="_Toc277840049"/>
      <w:r>
        <w:t xml:space="preserve">Function : </w:t>
      </w:r>
      <w:r w:rsidRPr="00BA3F2B">
        <w:t>Update</w:t>
      </w:r>
      <w:bookmarkEnd w:id="234"/>
    </w:p>
    <w:p w:rsidR="00447B1F" w:rsidRPr="00BA3F2B" w:rsidRDefault="00447B1F" w:rsidP="00447B1F">
      <w:pPr>
        <w:ind w:left="708"/>
      </w:pPr>
      <w:r>
        <w:t>Adds the byte array to the existing msg to hash.</w:t>
      </w:r>
    </w:p>
    <w:p w:rsidR="00447B1F" w:rsidRDefault="00447B1F" w:rsidP="002C4EFA">
      <w:pPr>
        <w:pStyle w:val="Caption"/>
        <w:numPr>
          <w:ilvl w:val="0"/>
          <w:numId w:val="9"/>
        </w:numPr>
      </w:pPr>
      <w:bookmarkStart w:id="235" w:name="_Toc277840050"/>
      <w:r>
        <w:t xml:space="preserve">Function : </w:t>
      </w:r>
      <w:r w:rsidRPr="00820F17">
        <w:t>hashFinal</w:t>
      </w:r>
      <w:bookmarkEnd w:id="235"/>
    </w:p>
    <w:p w:rsidR="00447B1F" w:rsidRPr="00447B1F" w:rsidRDefault="00447B1F" w:rsidP="00447B1F">
      <w:pPr>
        <w:ind w:firstLine="708"/>
      </w:pPr>
      <w:r>
        <w:t>Completes the hash computation.</w:t>
      </w:r>
    </w:p>
    <w:p w:rsidR="00213E3D" w:rsidRDefault="00447B1F" w:rsidP="005B5EA1">
      <w:pPr>
        <w:pStyle w:val="Heading4"/>
        <w:numPr>
          <w:ilvl w:val="3"/>
          <w:numId w:val="79"/>
        </w:numPr>
      </w:pPr>
      <w:r>
        <w:t xml:space="preserve"> </w:t>
      </w:r>
      <w:bookmarkStart w:id="236" w:name="_Toc315173260"/>
      <w:r>
        <w:t>Usage</w:t>
      </w:r>
      <w:bookmarkEnd w:id="236"/>
    </w:p>
    <w:p w:rsidR="00213E3D" w:rsidRDefault="00213E3D" w:rsidP="00213E3D">
      <w:pPr>
        <w:autoSpaceDE/>
        <w:autoSpaceDN/>
        <w:adjustRightInd/>
        <w:rPr>
          <w:rFonts w:ascii="Courier New" w:hAnsi="Courier New" w:cs="Courier New"/>
          <w:color w:val="000000"/>
          <w:sz w:val="20"/>
          <w:szCs w:val="20"/>
        </w:rPr>
      </w:pPr>
    </w:p>
    <w:p w:rsidR="00213E3D" w:rsidRPr="00213E3D" w:rsidRDefault="00213E3D" w:rsidP="00213E3D">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213E3D" w:rsidRDefault="00213E3D" w:rsidP="00213E3D">
      <w:r>
        <w:t>…</w:t>
      </w:r>
    </w:p>
    <w:p w:rsidR="00213E3D" w:rsidRDefault="00213E3D" w:rsidP="00213E3D">
      <w:pPr>
        <w:autoSpaceDE/>
        <w:autoSpaceDN/>
        <w:adjustRightInd/>
        <w:rPr>
          <w:rFonts w:ascii="Courier New" w:hAnsi="Courier New" w:cs="Courier New"/>
          <w:color w:val="000000"/>
          <w:sz w:val="20"/>
          <w:szCs w:val="20"/>
        </w:rPr>
      </w:pPr>
    </w:p>
    <w:p w:rsidR="002D287F" w:rsidRPr="006313E8" w:rsidRDefault="002D287F" w:rsidP="007860B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r w:rsidR="007860BF" w:rsidRPr="007860BF">
        <w:rPr>
          <w:rFonts w:ascii="Courier New" w:hAnsi="Courier New" w:cs="Courier New"/>
          <w:color w:val="00B050"/>
          <w:sz w:val="20"/>
          <w:szCs w:val="20"/>
        </w:rPr>
        <w:t>CryptographicHashFactory</w:t>
      </w:r>
      <w:r w:rsidRPr="006313E8">
        <w:rPr>
          <w:rFonts w:ascii="Courier New" w:hAnsi="Courier New" w:cs="Courier New"/>
          <w:color w:val="00B050"/>
          <w:sz w:val="20"/>
          <w:szCs w:val="20"/>
        </w:rPr>
        <w:t>.</w:t>
      </w:r>
    </w:p>
    <w:p w:rsidR="002D287F" w:rsidRDefault="007860BF" w:rsidP="007860BF">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CryptographicHash</w:t>
      </w:r>
      <w:r w:rsidR="002D287F">
        <w:rPr>
          <w:rFonts w:ascii="Courier New" w:hAnsi="Courier New" w:cs="Courier New"/>
          <w:color w:val="000000"/>
          <w:sz w:val="20"/>
          <w:szCs w:val="20"/>
        </w:rPr>
        <w:t xml:space="preserve"> hash</w:t>
      </w:r>
      <w:r w:rsidR="002D287F" w:rsidRPr="008D4706">
        <w:rPr>
          <w:rFonts w:ascii="Courier New" w:hAnsi="Courier New" w:cs="Courier New"/>
          <w:color w:val="000000"/>
          <w:sz w:val="20"/>
          <w:szCs w:val="20"/>
        </w:rPr>
        <w:t xml:space="preserve"> = </w:t>
      </w:r>
      <w:r>
        <w:rPr>
          <w:rFonts w:ascii="Courier New" w:hAnsi="Courier New" w:cs="Courier New"/>
          <w:color w:val="000000"/>
          <w:sz w:val="20"/>
          <w:szCs w:val="20"/>
        </w:rPr>
        <w:t>Cryptographic</w:t>
      </w:r>
      <w:r w:rsidR="002D287F" w:rsidRPr="002D287F">
        <w:rPr>
          <w:rFonts w:ascii="Courier New" w:hAnsi="Courier New" w:cs="Courier New"/>
          <w:color w:val="000000"/>
          <w:sz w:val="20"/>
          <w:szCs w:val="20"/>
        </w:rPr>
        <w:t>HashFactory</w:t>
      </w:r>
      <w:r w:rsidR="002D287F">
        <w:rPr>
          <w:rFonts w:ascii="Courier New" w:hAnsi="Courier New" w:cs="Courier New"/>
          <w:color w:val="000000"/>
          <w:sz w:val="20"/>
          <w:szCs w:val="20"/>
        </w:rPr>
        <w:t>.getInstance().getObject("SHA1");</w:t>
      </w:r>
    </w:p>
    <w:p w:rsidR="00633B04" w:rsidRDefault="00633B04" w:rsidP="00633B04">
      <w:pPr>
        <w:autoSpaceDE/>
        <w:autoSpaceDN/>
        <w:adjustRightInd/>
        <w:rPr>
          <w:rFonts w:ascii="Courier New" w:hAnsi="Courier New" w:cs="Courier New"/>
          <w:color w:val="000000"/>
          <w:sz w:val="20"/>
          <w:szCs w:val="20"/>
        </w:rPr>
      </w:pPr>
    </w:p>
    <w:p w:rsidR="00213E3D" w:rsidRPr="006313E8" w:rsidRDefault="00213E3D" w:rsidP="00213E3D">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all the update function in the Hash interface.</w:t>
      </w:r>
    </w:p>
    <w:p w:rsidR="00213E3D" w:rsidRDefault="00213E3D" w:rsidP="00213E3D">
      <w:pPr>
        <w:autoSpaceDE/>
        <w:autoSpaceDN/>
        <w:adjustRightInd/>
        <w:rPr>
          <w:rFonts w:ascii="Courier New" w:hAnsi="Courier New" w:cs="Courier New"/>
          <w:color w:val="000000"/>
          <w:sz w:val="20"/>
          <w:szCs w:val="20"/>
        </w:rPr>
      </w:pPr>
      <w:r w:rsidRPr="008D4706">
        <w:rPr>
          <w:rFonts w:ascii="Courier New" w:hAnsi="Courier New" w:cs="Courier New"/>
          <w:color w:val="000000"/>
          <w:sz w:val="20"/>
          <w:szCs w:val="20"/>
        </w:rPr>
        <w:t>hash.update(</w:t>
      </w:r>
      <w:r>
        <w:rPr>
          <w:rFonts w:ascii="Courier New" w:hAnsi="Courier New" w:cs="Courier New"/>
          <w:color w:val="000000"/>
          <w:sz w:val="20"/>
          <w:szCs w:val="20"/>
        </w:rPr>
        <w:t>in, 0, in.length</w:t>
      </w:r>
      <w:r w:rsidRPr="008D4706">
        <w:rPr>
          <w:rFonts w:ascii="Courier New" w:hAnsi="Courier New" w:cs="Courier New"/>
          <w:color w:val="000000"/>
          <w:sz w:val="20"/>
          <w:szCs w:val="20"/>
        </w:rPr>
        <w:t>);</w:t>
      </w:r>
    </w:p>
    <w:p w:rsidR="00633B04" w:rsidRDefault="00633B04" w:rsidP="00213E3D">
      <w:pPr>
        <w:autoSpaceDE/>
        <w:autoSpaceDN/>
        <w:adjustRightInd/>
        <w:rPr>
          <w:rFonts w:ascii="Courier New" w:hAnsi="Courier New" w:cs="Courier New"/>
          <w:color w:val="000000"/>
          <w:sz w:val="20"/>
          <w:szCs w:val="20"/>
        </w:rPr>
      </w:pPr>
    </w:p>
    <w:p w:rsidR="00213E3D" w:rsidRPr="00213E3D" w:rsidRDefault="00213E3D" w:rsidP="00213E3D">
      <w:pPr>
        <w:autoSpaceDE/>
        <w:autoSpaceDN/>
        <w:adjustRightInd/>
        <w:rPr>
          <w:rFonts w:ascii="Courier New" w:hAnsi="Courier New" w:cs="Courier New"/>
          <w:color w:val="00B050"/>
          <w:sz w:val="20"/>
          <w:szCs w:val="20"/>
        </w:rPr>
      </w:pPr>
      <w:r w:rsidRPr="00213E3D">
        <w:rPr>
          <w:rFonts w:ascii="Courier New" w:hAnsi="Courier New" w:cs="Courier New"/>
          <w:color w:val="00B050"/>
          <w:sz w:val="20"/>
          <w:szCs w:val="20"/>
        </w:rPr>
        <w:t>//get the result of hashing the updated input.</w:t>
      </w:r>
    </w:p>
    <w:p w:rsidR="00213E3D" w:rsidRPr="008D4706" w:rsidRDefault="00213E3D" w:rsidP="00213E3D">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hash.hashFinal(out, 0);</w:t>
      </w:r>
    </w:p>
    <w:p w:rsidR="00213E3D" w:rsidRDefault="00213E3D" w:rsidP="00515D3B">
      <w:pPr>
        <w:ind w:left="708"/>
      </w:pPr>
    </w:p>
    <w:p w:rsidR="00213E3D" w:rsidRDefault="00213E3D" w:rsidP="00515D3B">
      <w:pPr>
        <w:ind w:left="708"/>
      </w:pPr>
    </w:p>
    <w:p w:rsidR="00C65ED4" w:rsidRDefault="00C65ED4">
      <w:pPr>
        <w:autoSpaceDE/>
        <w:autoSpaceDN/>
        <w:adjustRightInd/>
      </w:pPr>
      <w:r>
        <w:br w:type="page"/>
      </w:r>
    </w:p>
    <w:p w:rsidR="00513517" w:rsidRDefault="0050053C" w:rsidP="005B5EA1">
      <w:pPr>
        <w:pStyle w:val="Heading3"/>
        <w:numPr>
          <w:ilvl w:val="2"/>
          <w:numId w:val="79"/>
        </w:numPr>
        <w:ind w:left="709" w:hanging="283"/>
      </w:pPr>
      <w:bookmarkStart w:id="237" w:name="_Toc315173261"/>
      <w:r>
        <w:lastRenderedPageBreak/>
        <w:t>U</w:t>
      </w:r>
      <w:r w:rsidR="00513517">
        <w:t>niversal hash</w:t>
      </w:r>
      <w:bookmarkEnd w:id="237"/>
    </w:p>
    <w:p w:rsidR="00513517" w:rsidRDefault="00AE4229" w:rsidP="005B5EA1">
      <w:pPr>
        <w:pStyle w:val="Heading4"/>
        <w:numPr>
          <w:ilvl w:val="3"/>
          <w:numId w:val="79"/>
        </w:numPr>
      </w:pPr>
      <w:bookmarkStart w:id="238" w:name="_Toc305321394"/>
      <w:bookmarkStart w:id="239" w:name="_Toc305323408"/>
      <w:bookmarkStart w:id="240" w:name="_Toc305323582"/>
      <w:bookmarkStart w:id="241" w:name="_Toc305323758"/>
      <w:bookmarkStart w:id="242" w:name="_Toc311619722"/>
      <w:bookmarkEnd w:id="238"/>
      <w:bookmarkEnd w:id="239"/>
      <w:bookmarkEnd w:id="240"/>
      <w:bookmarkEnd w:id="241"/>
      <w:bookmarkEnd w:id="242"/>
      <w:r>
        <w:t xml:space="preserve"> </w:t>
      </w:r>
      <w:bookmarkStart w:id="243" w:name="_Toc315173262"/>
      <w:r w:rsidR="00513517">
        <w:t>Static View</w:t>
      </w:r>
      <w:bookmarkEnd w:id="243"/>
    </w:p>
    <w:p w:rsidR="00C65ED4" w:rsidRDefault="00AA436D" w:rsidP="00787F16">
      <w:r>
        <w:t>A</w:t>
      </w:r>
      <w:r w:rsidR="00C65ED4">
        <w:t xml:space="preserve"> </w:t>
      </w:r>
      <w:r w:rsidR="00C65ED4">
        <w:rPr>
          <w:b/>
          <w:bCs/>
        </w:rPr>
        <w:t>universal hash</w:t>
      </w:r>
      <w:r>
        <w:rPr>
          <w:b/>
          <w:bCs/>
        </w:rPr>
        <w:t xml:space="preserve"> function</w:t>
      </w:r>
      <w:r w:rsidR="00C65ED4">
        <w:t xml:space="preserve"> </w:t>
      </w:r>
      <w:r>
        <w:t xml:space="preserve">is a family of hash functions (as in the sense of hash functions for data structures) with the property that a randomly chosen hash function (from the family) yields very few collisions, with good probability. More importantly in a cryptographic context, universal hash functions have important properties, like good randomness extraction and pairwise independence. </w:t>
      </w:r>
      <w:r w:rsidR="00C65ED4">
        <w:t>Many universal families are known (for hashing integers, vectors, strings), and their eval</w:t>
      </w:r>
      <w:r w:rsidR="00787F16">
        <w:t>uation is often very efficient.</w:t>
      </w:r>
    </w:p>
    <w:p w:rsidR="00C65ED4" w:rsidRDefault="00C65ED4" w:rsidP="00C65ED4"/>
    <w:p w:rsidR="00B06F7F" w:rsidRDefault="00D9797F" w:rsidP="007860BF">
      <w:r>
        <w:t>The</w:t>
      </w:r>
      <w:r w:rsidR="00AA436D">
        <w:t xml:space="preserve"> notions of </w:t>
      </w:r>
      <w:r w:rsidR="00C65ED4">
        <w:t>universal hash</w:t>
      </w:r>
      <w:r w:rsidR="00AA436D">
        <w:t xml:space="preserve">ing and </w:t>
      </w:r>
      <w:r w:rsidR="007860BF">
        <w:t>cryptographic</w:t>
      </w:r>
      <w:r w:rsidR="00AA436D">
        <w:t xml:space="preserve"> </w:t>
      </w:r>
      <w:r>
        <w:t xml:space="preserve">hash </w:t>
      </w:r>
      <w:r w:rsidR="00AA436D">
        <w:t>are distinct</w:t>
      </w:r>
      <w:r w:rsidR="00562078">
        <w:t xml:space="preserve">, and should not be confused (it is unfortunate that they have a </w:t>
      </w:r>
      <w:r>
        <w:t>similar</w:t>
      </w:r>
      <w:r w:rsidR="00562078">
        <w:t xml:space="preserve"> name)</w:t>
      </w:r>
      <w:r w:rsidR="00AA436D">
        <w:t>.</w:t>
      </w:r>
      <w:r w:rsidR="00C65ED4">
        <w:t xml:space="preserve"> We </w:t>
      </w:r>
      <w:r w:rsidR="00562078">
        <w:t xml:space="preserve">therefore completely </w:t>
      </w:r>
      <w:r w:rsidR="00C65ED4">
        <w:t>separate the two implementations</w:t>
      </w:r>
      <w:r w:rsidR="00562078">
        <w:t xml:space="preserve"> so that </w:t>
      </w:r>
      <w:r w:rsidR="007860BF">
        <w:t>cryptographic</w:t>
      </w:r>
      <w:r w:rsidR="00C65ED4">
        <w:t xml:space="preserve"> hash</w:t>
      </w:r>
      <w:r w:rsidR="00562078">
        <w:t xml:space="preserve"> functions cannot be confused with</w:t>
      </w:r>
      <w:r w:rsidR="00C65ED4">
        <w:t xml:space="preserve"> universal hash</w:t>
      </w:r>
      <w:r w:rsidR="00562078">
        <w:t xml:space="preserve"> functions</w:t>
      </w:r>
      <w:r w:rsidR="00C65ED4">
        <w:t>.</w:t>
      </w:r>
      <w:r>
        <w:t xml:space="preserve"> </w:t>
      </w:r>
    </w:p>
    <w:p w:rsidR="00B06F7F" w:rsidRDefault="00B06F7F" w:rsidP="00B06F7F"/>
    <w:p w:rsidR="00B06F7F" w:rsidRDefault="007860BF" w:rsidP="00062874">
      <w:r>
        <w:t>The output length of</w:t>
      </w:r>
      <w:r w:rsidR="00B06F7F">
        <w:t xml:space="preserve"> universal hash function </w:t>
      </w:r>
      <w:r w:rsidR="006A2098">
        <w:t xml:space="preserve">is </w:t>
      </w:r>
      <w:r w:rsidR="00B06F7F">
        <w:t>fi</w:t>
      </w:r>
      <w:r w:rsidR="006A2098">
        <w:t>xed for any given instantiation. The input is fixed</w:t>
      </w:r>
      <w:r w:rsidR="00957E10">
        <w:t xml:space="preserve"> (maybe for a certain instantiation)</w:t>
      </w:r>
      <w:r w:rsidR="006A2098">
        <w:t xml:space="preserve"> for some implementations and may be varying for other implementations</w:t>
      </w:r>
      <w:r w:rsidR="00B06F7F">
        <w:t>.</w:t>
      </w:r>
      <w:r w:rsidR="009D5EC0">
        <w:t xml:space="preserve"> Since the input can be either fixed or varying we supply </w:t>
      </w:r>
      <w:r w:rsidR="0050053C">
        <w:t xml:space="preserve">a </w:t>
      </w:r>
      <w:r w:rsidR="00062874">
        <w:t>compute function</w:t>
      </w:r>
      <w:r w:rsidR="009D5EC0">
        <w:t xml:space="preserve"> with input length as an argument for the varying version.</w:t>
      </w:r>
      <w:r w:rsidR="00957E10">
        <w:t xml:space="preserve"> The function getInputLength plays a slightly different role for each version.</w:t>
      </w:r>
    </w:p>
    <w:p w:rsidR="00D9797F" w:rsidRDefault="005953A9" w:rsidP="00562078">
      <w:r w:rsidRPr="005953A9">
        <w:rPr>
          <w:noProof/>
        </w:rPr>
        <w:drawing>
          <wp:anchor distT="0" distB="0" distL="114300" distR="114300" simplePos="0" relativeHeight="251803648" behindDoc="1" locked="0" layoutInCell="1" allowOverlap="1" wp14:anchorId="46E1ADA0" wp14:editId="5ACEAB50">
            <wp:simplePos x="0" y="0"/>
            <wp:positionH relativeFrom="column">
              <wp:posOffset>-563880</wp:posOffset>
            </wp:positionH>
            <wp:positionV relativeFrom="paragraph">
              <wp:posOffset>140334</wp:posOffset>
            </wp:positionV>
            <wp:extent cx="6838950" cy="3424491"/>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838950" cy="3424491"/>
                    </a:xfrm>
                    <a:prstGeom prst="rect">
                      <a:avLst/>
                    </a:prstGeom>
                  </pic:spPr>
                </pic:pic>
              </a:graphicData>
            </a:graphic>
            <wp14:sizeRelH relativeFrom="margin">
              <wp14:pctWidth>0</wp14:pctWidth>
            </wp14:sizeRelH>
            <wp14:sizeRelV relativeFrom="margin">
              <wp14:pctHeight>0</wp14:pctHeight>
            </wp14:sizeRelV>
          </wp:anchor>
        </w:drawing>
      </w:r>
    </w:p>
    <w:p w:rsidR="00C65ED4" w:rsidRPr="00C65ED4" w:rsidRDefault="005953A9" w:rsidP="00C65ED4">
      <w:r w:rsidRPr="005953A9">
        <w:rPr>
          <w:rStyle w:val="CommentReference"/>
          <w:sz w:val="24"/>
          <w:szCs w:val="24"/>
        </w:rPr>
        <w:t xml:space="preserve"> </w:t>
      </w:r>
      <w:r w:rsidR="006677C5">
        <w:rPr>
          <w:rStyle w:val="CommentReference"/>
        </w:rPr>
        <w:commentReference w:id="244"/>
      </w:r>
    </w:p>
    <w:p w:rsidR="00C65ED4" w:rsidRDefault="00C65ED4" w:rsidP="00515D3B">
      <w:pPr>
        <w:ind w:left="708"/>
      </w:pPr>
    </w:p>
    <w:p w:rsidR="00F52D33" w:rsidRDefault="00F52D33">
      <w:pPr>
        <w:autoSpaceDE/>
        <w:autoSpaceDN/>
        <w:adjustRightInd/>
        <w:rPr>
          <w:ins w:id="245" w:author="LabTest" w:date="2011-07-27T09:47:00Z"/>
        </w:rPr>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0053C" w:rsidRDefault="0050053C" w:rsidP="00F52D33">
      <w:pPr>
        <w:autoSpaceDE/>
        <w:autoSpaceDN/>
        <w:adjustRightInd/>
      </w:pPr>
    </w:p>
    <w:p w:rsidR="005953A9" w:rsidRDefault="005953A9" w:rsidP="00F52D33">
      <w:pPr>
        <w:autoSpaceDE/>
        <w:autoSpaceDN/>
        <w:adjustRightInd/>
      </w:pPr>
    </w:p>
    <w:p w:rsidR="005953A9" w:rsidRDefault="005953A9" w:rsidP="00F52D33">
      <w:pPr>
        <w:autoSpaceDE/>
        <w:autoSpaceDN/>
        <w:adjustRightInd/>
      </w:pPr>
    </w:p>
    <w:p w:rsidR="005953A9" w:rsidRDefault="005953A9" w:rsidP="00F52D33">
      <w:pPr>
        <w:autoSpaceDE/>
        <w:autoSpaceDN/>
        <w:adjustRightInd/>
      </w:pPr>
    </w:p>
    <w:p w:rsidR="005953A9" w:rsidRDefault="005953A9" w:rsidP="00F52D33">
      <w:pPr>
        <w:autoSpaceDE/>
        <w:autoSpaceDN/>
        <w:adjustRightInd/>
      </w:pPr>
    </w:p>
    <w:p w:rsidR="005953A9" w:rsidRDefault="00F52D33" w:rsidP="00F52D33">
      <w:pPr>
        <w:autoSpaceDE/>
        <w:autoSpaceDN/>
        <w:adjustRightInd/>
      </w:pPr>
      <w:commentRangeStart w:id="246"/>
      <w:ins w:id="247" w:author="LabTest" w:date="2011-07-27T09:48:00Z">
        <w:r>
          <w:t>Note that unlike in other wrappings we have done we chose to implement the Evaluation</w:t>
        </w:r>
      </w:ins>
      <w:ins w:id="248" w:author="LabTest" w:date="2011-07-27T09:49:00Z">
        <w:r>
          <w:t xml:space="preserve">HashFunction first in c++ and call that through the JNI. The difference is </w:t>
        </w:r>
      </w:ins>
      <w:ins w:id="249" w:author="LabTest" w:date="2011-07-27T09:55:00Z">
        <w:r>
          <w:t xml:space="preserve">that the other </w:t>
        </w:r>
      </w:ins>
      <w:ins w:id="250" w:author="LabTest" w:date="2011-07-27T10:04:00Z">
        <w:r w:rsidR="00DC07F7">
          <w:t xml:space="preserve">native </w:t>
        </w:r>
      </w:ins>
      <w:ins w:id="251" w:author="LabTest" w:date="2011-07-27T09:55:00Z">
        <w:r>
          <w:t xml:space="preserve">libraries </w:t>
        </w:r>
      </w:ins>
      <w:ins w:id="252" w:author="LabTest" w:date="2011-07-27T10:04:00Z">
        <w:r w:rsidR="00DC07F7">
          <w:t xml:space="preserve">we have wrapped </w:t>
        </w:r>
      </w:ins>
      <w:ins w:id="253" w:author="LabTest" w:date="2011-07-27T09:55:00Z">
        <w:r>
          <w:t xml:space="preserve">are </w:t>
        </w:r>
      </w:ins>
      <w:ins w:id="254" w:author="LabTest" w:date="2011-07-27T09:58:00Z">
        <w:r w:rsidR="00DC07F7">
          <w:t xml:space="preserve">cryptographic libraries that implement </w:t>
        </w:r>
      </w:ins>
      <w:ins w:id="255" w:author="LabTest" w:date="2011-07-27T10:05:00Z">
        <w:r w:rsidR="00DC07F7">
          <w:t xml:space="preserve">the </w:t>
        </w:r>
      </w:ins>
      <w:ins w:id="256" w:author="LabTest" w:date="2011-07-27T10:04:00Z">
        <w:r w:rsidR="00DC07F7">
          <w:t>cryptographic algorithms</w:t>
        </w:r>
      </w:ins>
      <w:ins w:id="257" w:author="LabTest" w:date="2011-07-27T10:05:00Z">
        <w:r w:rsidR="00DC07F7">
          <w:t xml:space="preserve"> we imported, while NTL is a mathematic library that provides mathematical operations and not the algorithm we needed in this case the Evaluation</w:t>
        </w:r>
      </w:ins>
      <w:ins w:id="258" w:author="LabTest" w:date="2011-07-27T10:06:00Z">
        <w:r w:rsidR="00DC07F7">
          <w:t xml:space="preserve">HashFunction. Thus we first implemented </w:t>
        </w:r>
        <w:r w:rsidR="00DC07F7">
          <w:lastRenderedPageBreak/>
          <w:t xml:space="preserve">this algorithm in c++ and </w:t>
        </w:r>
      </w:ins>
      <w:ins w:id="259" w:author="LabTest" w:date="2011-07-27T10:07:00Z">
        <w:r w:rsidR="00DC07F7">
          <w:t>only then imported this implementation. Moreover, now we can supply both implementation</w:t>
        </w:r>
      </w:ins>
      <w:ins w:id="260" w:author="LabTest" w:date="2011-07-27T10:08:00Z">
        <w:r w:rsidR="00DC07F7">
          <w:t xml:space="preserve"> of the Evaluation Hash Function one in Java and the other in C++. As far as we know </w:t>
        </w:r>
        <w:r w:rsidR="00AB1946">
          <w:t xml:space="preserve">there is currently no </w:t>
        </w:r>
      </w:ins>
      <w:ins w:id="261" w:author="LabTest" w:date="2011-07-27T10:09:00Z">
        <w:r w:rsidR="00AB1946">
          <w:t xml:space="preserve">open source </w:t>
        </w:r>
      </w:ins>
      <w:ins w:id="262" w:author="LabTest" w:date="2011-07-27T10:08:00Z">
        <w:r w:rsidR="00AB1946">
          <w:t>implementation of this algorithm</w:t>
        </w:r>
      </w:ins>
      <w:ins w:id="263" w:author="LabTest" w:date="2011-07-27T10:09:00Z">
        <w:r w:rsidR="00AB1946">
          <w:t>.</w:t>
        </w:r>
      </w:ins>
      <w:ins w:id="264" w:author="LabTest" w:date="2011-07-27T10:08:00Z">
        <w:r w:rsidR="00AB1946">
          <w:t xml:space="preserve"> </w:t>
        </w:r>
      </w:ins>
      <w:commentRangeEnd w:id="246"/>
      <w:ins w:id="265" w:author="LabTest" w:date="2011-07-27T10:10:00Z">
        <w:r w:rsidR="006761B1">
          <w:rPr>
            <w:rStyle w:val="CommentReference"/>
          </w:rPr>
          <w:commentReference w:id="246"/>
        </w:r>
      </w:ins>
    </w:p>
    <w:p w:rsidR="00FC50EA" w:rsidRDefault="00FC50EA" w:rsidP="00F52D33">
      <w:pPr>
        <w:autoSpaceDE/>
        <w:autoSpaceDN/>
        <w:adjustRightInd/>
        <w:rPr>
          <w:b/>
          <w:bCs/>
          <w:sz w:val="26"/>
          <w:szCs w:val="18"/>
        </w:rPr>
      </w:pPr>
      <w:del w:id="266" w:author="LabTest" w:date="2011-07-27T09:47:00Z">
        <w:r w:rsidDel="00F52D33">
          <w:br w:type="page"/>
        </w:r>
      </w:del>
    </w:p>
    <w:p w:rsidR="00447B1F" w:rsidRDefault="00C65ED4" w:rsidP="005B5EA1">
      <w:pPr>
        <w:pStyle w:val="Heading4"/>
        <w:numPr>
          <w:ilvl w:val="3"/>
          <w:numId w:val="79"/>
        </w:numPr>
      </w:pPr>
      <w:r>
        <w:t xml:space="preserve"> </w:t>
      </w:r>
      <w:bookmarkStart w:id="267" w:name="_Toc315173263"/>
      <w:r>
        <w:t>Dynamic View</w:t>
      </w:r>
      <w:bookmarkEnd w:id="267"/>
    </w:p>
    <w:p w:rsidR="00447B1F" w:rsidRDefault="00447B1F" w:rsidP="0050053C">
      <w:pPr>
        <w:pStyle w:val="Caption"/>
        <w:numPr>
          <w:ilvl w:val="0"/>
          <w:numId w:val="9"/>
        </w:numPr>
      </w:pPr>
      <w:commentRangeStart w:id="268"/>
      <w:r>
        <w:t xml:space="preserve">Function : </w:t>
      </w:r>
      <w:commentRangeStart w:id="269"/>
      <w:del w:id="270" w:author="LabTest" w:date="2011-07-27T10:11:00Z">
        <w:r w:rsidR="00C02432" w:rsidDel="006761B1">
          <w:delText>EvaluationHashFunction</w:delText>
        </w:r>
      </w:del>
      <w:ins w:id="271" w:author="LabTest" w:date="2011-07-27T10:11:00Z">
        <w:r w:rsidR="006761B1">
          <w:t>UniversalHash</w:t>
        </w:r>
        <w:commentRangeEnd w:id="269"/>
        <w:r w:rsidR="006761B1">
          <w:rPr>
            <w:rStyle w:val="CommentReference"/>
            <w:b w:val="0"/>
            <w:bCs w:val="0"/>
          </w:rPr>
          <w:commentReference w:id="269"/>
        </w:r>
      </w:ins>
      <w:r w:rsidR="00C02432">
        <w:t>::</w:t>
      </w:r>
      <w:r w:rsidR="0056255D">
        <w:t>getInputSize</w:t>
      </w:r>
    </w:p>
    <w:p w:rsidR="0056255D" w:rsidRDefault="0056255D" w:rsidP="0050053C">
      <w:pPr>
        <w:ind w:left="708"/>
      </w:pPr>
      <w:r>
        <w:t>This function has multiple rol</w:t>
      </w:r>
      <w:r w:rsidR="00957E10">
        <w:t>e</w:t>
      </w:r>
      <w:r>
        <w:t xml:space="preserve">s depending on the concrete </w:t>
      </w:r>
      <w:r w:rsidR="00062874">
        <w:t xml:space="preserve">universal </w:t>
      </w:r>
      <w:r>
        <w:t>hash function.</w:t>
      </w:r>
    </w:p>
    <w:p w:rsidR="0056255D" w:rsidRDefault="0056255D" w:rsidP="0050053C">
      <w:pPr>
        <w:ind w:left="708"/>
      </w:pPr>
      <w:r>
        <w:t xml:space="preserve">If the concrete class </w:t>
      </w:r>
      <w:r w:rsidR="0050053C">
        <w:t>has a varying input</w:t>
      </w:r>
      <w:r>
        <w:t xml:space="preserve"> </w:t>
      </w:r>
      <w:r w:rsidR="0050053C">
        <w:t xml:space="preserve">length </w:t>
      </w:r>
      <w:r>
        <w:t>then there are 2 possible answers.</w:t>
      </w:r>
    </w:p>
    <w:p w:rsidR="0056255D" w:rsidRPr="0056255D" w:rsidRDefault="0056255D" w:rsidP="008F008C">
      <w:pPr>
        <w:pStyle w:val="ListParagraph"/>
        <w:numPr>
          <w:ilvl w:val="0"/>
          <w:numId w:val="63"/>
        </w:numPr>
        <w:rPr>
          <w:rFonts w:ascii="Times New Roman" w:hAnsi="Times New Roman" w:cs="Times New Roman"/>
          <w:sz w:val="24"/>
          <w:szCs w:val="24"/>
          <w:lang w:bidi="he-IL"/>
        </w:rPr>
      </w:pPr>
      <w:r w:rsidRPr="0056255D">
        <w:rPr>
          <w:rFonts w:ascii="Times New Roman" w:hAnsi="Times New Roman" w:cs="Times New Roman"/>
          <w:sz w:val="24"/>
          <w:szCs w:val="24"/>
          <w:lang w:bidi="he-IL"/>
        </w:rPr>
        <w:t>The maximum size of the input – if there is some kind of an upper bound on the input size (for example in the EvaluationHashFunction there is a limit on the input size due to security reasons) th</w:t>
      </w:r>
      <w:r w:rsidR="00957E10">
        <w:rPr>
          <w:rFonts w:ascii="Times New Roman" w:hAnsi="Times New Roman" w:cs="Times New Roman"/>
          <w:sz w:val="24"/>
          <w:szCs w:val="24"/>
          <w:lang w:bidi="he-IL"/>
        </w:rPr>
        <w:t>us,</w:t>
      </w:r>
      <w:r w:rsidRPr="0056255D">
        <w:rPr>
          <w:rFonts w:ascii="Times New Roman" w:hAnsi="Times New Roman" w:cs="Times New Roman"/>
          <w:sz w:val="24"/>
          <w:szCs w:val="24"/>
          <w:lang w:bidi="he-IL"/>
        </w:rPr>
        <w:t xml:space="preserve"> this </w:t>
      </w:r>
      <w:r w:rsidR="00957E10" w:rsidRPr="0056255D">
        <w:rPr>
          <w:rFonts w:ascii="Times New Roman" w:hAnsi="Times New Roman" w:cs="Times New Roman"/>
          <w:sz w:val="24"/>
          <w:szCs w:val="24"/>
          <w:lang w:bidi="he-IL"/>
        </w:rPr>
        <w:t>function</w:t>
      </w:r>
      <w:r w:rsidRPr="0056255D">
        <w:rPr>
          <w:rFonts w:ascii="Times New Roman" w:hAnsi="Times New Roman" w:cs="Times New Roman"/>
          <w:sz w:val="24"/>
          <w:szCs w:val="24"/>
          <w:lang w:bidi="he-IL"/>
        </w:rPr>
        <w:t xml:space="preserve"> returns this bound even though the actual size can be any number between zero and that limit.</w:t>
      </w:r>
    </w:p>
    <w:p w:rsidR="0056255D" w:rsidRDefault="0056255D" w:rsidP="008F008C">
      <w:pPr>
        <w:pStyle w:val="ListParagraph"/>
        <w:numPr>
          <w:ilvl w:val="0"/>
          <w:numId w:val="63"/>
        </w:numPr>
        <w:rPr>
          <w:rFonts w:ascii="Times New Roman" w:hAnsi="Times New Roman" w:cs="Times New Roman"/>
          <w:sz w:val="24"/>
          <w:szCs w:val="24"/>
          <w:lang w:bidi="he-IL"/>
        </w:rPr>
      </w:pPr>
      <w:r w:rsidRPr="0056255D">
        <w:rPr>
          <w:rFonts w:ascii="Times New Roman" w:hAnsi="Times New Roman" w:cs="Times New Roman"/>
          <w:sz w:val="24"/>
          <w:szCs w:val="24"/>
          <w:lang w:bidi="he-IL"/>
        </w:rPr>
        <w:t>Zero – if there is no limit on the input than this function returns 0.</w:t>
      </w:r>
    </w:p>
    <w:p w:rsidR="00957E10" w:rsidRDefault="0050053C" w:rsidP="0050053C">
      <w:pPr>
        <w:ind w:left="708"/>
      </w:pPr>
      <w:r>
        <w:t xml:space="preserve">If the concrete class has a fixed input length, </w:t>
      </w:r>
      <w:r w:rsidR="00957E10">
        <w:t xml:space="preserve">this function returns a constant size that may be determined either in the </w:t>
      </w:r>
      <w:commentRangeEnd w:id="268"/>
      <w:r w:rsidR="006677C5">
        <w:rPr>
          <w:rStyle w:val="CommentReference"/>
        </w:rPr>
        <w:commentReference w:id="268"/>
      </w:r>
      <w:r w:rsidR="00957E10">
        <w:t>init for some implementations or hardcoded for other implementations.</w:t>
      </w:r>
    </w:p>
    <w:p w:rsidR="00156B14" w:rsidRDefault="00156B14" w:rsidP="00957E10">
      <w:pPr>
        <w:ind w:left="708"/>
      </w:pPr>
    </w:p>
    <w:p w:rsidR="00156B14" w:rsidRDefault="00156B14" w:rsidP="00156B14">
      <w:commentRangeStart w:id="272"/>
    </w:p>
    <w:p w:rsidR="00156B14" w:rsidRDefault="00156B14" w:rsidP="00B757C5">
      <w:pPr>
        <w:pStyle w:val="Caption"/>
        <w:numPr>
          <w:ilvl w:val="0"/>
          <w:numId w:val="9"/>
        </w:numPr>
        <w:ind w:left="708"/>
      </w:pPr>
      <w:r>
        <w:t>Function : UniversalHash::</w:t>
      </w:r>
      <w:r w:rsidR="00062874">
        <w:t xml:space="preserve"> compute (</w:t>
      </w:r>
      <w:r>
        <w:t>byte[]</w:t>
      </w:r>
      <w:r w:rsidRPr="00470769">
        <w:t xml:space="preserve">in, </w:t>
      </w:r>
      <w:r>
        <w:t>int</w:t>
      </w:r>
      <w:r w:rsidRPr="00470769">
        <w:t xml:space="preserve"> inOffset, </w:t>
      </w:r>
      <w:r w:rsidR="00062874">
        <w:t xml:space="preserve">int </w:t>
      </w:r>
      <w:r w:rsidR="00B757C5">
        <w:t>inL</w:t>
      </w:r>
      <w:r w:rsidR="00062874">
        <w:t xml:space="preserve">en, </w:t>
      </w:r>
      <w:r>
        <w:t>byte[]</w:t>
      </w:r>
      <w:r w:rsidRPr="00470769">
        <w:t xml:space="preserve"> out, </w:t>
      </w:r>
      <w:r>
        <w:t>int</w:t>
      </w:r>
      <w:r w:rsidRPr="00470769">
        <w:t xml:space="preserve"> outOffset)</w:t>
      </w:r>
    </w:p>
    <w:p w:rsidR="00062874" w:rsidRDefault="00062874" w:rsidP="00062874">
      <w:pPr>
        <w:pStyle w:val="Caption"/>
        <w:ind w:left="708"/>
        <w:rPr>
          <w:b w:val="0"/>
          <w:bCs w:val="0"/>
          <w:sz w:val="24"/>
          <w:szCs w:val="24"/>
        </w:rPr>
      </w:pPr>
      <w:r>
        <w:rPr>
          <w:b w:val="0"/>
          <w:bCs w:val="0"/>
          <w:sz w:val="24"/>
          <w:szCs w:val="24"/>
        </w:rPr>
        <w:t xml:space="preserve">We provide one compute function with the input length as argument. </w:t>
      </w:r>
    </w:p>
    <w:p w:rsidR="00062874" w:rsidRDefault="00062874" w:rsidP="00062874">
      <w:pPr>
        <w:pStyle w:val="Caption"/>
        <w:ind w:left="708"/>
        <w:rPr>
          <w:b w:val="0"/>
          <w:bCs w:val="0"/>
          <w:sz w:val="24"/>
          <w:szCs w:val="24"/>
        </w:rPr>
      </w:pPr>
      <w:r>
        <w:rPr>
          <w:b w:val="0"/>
          <w:bCs w:val="0"/>
          <w:sz w:val="24"/>
          <w:szCs w:val="24"/>
        </w:rPr>
        <w:t xml:space="preserve">In case of universal hash function with a fixed length, it is the user responsibility that the passes size is </w:t>
      </w:r>
      <w:r w:rsidRPr="00FD32D0">
        <w:rPr>
          <w:b w:val="0"/>
          <w:bCs w:val="0"/>
          <w:sz w:val="24"/>
          <w:szCs w:val="24"/>
        </w:rPr>
        <w:t>compatible with the return value of getInputSize</w:t>
      </w:r>
      <w:r>
        <w:rPr>
          <w:b w:val="0"/>
          <w:bCs w:val="0"/>
          <w:sz w:val="24"/>
          <w:szCs w:val="24"/>
        </w:rPr>
        <w:t xml:space="preserve">. </w:t>
      </w:r>
      <w:r w:rsidRPr="00FD32D0">
        <w:rPr>
          <w:b w:val="0"/>
          <w:bCs w:val="0"/>
          <w:sz w:val="24"/>
          <w:szCs w:val="24"/>
        </w:rPr>
        <w:t>Otherwise, it should throw an exception.</w:t>
      </w:r>
      <w:r>
        <w:rPr>
          <w:rStyle w:val="CommentReference"/>
          <w:b w:val="0"/>
          <w:bCs w:val="0"/>
        </w:rPr>
        <w:commentReference w:id="273"/>
      </w:r>
      <w:commentRangeEnd w:id="272"/>
    </w:p>
    <w:p w:rsidR="00156B14" w:rsidRPr="00062874" w:rsidRDefault="00156B14" w:rsidP="00062874">
      <w:pPr>
        <w:pStyle w:val="Caption"/>
        <w:ind w:left="708"/>
        <w:rPr>
          <w:b w:val="0"/>
          <w:bCs w:val="0"/>
          <w:sz w:val="24"/>
          <w:szCs w:val="24"/>
        </w:rPr>
      </w:pPr>
      <w:r>
        <w:rPr>
          <w:rStyle w:val="CommentReference"/>
        </w:rPr>
        <w:commentReference w:id="272"/>
      </w:r>
    </w:p>
    <w:p w:rsidR="00156B14" w:rsidRDefault="00156B14" w:rsidP="00B757C5">
      <w:pPr>
        <w:pStyle w:val="Caption"/>
        <w:numPr>
          <w:ilvl w:val="0"/>
          <w:numId w:val="9"/>
        </w:numPr>
        <w:ind w:left="708"/>
      </w:pPr>
      <w:commentRangeStart w:id="274"/>
      <w:r>
        <w:t>Function : EvaluationHashFunction::</w:t>
      </w:r>
      <w:r w:rsidR="00062874">
        <w:t xml:space="preserve"> compute (</w:t>
      </w:r>
      <w:r>
        <w:t>byte[]</w:t>
      </w:r>
      <w:r w:rsidRPr="00470769">
        <w:t xml:space="preserve">in, </w:t>
      </w:r>
      <w:r>
        <w:t>int</w:t>
      </w:r>
      <w:r w:rsidRPr="00470769">
        <w:t xml:space="preserve"> inOffset, </w:t>
      </w:r>
      <w:r w:rsidR="00062874">
        <w:t xml:space="preserve">int </w:t>
      </w:r>
      <w:r w:rsidR="00B757C5">
        <w:t>inL</w:t>
      </w:r>
      <w:r w:rsidR="00062874">
        <w:t xml:space="preserve">en, </w:t>
      </w:r>
      <w:r>
        <w:t>byte[]</w:t>
      </w:r>
      <w:r w:rsidRPr="00470769">
        <w:t xml:space="preserve"> out, </w:t>
      </w:r>
      <w:r>
        <w:t>int</w:t>
      </w:r>
      <w:r w:rsidRPr="00470769">
        <w:t xml:space="preserve"> outOffset)</w:t>
      </w:r>
    </w:p>
    <w:p w:rsidR="00156B14" w:rsidRPr="00FD32D0" w:rsidRDefault="00156B14" w:rsidP="00156B14">
      <w:pPr>
        <w:pStyle w:val="Caption"/>
        <w:ind w:left="708"/>
        <w:rPr>
          <w:b w:val="0"/>
          <w:bCs w:val="0"/>
          <w:sz w:val="24"/>
          <w:szCs w:val="24"/>
        </w:rPr>
      </w:pPr>
      <w:r w:rsidRPr="00FD32D0">
        <w:rPr>
          <w:b w:val="0"/>
          <w:bCs w:val="0"/>
          <w:sz w:val="24"/>
          <w:szCs w:val="24"/>
        </w:rPr>
        <w:t>Eventually calls the computeFunction of the cpp implementation using jni.</w:t>
      </w:r>
    </w:p>
    <w:commentRangeEnd w:id="274"/>
    <w:p w:rsidR="00156B14" w:rsidRPr="00957E10" w:rsidRDefault="000F266C" w:rsidP="00156B14">
      <w:r>
        <w:rPr>
          <w:rStyle w:val="CommentReference"/>
        </w:rPr>
        <w:commentReference w:id="274"/>
      </w:r>
    </w:p>
    <w:p w:rsidR="00062874" w:rsidRDefault="0056255D" w:rsidP="00062874">
      <w:pPr>
        <w:pStyle w:val="Caption"/>
        <w:numPr>
          <w:ilvl w:val="0"/>
          <w:numId w:val="9"/>
        </w:numPr>
        <w:ind w:left="708"/>
      </w:pPr>
      <w:r>
        <w:t xml:space="preserve">Function : </w:t>
      </w:r>
      <w:commentRangeStart w:id="275"/>
      <w:r>
        <w:t>EvaluationHashFunctionCpp</w:t>
      </w:r>
      <w:commentRangeEnd w:id="275"/>
      <w:r w:rsidR="006677C5">
        <w:rPr>
          <w:rStyle w:val="CommentReference"/>
          <w:b w:val="0"/>
          <w:bCs w:val="0"/>
        </w:rPr>
        <w:commentReference w:id="275"/>
      </w:r>
      <w:r>
        <w:t>::compute</w:t>
      </w:r>
      <w:r w:rsidR="00EC29DD">
        <w:t>Function</w:t>
      </w:r>
      <w:r w:rsidR="00062874">
        <w:t>(byte[]</w:t>
      </w:r>
      <w:r w:rsidR="00062874" w:rsidRPr="00470769">
        <w:t xml:space="preserve">in, </w:t>
      </w:r>
      <w:r w:rsidR="00062874">
        <w:t>byte[]</w:t>
      </w:r>
      <w:r w:rsidR="00062874" w:rsidRPr="00470769">
        <w:t xml:space="preserve"> out, </w:t>
      </w:r>
      <w:r w:rsidR="00062874">
        <w:t>int</w:t>
      </w:r>
      <w:r w:rsidR="00062874" w:rsidRPr="00470769">
        <w:t xml:space="preserve"> outOffset)</w:t>
      </w:r>
    </w:p>
    <w:p w:rsidR="0056255D" w:rsidRPr="0056255D" w:rsidRDefault="0056255D" w:rsidP="0026608A">
      <w:pPr>
        <w:pStyle w:val="Caption"/>
        <w:ind w:left="720"/>
      </w:pPr>
    </w:p>
    <w:p w:rsidR="00C02432" w:rsidRDefault="00C02432" w:rsidP="008F008C">
      <w:pPr>
        <w:pStyle w:val="ListParagraph"/>
        <w:numPr>
          <w:ilvl w:val="1"/>
          <w:numId w:val="60"/>
        </w:numPr>
      </w:pPr>
      <w:r>
        <w:t xml:space="preserve">The message: an </w:t>
      </w:r>
      <w:r w:rsidRPr="00723A4D">
        <w:t xml:space="preserve">input </w:t>
      </w:r>
      <w:r w:rsidRPr="001B3D3F">
        <w:rPr>
          <w:b/>
          <w:bCs/>
          <w:i/>
          <w:iCs/>
        </w:rPr>
        <w:t>m</w:t>
      </w:r>
      <w:r w:rsidR="00222611">
        <w:t xml:space="preserve"> of length at most </w:t>
      </w:r>
      <w:r w:rsidR="00222611">
        <w:rPr>
          <w:b/>
          <w:bCs/>
        </w:rPr>
        <w:t>64t</w:t>
      </w:r>
      <w:r w:rsidR="00222611">
        <w:t xml:space="preserve"> bits where </w:t>
      </w:r>
      <w:r w:rsidR="00222611" w:rsidRPr="00222611">
        <w:rPr>
          <w:b/>
          <w:bCs/>
          <w:i/>
          <w:iCs/>
        </w:rPr>
        <w:t>t</w:t>
      </w:r>
      <w:r w:rsidR="00222611">
        <w:rPr>
          <w:b/>
          <w:bCs/>
          <w:i/>
          <w:iCs/>
        </w:rPr>
        <w:t>&lt;=</w:t>
      </w:r>
      <w:r w:rsidR="00222611" w:rsidRPr="00222611">
        <w:rPr>
          <w:b/>
          <w:bCs/>
          <w:i/>
          <w:iCs/>
        </w:rPr>
        <w:t xml:space="preserve"> </w:t>
      </w:r>
      <w:r w:rsidR="00222611">
        <w:rPr>
          <w:b/>
          <w:bCs/>
          <w:i/>
          <w:iCs/>
        </w:rPr>
        <w:t>32,768</w:t>
      </w:r>
    </w:p>
    <w:p w:rsidR="00C02432" w:rsidRPr="00723A4D" w:rsidRDefault="00C02432" w:rsidP="008F008C">
      <w:pPr>
        <w:pStyle w:val="ListParagraph"/>
        <w:numPr>
          <w:ilvl w:val="1"/>
          <w:numId w:val="60"/>
        </w:numPr>
      </w:pPr>
      <w:r w:rsidRPr="00723A4D">
        <w:t xml:space="preserve">The key : a random element </w:t>
      </w:r>
      <w:r w:rsidRPr="00034F88">
        <w:rPr>
          <w:rFonts w:hint="eastAsia"/>
          <w:b/>
          <w:bCs/>
          <w:i/>
          <w:iCs/>
        </w:rPr>
        <w:sym w:font="Symbol" w:char="0061"/>
      </w:r>
      <w:r w:rsidRPr="001B3D3F">
        <w:rPr>
          <w:b/>
          <w:bCs/>
          <w:i/>
          <w:iCs/>
        </w:rPr>
        <w:t xml:space="preserve"> </w:t>
      </w:r>
      <w:r w:rsidRPr="00034F88">
        <w:rPr>
          <w:rFonts w:hint="eastAsia"/>
          <w:b/>
          <w:bCs/>
          <w:i/>
          <w:iCs/>
        </w:rPr>
        <w:sym w:font="Symbol" w:char="00CE"/>
      </w:r>
      <w:r w:rsidRPr="001B3D3F">
        <w:rPr>
          <w:b/>
          <w:bCs/>
          <w:i/>
          <w:iCs/>
        </w:rPr>
        <w:t xml:space="preserve"> GF(2</w:t>
      </w:r>
      <w:r w:rsidRPr="001B3D3F">
        <w:rPr>
          <w:b/>
          <w:bCs/>
          <w:i/>
          <w:iCs/>
          <w:vertAlign w:val="superscript"/>
        </w:rPr>
        <w:t>64</w:t>
      </w:r>
      <w:r w:rsidRPr="001B3D3F">
        <w:rPr>
          <w:b/>
          <w:bCs/>
          <w:i/>
          <w:iCs/>
        </w:rPr>
        <w:t>)</w:t>
      </w:r>
    </w:p>
    <w:p w:rsidR="00C02432" w:rsidRPr="00C02432" w:rsidRDefault="00C02432" w:rsidP="00C02432"/>
    <w:p w:rsidR="00C02432" w:rsidRDefault="00C02432" w:rsidP="008F008C">
      <w:pPr>
        <w:pStyle w:val="ListParagraph"/>
        <w:numPr>
          <w:ilvl w:val="0"/>
          <w:numId w:val="58"/>
        </w:numPr>
        <w:ind w:left="1068"/>
      </w:pPr>
      <w:r>
        <w:t xml:space="preserve">The field </w:t>
      </w:r>
      <w:r w:rsidRPr="00034F88">
        <w:rPr>
          <w:b/>
          <w:bCs/>
        </w:rPr>
        <w:t>GF(2</w:t>
      </w:r>
      <w:r w:rsidRPr="00034F88">
        <w:rPr>
          <w:b/>
          <w:bCs/>
          <w:vertAlign w:val="superscript"/>
        </w:rPr>
        <w:t>64</w:t>
      </w:r>
      <w:r w:rsidRPr="00034F88">
        <w:rPr>
          <w:b/>
          <w:bCs/>
        </w:rPr>
        <w:t>)</w:t>
      </w:r>
      <w:r>
        <w:t xml:space="preserve"> is represented</w:t>
      </w:r>
      <w:r w:rsidRPr="00034F88">
        <w:t xml:space="preserve"> as </w:t>
      </w:r>
      <w:r w:rsidRPr="00034F88">
        <w:rPr>
          <w:b/>
          <w:bCs/>
          <w:i/>
          <w:iCs/>
        </w:rPr>
        <w:t>GF(2)[x]</w:t>
      </w:r>
      <w:r>
        <w:rPr>
          <w:b/>
          <w:bCs/>
          <w:i/>
          <w:iCs/>
        </w:rPr>
        <w:t>/</w:t>
      </w:r>
      <w:r w:rsidRPr="00034F88">
        <w:rPr>
          <w:b/>
          <w:bCs/>
          <w:i/>
          <w:iCs/>
        </w:rPr>
        <w:t>f(x)</w:t>
      </w:r>
      <w:r w:rsidRPr="00034F88">
        <w:t xml:space="preserve">, with </w:t>
      </w:r>
      <w:r w:rsidRPr="00034F88">
        <w:rPr>
          <w:b/>
          <w:bCs/>
          <w:i/>
          <w:iCs/>
        </w:rPr>
        <w:t>f(x) = x</w:t>
      </w:r>
      <w:r w:rsidRPr="00034F88">
        <w:rPr>
          <w:b/>
          <w:bCs/>
          <w:i/>
          <w:iCs/>
          <w:vertAlign w:val="superscript"/>
        </w:rPr>
        <w:t>64</w:t>
      </w:r>
      <w:r w:rsidRPr="00034F88">
        <w:rPr>
          <w:b/>
          <w:bCs/>
          <w:i/>
          <w:iCs/>
        </w:rPr>
        <w:t xml:space="preserve"> + x</w:t>
      </w:r>
      <w:r w:rsidRPr="00034F88">
        <w:rPr>
          <w:b/>
          <w:bCs/>
          <w:i/>
          <w:iCs/>
          <w:vertAlign w:val="superscript"/>
        </w:rPr>
        <w:t>4</w:t>
      </w:r>
      <w:r w:rsidRPr="00034F88">
        <w:rPr>
          <w:b/>
          <w:bCs/>
          <w:i/>
          <w:iCs/>
        </w:rPr>
        <w:t xml:space="preserve"> + x</w:t>
      </w:r>
      <w:r w:rsidRPr="00034F88">
        <w:rPr>
          <w:b/>
          <w:bCs/>
          <w:i/>
          <w:iCs/>
          <w:vertAlign w:val="superscript"/>
        </w:rPr>
        <w:t>3</w:t>
      </w:r>
      <w:r w:rsidRPr="00034F88">
        <w:rPr>
          <w:b/>
          <w:bCs/>
          <w:i/>
          <w:iCs/>
        </w:rPr>
        <w:t xml:space="preserve"> + x + 1</w:t>
      </w:r>
      <w:r>
        <w:t xml:space="preserve">.  </w:t>
      </w:r>
      <w:r w:rsidRPr="00034F88">
        <w:rPr>
          <w:b/>
          <w:bCs/>
          <w:i/>
          <w:iCs/>
        </w:rPr>
        <w:t>f(x)</w:t>
      </w:r>
      <w:r>
        <w:t xml:space="preserve"> is a good 64 degree irreducible polynom</w:t>
      </w:r>
      <w:r w:rsidR="00CD227D">
        <w:t>ial</w:t>
      </w:r>
      <w:r>
        <w:t xml:space="preserve"> that will be fixed for all computations.</w:t>
      </w:r>
    </w:p>
    <w:p w:rsidR="00C02432" w:rsidRDefault="00C02432" w:rsidP="008F008C">
      <w:pPr>
        <w:pStyle w:val="ListParagraph"/>
        <w:numPr>
          <w:ilvl w:val="0"/>
          <w:numId w:val="58"/>
        </w:numPr>
        <w:ind w:left="1068"/>
      </w:pPr>
      <w:r w:rsidRPr="00723A4D">
        <w:t xml:space="preserve">The input </w:t>
      </w:r>
      <w:r w:rsidRPr="001B3D3F">
        <w:rPr>
          <w:b/>
          <w:bCs/>
          <w:i/>
          <w:iCs/>
        </w:rPr>
        <w:t>m</w:t>
      </w:r>
      <w:r>
        <w:t xml:space="preserve"> </w:t>
      </w:r>
      <w:r w:rsidRPr="00723A4D">
        <w:t xml:space="preserve">(of length </w:t>
      </w:r>
      <w:r w:rsidRPr="00034F88">
        <w:rPr>
          <w:rFonts w:hint="eastAsia"/>
          <w:b/>
          <w:bCs/>
          <w:i/>
          <w:iCs/>
        </w:rPr>
        <w:sym w:font="Symbol" w:char="00A3"/>
      </w:r>
      <w:r w:rsidRPr="001B3D3F">
        <w:rPr>
          <w:b/>
          <w:bCs/>
          <w:i/>
          <w:iCs/>
        </w:rPr>
        <w:t xml:space="preserve"> 64t</w:t>
      </w:r>
      <w:r>
        <w:t xml:space="preserve"> bits</w:t>
      </w:r>
      <w:r w:rsidRPr="00723A4D">
        <w:t xml:space="preserve">) </w:t>
      </w:r>
      <w:r>
        <w:t xml:space="preserve">is </w:t>
      </w:r>
      <w:r w:rsidRPr="00723A4D">
        <w:t xml:space="preserve">viewed as a polynomial </w:t>
      </w:r>
      <w:r w:rsidRPr="001B3D3F">
        <w:rPr>
          <w:b/>
          <w:bCs/>
          <w:i/>
          <w:iCs/>
        </w:rPr>
        <w:t>M(x)</w:t>
      </w:r>
      <w:r w:rsidRPr="00723A4D">
        <w:t xml:space="preserve"> of degree </w:t>
      </w:r>
      <w:r w:rsidRPr="001B3D3F">
        <w:rPr>
          <w:i/>
          <w:iCs/>
        </w:rPr>
        <w:t xml:space="preserve">&lt; </w:t>
      </w:r>
      <w:r w:rsidRPr="001B3D3F">
        <w:rPr>
          <w:b/>
          <w:bCs/>
          <w:i/>
          <w:iCs/>
        </w:rPr>
        <w:t>t</w:t>
      </w:r>
      <w:r w:rsidRPr="00723A4D">
        <w:t xml:space="preserve"> over </w:t>
      </w:r>
      <w:r w:rsidRPr="001B3D3F">
        <w:rPr>
          <w:b/>
          <w:bCs/>
          <w:i/>
          <w:iCs/>
        </w:rPr>
        <w:t>GF(2</w:t>
      </w:r>
      <w:r w:rsidRPr="001B3D3F">
        <w:rPr>
          <w:b/>
          <w:bCs/>
          <w:i/>
          <w:iCs/>
          <w:vertAlign w:val="superscript"/>
        </w:rPr>
        <w:t>64</w:t>
      </w:r>
      <w:r w:rsidRPr="001B3D3F">
        <w:rPr>
          <w:b/>
          <w:bCs/>
          <w:i/>
          <w:iCs/>
        </w:rPr>
        <w:t>)</w:t>
      </w:r>
      <w:r>
        <w:t xml:space="preserve"> as follows.</w:t>
      </w:r>
    </w:p>
    <w:p w:rsidR="00C02432" w:rsidRDefault="00C02432" w:rsidP="00C02432">
      <w:pPr>
        <w:pStyle w:val="ListParagraph"/>
        <w:ind w:left="1068"/>
      </w:pPr>
      <w:r>
        <w:t xml:space="preserve">Every 64 bits of </w:t>
      </w:r>
      <w:r w:rsidRPr="009C4972">
        <w:rPr>
          <w:b/>
          <w:bCs/>
          <w:i/>
          <w:iCs/>
        </w:rPr>
        <w:t>m</w:t>
      </w:r>
      <w:r>
        <w:t xml:space="preserve"> are viewed as an element in </w:t>
      </w:r>
      <w:r w:rsidRPr="00034F88">
        <w:rPr>
          <w:b/>
          <w:bCs/>
          <w:i/>
          <w:iCs/>
        </w:rPr>
        <w:t>GF(2</w:t>
      </w:r>
      <w:r>
        <w:rPr>
          <w:b/>
          <w:bCs/>
          <w:i/>
          <w:iCs/>
          <w:vertAlign w:val="superscript"/>
        </w:rPr>
        <w:t>64</w:t>
      </w:r>
      <w:r w:rsidRPr="00034F88">
        <w:rPr>
          <w:b/>
          <w:bCs/>
          <w:i/>
          <w:iCs/>
        </w:rPr>
        <w:t>)</w:t>
      </w:r>
      <w:r>
        <w:t xml:space="preserve">. Every such element is a coefficient of the polynom </w:t>
      </w:r>
      <w:r w:rsidRPr="00034F88">
        <w:rPr>
          <w:b/>
          <w:bCs/>
          <w:i/>
          <w:iCs/>
        </w:rPr>
        <w:t>M(x)</w:t>
      </w:r>
      <w:r>
        <w:t xml:space="preserve">. The total of at most </w:t>
      </w:r>
    </w:p>
    <w:p w:rsidR="00C02432" w:rsidRPr="0083764C" w:rsidRDefault="00C02432" w:rsidP="00C02432">
      <w:pPr>
        <w:pStyle w:val="ListParagraph"/>
        <w:ind w:left="1068"/>
        <w:rPr>
          <w:b/>
          <w:bCs/>
          <w:i/>
          <w:iCs/>
        </w:rPr>
      </w:pPr>
      <w:r>
        <w:rPr>
          <w:b/>
          <w:bCs/>
          <w:i/>
          <w:iCs/>
        </w:rPr>
        <w:t xml:space="preserve">t </w:t>
      </w:r>
      <w:r w:rsidRPr="0083764C">
        <w:t>coefficients give a polynom of degree at most t</w:t>
      </w:r>
      <w:r>
        <w:rPr>
          <w:b/>
          <w:bCs/>
          <w:i/>
          <w:iCs/>
        </w:rPr>
        <w:t>.</w:t>
      </w:r>
    </w:p>
    <w:p w:rsidR="00C02432" w:rsidRDefault="00C02432" w:rsidP="008F008C">
      <w:pPr>
        <w:pStyle w:val="ListParagraph"/>
        <w:numPr>
          <w:ilvl w:val="0"/>
          <w:numId w:val="59"/>
        </w:numPr>
        <w:ind w:left="1068"/>
      </w:pPr>
      <w:r>
        <w:lastRenderedPageBreak/>
        <w:t xml:space="preserve">COMPUTE </w:t>
      </w:r>
      <w:r w:rsidRPr="001B3D3F">
        <w:rPr>
          <w:b/>
          <w:bCs/>
          <w:i/>
          <w:iCs/>
        </w:rPr>
        <w:t>M(</w:t>
      </w:r>
      <w:r w:rsidRPr="00034F88">
        <w:rPr>
          <w:rFonts w:hint="eastAsia"/>
          <w:b/>
          <w:bCs/>
          <w:i/>
          <w:iCs/>
        </w:rPr>
        <w:sym w:font="Symbol" w:char="0061"/>
      </w:r>
      <w:r w:rsidRPr="001B3D3F">
        <w:rPr>
          <w:b/>
          <w:bCs/>
          <w:i/>
          <w:iCs/>
        </w:rPr>
        <w:t>)</w:t>
      </w:r>
      <w:r w:rsidRPr="00034F88">
        <w:rPr>
          <w:rFonts w:hint="eastAsia"/>
          <w:b/>
          <w:bCs/>
          <w:i/>
          <w:iCs/>
        </w:rPr>
        <w:sym w:font="Symbol" w:char="00D7"/>
      </w:r>
      <w:r w:rsidRPr="00034F88">
        <w:rPr>
          <w:rFonts w:hint="eastAsia"/>
          <w:b/>
          <w:bCs/>
          <w:i/>
          <w:iCs/>
        </w:rPr>
        <w:sym w:font="Symbol" w:char="0061"/>
      </w:r>
      <w:r w:rsidRPr="001B3D3F">
        <w:rPr>
          <w:b/>
          <w:bCs/>
          <w:i/>
          <w:iCs/>
        </w:rPr>
        <w:t xml:space="preserve"> </w:t>
      </w:r>
      <w:r w:rsidRPr="00034F88">
        <w:rPr>
          <w:rFonts w:hint="eastAsia"/>
          <w:b/>
          <w:bCs/>
          <w:i/>
          <w:iCs/>
        </w:rPr>
        <w:sym w:font="Symbol" w:char="00CE"/>
      </w:r>
      <w:r w:rsidRPr="001B3D3F">
        <w:rPr>
          <w:b/>
          <w:bCs/>
          <w:i/>
          <w:iCs/>
        </w:rPr>
        <w:t xml:space="preserve"> GF(2</w:t>
      </w:r>
      <w:r w:rsidRPr="001B3D3F">
        <w:rPr>
          <w:b/>
          <w:bCs/>
          <w:i/>
          <w:iCs/>
          <w:vertAlign w:val="superscript"/>
        </w:rPr>
        <w:t>64</w:t>
      </w:r>
      <w:r w:rsidRPr="001B3D3F">
        <w:rPr>
          <w:b/>
          <w:bCs/>
          <w:i/>
          <w:iCs/>
        </w:rPr>
        <w:t>)</w:t>
      </w:r>
      <w:r>
        <w:t xml:space="preserve">       </w:t>
      </w:r>
      <w:r w:rsidRPr="001B3D3F">
        <w:rPr>
          <w:sz w:val="20"/>
          <w:szCs w:val="20"/>
        </w:rPr>
        <w:t>[key=</w:t>
      </w:r>
      <w:r w:rsidRPr="00034F88">
        <w:rPr>
          <w:rFonts w:hint="eastAsia"/>
          <w:b/>
          <w:bCs/>
          <w:i/>
          <w:iCs/>
        </w:rPr>
        <w:sym w:font="Symbol" w:char="0061"/>
      </w:r>
      <w:r w:rsidRPr="001B3D3F">
        <w:rPr>
          <w:sz w:val="20"/>
          <w:szCs w:val="20"/>
        </w:rPr>
        <w:t>, data=</w:t>
      </w:r>
      <w:r w:rsidRPr="001B3D3F">
        <w:rPr>
          <w:b/>
          <w:bCs/>
          <w:i/>
          <w:iCs/>
        </w:rPr>
        <w:t xml:space="preserve"> M(x)</w:t>
      </w:r>
      <w:r w:rsidRPr="001B3D3F">
        <w:rPr>
          <w:sz w:val="20"/>
          <w:szCs w:val="20"/>
        </w:rPr>
        <w:t>]</w:t>
      </w:r>
      <w:r>
        <w:t xml:space="preserve"> as follows</w:t>
      </w:r>
    </w:p>
    <w:p w:rsidR="00C02432" w:rsidRDefault="00C02432" w:rsidP="00C02432">
      <w:pPr>
        <w:pStyle w:val="ListParagraph"/>
        <w:ind w:left="1068"/>
      </w:pPr>
      <w:r w:rsidRPr="009C4972">
        <w:t>Evaluate the polynom</w:t>
      </w:r>
      <w:r>
        <w:rPr>
          <w:b/>
          <w:bCs/>
          <w:i/>
          <w:iCs/>
        </w:rPr>
        <w:t xml:space="preserve"> </w:t>
      </w:r>
      <w:r w:rsidRPr="001B3D3F">
        <w:rPr>
          <w:b/>
          <w:bCs/>
          <w:i/>
          <w:iCs/>
        </w:rPr>
        <w:t>M(x)</w:t>
      </w:r>
      <w:r>
        <w:t xml:space="preserve"> on </w:t>
      </w:r>
      <w:r w:rsidRPr="00034F88">
        <w:rPr>
          <w:rFonts w:hint="eastAsia"/>
          <w:b/>
          <w:bCs/>
          <w:i/>
          <w:iCs/>
        </w:rPr>
        <w:sym w:font="Symbol" w:char="0061"/>
      </w:r>
      <w:r>
        <w:rPr>
          <w:b/>
          <w:bCs/>
          <w:i/>
          <w:iCs/>
        </w:rPr>
        <w:t xml:space="preserve"> </w:t>
      </w:r>
      <w:r w:rsidRPr="009C4972">
        <w:t>to get</w:t>
      </w:r>
      <w:r>
        <w:rPr>
          <w:b/>
          <w:bCs/>
          <w:i/>
          <w:iCs/>
        </w:rPr>
        <w:t xml:space="preserve"> </w:t>
      </w:r>
      <w:r w:rsidRPr="001B3D3F">
        <w:rPr>
          <w:b/>
          <w:bCs/>
          <w:i/>
          <w:iCs/>
        </w:rPr>
        <w:t>M(</w:t>
      </w:r>
      <w:r w:rsidRPr="00034F88">
        <w:rPr>
          <w:rFonts w:hint="eastAsia"/>
          <w:b/>
          <w:bCs/>
          <w:i/>
          <w:iCs/>
        </w:rPr>
        <w:sym w:font="Symbol" w:char="0061"/>
      </w:r>
      <w:r w:rsidRPr="001B3D3F">
        <w:rPr>
          <w:b/>
          <w:bCs/>
          <w:i/>
          <w:iCs/>
        </w:rPr>
        <w:t>)</w:t>
      </w:r>
      <w:r w:rsidRPr="00034F88">
        <w:rPr>
          <w:rFonts w:hint="eastAsia"/>
          <w:b/>
          <w:bCs/>
          <w:i/>
          <w:iCs/>
        </w:rPr>
        <w:sym w:font="Symbol" w:char="00CE"/>
      </w:r>
      <w:r w:rsidRPr="00034F88">
        <w:rPr>
          <w:b/>
          <w:bCs/>
          <w:i/>
          <w:iCs/>
        </w:rPr>
        <w:t xml:space="preserve"> GF(2</w:t>
      </w:r>
      <w:r>
        <w:rPr>
          <w:b/>
          <w:bCs/>
          <w:i/>
          <w:iCs/>
          <w:vertAlign w:val="superscript"/>
        </w:rPr>
        <w:t>64</w:t>
      </w:r>
      <w:r w:rsidRPr="00034F88">
        <w:rPr>
          <w:b/>
          <w:bCs/>
          <w:i/>
          <w:iCs/>
        </w:rPr>
        <w:t>)</w:t>
      </w:r>
      <w:r>
        <w:t xml:space="preserve"> </w:t>
      </w:r>
    </w:p>
    <w:p w:rsidR="00447B1F" w:rsidRDefault="00C02432" w:rsidP="00C02432">
      <w:pPr>
        <w:ind w:left="1056"/>
      </w:pPr>
      <w:r>
        <w:t xml:space="preserve">Multiply by </w:t>
      </w:r>
      <w:r w:rsidRPr="00034F88">
        <w:rPr>
          <w:rFonts w:hint="eastAsia"/>
          <w:b/>
          <w:bCs/>
          <w:i/>
          <w:iCs/>
        </w:rPr>
        <w:sym w:font="Symbol" w:char="0061"/>
      </w:r>
      <w:r w:rsidRPr="001B3D3F">
        <w:rPr>
          <w:b/>
          <w:bCs/>
          <w:i/>
          <w:iCs/>
        </w:rPr>
        <w:t xml:space="preserve"> </w:t>
      </w:r>
      <w:r w:rsidRPr="00034F88">
        <w:rPr>
          <w:rFonts w:hint="eastAsia"/>
          <w:b/>
          <w:bCs/>
          <w:i/>
          <w:iCs/>
        </w:rPr>
        <w:sym w:font="Symbol" w:char="00CE"/>
      </w:r>
      <w:r w:rsidRPr="001B3D3F">
        <w:rPr>
          <w:b/>
          <w:bCs/>
          <w:i/>
          <w:iCs/>
        </w:rPr>
        <w:t xml:space="preserve"> GF(2</w:t>
      </w:r>
      <w:r w:rsidRPr="001B3D3F">
        <w:rPr>
          <w:b/>
          <w:bCs/>
          <w:i/>
          <w:iCs/>
          <w:vertAlign w:val="superscript"/>
        </w:rPr>
        <w:t>64</w:t>
      </w:r>
      <w:r w:rsidRPr="001B3D3F">
        <w:rPr>
          <w:b/>
          <w:bCs/>
          <w:i/>
          <w:iCs/>
        </w:rPr>
        <w:t>)</w:t>
      </w:r>
      <w:r>
        <w:t xml:space="preserve"> to get </w:t>
      </w:r>
      <w:r w:rsidRPr="001B3D3F">
        <w:rPr>
          <w:b/>
          <w:bCs/>
          <w:i/>
          <w:iCs/>
        </w:rPr>
        <w:t>M(</w:t>
      </w:r>
      <w:r w:rsidRPr="00034F88">
        <w:rPr>
          <w:rFonts w:hint="eastAsia"/>
          <w:b/>
          <w:bCs/>
          <w:i/>
          <w:iCs/>
        </w:rPr>
        <w:sym w:font="Symbol" w:char="0061"/>
      </w:r>
      <w:r w:rsidRPr="001B3D3F">
        <w:rPr>
          <w:b/>
          <w:bCs/>
          <w:i/>
          <w:iCs/>
        </w:rPr>
        <w:t>)</w:t>
      </w:r>
      <w:r w:rsidRPr="00034F88">
        <w:rPr>
          <w:rFonts w:hint="eastAsia"/>
          <w:b/>
          <w:bCs/>
          <w:i/>
          <w:iCs/>
        </w:rPr>
        <w:sym w:font="Symbol" w:char="00D7"/>
      </w:r>
      <w:r w:rsidRPr="00034F88">
        <w:rPr>
          <w:rFonts w:hint="eastAsia"/>
          <w:b/>
          <w:bCs/>
          <w:i/>
          <w:iCs/>
        </w:rPr>
        <w:sym w:font="Symbol" w:char="0061"/>
      </w:r>
      <w:r w:rsidRPr="001B3D3F">
        <w:rPr>
          <w:b/>
          <w:bCs/>
          <w:i/>
          <w:iCs/>
        </w:rPr>
        <w:t xml:space="preserve"> </w:t>
      </w:r>
      <w:r w:rsidRPr="00034F88">
        <w:rPr>
          <w:rFonts w:hint="eastAsia"/>
          <w:b/>
          <w:bCs/>
          <w:i/>
          <w:iCs/>
        </w:rPr>
        <w:sym w:font="Symbol" w:char="00CE"/>
      </w:r>
      <w:r w:rsidRPr="001B3D3F">
        <w:rPr>
          <w:b/>
          <w:bCs/>
          <w:i/>
          <w:iCs/>
        </w:rPr>
        <w:t xml:space="preserve"> GF(2</w:t>
      </w:r>
      <w:r w:rsidRPr="001B3D3F">
        <w:rPr>
          <w:b/>
          <w:bCs/>
          <w:i/>
          <w:iCs/>
          <w:vertAlign w:val="superscript"/>
        </w:rPr>
        <w:t>64</w:t>
      </w:r>
      <w:r w:rsidRPr="001B3D3F">
        <w:rPr>
          <w:b/>
          <w:bCs/>
          <w:i/>
          <w:iCs/>
        </w:rPr>
        <w:t>)</w:t>
      </w:r>
      <w:r>
        <w:t xml:space="preserve">       </w:t>
      </w:r>
    </w:p>
    <w:p w:rsidR="001307EA" w:rsidRDefault="001307EA" w:rsidP="00C02432">
      <w:pPr>
        <w:ind w:left="1056"/>
      </w:pPr>
    </w:p>
    <w:p w:rsidR="001307EA" w:rsidRDefault="001307EA" w:rsidP="001307EA">
      <w:pPr>
        <w:pStyle w:val="Caption"/>
        <w:numPr>
          <w:ilvl w:val="0"/>
          <w:numId w:val="9"/>
        </w:numPr>
      </w:pPr>
      <w:r>
        <w:t>Function : EvaluationHashFunctionCpp::generateIrredPolynomial</w:t>
      </w:r>
      <w:r w:rsidR="0026608A">
        <w:t>()</w:t>
      </w:r>
    </w:p>
    <w:p w:rsidR="009B365A" w:rsidRDefault="009B365A" w:rsidP="00EC29DD">
      <w:pPr>
        <w:pStyle w:val="ListParagraph"/>
        <w:rPr>
          <w:rFonts w:ascii="Times New Roman" w:hAnsi="Times New Roman" w:cs="Times New Roman"/>
          <w:sz w:val="24"/>
          <w:szCs w:val="24"/>
          <w:lang w:bidi="he-IL"/>
        </w:rPr>
      </w:pPr>
      <w:r w:rsidRPr="009B365A">
        <w:rPr>
          <w:rFonts w:ascii="Times New Roman" w:hAnsi="Times New Roman" w:cs="Times New Roman"/>
          <w:sz w:val="24"/>
          <w:szCs w:val="24"/>
          <w:lang w:bidi="he-IL"/>
        </w:rPr>
        <w:t>Generate the irreducible polynomial</w:t>
      </w:r>
      <w:r>
        <w:rPr>
          <w:rFonts w:ascii="Times New Roman" w:hAnsi="Times New Roman" w:cs="Times New Roman"/>
          <w:sz w:val="24"/>
          <w:szCs w:val="24"/>
          <w:lang w:bidi="he-IL"/>
        </w:rPr>
        <w:t xml:space="preserve"> </w:t>
      </w:r>
      <w:r w:rsidR="00EC29DD" w:rsidRPr="00034F88">
        <w:rPr>
          <w:b/>
          <w:bCs/>
          <w:i/>
          <w:iCs/>
        </w:rPr>
        <w:t>f(x) = x</w:t>
      </w:r>
      <w:r w:rsidR="00EC29DD" w:rsidRPr="00034F88">
        <w:rPr>
          <w:b/>
          <w:bCs/>
          <w:i/>
          <w:iCs/>
          <w:vertAlign w:val="superscript"/>
        </w:rPr>
        <w:t>64</w:t>
      </w:r>
      <w:r w:rsidR="00EC29DD" w:rsidRPr="00034F88">
        <w:rPr>
          <w:b/>
          <w:bCs/>
          <w:i/>
          <w:iCs/>
        </w:rPr>
        <w:t xml:space="preserve"> + x</w:t>
      </w:r>
      <w:r w:rsidR="00EC29DD" w:rsidRPr="00034F88">
        <w:rPr>
          <w:b/>
          <w:bCs/>
          <w:i/>
          <w:iCs/>
          <w:vertAlign w:val="superscript"/>
        </w:rPr>
        <w:t>4</w:t>
      </w:r>
      <w:r w:rsidR="00EC29DD" w:rsidRPr="00034F88">
        <w:rPr>
          <w:b/>
          <w:bCs/>
          <w:i/>
          <w:iCs/>
        </w:rPr>
        <w:t xml:space="preserve"> + x</w:t>
      </w:r>
      <w:r w:rsidR="00EC29DD" w:rsidRPr="00034F88">
        <w:rPr>
          <w:b/>
          <w:bCs/>
          <w:i/>
          <w:iCs/>
          <w:vertAlign w:val="superscript"/>
        </w:rPr>
        <w:t>3</w:t>
      </w:r>
      <w:r w:rsidR="00EC29DD" w:rsidRPr="00034F88">
        <w:rPr>
          <w:b/>
          <w:bCs/>
          <w:i/>
          <w:iCs/>
        </w:rPr>
        <w:t xml:space="preserve"> + x + 1</w:t>
      </w:r>
      <w:r w:rsidR="00EC29DD">
        <w:rPr>
          <w:rFonts w:ascii="Times New Roman" w:hAnsi="Times New Roman" w:cs="Times New Roman"/>
          <w:sz w:val="24"/>
          <w:szCs w:val="24"/>
          <w:lang w:bidi="he-IL"/>
        </w:rPr>
        <w:t xml:space="preserve"> </w:t>
      </w:r>
      <w:r w:rsidRPr="009B365A">
        <w:rPr>
          <w:rFonts w:ascii="Times New Roman" w:hAnsi="Times New Roman" w:cs="Times New Roman"/>
          <w:sz w:val="24"/>
          <w:szCs w:val="24"/>
          <w:lang w:bidi="he-IL"/>
        </w:rPr>
        <w:t xml:space="preserve">to work with throughout the computation. </w:t>
      </w:r>
    </w:p>
    <w:p w:rsidR="0026608A" w:rsidRPr="0026608A" w:rsidRDefault="0026608A" w:rsidP="0026608A">
      <w:pPr>
        <w:pStyle w:val="Caption"/>
        <w:numPr>
          <w:ilvl w:val="0"/>
          <w:numId w:val="9"/>
        </w:numPr>
      </w:pPr>
      <w:r>
        <w:t>Function</w:t>
      </w:r>
      <w:r w:rsidR="009B365A">
        <w:t>: EvaluationHashFunctionCpp::</w:t>
      </w:r>
      <w:r w:rsidR="009B365A" w:rsidRPr="009B365A">
        <w:t>generatePolynom</w:t>
      </w:r>
      <w:r>
        <w:t>(</w:t>
      </w:r>
      <w:r w:rsidRPr="0026608A">
        <w:t>unsigned char *input, int len, GF2EX&amp; polynom</w:t>
      </w:r>
      <w:r>
        <w:t>)</w:t>
      </w:r>
    </w:p>
    <w:p w:rsidR="009B365A" w:rsidRDefault="009B365A" w:rsidP="009B365A">
      <w:pPr>
        <w:pStyle w:val="Caption"/>
        <w:ind w:left="720"/>
      </w:pPr>
      <w:r w:rsidRPr="009B365A">
        <w:rPr>
          <w:b w:val="0"/>
          <w:bCs w:val="0"/>
          <w:sz w:val="24"/>
          <w:szCs w:val="24"/>
        </w:rPr>
        <w:t xml:space="preserve">Generates a polynomial </w:t>
      </w:r>
      <w:r>
        <w:t xml:space="preserve">M(x) </w:t>
      </w:r>
      <w:r w:rsidRPr="009B365A">
        <w:rPr>
          <w:b w:val="0"/>
          <w:bCs w:val="0"/>
          <w:sz w:val="24"/>
          <w:szCs w:val="24"/>
        </w:rPr>
        <w:t>over</w:t>
      </w:r>
      <w:r w:rsidRPr="00723A4D">
        <w:t xml:space="preserve"> </w:t>
      </w:r>
      <w:r w:rsidRPr="009B365A">
        <w:rPr>
          <w:i/>
          <w:iCs/>
          <w:sz w:val="24"/>
          <w:szCs w:val="24"/>
        </w:rPr>
        <w:t>GF(2</w:t>
      </w:r>
      <w:r w:rsidRPr="009B365A">
        <w:rPr>
          <w:i/>
          <w:iCs/>
          <w:sz w:val="24"/>
          <w:szCs w:val="24"/>
          <w:vertAlign w:val="superscript"/>
        </w:rPr>
        <w:t>64</w:t>
      </w:r>
      <w:r w:rsidRPr="009B365A">
        <w:rPr>
          <w:i/>
          <w:iCs/>
          <w:sz w:val="24"/>
          <w:szCs w:val="24"/>
        </w:rPr>
        <w:t>)</w:t>
      </w:r>
      <w:r>
        <w:t xml:space="preserve">  </w:t>
      </w:r>
      <w:r w:rsidRPr="009B365A">
        <w:rPr>
          <w:b w:val="0"/>
          <w:bCs w:val="0"/>
          <w:sz w:val="24"/>
          <w:szCs w:val="24"/>
        </w:rPr>
        <w:t>from an input of byte array</w:t>
      </w:r>
      <w:r>
        <w:t>.</w:t>
      </w:r>
    </w:p>
    <w:p w:rsidR="0026608A" w:rsidRPr="0026608A" w:rsidRDefault="0026608A" w:rsidP="0026608A"/>
    <w:p w:rsidR="00836B0B" w:rsidRPr="00836B0B" w:rsidRDefault="00836B0B" w:rsidP="0026608A">
      <w:pPr>
        <w:pStyle w:val="Caption"/>
        <w:numPr>
          <w:ilvl w:val="0"/>
          <w:numId w:val="9"/>
        </w:numPr>
      </w:pPr>
      <w:r>
        <w:t>Function : EvaluationHashFunctionCpp::</w:t>
      </w:r>
      <w:r w:rsidRPr="00836B0B">
        <w:t xml:space="preserve"> generateFieldElement</w:t>
      </w:r>
      <w:r w:rsidR="0026608A">
        <w:t>(</w:t>
      </w:r>
      <w:r w:rsidR="0026608A" w:rsidRPr="0026608A">
        <w:t>unsigned char* inputByteElement, GF2E&amp; outputElement)</w:t>
      </w:r>
    </w:p>
    <w:p w:rsidR="00836B0B" w:rsidRPr="009B365A" w:rsidRDefault="00836B0B" w:rsidP="00836B0B">
      <w:pPr>
        <w:pStyle w:val="Caption"/>
        <w:ind w:left="720"/>
      </w:pPr>
      <w:r w:rsidRPr="00836B0B">
        <w:rPr>
          <w:b w:val="0"/>
          <w:bCs w:val="0"/>
          <w:sz w:val="24"/>
          <w:szCs w:val="24"/>
        </w:rPr>
        <w:t>Generates a field element of</w:t>
      </w:r>
      <w:r>
        <w:t xml:space="preserve"> </w:t>
      </w:r>
      <w:r w:rsidRPr="009B365A">
        <w:rPr>
          <w:i/>
          <w:iCs/>
          <w:sz w:val="24"/>
          <w:szCs w:val="24"/>
        </w:rPr>
        <w:t>GF(2</w:t>
      </w:r>
      <w:r w:rsidRPr="009B365A">
        <w:rPr>
          <w:i/>
          <w:iCs/>
          <w:sz w:val="24"/>
          <w:szCs w:val="24"/>
          <w:vertAlign w:val="superscript"/>
        </w:rPr>
        <w:t>64</w:t>
      </w:r>
      <w:r w:rsidRPr="009B365A">
        <w:rPr>
          <w:i/>
          <w:iCs/>
          <w:sz w:val="24"/>
          <w:szCs w:val="24"/>
        </w:rPr>
        <w:t>)</w:t>
      </w:r>
      <w:r>
        <w:t xml:space="preserve">  </w:t>
      </w:r>
      <w:r w:rsidRPr="00836B0B">
        <w:rPr>
          <w:b w:val="0"/>
          <w:bCs w:val="0"/>
          <w:sz w:val="24"/>
          <w:szCs w:val="24"/>
        </w:rPr>
        <w:t>out of a byte array</w:t>
      </w:r>
      <w:r>
        <w:t>.</w:t>
      </w:r>
    </w:p>
    <w:p w:rsidR="001307EA" w:rsidRPr="001307EA" w:rsidRDefault="001307EA" w:rsidP="001307EA">
      <w:pPr>
        <w:ind w:left="708"/>
      </w:pPr>
    </w:p>
    <w:p w:rsidR="00C65ED4" w:rsidRPr="00447B1F" w:rsidRDefault="00AE4229" w:rsidP="005B5EA1">
      <w:pPr>
        <w:pStyle w:val="Heading4"/>
        <w:numPr>
          <w:ilvl w:val="3"/>
          <w:numId w:val="79"/>
        </w:numPr>
      </w:pPr>
      <w:r>
        <w:t xml:space="preserve"> </w:t>
      </w:r>
      <w:bookmarkStart w:id="276" w:name="_Toc315173264"/>
      <w:commentRangeStart w:id="277"/>
      <w:commentRangeStart w:id="278"/>
      <w:r w:rsidR="00447B1F">
        <w:t>Usage</w:t>
      </w:r>
      <w:commentRangeEnd w:id="277"/>
      <w:r w:rsidR="00787CA1">
        <w:rPr>
          <w:rStyle w:val="CommentReference"/>
          <w:b w:val="0"/>
          <w:bCs w:val="0"/>
        </w:rPr>
        <w:commentReference w:id="277"/>
      </w:r>
      <w:commentRangeEnd w:id="278"/>
      <w:r w:rsidR="005C5963">
        <w:rPr>
          <w:rStyle w:val="CommentReference"/>
          <w:b w:val="0"/>
          <w:bCs w:val="0"/>
        </w:rPr>
        <w:commentReference w:id="278"/>
      </w:r>
      <w:bookmarkEnd w:id="276"/>
    </w:p>
    <w:p w:rsidR="00C65ED4" w:rsidRPr="00213E3D" w:rsidRDefault="00C65ED4" w:rsidP="00C65ED4">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C65ED4" w:rsidRDefault="00C65ED4" w:rsidP="00C65ED4">
      <w:r>
        <w:t>…</w:t>
      </w:r>
    </w:p>
    <w:p w:rsidR="00C65ED4" w:rsidRDefault="00C65ED4" w:rsidP="00C65ED4">
      <w:pPr>
        <w:autoSpaceDE/>
        <w:autoSpaceDN/>
        <w:adjustRightInd/>
        <w:rPr>
          <w:rFonts w:ascii="Courier New" w:hAnsi="Courier New" w:cs="Courier New"/>
          <w:color w:val="000000"/>
          <w:sz w:val="20"/>
          <w:szCs w:val="20"/>
        </w:rPr>
      </w:pPr>
    </w:p>
    <w:p w:rsidR="002D287F" w:rsidRPr="006313E8" w:rsidRDefault="002D287F" w:rsidP="007E416C">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r w:rsidRPr="002D287F">
        <w:rPr>
          <w:rFonts w:ascii="Courier New" w:hAnsi="Courier New" w:cs="Courier New"/>
          <w:color w:val="00B050"/>
          <w:sz w:val="20"/>
          <w:szCs w:val="20"/>
        </w:rPr>
        <w:t>UniversalFactory</w:t>
      </w:r>
      <w:r w:rsidRPr="006313E8">
        <w:rPr>
          <w:rFonts w:ascii="Courier New" w:hAnsi="Courier New" w:cs="Courier New"/>
          <w:color w:val="00B050"/>
          <w:sz w:val="20"/>
          <w:szCs w:val="20"/>
        </w:rPr>
        <w:t>.</w:t>
      </w:r>
    </w:p>
    <w:p w:rsidR="002D287F" w:rsidRDefault="002D287F" w:rsidP="0026608A">
      <w:pPr>
        <w:autoSpaceDE/>
        <w:autoSpaceDN/>
        <w:adjustRightInd/>
        <w:rPr>
          <w:rFonts w:ascii="Courier New" w:hAnsi="Courier New" w:cs="Courier New"/>
          <w:color w:val="000000"/>
          <w:sz w:val="20"/>
          <w:szCs w:val="20"/>
        </w:rPr>
      </w:pPr>
      <w:r w:rsidRPr="002D287F">
        <w:rPr>
          <w:rFonts w:ascii="Courier New" w:hAnsi="Courier New" w:cs="Courier New"/>
          <w:color w:val="000000"/>
          <w:sz w:val="20"/>
          <w:szCs w:val="20"/>
        </w:rPr>
        <w:t>Universal</w:t>
      </w:r>
      <w:r w:rsidR="00D9797F">
        <w:rPr>
          <w:rFonts w:ascii="Courier New" w:hAnsi="Courier New" w:cs="Courier New"/>
          <w:color w:val="000000"/>
          <w:sz w:val="20"/>
          <w:szCs w:val="20"/>
        </w:rPr>
        <w:t>Hash</w:t>
      </w:r>
      <w:r w:rsidR="0026608A">
        <w:rPr>
          <w:rFonts w:ascii="Courier New" w:hAnsi="Courier New" w:cs="Courier New"/>
          <w:color w:val="000000"/>
          <w:sz w:val="20"/>
          <w:szCs w:val="20"/>
        </w:rPr>
        <w:t xml:space="preserve"> </w:t>
      </w:r>
      <w:r>
        <w:rPr>
          <w:rFonts w:ascii="Courier New" w:hAnsi="Courier New" w:cs="Courier New"/>
          <w:color w:val="000000"/>
          <w:sz w:val="20"/>
          <w:szCs w:val="20"/>
        </w:rPr>
        <w:t>u</w:t>
      </w:r>
      <w:r w:rsidR="0026608A">
        <w:rPr>
          <w:rFonts w:ascii="Courier New" w:hAnsi="Courier New" w:cs="Courier New"/>
          <w:color w:val="000000"/>
          <w:sz w:val="20"/>
          <w:szCs w:val="20"/>
        </w:rPr>
        <w:t>h</w:t>
      </w:r>
      <w:r w:rsidRPr="008D4706">
        <w:rPr>
          <w:rFonts w:ascii="Courier New" w:hAnsi="Courier New" w:cs="Courier New"/>
          <w:color w:val="000000"/>
          <w:sz w:val="20"/>
          <w:szCs w:val="20"/>
        </w:rPr>
        <w:t xml:space="preserve"> = </w:t>
      </w:r>
      <w:r w:rsidRPr="002D287F">
        <w:rPr>
          <w:rFonts w:ascii="Courier New" w:hAnsi="Courier New" w:cs="Courier New"/>
          <w:color w:val="000000"/>
          <w:sz w:val="20"/>
          <w:szCs w:val="20"/>
        </w:rPr>
        <w:t>Universal</w:t>
      </w:r>
      <w:r w:rsidR="0050053C">
        <w:rPr>
          <w:rFonts w:ascii="Courier New" w:hAnsi="Courier New" w:cs="Courier New"/>
          <w:color w:val="000000"/>
          <w:sz w:val="20"/>
          <w:szCs w:val="20"/>
        </w:rPr>
        <w:t>Hash</w:t>
      </w:r>
      <w:r w:rsidRPr="002D287F">
        <w:rPr>
          <w:rFonts w:ascii="Courier New" w:hAnsi="Courier New" w:cs="Courier New"/>
          <w:color w:val="000000"/>
          <w:sz w:val="20"/>
          <w:szCs w:val="20"/>
        </w:rPr>
        <w:t>Factory</w:t>
      </w:r>
      <w:r>
        <w:rPr>
          <w:rFonts w:ascii="Courier New" w:hAnsi="Courier New" w:cs="Courier New"/>
          <w:color w:val="000000"/>
          <w:sz w:val="20"/>
          <w:szCs w:val="20"/>
        </w:rPr>
        <w:t>.getInstance().getObject("</w:t>
      </w:r>
      <w:commentRangeStart w:id="279"/>
      <w:commentRangeStart w:id="280"/>
      <w:r w:rsidR="00C02432">
        <w:rPr>
          <w:rFonts w:ascii="Courier New" w:hAnsi="Courier New" w:cs="Courier New"/>
          <w:color w:val="000000"/>
          <w:sz w:val="20"/>
          <w:szCs w:val="20"/>
        </w:rPr>
        <w:t>EvaluationHashFunction</w:t>
      </w:r>
      <w:commentRangeEnd w:id="279"/>
      <w:r w:rsidR="00787CA1">
        <w:rPr>
          <w:rStyle w:val="CommentReference"/>
        </w:rPr>
        <w:commentReference w:id="279"/>
      </w:r>
      <w:commentRangeEnd w:id="280"/>
      <w:r w:rsidR="005C5963">
        <w:rPr>
          <w:rStyle w:val="CommentReference"/>
        </w:rPr>
        <w:commentReference w:id="280"/>
      </w:r>
      <w:r>
        <w:rPr>
          <w:rFonts w:ascii="Courier New" w:hAnsi="Courier New" w:cs="Courier New"/>
          <w:color w:val="000000"/>
          <w:sz w:val="20"/>
          <w:szCs w:val="20"/>
        </w:rPr>
        <w:t>");</w:t>
      </w:r>
    </w:p>
    <w:p w:rsidR="002D287F" w:rsidRDefault="002D287F" w:rsidP="002D287F">
      <w:pPr>
        <w:autoSpaceDE/>
        <w:autoSpaceDN/>
        <w:adjustRightInd/>
        <w:rPr>
          <w:rFonts w:ascii="Courier New" w:hAnsi="Courier New" w:cs="Courier New"/>
          <w:color w:val="000000"/>
          <w:sz w:val="20"/>
          <w:szCs w:val="20"/>
        </w:rPr>
      </w:pPr>
    </w:p>
    <w:p w:rsidR="00C65ED4" w:rsidRDefault="00C65ED4" w:rsidP="00C65ED4">
      <w:pPr>
        <w:autoSpaceDE/>
        <w:autoSpaceDN/>
        <w:adjustRightInd/>
        <w:rPr>
          <w:rFonts w:ascii="Courier New" w:hAnsi="Courier New" w:cs="Courier New"/>
          <w:color w:val="000000"/>
          <w:sz w:val="20"/>
          <w:szCs w:val="20"/>
        </w:rPr>
      </w:pPr>
    </w:p>
    <w:p w:rsidR="00C65ED4" w:rsidRPr="006313E8" w:rsidRDefault="00C65ED4" w:rsidP="004D70AB">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w:t>
      </w:r>
      <w:r w:rsidR="00D9797F">
        <w:rPr>
          <w:rFonts w:ascii="Courier New" w:hAnsi="Courier New" w:cs="Courier New"/>
          <w:color w:val="00B050"/>
          <w:sz w:val="20"/>
          <w:szCs w:val="20"/>
        </w:rPr>
        <w:t>compute</w:t>
      </w:r>
      <w:r w:rsidRPr="006313E8">
        <w:rPr>
          <w:rFonts w:ascii="Courier New" w:hAnsi="Courier New" w:cs="Courier New"/>
          <w:color w:val="00B050"/>
          <w:sz w:val="20"/>
          <w:szCs w:val="20"/>
        </w:rPr>
        <w:t xml:space="preserve"> function in the </w:t>
      </w:r>
      <w:r w:rsidR="001E0EBF">
        <w:rPr>
          <w:rFonts w:ascii="Courier New" w:hAnsi="Courier New" w:cs="Courier New"/>
          <w:color w:val="00B050"/>
          <w:sz w:val="20"/>
          <w:szCs w:val="20"/>
        </w:rPr>
        <w:t>Universal</w:t>
      </w:r>
      <w:r w:rsidR="004D70AB">
        <w:rPr>
          <w:rFonts w:ascii="Courier New" w:hAnsi="Courier New" w:cs="Courier New"/>
          <w:color w:val="00B050"/>
          <w:sz w:val="20"/>
          <w:szCs w:val="20"/>
        </w:rPr>
        <w:t>Hash</w:t>
      </w:r>
      <w:r w:rsidRPr="006313E8">
        <w:rPr>
          <w:rFonts w:ascii="Courier New" w:hAnsi="Courier New" w:cs="Courier New"/>
          <w:color w:val="00B050"/>
          <w:sz w:val="20"/>
          <w:szCs w:val="20"/>
        </w:rPr>
        <w:t xml:space="preserve"> interface.</w:t>
      </w:r>
    </w:p>
    <w:p w:rsidR="00515D3B" w:rsidRPr="00D9797F" w:rsidRDefault="00B757C5" w:rsidP="00D9797F">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uh</w:t>
      </w:r>
      <w:r w:rsidR="00D9797F">
        <w:rPr>
          <w:rFonts w:ascii="Courier New" w:hAnsi="Courier New" w:cs="Courier New"/>
          <w:color w:val="000000"/>
          <w:sz w:val="20"/>
          <w:szCs w:val="20"/>
        </w:rPr>
        <w:t>.compute</w:t>
      </w:r>
      <w:r w:rsidR="00C65ED4" w:rsidRPr="008D4706">
        <w:rPr>
          <w:rFonts w:ascii="Courier New" w:hAnsi="Courier New" w:cs="Courier New"/>
          <w:color w:val="000000"/>
          <w:sz w:val="20"/>
          <w:szCs w:val="20"/>
        </w:rPr>
        <w:t>(</w:t>
      </w:r>
      <w:r w:rsidR="00C65ED4">
        <w:rPr>
          <w:rFonts w:ascii="Courier New" w:hAnsi="Courier New" w:cs="Courier New"/>
          <w:color w:val="000000"/>
          <w:sz w:val="20"/>
          <w:szCs w:val="20"/>
        </w:rPr>
        <w:t>in, 0, in.length</w:t>
      </w:r>
      <w:r w:rsidR="00D9797F">
        <w:rPr>
          <w:rFonts w:ascii="Courier New" w:hAnsi="Courier New" w:cs="Courier New"/>
          <w:color w:val="000000"/>
          <w:sz w:val="20"/>
          <w:szCs w:val="20"/>
        </w:rPr>
        <w:t>,</w:t>
      </w:r>
      <w:r w:rsidR="00D9797F" w:rsidRPr="00D9797F">
        <w:rPr>
          <w:rFonts w:ascii="Courier New" w:hAnsi="Courier New" w:cs="Courier New"/>
          <w:color w:val="000000"/>
          <w:sz w:val="20"/>
          <w:szCs w:val="20"/>
        </w:rPr>
        <w:t xml:space="preserve"> </w:t>
      </w:r>
      <w:r w:rsidR="00D9797F">
        <w:rPr>
          <w:rFonts w:ascii="Courier New" w:hAnsi="Courier New" w:cs="Courier New"/>
          <w:color w:val="000000"/>
          <w:sz w:val="20"/>
          <w:szCs w:val="20"/>
        </w:rPr>
        <w:t>out, 0</w:t>
      </w:r>
      <w:r w:rsidR="00C65ED4" w:rsidRPr="008D4706">
        <w:rPr>
          <w:rFonts w:ascii="Courier New" w:hAnsi="Courier New" w:cs="Courier New"/>
          <w:color w:val="000000"/>
          <w:sz w:val="20"/>
          <w:szCs w:val="20"/>
        </w:rPr>
        <w:t>);</w:t>
      </w:r>
      <w:r w:rsidR="007632DC">
        <w:br w:type="page"/>
      </w:r>
    </w:p>
    <w:p w:rsidR="00AE4229" w:rsidRPr="00AE4229" w:rsidRDefault="00AE4229" w:rsidP="00AE4229">
      <w:pPr>
        <w:pStyle w:val="ListParagraph"/>
        <w:keepNext/>
        <w:keepLines/>
        <w:numPr>
          <w:ilvl w:val="0"/>
          <w:numId w:val="13"/>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1" w:name="_Toc305320977"/>
      <w:bookmarkStart w:id="282" w:name="_Toc305321107"/>
      <w:bookmarkStart w:id="283" w:name="_Toc305321237"/>
      <w:bookmarkStart w:id="284" w:name="_Toc305321398"/>
      <w:bookmarkStart w:id="285" w:name="_Toc305323412"/>
      <w:bookmarkStart w:id="286" w:name="_Toc305323586"/>
      <w:bookmarkStart w:id="287" w:name="_Toc305323762"/>
      <w:bookmarkStart w:id="288" w:name="_Toc311619726"/>
      <w:bookmarkStart w:id="289" w:name="_Toc277840051"/>
      <w:bookmarkStart w:id="290" w:name="_Toc315168871"/>
      <w:bookmarkStart w:id="291" w:name="_Toc315169048"/>
      <w:bookmarkStart w:id="292" w:name="_Toc315173265"/>
      <w:bookmarkEnd w:id="281"/>
      <w:bookmarkEnd w:id="282"/>
      <w:bookmarkEnd w:id="283"/>
      <w:bookmarkEnd w:id="284"/>
      <w:bookmarkEnd w:id="285"/>
      <w:bookmarkEnd w:id="286"/>
      <w:bookmarkEnd w:id="287"/>
      <w:bookmarkEnd w:id="288"/>
      <w:bookmarkEnd w:id="290"/>
      <w:bookmarkEnd w:id="291"/>
      <w:bookmarkEnd w:id="292"/>
    </w:p>
    <w:p w:rsidR="00AE4229" w:rsidRPr="00AE4229" w:rsidRDefault="00AE4229" w:rsidP="00AE4229">
      <w:pPr>
        <w:pStyle w:val="ListParagraph"/>
        <w:keepNext/>
        <w:keepLines/>
        <w:numPr>
          <w:ilvl w:val="2"/>
          <w:numId w:val="13"/>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93" w:name="_Toc305320978"/>
      <w:bookmarkStart w:id="294" w:name="_Toc305321108"/>
      <w:bookmarkStart w:id="295" w:name="_Toc305321238"/>
      <w:bookmarkStart w:id="296" w:name="_Toc305321399"/>
      <w:bookmarkStart w:id="297" w:name="_Toc305323413"/>
      <w:bookmarkStart w:id="298" w:name="_Toc305323587"/>
      <w:bookmarkStart w:id="299" w:name="_Toc305323763"/>
      <w:bookmarkStart w:id="300" w:name="_Toc311619727"/>
      <w:bookmarkStart w:id="301" w:name="_Toc315168872"/>
      <w:bookmarkStart w:id="302" w:name="_Toc315169049"/>
      <w:bookmarkStart w:id="303" w:name="_Toc315173266"/>
      <w:bookmarkEnd w:id="293"/>
      <w:bookmarkEnd w:id="294"/>
      <w:bookmarkEnd w:id="295"/>
      <w:bookmarkEnd w:id="296"/>
      <w:bookmarkEnd w:id="297"/>
      <w:bookmarkEnd w:id="298"/>
      <w:bookmarkEnd w:id="299"/>
      <w:bookmarkEnd w:id="300"/>
      <w:bookmarkEnd w:id="301"/>
      <w:bookmarkEnd w:id="302"/>
      <w:bookmarkEnd w:id="303"/>
    </w:p>
    <w:p w:rsidR="00515D3B" w:rsidRDefault="00515D3B" w:rsidP="00AE4229">
      <w:pPr>
        <w:pStyle w:val="Heading3"/>
        <w:numPr>
          <w:ilvl w:val="2"/>
          <w:numId w:val="13"/>
        </w:numPr>
        <w:ind w:left="1146"/>
      </w:pPr>
      <w:bookmarkStart w:id="304" w:name="_Toc315173267"/>
      <w:r>
        <w:t>Pseudorandom Function</w:t>
      </w:r>
      <w:bookmarkEnd w:id="289"/>
      <w:bookmarkEnd w:id="304"/>
    </w:p>
    <w:p w:rsidR="000A1F35" w:rsidRDefault="00A807E3" w:rsidP="00A807E3">
      <w:r>
        <w:rPr>
          <w:b/>
          <w:bCs/>
        </w:rPr>
        <w:t>Pseudorandom f</w:t>
      </w:r>
      <w:r w:rsidR="000A1F35" w:rsidRPr="000A1F35">
        <w:rPr>
          <w:b/>
          <w:bCs/>
        </w:rPr>
        <w:t>unction</w:t>
      </w:r>
      <w:r w:rsidR="000A1F35">
        <w:t xml:space="preserve"> </w:t>
      </w:r>
      <w:r w:rsidR="00616D94" w:rsidRPr="00616D94">
        <w:rPr>
          <w:b/>
          <w:bCs/>
        </w:rPr>
        <w:t>definition</w:t>
      </w:r>
      <w:r>
        <w:t>:</w:t>
      </w:r>
      <w:r w:rsidR="000A1F35">
        <w:t xml:space="preserve"> In </w:t>
      </w:r>
      <w:r w:rsidR="000A1F35" w:rsidRPr="001E79E8">
        <w:t>cryptography</w:t>
      </w:r>
      <w:r w:rsidR="000A1F35">
        <w:t xml:space="preserve">, a </w:t>
      </w:r>
      <w:r w:rsidR="000A1F35">
        <w:rPr>
          <w:b/>
          <w:bCs/>
        </w:rPr>
        <w:t>pseudorandom function family</w:t>
      </w:r>
      <w:r w:rsidR="000A1F35">
        <w:t xml:space="preserve">, abbreviated </w:t>
      </w:r>
      <w:r w:rsidR="000A1F35">
        <w:rPr>
          <w:b/>
          <w:bCs/>
        </w:rPr>
        <w:t>PRF</w:t>
      </w:r>
      <w:r w:rsidR="000A1F35">
        <w:t xml:space="preserve">, is a collection of </w:t>
      </w:r>
      <w:r w:rsidR="000A1F35" w:rsidRPr="001E79E8">
        <w:t>efficiently-computable</w:t>
      </w:r>
      <w:r w:rsidR="000A1F35">
        <w:t xml:space="preserve"> </w:t>
      </w:r>
      <w:r w:rsidR="000A1F35" w:rsidRPr="001E79E8">
        <w:t>functions</w:t>
      </w:r>
      <w:r w:rsidR="000A1F35">
        <w:t xml:space="preserve"> which emulate a </w:t>
      </w:r>
      <w:r w:rsidR="000A1F35" w:rsidRPr="001E79E8">
        <w:t>random oracle</w:t>
      </w:r>
      <w:r w:rsidR="000A1F35">
        <w:t xml:space="preserve"> in the following way: no efficient algorithm can distinguish (with significant </w:t>
      </w:r>
      <w:r w:rsidR="000A1F35" w:rsidRPr="001E79E8">
        <w:t>advantage</w:t>
      </w:r>
      <w:r w:rsidR="000A1F35">
        <w:t>) between a function chosen randomly from the PRF family and a random oracle (a function whose outputs are fix</w:t>
      </w:r>
      <w:r w:rsidR="00B06F7F">
        <w:t>ed completely at random).</w:t>
      </w:r>
    </w:p>
    <w:p w:rsidR="000A1F35" w:rsidRDefault="00616D94" w:rsidP="00AC2F73">
      <w:r w:rsidRPr="00616D94">
        <w:t>Pseudorandom function is the root of this family. At the second level in the hierarchy</w:t>
      </w:r>
      <w:r>
        <w:t>,</w:t>
      </w:r>
      <w:r w:rsidRPr="00616D94">
        <w:t xml:space="preserve"> we have </w:t>
      </w:r>
      <w:r w:rsidR="00A807E3">
        <w:t>p</w:t>
      </w:r>
      <w:r w:rsidRPr="00616D94">
        <w:t>seudorandom permutations</w:t>
      </w:r>
      <w:r w:rsidR="00A807E3">
        <w:t xml:space="preserve"> (i.e., bijective PRFs)</w:t>
      </w:r>
      <w:r w:rsidRPr="00616D94">
        <w:t>, P</w:t>
      </w:r>
      <w:r w:rsidR="003D326B">
        <w:t>RF</w:t>
      </w:r>
      <w:r w:rsidRPr="00616D94">
        <w:t xml:space="preserve">s with fixed </w:t>
      </w:r>
      <w:r w:rsidR="00A807E3">
        <w:t>input and output length (meaning that the lengths are specified with every call)</w:t>
      </w:r>
      <w:r>
        <w:t>, P</w:t>
      </w:r>
      <w:r w:rsidR="003D326B">
        <w:t>RF</w:t>
      </w:r>
      <w:r>
        <w:t xml:space="preserve">s with varying </w:t>
      </w:r>
      <w:r w:rsidR="00A807E3">
        <w:t xml:space="preserve">input and output </w:t>
      </w:r>
      <w:r>
        <w:t>length</w:t>
      </w:r>
      <w:r w:rsidR="00A807E3">
        <w:t>s,</w:t>
      </w:r>
      <w:r>
        <w:t xml:space="preserve"> and finally P</w:t>
      </w:r>
      <w:r w:rsidR="003D326B">
        <w:t>RF</w:t>
      </w:r>
      <w:r>
        <w:t xml:space="preserve">s with varying </w:t>
      </w:r>
      <w:r w:rsidR="00A807E3">
        <w:t>input-</w:t>
      </w:r>
      <w:r>
        <w:t xml:space="preserve">length </w:t>
      </w:r>
      <w:r w:rsidR="00A807E3">
        <w:t>and fixed output-length</w:t>
      </w:r>
      <w:r>
        <w:t>. (</w:t>
      </w:r>
      <w:r w:rsidR="00A807E3">
        <w:t xml:space="preserve">We do not have a separate notion of a </w:t>
      </w:r>
      <w:r>
        <w:t>P</w:t>
      </w:r>
      <w:r w:rsidR="003D326B">
        <w:t>RF</w:t>
      </w:r>
      <w:r>
        <w:t xml:space="preserve"> with </w:t>
      </w:r>
      <w:r w:rsidR="00A807E3">
        <w:t xml:space="preserve">fixed input length and </w:t>
      </w:r>
      <w:r>
        <w:t xml:space="preserve">varying output </w:t>
      </w:r>
      <w:r w:rsidR="00A807E3">
        <w:t>length; the varying PRF can be used.)</w:t>
      </w:r>
      <w:r>
        <w:t xml:space="preserve"> At the third </w:t>
      </w:r>
      <w:r w:rsidR="003D326B">
        <w:t>level,</w:t>
      </w:r>
      <w:r>
        <w:t xml:space="preserve"> we have P</w:t>
      </w:r>
      <w:r w:rsidR="003D326B">
        <w:t>RP</w:t>
      </w:r>
      <w:r>
        <w:t>s with fixed length for IO and P</w:t>
      </w:r>
      <w:r w:rsidR="003D326B">
        <w:t>RP</w:t>
      </w:r>
      <w:r>
        <w:t>s with varying length for IO.</w:t>
      </w:r>
      <w:r w:rsidR="000D5379">
        <w:t xml:space="preserve"> At the fourth </w:t>
      </w:r>
      <w:r w:rsidR="003D326B">
        <w:t>level,</w:t>
      </w:r>
      <w:r w:rsidR="000D5379">
        <w:t xml:space="preserve"> we have specific algorithms such as </w:t>
      </w:r>
      <w:del w:id="305" w:author="LabTest" w:date="2011-08-22T09:45:00Z">
        <w:r w:rsidR="000D5379" w:rsidDel="002F1B12">
          <w:delText>3DES</w:delText>
        </w:r>
      </w:del>
      <w:ins w:id="306" w:author="LabTest" w:date="2011-08-22T09:45:00Z">
        <w:r w:rsidR="002F1B12">
          <w:t>TripleDES</w:t>
        </w:r>
      </w:ins>
      <w:r w:rsidR="000D5379">
        <w:t xml:space="preserve">, AES, etc. </w:t>
      </w:r>
      <w:r w:rsidR="00D26DD9">
        <w:t>Observe that any</w:t>
      </w:r>
      <w:r w:rsidR="000D5379">
        <w:t xml:space="preserve"> AES </w:t>
      </w:r>
      <w:r w:rsidR="00D26DD9">
        <w:t xml:space="preserve">implementation can be viewed as the specific AES </w:t>
      </w:r>
      <w:r w:rsidR="000D5379">
        <w:t>algorithm</w:t>
      </w:r>
      <w:r w:rsidR="00D26DD9">
        <w:t>, as a fixed input and output length PRP</w:t>
      </w:r>
      <w:r w:rsidR="00AC2F73">
        <w:t xml:space="preserve"> and PRF (with length 128)</w:t>
      </w:r>
      <w:r w:rsidR="00D26DD9">
        <w:t xml:space="preserve">, and as a </w:t>
      </w:r>
      <w:r w:rsidR="00AC2F73">
        <w:t xml:space="preserve">PRP and </w:t>
      </w:r>
      <w:r w:rsidR="00D26DD9">
        <w:t xml:space="preserve">PRF. </w:t>
      </w:r>
    </w:p>
    <w:p w:rsidR="000D5379" w:rsidRDefault="000D5379" w:rsidP="00616D94">
      <w:pPr>
        <w:ind w:left="708"/>
      </w:pPr>
    </w:p>
    <w:p w:rsidR="00AE4229" w:rsidRPr="00AE4229" w:rsidRDefault="00AE4229" w:rsidP="005B5EA1">
      <w:pPr>
        <w:pStyle w:val="ListParagraph"/>
        <w:keepNext/>
        <w:keepLines/>
        <w:numPr>
          <w:ilvl w:val="2"/>
          <w:numId w:val="79"/>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307" w:name="_Static_View"/>
      <w:bookmarkStart w:id="308" w:name="_Toc305321401"/>
      <w:bookmarkStart w:id="309" w:name="_Toc305323415"/>
      <w:bookmarkStart w:id="310" w:name="_Toc305323589"/>
      <w:bookmarkStart w:id="311" w:name="_Toc305323765"/>
      <w:bookmarkStart w:id="312" w:name="_Toc311619729"/>
      <w:bookmarkStart w:id="313" w:name="_Toc315168874"/>
      <w:bookmarkStart w:id="314" w:name="_Toc315169051"/>
      <w:bookmarkStart w:id="315" w:name="_Toc315173268"/>
      <w:bookmarkEnd w:id="307"/>
      <w:bookmarkEnd w:id="308"/>
      <w:bookmarkEnd w:id="309"/>
      <w:bookmarkEnd w:id="310"/>
      <w:bookmarkEnd w:id="311"/>
      <w:bookmarkEnd w:id="312"/>
      <w:bookmarkEnd w:id="313"/>
      <w:bookmarkEnd w:id="314"/>
      <w:bookmarkEnd w:id="315"/>
    </w:p>
    <w:p w:rsidR="000D5379" w:rsidRDefault="000D5379" w:rsidP="005B5EA1">
      <w:pPr>
        <w:pStyle w:val="Heading4"/>
        <w:numPr>
          <w:ilvl w:val="3"/>
          <w:numId w:val="79"/>
        </w:numPr>
      </w:pPr>
      <w:r>
        <w:t xml:space="preserve"> </w:t>
      </w:r>
      <w:bookmarkStart w:id="316" w:name="_Toc315173269"/>
      <w:r>
        <w:t>Static View</w:t>
      </w:r>
      <w:r>
        <w:softHyphen/>
      </w:r>
      <w:r>
        <w:softHyphen/>
      </w:r>
      <w:r>
        <w:softHyphen/>
      </w:r>
      <w:r>
        <w:softHyphen/>
      </w:r>
      <w:bookmarkEnd w:id="316"/>
    </w:p>
    <w:p w:rsidR="009877E9" w:rsidRPr="00FA209D" w:rsidRDefault="00FA209D" w:rsidP="009877E9">
      <w:r>
        <w:t xml:space="preserve">In this figure, we present the Pseudorandom Function family type with all its elements, so that we can get a general view. In the coming figures, as we focus on different aspects of the family, we show the relevant elements only. </w:t>
      </w:r>
    </w:p>
    <w:p w:rsidR="00515D3B" w:rsidRDefault="00515D3B" w:rsidP="00515D3B"/>
    <w:p w:rsidR="00A46359" w:rsidRDefault="00A46359" w:rsidP="00515D3B">
      <w:pPr>
        <w:rPr>
          <w:noProof/>
        </w:rPr>
      </w:pPr>
    </w:p>
    <w:p w:rsidR="005D6823" w:rsidRDefault="00995DCC" w:rsidP="00515D3B">
      <w:pPr>
        <w:rPr>
          <w:noProof/>
        </w:rPr>
      </w:pPr>
      <w:r w:rsidRPr="00995DCC">
        <w:rPr>
          <w:noProof/>
        </w:rPr>
        <w:drawing>
          <wp:anchor distT="0" distB="0" distL="114300" distR="114300" simplePos="0" relativeHeight="251808768" behindDoc="1" locked="0" layoutInCell="1" allowOverlap="1" wp14:anchorId="458F143F" wp14:editId="1D089C37">
            <wp:simplePos x="0" y="0"/>
            <wp:positionH relativeFrom="column">
              <wp:posOffset>-906780</wp:posOffset>
            </wp:positionH>
            <wp:positionV relativeFrom="paragraph">
              <wp:posOffset>-635</wp:posOffset>
            </wp:positionV>
            <wp:extent cx="7586908" cy="307340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588243" cy="3073941"/>
                    </a:xfrm>
                    <a:prstGeom prst="rect">
                      <a:avLst/>
                    </a:prstGeom>
                  </pic:spPr>
                </pic:pic>
              </a:graphicData>
            </a:graphic>
            <wp14:sizeRelH relativeFrom="margin">
              <wp14:pctWidth>0</wp14:pctWidth>
            </wp14:sizeRelH>
            <wp14:sizeRelV relativeFrom="margin">
              <wp14:pctHeight>0</wp14:pctHeight>
            </wp14:sizeRelV>
          </wp:anchor>
        </w:drawing>
      </w:r>
    </w:p>
    <w:p w:rsidR="00A46359" w:rsidRDefault="00A46359" w:rsidP="00515D3B">
      <w:pPr>
        <w:rPr>
          <w:noProof/>
        </w:rPr>
      </w:pPr>
    </w:p>
    <w:p w:rsidR="005953A9" w:rsidRDefault="00FA209D" w:rsidP="00515D3B">
      <w:pPr>
        <w:rPr>
          <w:noProof/>
        </w:rPr>
      </w:pPr>
      <w:r>
        <w:rPr>
          <w:noProof/>
        </w:rPr>
        <w:tab/>
      </w:r>
      <w:r>
        <w:rPr>
          <w:noProof/>
        </w:rPr>
        <w:tab/>
      </w:r>
      <w:r>
        <w:rPr>
          <w:noProof/>
        </w:rPr>
        <w:tab/>
      </w:r>
      <w:r>
        <w:rPr>
          <w:noProof/>
        </w:rPr>
        <w:tab/>
      </w:r>
      <w:r>
        <w:rPr>
          <w:noProof/>
        </w:rPr>
        <w:tab/>
      </w:r>
    </w:p>
    <w:p w:rsidR="005953A9" w:rsidRDefault="005953A9" w:rsidP="00515D3B">
      <w:pPr>
        <w:rPr>
          <w:noProof/>
        </w:rPr>
      </w:pPr>
    </w:p>
    <w:p w:rsidR="005953A9" w:rsidRDefault="005953A9" w:rsidP="00515D3B">
      <w:pPr>
        <w:rPr>
          <w:noProof/>
        </w:rPr>
      </w:pPr>
    </w:p>
    <w:p w:rsidR="005953A9" w:rsidRDefault="005953A9" w:rsidP="00515D3B">
      <w:pPr>
        <w:rPr>
          <w:noProof/>
        </w:rPr>
      </w:pPr>
    </w:p>
    <w:p w:rsidR="005953A9" w:rsidRDefault="005953A9" w:rsidP="00515D3B">
      <w:pPr>
        <w:rPr>
          <w:noProof/>
        </w:rPr>
      </w:pPr>
    </w:p>
    <w:p w:rsidR="005953A9" w:rsidRDefault="005953A9" w:rsidP="00515D3B">
      <w:pPr>
        <w:rPr>
          <w:noProof/>
        </w:rPr>
      </w:pPr>
    </w:p>
    <w:p w:rsidR="005953A9" w:rsidRDefault="005953A9" w:rsidP="00515D3B">
      <w:pPr>
        <w:rPr>
          <w:noProof/>
        </w:rPr>
      </w:pPr>
    </w:p>
    <w:p w:rsidR="005953A9" w:rsidRDefault="005953A9" w:rsidP="00515D3B">
      <w:pPr>
        <w:rPr>
          <w:noProof/>
        </w:rPr>
      </w:pPr>
    </w:p>
    <w:p w:rsidR="005953A9" w:rsidRDefault="005953A9" w:rsidP="00515D3B">
      <w:pPr>
        <w:rPr>
          <w:noProof/>
        </w:rPr>
      </w:pPr>
    </w:p>
    <w:p w:rsidR="005953A9" w:rsidRDefault="005953A9" w:rsidP="00515D3B">
      <w:pPr>
        <w:rPr>
          <w:noProof/>
        </w:rPr>
      </w:pPr>
    </w:p>
    <w:p w:rsidR="005953A9" w:rsidRDefault="005953A9" w:rsidP="00515D3B">
      <w:pPr>
        <w:rPr>
          <w:noProof/>
        </w:rPr>
      </w:pPr>
    </w:p>
    <w:p w:rsidR="005953A9" w:rsidRDefault="005953A9" w:rsidP="00515D3B">
      <w:pPr>
        <w:rPr>
          <w:noProof/>
        </w:rPr>
      </w:pPr>
    </w:p>
    <w:p w:rsidR="005953A9" w:rsidRDefault="005953A9" w:rsidP="00515D3B">
      <w:pPr>
        <w:rPr>
          <w:noProof/>
        </w:rPr>
      </w:pPr>
    </w:p>
    <w:p w:rsidR="005953A9" w:rsidRDefault="005953A9" w:rsidP="00515D3B">
      <w:pPr>
        <w:rPr>
          <w:noProof/>
        </w:rPr>
      </w:pPr>
    </w:p>
    <w:p w:rsidR="005953A9" w:rsidRDefault="005953A9" w:rsidP="00515D3B">
      <w:pPr>
        <w:rPr>
          <w:noProof/>
        </w:rPr>
      </w:pPr>
    </w:p>
    <w:p w:rsidR="005953A9" w:rsidRDefault="005953A9" w:rsidP="00515D3B">
      <w:pPr>
        <w:rPr>
          <w:noProof/>
        </w:rPr>
      </w:pPr>
    </w:p>
    <w:p w:rsidR="005953A9" w:rsidRDefault="005953A9" w:rsidP="00515D3B">
      <w:pPr>
        <w:rPr>
          <w:noProof/>
        </w:rPr>
      </w:pPr>
    </w:p>
    <w:p w:rsidR="005953A9" w:rsidRDefault="005953A9" w:rsidP="00515D3B">
      <w:pPr>
        <w:rPr>
          <w:noProof/>
        </w:rPr>
      </w:pPr>
    </w:p>
    <w:p w:rsidR="00A1036F" w:rsidRPr="00FA209D" w:rsidRDefault="00FA209D" w:rsidP="005953A9">
      <w:pPr>
        <w:jc w:val="center"/>
        <w:rPr>
          <w:noProof/>
          <w:sz w:val="18"/>
          <w:szCs w:val="18"/>
        </w:rPr>
      </w:pPr>
      <w:r w:rsidRPr="00FA209D">
        <w:rPr>
          <w:noProof/>
          <w:sz w:val="18"/>
          <w:szCs w:val="18"/>
        </w:rPr>
        <w:t>Pseudorandom Function Family</w:t>
      </w:r>
    </w:p>
    <w:p w:rsidR="000D5379" w:rsidRDefault="000D5379"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E5203" w:rsidRDefault="00995DCC">
      <w:pPr>
        <w:autoSpaceDE/>
        <w:autoSpaceDN/>
        <w:adjustRightInd/>
      </w:pPr>
      <w:r w:rsidRPr="00995DCC">
        <w:rPr>
          <w:noProof/>
        </w:rPr>
        <w:lastRenderedPageBreak/>
        <w:drawing>
          <wp:inline distT="0" distB="0" distL="0" distR="0" wp14:anchorId="6E5DAFF6" wp14:editId="1B34633C">
            <wp:extent cx="5486400" cy="4205605"/>
            <wp:effectExtent l="0" t="0" r="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4205605"/>
                    </a:xfrm>
                    <a:prstGeom prst="rect">
                      <a:avLst/>
                    </a:prstGeom>
                  </pic:spPr>
                </pic:pic>
              </a:graphicData>
            </a:graphic>
          </wp:inline>
        </w:drawing>
      </w:r>
    </w:p>
    <w:p w:rsidR="00FE5203" w:rsidRDefault="00FE5203">
      <w:pPr>
        <w:autoSpaceDE/>
        <w:autoSpaceDN/>
        <w:adjustRightInd/>
      </w:pPr>
    </w:p>
    <w:p w:rsidR="007B77D9" w:rsidRPr="00FA209D" w:rsidRDefault="00FA209D" w:rsidP="00FE5203">
      <w:pPr>
        <w:autoSpaceDE/>
        <w:autoSpaceDN/>
        <w:adjustRightInd/>
        <w:jc w:val="center"/>
        <w:rPr>
          <w:b/>
          <w:bCs/>
          <w:sz w:val="18"/>
          <w:szCs w:val="18"/>
        </w:rPr>
      </w:pPr>
      <w:r w:rsidRPr="00FA209D">
        <w:rPr>
          <w:sz w:val="18"/>
          <w:szCs w:val="18"/>
        </w:rPr>
        <w:t>Only PRF elements (not PRP)</w:t>
      </w:r>
      <w:r w:rsidR="007B77D9" w:rsidRPr="00FA209D">
        <w:rPr>
          <w:sz w:val="18"/>
          <w:szCs w:val="18"/>
        </w:rPr>
        <w:br w:type="page"/>
      </w:r>
    </w:p>
    <w:p w:rsidR="00FA209D" w:rsidRDefault="001B01FD" w:rsidP="005B5EA1">
      <w:pPr>
        <w:pStyle w:val="Heading4"/>
        <w:numPr>
          <w:ilvl w:val="3"/>
          <w:numId w:val="79"/>
        </w:numPr>
      </w:pPr>
      <w:r>
        <w:lastRenderedPageBreak/>
        <w:t xml:space="preserve"> </w:t>
      </w:r>
      <w:bookmarkStart w:id="317" w:name="_Toc315173270"/>
      <w:r>
        <w:t>Dynamic View</w:t>
      </w:r>
      <w:bookmarkEnd w:id="317"/>
    </w:p>
    <w:p w:rsidR="00995DCC" w:rsidRDefault="00FA209D" w:rsidP="00995DCC">
      <w:pPr>
        <w:tabs>
          <w:tab w:val="left" w:pos="567"/>
          <w:tab w:val="left" w:pos="709"/>
        </w:tabs>
      </w:pPr>
      <w:r>
        <w:rPr>
          <w:noProof/>
        </w:rPr>
        <w:t xml:space="preserve">The main function is computeBlock. </w:t>
      </w:r>
      <w:r w:rsidR="00995DCC">
        <w:rPr>
          <w:noProof/>
        </w:rPr>
        <w:t>We</w:t>
      </w:r>
      <w:r w:rsidR="001D07DA">
        <w:rPr>
          <w:noProof/>
        </w:rPr>
        <w:t xml:space="preserve"> </w:t>
      </w:r>
      <w:r w:rsidR="007D11EB">
        <w:t>supply</w:t>
      </w:r>
      <w:r>
        <w:t xml:space="preserve"> </w:t>
      </w:r>
      <w:r w:rsidR="00995DCC">
        <w:t xml:space="preserve">three versions for </w:t>
      </w:r>
      <w:r w:rsidR="001D07DA">
        <w:t>compute</w:t>
      </w:r>
      <w:r w:rsidR="00995DCC">
        <w:t xml:space="preserve">, </w:t>
      </w:r>
      <w:r w:rsidRPr="00447B1F">
        <w:rPr>
          <w:b/>
          <w:bCs/>
        </w:rPr>
        <w:t xml:space="preserve">with </w:t>
      </w:r>
      <w:r w:rsidR="00995DCC">
        <w:rPr>
          <w:b/>
          <w:bCs/>
        </w:rPr>
        <w:t xml:space="preserve">and without </w:t>
      </w:r>
      <w:r w:rsidRPr="00447B1F">
        <w:rPr>
          <w:b/>
          <w:bCs/>
        </w:rPr>
        <w:t>length</w:t>
      </w:r>
      <w:r>
        <w:t xml:space="preserve">. </w:t>
      </w:r>
      <w:r w:rsidR="001D07DA">
        <w:t>Since</w:t>
      </w:r>
      <w:r>
        <w:t xml:space="preserve"> both PRP's and PRF's may h</w:t>
      </w:r>
      <w:r w:rsidR="00141B19">
        <w:t>ave varying input/output length</w:t>
      </w:r>
      <w:r w:rsidR="001D07DA">
        <w:t>,</w:t>
      </w:r>
      <w:r w:rsidR="00141B19">
        <w:t xml:space="preserve"> </w:t>
      </w:r>
      <w:r>
        <w:t xml:space="preserve">for such algorithms the length should be supplied. </w:t>
      </w:r>
      <w:r w:rsidR="00995DCC">
        <w:t>W</w:t>
      </w:r>
      <w:r w:rsidR="00995DCC" w:rsidRPr="00A01082">
        <w:t>e provide the version without the length</w:t>
      </w:r>
      <w:r w:rsidR="00995DCC">
        <w:t>s</w:t>
      </w:r>
      <w:r w:rsidR="00995DCC" w:rsidRPr="00A01082">
        <w:t xml:space="preserve"> and not just the versions with length of input and output, although it suffices, to avoid confusion and misuse from a basic user that only knows how to use block ciphers. A user that uses the block cipher </w:t>
      </w:r>
      <w:del w:id="318" w:author="LabTest" w:date="2011-08-22T09:45:00Z">
        <w:r w:rsidR="00995DCC" w:rsidRPr="00A01082" w:rsidDel="002F1B12">
          <w:delText>3DES</w:delText>
        </w:r>
      </w:del>
      <w:ins w:id="319" w:author="LabTest" w:date="2011-08-22T09:45:00Z">
        <w:r w:rsidR="00995DCC">
          <w:t>TripleDES</w:t>
        </w:r>
      </w:ins>
      <w:r w:rsidR="00995DCC" w:rsidRPr="00A01082">
        <w:t xml:space="preserve">, may be confused by the “compute with length” functions since </w:t>
      </w:r>
      <w:del w:id="320" w:author="LabTest" w:date="2011-08-22T09:46:00Z">
        <w:r w:rsidR="00995DCC" w:rsidRPr="00A01082" w:rsidDel="002F1B12">
          <w:delText>3DES</w:delText>
        </w:r>
      </w:del>
      <w:ins w:id="321" w:author="LabTest" w:date="2011-08-22T09:46:00Z">
        <w:r w:rsidR="00995DCC">
          <w:t>TripleDES</w:t>
        </w:r>
      </w:ins>
      <w:r w:rsidR="00995DCC" w:rsidRPr="00A01082">
        <w:t xml:space="preserve"> has a pre-defined length and it cannot be changed. A user may try to pass a different length to </w:t>
      </w:r>
      <w:del w:id="322" w:author="LabTest" w:date="2011-08-22T09:46:00Z">
        <w:r w:rsidR="00995DCC" w:rsidRPr="00A01082" w:rsidDel="002F1B12">
          <w:delText>3DES</w:delText>
        </w:r>
      </w:del>
      <w:ins w:id="323" w:author="LabTest" w:date="2011-08-22T09:46:00Z">
        <w:r w:rsidR="00995DCC">
          <w:t>TripleDES</w:t>
        </w:r>
      </w:ins>
      <w:r w:rsidR="00995DCC" w:rsidRPr="00A01082">
        <w:t xml:space="preserve"> either by mistake or just hoping that the tool provides a </w:t>
      </w:r>
      <w:del w:id="324" w:author="LabTest" w:date="2011-08-22T09:46:00Z">
        <w:r w:rsidR="00995DCC" w:rsidRPr="00A01082" w:rsidDel="002F1B12">
          <w:delText>3DES</w:delText>
        </w:r>
      </w:del>
      <w:ins w:id="325" w:author="LabTest" w:date="2011-08-22T09:46:00Z">
        <w:r w:rsidR="00995DCC">
          <w:t>TripleDES</w:t>
        </w:r>
      </w:ins>
      <w:r w:rsidR="00995DCC" w:rsidRPr="00A01082">
        <w:t xml:space="preserve"> that may work on varying length. We think that if a compute function that does not require length is provided as well, the user will probably understand that he/she should use it. This will be thoroughly documented and recommended in the code as well as in the Jav</w:t>
      </w:r>
      <w:r w:rsidR="00995DCC">
        <w:t xml:space="preserve">adoc. </w:t>
      </w:r>
    </w:p>
    <w:p w:rsidR="00995DCC" w:rsidRDefault="00995DCC" w:rsidP="00995DCC">
      <w:pPr>
        <w:tabs>
          <w:tab w:val="left" w:pos="567"/>
          <w:tab w:val="left" w:pos="709"/>
        </w:tabs>
      </w:pPr>
      <w:r w:rsidRPr="00A01082">
        <w:t xml:space="preserve">Moreover, the proper usage for a block cipher is to call the compute without lengths function. Since the “compute with lengths” functions are part of the PRF interface also block ciphers like </w:t>
      </w:r>
      <w:del w:id="326" w:author="LabTest" w:date="2011-08-22T09:46:00Z">
        <w:r w:rsidRPr="00A01082" w:rsidDel="002F1B12">
          <w:delText>3DES</w:delText>
        </w:r>
      </w:del>
      <w:ins w:id="327" w:author="LabTest" w:date="2011-08-22T09:46:00Z">
        <w:r>
          <w:t>TripleDES</w:t>
        </w:r>
      </w:ins>
      <w:r w:rsidRPr="00A01082">
        <w:t xml:space="preserve"> inherit them. We will implement this function so that if for some reason the user wants to pass the length for a block cipher, we check this input. If the passed length is equal to the pre-defined length of the block cipher then the function will work properly and no exception will be thrown. Otherwise, an exception will be thrown indicating that the length is incompatible.</w:t>
      </w:r>
    </w:p>
    <w:p w:rsidR="00995DCC" w:rsidRDefault="00995DCC" w:rsidP="00995DCC">
      <w:pPr>
        <w:tabs>
          <w:tab w:val="left" w:pos="567"/>
          <w:tab w:val="left" w:pos="709"/>
        </w:tabs>
      </w:pPr>
    </w:p>
    <w:p w:rsidR="00995DCC" w:rsidRDefault="00995DCC" w:rsidP="00995DCC">
      <w:pPr>
        <w:pStyle w:val="Caption"/>
        <w:numPr>
          <w:ilvl w:val="0"/>
          <w:numId w:val="9"/>
        </w:numPr>
        <w:ind w:left="708"/>
      </w:pPr>
      <w:bookmarkStart w:id="328" w:name="_Toc277840052"/>
      <w:r>
        <w:t>Function – PseudorandomFunction::compute</w:t>
      </w:r>
      <w:r w:rsidRPr="00820F17">
        <w:t>Block</w:t>
      </w:r>
      <w:bookmarkEnd w:id="328"/>
      <w:r w:rsidRPr="00FA05D0">
        <w:t xml:space="preserve"> (byte[] inBytes, int inOff, byte[] outBytes, int outOff)</w:t>
      </w:r>
    </w:p>
    <w:p w:rsidR="00995DCC" w:rsidRDefault="00995DCC" w:rsidP="00995DCC">
      <w:pPr>
        <w:ind w:left="708"/>
      </w:pPr>
      <w:r>
        <w:t>Computes the function using the key given in init</w:t>
      </w:r>
      <w:del w:id="329" w:author="LabTest" w:date="2011-08-22T11:14:00Z">
        <w:r w:rsidDel="007B71A4">
          <w:delText>Params</w:delText>
        </w:r>
      </w:del>
      <w:r>
        <w:t>. The user supplies the input byte array and the offset from which to take the data from. The user also supplies the output byte array as well as the offset. The computeBlock function will put the output starting at the offset. This function is suitable for block ciphers where the input/output length is known in advance.</w:t>
      </w:r>
    </w:p>
    <w:p w:rsidR="00647D7D" w:rsidRDefault="00647D7D" w:rsidP="00995DCC">
      <w:pPr>
        <w:tabs>
          <w:tab w:val="left" w:pos="567"/>
          <w:tab w:val="left" w:pos="709"/>
        </w:tabs>
      </w:pPr>
    </w:p>
    <w:p w:rsidR="00FE5203" w:rsidRDefault="00FE5203" w:rsidP="00995DCC">
      <w:pPr>
        <w:pStyle w:val="Caption"/>
        <w:numPr>
          <w:ilvl w:val="0"/>
          <w:numId w:val="9"/>
        </w:numPr>
        <w:ind w:left="708"/>
      </w:pPr>
      <w:bookmarkStart w:id="330" w:name="_Toc277840053"/>
      <w:r>
        <w:t xml:space="preserve">Function </w:t>
      </w:r>
      <w:r w:rsidR="00E075DC">
        <w:t xml:space="preserve">- </w:t>
      </w:r>
      <w:r w:rsidR="00995DCC">
        <w:t>PseudorandomFunction</w:t>
      </w:r>
      <w:r w:rsidR="00E075DC">
        <w:t>::</w:t>
      </w:r>
      <w:r>
        <w:t>compute</w:t>
      </w:r>
      <w:r w:rsidRPr="00820F17">
        <w:t>Block</w:t>
      </w:r>
      <w:r w:rsidRPr="00FA05D0">
        <w:t xml:space="preserve"> (byte[] inBytes, int inOff </w:t>
      </w:r>
      <w:r w:rsidRPr="00CB48F9">
        <w:rPr>
          <w:color w:val="FF0000"/>
        </w:rPr>
        <w:t>,int inLen</w:t>
      </w:r>
      <w:r w:rsidRPr="00FA05D0">
        <w:t>, byte[]outBytes, int outOff)</w:t>
      </w:r>
      <w:r>
        <w:t xml:space="preserve"> </w:t>
      </w:r>
    </w:p>
    <w:p w:rsidR="009E174D" w:rsidRDefault="009E174D" w:rsidP="009E174D">
      <w:pPr>
        <w:ind w:left="708"/>
      </w:pPr>
      <w:r>
        <w:t>Computes the function using the key given in init</w:t>
      </w:r>
      <w:del w:id="331" w:author="LabTest" w:date="2011-08-22T11:14:00Z">
        <w:r w:rsidDel="007B71A4">
          <w:delText>Params</w:delText>
        </w:r>
      </w:del>
      <w:r>
        <w:t>. The user supplies the input byte array, the offset from which to take the data from and the input length. The user also supplies the output byte array as well as the offset. The computeBlock function will put the output starting at the offset. This function is provided in the sub-family PrfVaryingInputLength.</w:t>
      </w:r>
    </w:p>
    <w:p w:rsidR="009E174D" w:rsidRDefault="009E174D" w:rsidP="009E174D">
      <w:pPr>
        <w:ind w:left="708"/>
      </w:pPr>
    </w:p>
    <w:p w:rsidR="00FA209D" w:rsidRDefault="00FA209D" w:rsidP="002C4EFA">
      <w:pPr>
        <w:pStyle w:val="Caption"/>
        <w:numPr>
          <w:ilvl w:val="0"/>
          <w:numId w:val="9"/>
        </w:numPr>
        <w:ind w:left="708"/>
      </w:pPr>
      <w:r>
        <w:t xml:space="preserve">Function </w:t>
      </w:r>
      <w:r w:rsidR="00E075DC">
        <w:t>–</w:t>
      </w:r>
      <w:r w:rsidR="00995DCC">
        <w:t xml:space="preserve"> Pseudor</w:t>
      </w:r>
      <w:r w:rsidR="00E075DC">
        <w:t>andomFunction::</w:t>
      </w:r>
      <w:r w:rsidR="00615F03">
        <w:t>compute</w:t>
      </w:r>
      <w:r w:rsidRPr="00820F17">
        <w:t>Block</w:t>
      </w:r>
      <w:r w:rsidRPr="00FA05D0">
        <w:t xml:space="preserve"> (byte[] inBytes, int inOff </w:t>
      </w:r>
      <w:r w:rsidRPr="00CB48F9">
        <w:rPr>
          <w:color w:val="FF0000"/>
        </w:rPr>
        <w:t>,int inLen</w:t>
      </w:r>
      <w:r w:rsidRPr="00FA05D0">
        <w:t xml:space="preserve">, byte[]outBytes, int outOff, </w:t>
      </w:r>
      <w:r w:rsidRPr="00CB48F9">
        <w:rPr>
          <w:color w:val="FF0000"/>
        </w:rPr>
        <w:t>int outLen</w:t>
      </w:r>
      <w:r w:rsidRPr="00FA05D0">
        <w:t>)</w:t>
      </w:r>
      <w:r>
        <w:t xml:space="preserve"> </w:t>
      </w:r>
    </w:p>
    <w:p w:rsidR="00FA209D" w:rsidRDefault="00FA209D" w:rsidP="00C4102C">
      <w:pPr>
        <w:pStyle w:val="Caption"/>
        <w:ind w:left="708"/>
        <w:rPr>
          <w:b w:val="0"/>
          <w:bCs w:val="0"/>
          <w:sz w:val="24"/>
          <w:szCs w:val="24"/>
        </w:rPr>
      </w:pPr>
      <w:r>
        <w:rPr>
          <w:b w:val="0"/>
          <w:bCs w:val="0"/>
          <w:sz w:val="24"/>
          <w:szCs w:val="24"/>
        </w:rPr>
        <w:t xml:space="preserve">This function is provided in the Prf interface for the sake of interfaces (or classes) for </w:t>
      </w:r>
      <w:r w:rsidR="000D0F5A">
        <w:rPr>
          <w:b w:val="0"/>
          <w:bCs w:val="0"/>
          <w:sz w:val="24"/>
          <w:szCs w:val="24"/>
        </w:rPr>
        <w:t xml:space="preserve">which the </w:t>
      </w:r>
      <w:r w:rsidR="00C4102C">
        <w:rPr>
          <w:b w:val="0"/>
          <w:bCs w:val="0"/>
          <w:sz w:val="24"/>
          <w:szCs w:val="24"/>
        </w:rPr>
        <w:t xml:space="preserve">input-output </w:t>
      </w:r>
      <w:r w:rsidR="000D0F5A">
        <w:rPr>
          <w:b w:val="0"/>
          <w:bCs w:val="0"/>
          <w:sz w:val="24"/>
          <w:szCs w:val="24"/>
        </w:rPr>
        <w:t>length</w:t>
      </w:r>
      <w:r w:rsidR="00C4102C">
        <w:rPr>
          <w:b w:val="0"/>
          <w:bCs w:val="0"/>
          <w:sz w:val="24"/>
          <w:szCs w:val="24"/>
        </w:rPr>
        <w:t>s</w:t>
      </w:r>
      <w:r w:rsidR="000D0F5A">
        <w:rPr>
          <w:b w:val="0"/>
          <w:bCs w:val="0"/>
          <w:sz w:val="24"/>
          <w:szCs w:val="24"/>
        </w:rPr>
        <w:t xml:space="preserve"> can be different for each </w:t>
      </w:r>
      <w:r w:rsidR="00C4102C">
        <w:rPr>
          <w:b w:val="0"/>
          <w:bCs w:val="0"/>
          <w:sz w:val="24"/>
          <w:szCs w:val="24"/>
        </w:rPr>
        <w:t>computation</w:t>
      </w:r>
      <w:r>
        <w:rPr>
          <w:b w:val="0"/>
          <w:bCs w:val="0"/>
          <w:sz w:val="24"/>
          <w:szCs w:val="24"/>
        </w:rPr>
        <w:t>. Hmac and Prf/Prp with variable input/output length are examples of such interfaces.</w:t>
      </w:r>
    </w:p>
    <w:p w:rsidR="00647D7D" w:rsidRDefault="00647D7D">
      <w:pPr>
        <w:autoSpaceDE/>
        <w:autoSpaceDN/>
        <w:adjustRightInd/>
      </w:pPr>
    </w:p>
    <w:bookmarkEnd w:id="330"/>
    <w:p w:rsidR="001B01FD" w:rsidRDefault="00FA209D" w:rsidP="005B5EA1">
      <w:pPr>
        <w:pStyle w:val="Heading4"/>
        <w:numPr>
          <w:ilvl w:val="3"/>
          <w:numId w:val="79"/>
        </w:numPr>
      </w:pPr>
      <w:r>
        <w:t xml:space="preserve"> </w:t>
      </w:r>
      <w:bookmarkStart w:id="332" w:name="_Toc315173271"/>
      <w:r>
        <w:t>Usage</w:t>
      </w:r>
      <w:bookmarkEnd w:id="332"/>
    </w:p>
    <w:p w:rsidR="002D054E" w:rsidRDefault="002D054E" w:rsidP="0080550C">
      <w:bookmarkStart w:id="333" w:name="_Toc277840054"/>
      <w:r>
        <w:t xml:space="preserve">Usage </w:t>
      </w:r>
      <w:r w:rsidR="0080550C">
        <w:t>of</w:t>
      </w:r>
      <w:r>
        <w:t xml:space="preserve"> computeBlock without lengths</w:t>
      </w:r>
      <w:r w:rsidR="00CF35BF">
        <w:t xml:space="preserve"> (the other option of compute</w:t>
      </w:r>
      <w:r w:rsidR="002E6946">
        <w:t>Block</w:t>
      </w:r>
      <w:r w:rsidR="00CF35BF">
        <w:t xml:space="preserve"> will be gi</w:t>
      </w:r>
      <w:r w:rsidR="000D0F5A">
        <w:t>ven in the varying prp section)</w:t>
      </w:r>
      <w:r>
        <w:t>:</w:t>
      </w:r>
    </w:p>
    <w:p w:rsidR="002D054E" w:rsidRDefault="002D054E" w:rsidP="002D054E">
      <w:pPr>
        <w:autoSpaceDE/>
        <w:autoSpaceDN/>
        <w:adjustRightInd/>
        <w:rPr>
          <w:rFonts w:ascii="Courier New" w:hAnsi="Courier New" w:cs="Courier New"/>
          <w:color w:val="000000"/>
          <w:sz w:val="20"/>
          <w:szCs w:val="20"/>
        </w:rPr>
      </w:pPr>
    </w:p>
    <w:p w:rsidR="002D054E" w:rsidRPr="00B7052A" w:rsidRDefault="002D054E" w:rsidP="00633B04">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633B04">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in2,</w:t>
      </w:r>
      <w:r w:rsidRPr="00B7052A">
        <w:rPr>
          <w:rFonts w:ascii="Courier New" w:hAnsi="Courier New" w:cs="Courier New"/>
          <w:color w:val="00B050"/>
          <w:sz w:val="20"/>
          <w:szCs w:val="20"/>
        </w:rPr>
        <w:t xml:space="preserve"> out byte arrays</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w:t>
      </w: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p>
    <w:p w:rsidR="001A1D9B" w:rsidRDefault="002D287F" w:rsidP="00995DCC">
      <w:pPr>
        <w:ind w:left="12"/>
        <w:rPr>
          <w:rFonts w:ascii="Courier New" w:hAnsi="Courier New" w:cs="Courier New"/>
          <w:color w:val="000000"/>
          <w:sz w:val="20"/>
          <w:szCs w:val="20"/>
        </w:rPr>
      </w:pPr>
      <w:r>
        <w:rPr>
          <w:rFonts w:ascii="Courier New" w:hAnsi="Courier New" w:cs="Courier New"/>
          <w:color w:val="000000"/>
          <w:sz w:val="20"/>
          <w:szCs w:val="20"/>
        </w:rPr>
        <w:lastRenderedPageBreak/>
        <w:t>Pseudorandom</w:t>
      </w:r>
      <w:r w:rsidR="009E174D">
        <w:rPr>
          <w:rFonts w:ascii="Courier New" w:hAnsi="Courier New" w:cs="Courier New"/>
          <w:color w:val="000000"/>
          <w:sz w:val="20"/>
          <w:szCs w:val="20"/>
        </w:rPr>
        <w:t>Function</w:t>
      </w:r>
      <w:r>
        <w:rPr>
          <w:rFonts w:ascii="Courier New" w:hAnsi="Courier New" w:cs="Courier New"/>
          <w:color w:val="000000"/>
          <w:sz w:val="20"/>
          <w:szCs w:val="20"/>
        </w:rPr>
        <w:t xml:space="preserve"> pr</w:t>
      </w:r>
      <w:r w:rsidR="009E174D">
        <w:rPr>
          <w:rFonts w:ascii="Courier New" w:hAnsi="Courier New" w:cs="Courier New"/>
          <w:color w:val="000000"/>
          <w:sz w:val="20"/>
          <w:szCs w:val="20"/>
        </w:rPr>
        <w:t>f</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PrfFactory.getInstance().getObject("</w:t>
      </w:r>
      <w:del w:id="334" w:author="LabTest" w:date="2011-08-22T09:46:00Z">
        <w:r w:rsidDel="002F1B12">
          <w:rPr>
            <w:rFonts w:ascii="Courier New" w:hAnsi="Courier New" w:cs="Courier New"/>
            <w:color w:val="000000"/>
            <w:sz w:val="20"/>
            <w:szCs w:val="20"/>
          </w:rPr>
          <w:delText>3DES</w:delText>
        </w:r>
      </w:del>
      <w:r w:rsidR="00995DCC">
        <w:rPr>
          <w:rFonts w:ascii="Courier New" w:hAnsi="Courier New" w:cs="Courier New"/>
          <w:color w:val="000000"/>
          <w:sz w:val="20"/>
          <w:szCs w:val="20"/>
        </w:rPr>
        <w:t>TripleDES</w:t>
      </w:r>
      <w:r>
        <w:rPr>
          <w:rFonts w:ascii="Courier New" w:hAnsi="Courier New" w:cs="Courier New"/>
          <w:color w:val="000000"/>
          <w:sz w:val="20"/>
          <w:szCs w:val="20"/>
        </w:rPr>
        <w:t>")</w:t>
      </w:r>
    </w:p>
    <w:p w:rsidR="002D054E" w:rsidRPr="00B7052A" w:rsidRDefault="002D054E" w:rsidP="00995DCC">
      <w:pPr>
        <w:rPr>
          <w:rFonts w:ascii="Courier New" w:hAnsi="Courier New" w:cs="Courier New"/>
          <w:color w:val="00B050"/>
          <w:sz w:val="20"/>
          <w:szCs w:val="20"/>
        </w:rPr>
      </w:pPr>
      <w:r w:rsidRPr="00B7052A">
        <w:rPr>
          <w:rFonts w:ascii="Courier New" w:hAnsi="Courier New" w:cs="Courier New"/>
          <w:color w:val="00B050"/>
          <w:sz w:val="20"/>
          <w:szCs w:val="20"/>
        </w:rPr>
        <w:t>//init the pr</w:t>
      </w:r>
      <w:r w:rsidR="00995DCC">
        <w:rPr>
          <w:rFonts w:ascii="Courier New" w:hAnsi="Courier New" w:cs="Courier New"/>
          <w:color w:val="00B050"/>
          <w:sz w:val="20"/>
          <w:szCs w:val="20"/>
        </w:rPr>
        <w:t>f</w:t>
      </w:r>
    </w:p>
    <w:p w:rsidR="002D054E" w:rsidRDefault="002D054E" w:rsidP="009E174D">
      <w:pPr>
        <w:ind w:left="-696"/>
        <w:rPr>
          <w:rFonts w:ascii="Courier New" w:hAnsi="Courier New" w:cs="Courier New"/>
          <w:color w:val="000000"/>
          <w:sz w:val="20"/>
          <w:szCs w:val="20"/>
        </w:rPr>
      </w:pPr>
      <w:r>
        <w:rPr>
          <w:rFonts w:ascii="Courier New" w:hAnsi="Courier New" w:cs="Courier New"/>
          <w:color w:val="000000"/>
          <w:sz w:val="20"/>
          <w:szCs w:val="20"/>
        </w:rPr>
        <w:tab/>
        <w:t>pr</w:t>
      </w:r>
      <w:r w:rsidR="009E174D">
        <w:rPr>
          <w:rFonts w:ascii="Courier New" w:hAnsi="Courier New" w:cs="Courier New"/>
          <w:color w:val="000000"/>
          <w:sz w:val="20"/>
          <w:szCs w:val="20"/>
        </w:rPr>
        <w:t>f</w:t>
      </w:r>
      <w:r>
        <w:rPr>
          <w:rFonts w:ascii="Courier New" w:hAnsi="Courier New" w:cs="Courier New"/>
          <w:color w:val="000000"/>
          <w:sz w:val="20"/>
          <w:szCs w:val="20"/>
        </w:rPr>
        <w:t>.init(secretKey);</w:t>
      </w:r>
    </w:p>
    <w:p w:rsidR="001A1D9B" w:rsidRDefault="001A1D9B" w:rsidP="002D054E">
      <w:pPr>
        <w:ind w:left="-696"/>
        <w:rPr>
          <w:rFonts w:ascii="Courier New" w:hAnsi="Courier New" w:cs="Courier New"/>
          <w:color w:val="000000"/>
          <w:sz w:val="20"/>
          <w:szCs w:val="20"/>
        </w:rPr>
      </w:pPr>
    </w:p>
    <w:p w:rsidR="002D054E" w:rsidRPr="00B7052A" w:rsidRDefault="002D054E" w:rsidP="002D054E">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384B8A" w:rsidRDefault="002D054E" w:rsidP="00995DCC">
      <w:pPr>
        <w:rPr>
          <w:rFonts w:ascii="Courier New" w:hAnsi="Courier New" w:cs="Courier New"/>
          <w:color w:val="000000"/>
          <w:sz w:val="20"/>
          <w:szCs w:val="20"/>
        </w:rPr>
      </w:pPr>
      <w:r w:rsidRPr="00B7052A">
        <w:rPr>
          <w:rFonts w:ascii="Courier New" w:hAnsi="Courier New" w:cs="Courier New"/>
          <w:color w:val="000000"/>
          <w:sz w:val="20"/>
          <w:szCs w:val="20"/>
        </w:rPr>
        <w:t>pr</w:t>
      </w:r>
      <w:r w:rsidR="009E174D">
        <w:rPr>
          <w:rFonts w:ascii="Courier New" w:hAnsi="Courier New" w:cs="Courier New"/>
          <w:color w:val="000000"/>
          <w:sz w:val="20"/>
          <w:szCs w:val="20"/>
        </w:rPr>
        <w:t>f</w:t>
      </w:r>
      <w:r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r w:rsidRPr="00B7052A">
        <w:rPr>
          <w:rFonts w:ascii="Courier New" w:hAnsi="Courier New" w:cs="Courier New"/>
          <w:color w:val="000000"/>
          <w:sz w:val="20"/>
          <w:szCs w:val="20"/>
        </w:rPr>
        <w:t>(in, 0, out, 0);</w:t>
      </w:r>
    </w:p>
    <w:p w:rsidR="00995DCC" w:rsidRPr="00D41D48" w:rsidRDefault="00995DCC" w:rsidP="00995DCC"/>
    <w:p w:rsidR="005E4FA4" w:rsidRDefault="000D5379" w:rsidP="0010212E">
      <w:pPr>
        <w:pStyle w:val="Heading3"/>
        <w:numPr>
          <w:ilvl w:val="2"/>
          <w:numId w:val="13"/>
        </w:numPr>
        <w:ind w:left="709" w:hanging="283"/>
      </w:pPr>
      <w:bookmarkStart w:id="335" w:name="_Toc315173272"/>
      <w:r>
        <w:t>Pseudorandom permutation with fixed lengths</w:t>
      </w:r>
      <w:bookmarkEnd w:id="335"/>
    </w:p>
    <w:p w:rsidR="006025DB" w:rsidRDefault="006025DB" w:rsidP="005E4FA4">
      <w:r>
        <w:t>Pseudorandom permutations are bijective pseudorandom functions that are efficiently invertible. As such, they are of the pseudorandom function type and their input length always equals their output length. In addition (and unlike general pseudorandom functions), they are efficiently invertible.</w:t>
      </w:r>
    </w:p>
    <w:p w:rsidR="00AE4229" w:rsidRPr="00AE4229" w:rsidRDefault="00AE4229" w:rsidP="005B5EA1">
      <w:pPr>
        <w:pStyle w:val="ListParagraph"/>
        <w:keepNext/>
        <w:keepLines/>
        <w:numPr>
          <w:ilvl w:val="2"/>
          <w:numId w:val="79"/>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336" w:name="_Toc305321406"/>
      <w:bookmarkStart w:id="337" w:name="_Toc305323420"/>
      <w:bookmarkStart w:id="338" w:name="_Toc305323594"/>
      <w:bookmarkStart w:id="339" w:name="_Toc305323770"/>
      <w:bookmarkStart w:id="340" w:name="_Toc311619734"/>
      <w:bookmarkStart w:id="341" w:name="_Toc315168879"/>
      <w:bookmarkStart w:id="342" w:name="_Toc315169056"/>
      <w:bookmarkStart w:id="343" w:name="_Toc315173273"/>
      <w:bookmarkEnd w:id="336"/>
      <w:bookmarkEnd w:id="337"/>
      <w:bookmarkEnd w:id="338"/>
      <w:bookmarkEnd w:id="339"/>
      <w:bookmarkEnd w:id="340"/>
      <w:bookmarkEnd w:id="341"/>
      <w:bookmarkEnd w:id="342"/>
      <w:bookmarkEnd w:id="343"/>
    </w:p>
    <w:p w:rsidR="005E4FA4" w:rsidRDefault="00AE4229" w:rsidP="005B5EA1">
      <w:pPr>
        <w:pStyle w:val="Heading4"/>
        <w:numPr>
          <w:ilvl w:val="3"/>
          <w:numId w:val="79"/>
        </w:numPr>
      </w:pPr>
      <w:r>
        <w:t xml:space="preserve"> </w:t>
      </w:r>
      <w:bookmarkStart w:id="344" w:name="_Toc315173274"/>
      <w:r w:rsidR="005E4FA4">
        <w:t>Static View</w:t>
      </w:r>
      <w:bookmarkEnd w:id="344"/>
      <w:r w:rsidR="005E4FA4">
        <w:t xml:space="preserve"> </w:t>
      </w:r>
    </w:p>
    <w:p w:rsidR="009C4F35" w:rsidRDefault="00995DCC">
      <w:pPr>
        <w:autoSpaceDE/>
        <w:autoSpaceDN/>
        <w:adjustRightInd/>
        <w:rPr>
          <w:b/>
          <w:bCs/>
          <w:sz w:val="26"/>
          <w:szCs w:val="18"/>
        </w:rPr>
      </w:pPr>
      <w:r w:rsidRPr="00995DCC">
        <w:rPr>
          <w:b/>
          <w:bCs/>
          <w:noProof/>
          <w:sz w:val="26"/>
          <w:szCs w:val="18"/>
        </w:rPr>
        <w:drawing>
          <wp:inline distT="0" distB="0" distL="0" distR="0" wp14:anchorId="43CFB9CE" wp14:editId="1317F8D8">
            <wp:extent cx="5486400" cy="4262120"/>
            <wp:effectExtent l="0" t="0" r="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4262120"/>
                    </a:xfrm>
                    <a:prstGeom prst="rect">
                      <a:avLst/>
                    </a:prstGeom>
                  </pic:spPr>
                </pic:pic>
              </a:graphicData>
            </a:graphic>
          </wp:inline>
        </w:drawing>
      </w:r>
    </w:p>
    <w:p w:rsidR="00995DCC" w:rsidRDefault="00995DCC">
      <w:pPr>
        <w:autoSpaceDE/>
        <w:autoSpaceDN/>
        <w:adjustRightInd/>
        <w:rPr>
          <w:b/>
          <w:bCs/>
          <w:sz w:val="26"/>
          <w:szCs w:val="18"/>
        </w:rPr>
      </w:pPr>
    </w:p>
    <w:p w:rsidR="000D5379" w:rsidRDefault="009C4F35" w:rsidP="005B5EA1">
      <w:pPr>
        <w:pStyle w:val="Heading4"/>
        <w:numPr>
          <w:ilvl w:val="3"/>
          <w:numId w:val="79"/>
        </w:numPr>
      </w:pPr>
      <w:r>
        <w:t xml:space="preserve"> </w:t>
      </w:r>
      <w:bookmarkStart w:id="345" w:name="_Toc315173275"/>
      <w:r w:rsidR="005E4FA4">
        <w:t>Dynamic View</w:t>
      </w:r>
      <w:bookmarkEnd w:id="345"/>
    </w:p>
    <w:p w:rsidR="009E174D" w:rsidRPr="009E174D" w:rsidRDefault="009E174D" w:rsidP="009E174D"/>
    <w:p w:rsidR="00436E65" w:rsidRDefault="00E075DC" w:rsidP="008F008C">
      <w:pPr>
        <w:pStyle w:val="Caption"/>
        <w:numPr>
          <w:ilvl w:val="0"/>
          <w:numId w:val="30"/>
        </w:numPr>
      </w:pPr>
      <w:r>
        <w:t>Function – PseudorandomPermutation::</w:t>
      </w:r>
      <w:r w:rsidR="00436E65">
        <w:t>invert</w:t>
      </w:r>
      <w:r w:rsidR="00436E65" w:rsidRPr="00820F17">
        <w:t>Block</w:t>
      </w:r>
      <w:r w:rsidR="00436E65" w:rsidRPr="00D254E5">
        <w:t xml:space="preserve"> (byte[] inBytes, int inOff, byte[] outBytes, int outOff)</w:t>
      </w:r>
    </w:p>
    <w:p w:rsidR="00436E65" w:rsidRDefault="00436E65" w:rsidP="00E0080C">
      <w:pPr>
        <w:ind w:left="360"/>
      </w:pPr>
      <w:r>
        <w:t xml:space="preserve">Inverts the permutation using the given key. This function is not part of the pseudorandom function interface since pseudorandom functions are not invertible, but </w:t>
      </w:r>
      <w:r w:rsidR="002230BB">
        <w:t xml:space="preserve">is a </w:t>
      </w:r>
      <w:r>
        <w:t>part of the Prp interface</w:t>
      </w:r>
      <w:r w:rsidR="002230BB">
        <w:t xml:space="preserve"> since any Prp must be efficiently invertible (given the key)</w:t>
      </w:r>
      <w:r>
        <w:t>. For block ciphers,</w:t>
      </w:r>
      <w:r w:rsidR="002230BB">
        <w:t xml:space="preserve"> for example, the length is known in advance and so there is</w:t>
      </w:r>
      <w:r>
        <w:t xml:space="preserve"> no need to specify the length.</w:t>
      </w:r>
    </w:p>
    <w:p w:rsidR="00436E65" w:rsidRDefault="00436E65" w:rsidP="00436E65">
      <w:pPr>
        <w:ind w:left="708"/>
      </w:pPr>
    </w:p>
    <w:p w:rsidR="008D5DE6" w:rsidRDefault="00E075DC" w:rsidP="008F008C">
      <w:pPr>
        <w:pStyle w:val="Caption"/>
        <w:numPr>
          <w:ilvl w:val="0"/>
          <w:numId w:val="29"/>
        </w:numPr>
      </w:pPr>
      <w:r>
        <w:t>Function – PseudorandomPermutation::</w:t>
      </w:r>
      <w:r w:rsidR="008D5DE6">
        <w:t>invert</w:t>
      </w:r>
      <w:r w:rsidR="008D5DE6" w:rsidRPr="00820F17">
        <w:t>Block</w:t>
      </w:r>
      <w:r w:rsidR="008D5DE6" w:rsidRPr="00D254E5">
        <w:t xml:space="preserve"> (byte[] inBytes, int inOff, byte[] outBytes, int outOff, </w:t>
      </w:r>
      <w:r w:rsidR="008D5DE6" w:rsidRPr="00CB48F9">
        <w:rPr>
          <w:color w:val="FF0000"/>
        </w:rPr>
        <w:t>int len</w:t>
      </w:r>
      <w:r w:rsidR="008D5DE6" w:rsidRPr="00D254E5">
        <w:t>)</w:t>
      </w:r>
    </w:p>
    <w:p w:rsidR="008D5DE6" w:rsidRDefault="008D5DE6" w:rsidP="008D5DE6">
      <w:pPr>
        <w:ind w:left="360"/>
      </w:pPr>
      <w:r>
        <w:t>Since pseudorandom permutations can also have varying input and output length (although the input and the output should be the same length), the common parameter len of the input and the output is needed.</w:t>
      </w:r>
    </w:p>
    <w:p w:rsidR="00E075DC" w:rsidRDefault="00E075DC" w:rsidP="008D5DE6">
      <w:pPr>
        <w:ind w:left="360"/>
      </w:pPr>
    </w:p>
    <w:p w:rsidR="00827FC8" w:rsidRPr="00827FC8" w:rsidRDefault="00573BB5" w:rsidP="0010212E">
      <w:pPr>
        <w:pStyle w:val="Heading3"/>
        <w:numPr>
          <w:ilvl w:val="2"/>
          <w:numId w:val="13"/>
        </w:numPr>
        <w:ind w:left="709" w:hanging="283"/>
      </w:pPr>
      <w:bookmarkStart w:id="346" w:name="_Toc315173276"/>
      <w:r>
        <w:t xml:space="preserve">Pseudorandom function with </w:t>
      </w:r>
      <w:r w:rsidR="002D054E">
        <w:t>Varying</w:t>
      </w:r>
      <w:r>
        <w:t xml:space="preserve"> Input-Output Lengths</w:t>
      </w:r>
      <w:bookmarkEnd w:id="333"/>
      <w:bookmarkEnd w:id="346"/>
    </w:p>
    <w:p w:rsidR="00AE4229" w:rsidRPr="00AE4229" w:rsidRDefault="00AE4229" w:rsidP="005B5EA1">
      <w:pPr>
        <w:pStyle w:val="ListParagraph"/>
        <w:keepNext/>
        <w:keepLines/>
        <w:numPr>
          <w:ilvl w:val="2"/>
          <w:numId w:val="79"/>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347" w:name="_Toc305321410"/>
      <w:bookmarkStart w:id="348" w:name="_Toc305323424"/>
      <w:bookmarkStart w:id="349" w:name="_Toc305323598"/>
      <w:bookmarkStart w:id="350" w:name="_Toc305323774"/>
      <w:bookmarkStart w:id="351" w:name="_Toc311619738"/>
      <w:bookmarkStart w:id="352" w:name="_Toc315168883"/>
      <w:bookmarkStart w:id="353" w:name="_Toc315169060"/>
      <w:bookmarkStart w:id="354" w:name="_Toc315173277"/>
      <w:bookmarkEnd w:id="347"/>
      <w:bookmarkEnd w:id="348"/>
      <w:bookmarkEnd w:id="349"/>
      <w:bookmarkEnd w:id="350"/>
      <w:bookmarkEnd w:id="351"/>
      <w:bookmarkEnd w:id="352"/>
      <w:bookmarkEnd w:id="353"/>
      <w:bookmarkEnd w:id="354"/>
    </w:p>
    <w:p w:rsidR="00715952" w:rsidRDefault="00715952" w:rsidP="002230BB">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function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and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xml:space="preserve">. The input and output length may be different for each </w:t>
      </w:r>
      <w:r w:rsidR="00E82BE4">
        <w:rPr>
          <w:rFonts w:ascii="Times New Roman" w:hAnsi="Times New Roman" w:cs="Times New Roman"/>
          <w:sz w:val="24"/>
          <w:szCs w:val="24"/>
          <w:lang w:bidi="he-IL"/>
        </w:rPr>
        <w:t xml:space="preserve">compute </w:t>
      </w:r>
      <w:r>
        <w:rPr>
          <w:rFonts w:ascii="Times New Roman" w:hAnsi="Times New Roman" w:cs="Times New Roman"/>
          <w:sz w:val="24"/>
          <w:szCs w:val="24"/>
          <w:lang w:bidi="he-IL"/>
        </w:rPr>
        <w:t xml:space="preserve">function call. </w:t>
      </w:r>
      <w:r w:rsidR="008F72FC">
        <w:rPr>
          <w:rFonts w:ascii="Times New Roman" w:hAnsi="Times New Roman" w:cs="Times New Roman"/>
          <w:sz w:val="24"/>
          <w:szCs w:val="24"/>
          <w:lang w:bidi="he-IL"/>
        </w:rPr>
        <w:t xml:space="preserve">The length of the input as well as the output </w:t>
      </w:r>
      <w:r w:rsidR="001A1A93">
        <w:rPr>
          <w:rFonts w:ascii="Times New Roman" w:hAnsi="Times New Roman" w:cs="Times New Roman"/>
          <w:sz w:val="24"/>
          <w:szCs w:val="24"/>
          <w:lang w:bidi="he-IL"/>
        </w:rPr>
        <w:t>is determined upon user request</w:t>
      </w:r>
      <w:r w:rsidR="008F72FC">
        <w:rPr>
          <w:rFonts w:ascii="Times New Roman" w:hAnsi="Times New Roman" w:cs="Times New Roman"/>
          <w:sz w:val="24"/>
          <w:szCs w:val="24"/>
          <w:lang w:bidi="he-IL"/>
        </w:rPr>
        <w:t>.</w:t>
      </w:r>
    </w:p>
    <w:p w:rsidR="00715952" w:rsidRDefault="00715952"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BE75A7">
        <w:rPr>
          <w:rFonts w:ascii="Times New Roman" w:hAnsi="Times New Roman" w:cs="Times New Roman"/>
          <w:sz w:val="24"/>
          <w:szCs w:val="24"/>
          <w:lang w:bidi="he-IL"/>
        </w:rPr>
        <w:t>interface</w:t>
      </w:r>
      <w:r>
        <w:rPr>
          <w:rFonts w:ascii="Times New Roman" w:hAnsi="Times New Roman" w:cs="Times New Roman"/>
          <w:sz w:val="24"/>
          <w:szCs w:val="24"/>
          <w:lang w:bidi="he-IL"/>
        </w:rPr>
        <w:t xml:space="preserve"> </w:t>
      </w:r>
      <w:r w:rsidR="00BE75A7" w:rsidRPr="00BE75A7">
        <w:rPr>
          <w:rFonts w:ascii="Times New Roman" w:hAnsi="Times New Roman" w:cs="Times New Roman"/>
          <w:sz w:val="24"/>
          <w:szCs w:val="24"/>
          <w:lang w:bidi="he-IL"/>
        </w:rPr>
        <w:t>PrfVaryingIOLength</w:t>
      </w:r>
      <w:r w:rsidR="00815F69">
        <w:rPr>
          <w:rFonts w:ascii="Times New Roman" w:hAnsi="Times New Roman" w:cs="Times New Roman"/>
          <w:sz w:val="24"/>
          <w:szCs w:val="24"/>
          <w:lang w:bidi="he-IL"/>
        </w:rPr>
        <w:t>,</w:t>
      </w:r>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PRF</w:t>
      </w:r>
      <w:r>
        <w:rPr>
          <w:rFonts w:ascii="Times New Roman" w:hAnsi="Times New Roman" w:cs="Times New Roman"/>
          <w:sz w:val="24"/>
          <w:szCs w:val="24"/>
          <w:lang w:bidi="he-IL"/>
        </w:rPr>
        <w:t xml:space="preserve"> with varying input and output length. Hmac </w:t>
      </w:r>
      <w:r w:rsidR="00BE75A7">
        <w:rPr>
          <w:rFonts w:ascii="Times New Roman" w:hAnsi="Times New Roman" w:cs="Times New Roman"/>
          <w:sz w:val="24"/>
          <w:szCs w:val="24"/>
          <w:lang w:bidi="he-IL"/>
        </w:rPr>
        <w:t xml:space="preserve">has varying input length and thus implements the interface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w:t>
      </w:r>
    </w:p>
    <w:p w:rsidR="00A667CB" w:rsidRPr="00A667CB" w:rsidRDefault="00715952" w:rsidP="00BE75A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class </w:t>
      </w:r>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is </w:t>
      </w:r>
      <w:r w:rsidR="00815F69">
        <w:rPr>
          <w:rFonts w:ascii="Times New Roman" w:hAnsi="Times New Roman" w:cs="Times New Roman"/>
          <w:sz w:val="24"/>
          <w:szCs w:val="24"/>
          <w:lang w:bidi="he-IL"/>
        </w:rPr>
        <w:t xml:space="preserve">also an </w:t>
      </w:r>
      <w:r>
        <w:rPr>
          <w:rFonts w:ascii="Times New Roman" w:hAnsi="Times New Roman" w:cs="Times New Roman"/>
          <w:sz w:val="24"/>
          <w:szCs w:val="24"/>
          <w:lang w:bidi="he-IL"/>
        </w:rPr>
        <w:t xml:space="preserve">implementation that has a varying input and output length. </w:t>
      </w:r>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r w:rsidR="00BE75A7">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is a pseudorandom function with varying input/output lengths, based on HMAC</w:t>
      </w:r>
      <w:r w:rsidR="00BE75A7">
        <w:rPr>
          <w:rFonts w:ascii="Times New Roman" w:hAnsi="Times New Roman" w:cs="Times New Roman"/>
          <w:sz w:val="24"/>
          <w:szCs w:val="24"/>
          <w:lang w:bidi="he-IL"/>
        </w:rPr>
        <w:t xml:space="preserve"> or any other implementation of </w:t>
      </w:r>
      <w:r w:rsidR="00BE75A7" w:rsidRPr="00BE75A7">
        <w:rPr>
          <w:rFonts w:ascii="Times New Roman" w:hAnsi="Times New Roman" w:cs="Times New Roman"/>
          <w:sz w:val="24"/>
          <w:szCs w:val="24"/>
          <w:lang w:bidi="he-IL"/>
        </w:rPr>
        <w:t>PrfVaryingInputLength</w:t>
      </w:r>
      <w:r w:rsidR="00A667CB" w:rsidRPr="00A667CB">
        <w:rPr>
          <w:rFonts w:ascii="Times New Roman" w:hAnsi="Times New Roman" w:cs="Times New Roman"/>
          <w:sz w:val="24"/>
          <w:szCs w:val="24"/>
          <w:lang w:bidi="he-IL"/>
        </w:rPr>
        <w:t>. We take the interpretation that there is essentially a different random function for every output length. This can be modeled by applying the random function to the input and the required output length (given as input to the oracle). The pseudorandom function must then be indistinguishable from this.</w:t>
      </w:r>
    </w:p>
    <w:p w:rsidR="00995DCC" w:rsidRDefault="006B5267" w:rsidP="006B526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We</w:t>
      </w:r>
      <w:r w:rsidR="008F72FC">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 xml:space="preserve">use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for this construction </w:t>
      </w:r>
      <w:r w:rsidR="00A667CB" w:rsidRPr="00A667CB">
        <w:rPr>
          <w:rFonts w:ascii="Times New Roman" w:hAnsi="Times New Roman" w:cs="Times New Roman"/>
          <w:sz w:val="24"/>
          <w:szCs w:val="24"/>
          <w:lang w:bidi="he-IL"/>
        </w:rPr>
        <w:t xml:space="preserve">because the input length can already be </w:t>
      </w:r>
      <w:r>
        <w:rPr>
          <w:rFonts w:ascii="Times New Roman" w:hAnsi="Times New Roman" w:cs="Times New Roman"/>
          <w:sz w:val="24"/>
          <w:szCs w:val="24"/>
          <w:lang w:bidi="he-IL"/>
        </w:rPr>
        <w:t xml:space="preserve">varying; this makes the construction more simple and efficient. </w:t>
      </w:r>
    </w:p>
    <w:p w:rsidR="00995DCC" w:rsidRDefault="00995DCC" w:rsidP="00995DCC">
      <w:r>
        <w:br w:type="page"/>
      </w:r>
    </w:p>
    <w:p w:rsidR="009E174D" w:rsidRPr="00D0685A" w:rsidRDefault="009E174D" w:rsidP="005B5EA1">
      <w:pPr>
        <w:pStyle w:val="Heading4"/>
        <w:numPr>
          <w:ilvl w:val="3"/>
          <w:numId w:val="79"/>
        </w:numPr>
      </w:pPr>
      <w:bookmarkStart w:id="355" w:name="_Toc315173278"/>
      <w:r w:rsidRPr="00D0685A">
        <w:lastRenderedPageBreak/>
        <w:t>Static View</w:t>
      </w:r>
      <w:bookmarkEnd w:id="355"/>
    </w:p>
    <w:p w:rsidR="009E174D" w:rsidRPr="00A667CB" w:rsidRDefault="009E174D" w:rsidP="006B5267">
      <w:pPr>
        <w:pStyle w:val="ListParagraph"/>
        <w:ind w:left="0"/>
        <w:rPr>
          <w:rFonts w:ascii="Times New Roman" w:hAnsi="Times New Roman" w:cs="Times New Roman"/>
          <w:sz w:val="24"/>
          <w:szCs w:val="24"/>
          <w:lang w:bidi="he-IL"/>
        </w:rPr>
      </w:pPr>
    </w:p>
    <w:p w:rsidR="00573BB5" w:rsidRDefault="00995DCC" w:rsidP="00E44BC1">
      <w:r w:rsidRPr="00995DCC">
        <w:rPr>
          <w:rStyle w:val="CommentReference"/>
          <w:noProof/>
          <w:sz w:val="24"/>
          <w:szCs w:val="24"/>
        </w:rPr>
        <w:drawing>
          <wp:inline distT="0" distB="0" distL="0" distR="0" wp14:anchorId="19B22441" wp14:editId="6225846A">
            <wp:extent cx="5486400" cy="4222750"/>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4222750"/>
                    </a:xfrm>
                    <a:prstGeom prst="rect">
                      <a:avLst/>
                    </a:prstGeom>
                  </pic:spPr>
                </pic:pic>
              </a:graphicData>
            </a:graphic>
          </wp:inline>
        </w:drawing>
      </w:r>
      <w:r w:rsidR="00150177" w:rsidRPr="00150177">
        <w:rPr>
          <w:rStyle w:val="CommentReference"/>
          <w:noProof/>
          <w:sz w:val="24"/>
          <w:szCs w:val="24"/>
        </w:rPr>
        <w:t xml:space="preserve"> </w:t>
      </w:r>
      <w:r w:rsidR="00FC19AF">
        <w:rPr>
          <w:rStyle w:val="CommentReference"/>
        </w:rPr>
        <w:commentReference w:id="356"/>
      </w:r>
      <w:r w:rsidR="00573BB5" w:rsidRPr="00057D73">
        <w:rPr>
          <w:noProof/>
        </w:rPr>
        <w:t xml:space="preserve"> </w:t>
      </w:r>
    </w:p>
    <w:p w:rsidR="00D0685A" w:rsidRDefault="00D0685A" w:rsidP="00D0685A"/>
    <w:p w:rsidR="00D0685A" w:rsidRDefault="001330FE" w:rsidP="005B5EA1">
      <w:pPr>
        <w:pStyle w:val="Heading4"/>
        <w:numPr>
          <w:ilvl w:val="3"/>
          <w:numId w:val="79"/>
        </w:numPr>
      </w:pPr>
      <w:r>
        <w:t xml:space="preserve"> </w:t>
      </w:r>
      <w:bookmarkStart w:id="357" w:name="_Toc315173279"/>
      <w:r w:rsidR="00D0685A">
        <w:t>Dynamic view</w:t>
      </w:r>
      <w:bookmarkEnd w:id="357"/>
    </w:p>
    <w:p w:rsidR="00995DCC" w:rsidRDefault="00995DCC" w:rsidP="00995DCC">
      <w:pPr>
        <w:pStyle w:val="Caption"/>
        <w:numPr>
          <w:ilvl w:val="0"/>
          <w:numId w:val="9"/>
        </w:numPr>
      </w:pPr>
      <w:r>
        <w:t xml:space="preserve">Function - </w:t>
      </w:r>
      <w:r w:rsidRPr="00CB5F25">
        <w:t>IteratedPrfVarying</w:t>
      </w:r>
      <w:r>
        <w:t xml:space="preserve"> ::computeBlock</w:t>
      </w:r>
      <w:r w:rsidRPr="002E6946">
        <w:t xml:space="preserve"> (byte[] inBytes, int inOff, </w:t>
      </w:r>
      <w:r>
        <w:t>byte[] outBytes, int outOff</w:t>
      </w:r>
      <w:r w:rsidRPr="002E6946">
        <w:t>)</w:t>
      </w:r>
      <w:r>
        <w:t xml:space="preserve">  and </w:t>
      </w:r>
      <w:r w:rsidRPr="00CB5F25">
        <w:t>IteratedPrfVarying</w:t>
      </w:r>
      <w:r>
        <w:t xml:space="preserve"> ::computeBlock</w:t>
      </w:r>
      <w:r w:rsidRPr="002E6946">
        <w:t xml:space="preserve"> (byte[] inBytes, int inOff, </w:t>
      </w:r>
      <w:r>
        <w:t>int inLen, byte[] outBytes, int outOff</w:t>
      </w:r>
      <w:r w:rsidRPr="002E6946">
        <w:t>)</w:t>
      </w:r>
      <w:r>
        <w:t xml:space="preserve">  </w:t>
      </w:r>
    </w:p>
    <w:p w:rsidR="00995DCC" w:rsidRPr="00995DCC" w:rsidRDefault="00995DCC" w:rsidP="00995DCC">
      <w:pPr>
        <w:ind w:left="708"/>
      </w:pPr>
      <w:r>
        <w:t>Since these functions should not be called for a varying prf, an exception should be thrown. This is because a varying prf has no idea what the length is.</w:t>
      </w:r>
    </w:p>
    <w:p w:rsidR="00995DCC" w:rsidRPr="00995DCC" w:rsidRDefault="00995DCC" w:rsidP="00995DCC"/>
    <w:p w:rsidR="00573BB5" w:rsidRDefault="00436E65" w:rsidP="002C4EFA">
      <w:pPr>
        <w:pStyle w:val="Caption"/>
        <w:numPr>
          <w:ilvl w:val="0"/>
          <w:numId w:val="9"/>
        </w:numPr>
      </w:pPr>
      <w:bookmarkStart w:id="358" w:name="_Toc277840055"/>
      <w:r>
        <w:t xml:space="preserve">Function </w:t>
      </w:r>
      <w:r w:rsidR="00E075DC">
        <w:t xml:space="preserve">- </w:t>
      </w:r>
      <w:r w:rsidR="00E075DC" w:rsidRPr="00CB5F25">
        <w:t>IteratedPrfVarying</w:t>
      </w:r>
      <w:r w:rsidR="00E075DC">
        <w:t xml:space="preserve"> ::</w:t>
      </w:r>
      <w:r w:rsidR="00573BB5">
        <w:t>computeBlock</w:t>
      </w:r>
      <w:r w:rsidR="002E6946" w:rsidRPr="002E6946">
        <w:t xml:space="preserve"> (byte[] inBytes, int inOff, int inLen, byte[] outBytes, int outOff, int outLen)</w:t>
      </w:r>
      <w:r w:rsidR="00573BB5">
        <w:t xml:space="preserve"> </w:t>
      </w:r>
      <w:bookmarkEnd w:id="358"/>
    </w:p>
    <w:p w:rsidR="008F72FC" w:rsidRDefault="008F72FC" w:rsidP="00436E65">
      <w:pPr>
        <w:ind w:left="708"/>
      </w:pPr>
      <w:r w:rsidRPr="00CD7820">
        <w:t>Below is the pseudocode taken from reference [</w:t>
      </w:r>
      <w:r w:rsidR="00CD7820">
        <w:t>5</w:t>
      </w:r>
      <w:r w:rsidRPr="00CD7820">
        <w:t>].</w:t>
      </w:r>
      <w:r w:rsidR="00187887">
        <w:t xml:space="preserve"> The pseudocode uses HMAC but this can be changed </w:t>
      </w:r>
      <w:r w:rsidR="00436E65">
        <w:t>for</w:t>
      </w:r>
      <w:r w:rsidR="00187887">
        <w:t xml:space="preserve"> any </w:t>
      </w:r>
      <w:r w:rsidR="00187887" w:rsidRPr="00BE75A7">
        <w:t>PrfVaryingInputLength</w:t>
      </w:r>
      <w:r w:rsidR="00187887">
        <w:t>.</w:t>
      </w:r>
    </w:p>
    <w:p w:rsidR="00CD7820" w:rsidRPr="00CD7820" w:rsidRDefault="00CD7820" w:rsidP="00CD7820">
      <w:pPr>
        <w:ind w:left="708"/>
      </w:pPr>
    </w:p>
    <w:p w:rsid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Input </w:t>
      </w:r>
      <w:r w:rsidR="00E44BC1">
        <w:rPr>
          <w:rFonts w:ascii="Calibri" w:hAnsi="Calibri" w:cs="Calibri"/>
          <w:b/>
          <w:bCs/>
          <w:i/>
          <w:iCs/>
          <w:color w:val="000000"/>
          <w:sz w:val="22"/>
          <w:szCs w:val="22"/>
        </w:rPr>
        <w:t>:</w:t>
      </w:r>
    </w:p>
    <w:p w:rsidR="00573BB5" w:rsidRP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 </w:t>
      </w:r>
      <w:r w:rsidRPr="001C3EF0">
        <w:rPr>
          <w:rFonts w:ascii="Calibri" w:hAnsi="Calibri" w:cs="Calibri"/>
          <w:b/>
          <w:bCs/>
          <w:i/>
          <w:iCs/>
          <w:color w:val="000000"/>
          <w:sz w:val="22"/>
          <w:szCs w:val="22"/>
        </w:rPr>
        <w:t>outlen</w:t>
      </w:r>
      <w:r w:rsidRPr="00E44BC1">
        <w:rPr>
          <w:rFonts w:ascii="Calibri" w:hAnsi="Calibri" w:cs="Calibri"/>
          <w:b/>
          <w:bCs/>
          <w:i/>
          <w:iCs/>
          <w:color w:val="000000"/>
          <w:sz w:val="22"/>
          <w:szCs w:val="22"/>
        </w:rPr>
        <w:t xml:space="preserve"> = outBytes.length</w:t>
      </w:r>
    </w:p>
    <w:p w:rsidR="00573BB5" w:rsidRPr="00E44BC1" w:rsidRDefault="00573BB5" w:rsidP="008C242F">
      <w:pPr>
        <w:ind w:left="708"/>
        <w:rPr>
          <w:rFonts w:ascii="Calibri" w:hAnsi="Calibri" w:cs="Calibri"/>
          <w:b/>
          <w:bCs/>
          <w:i/>
          <w:iCs/>
          <w:color w:val="000000"/>
          <w:sz w:val="22"/>
          <w:szCs w:val="22"/>
        </w:rPr>
      </w:pPr>
      <w:r w:rsidRPr="00E44BC1">
        <w:rPr>
          <w:rFonts w:ascii="Calibri" w:hAnsi="Calibri" w:cs="Calibri"/>
          <w:b/>
          <w:bCs/>
          <w:i/>
          <w:iCs/>
          <w:color w:val="000000"/>
          <w:sz w:val="22"/>
          <w:szCs w:val="22"/>
        </w:rPr>
        <w:t>x = inBytes</w:t>
      </w:r>
    </w:p>
    <w:p w:rsidR="00573BB5" w:rsidRPr="001C3EF0" w:rsidRDefault="00573BB5" w:rsidP="008C242F">
      <w:pPr>
        <w:ind w:left="708"/>
        <w:rPr>
          <w:rFonts w:ascii="Calibri" w:hAnsi="Calibri" w:cs="Calibri"/>
          <w:color w:val="000000"/>
          <w:sz w:val="22"/>
          <w:szCs w:val="22"/>
        </w:rPr>
      </w:pPr>
      <w:r>
        <w:rPr>
          <w:rFonts w:ascii="Calibri" w:hAnsi="Calibri" w:cs="Calibri"/>
          <w:color w:val="000000"/>
          <w:sz w:val="22"/>
          <w:szCs w:val="22"/>
        </w:rPr>
        <w:t>----------------</w:t>
      </w:r>
    </w:p>
    <w:tbl>
      <w:tblPr>
        <w:tblW w:w="9445" w:type="dxa"/>
        <w:tblInd w:w="708" w:type="dxa"/>
        <w:tblBorders>
          <w:top w:val="nil"/>
          <w:left w:val="nil"/>
          <w:bottom w:val="nil"/>
          <w:right w:val="nil"/>
        </w:tblBorders>
        <w:tblLayout w:type="fixed"/>
        <w:tblLook w:val="0000" w:firstRow="0" w:lastRow="0" w:firstColumn="0" w:lastColumn="0" w:noHBand="0" w:noVBand="0"/>
      </w:tblPr>
      <w:tblGrid>
        <w:gridCol w:w="9445"/>
      </w:tblGrid>
      <w:tr w:rsidR="00573BB5" w:rsidTr="00CB5F25">
        <w:trPr>
          <w:trHeight w:val="1381"/>
        </w:trPr>
        <w:tc>
          <w:tcPr>
            <w:tcW w:w="9445" w:type="dxa"/>
          </w:tcPr>
          <w:p w:rsidR="00573BB5" w:rsidRDefault="00573BB5" w:rsidP="008B69F6">
            <w:pPr>
              <w:pStyle w:val="Default"/>
              <w:rPr>
                <w:sz w:val="22"/>
                <w:szCs w:val="22"/>
              </w:rPr>
            </w:pPr>
            <w:r>
              <w:rPr>
                <w:sz w:val="22"/>
                <w:szCs w:val="22"/>
              </w:rPr>
              <w:lastRenderedPageBreak/>
              <w:t xml:space="preserve">Let </w:t>
            </w:r>
            <w:r>
              <w:rPr>
                <w:b/>
                <w:bCs/>
                <w:i/>
                <w:iCs/>
                <w:sz w:val="22"/>
                <w:szCs w:val="22"/>
              </w:rPr>
              <w:t xml:space="preserve">m </w:t>
            </w:r>
            <w:r>
              <w:rPr>
                <w:sz w:val="22"/>
                <w:szCs w:val="22"/>
              </w:rPr>
              <w:t xml:space="preserve">be the smallest integer for which </w:t>
            </w:r>
            <w:r>
              <w:rPr>
                <w:b/>
                <w:bCs/>
                <w:i/>
                <w:iCs/>
                <w:sz w:val="22"/>
                <w:szCs w:val="22"/>
              </w:rPr>
              <w:t>L</w:t>
            </w:r>
            <w:r>
              <w:rPr>
                <w:rFonts w:ascii="Cambria Math" w:hAnsi="Cambria Math" w:cs="Cambria Math"/>
                <w:sz w:val="22"/>
                <w:szCs w:val="22"/>
              </w:rPr>
              <w:t>⋅</w:t>
            </w:r>
            <w:r>
              <w:rPr>
                <w:b/>
                <w:bCs/>
                <w:i/>
                <w:iCs/>
                <w:sz w:val="22"/>
                <w:szCs w:val="22"/>
              </w:rPr>
              <w:t xml:space="preserve">m </w:t>
            </w:r>
            <w:r>
              <w:rPr>
                <w:b/>
                <w:bCs/>
                <w:sz w:val="22"/>
                <w:szCs w:val="22"/>
              </w:rPr>
              <w:t xml:space="preserve">&gt; </w:t>
            </w:r>
            <w:r>
              <w:rPr>
                <w:b/>
                <w:bCs/>
                <w:i/>
                <w:iCs/>
                <w:sz w:val="22"/>
                <w:szCs w:val="22"/>
              </w:rPr>
              <w:t>outlen</w:t>
            </w:r>
            <w:r>
              <w:rPr>
                <w:sz w:val="22"/>
                <w:szCs w:val="22"/>
              </w:rPr>
              <w:t xml:space="preserve">, where </w:t>
            </w:r>
            <w:r>
              <w:rPr>
                <w:b/>
                <w:bCs/>
                <w:i/>
                <w:iCs/>
                <w:sz w:val="22"/>
                <w:szCs w:val="22"/>
              </w:rPr>
              <w:t xml:space="preserve">L </w:t>
            </w:r>
            <w:r>
              <w:rPr>
                <w:sz w:val="22"/>
                <w:szCs w:val="22"/>
              </w:rPr>
              <w:t xml:space="preserve">is the output length of HMAC. </w:t>
            </w:r>
          </w:p>
          <w:p w:rsidR="00573BB5" w:rsidRDefault="00573BB5" w:rsidP="008B69F6">
            <w:pPr>
              <w:pStyle w:val="Default"/>
              <w:rPr>
                <w:sz w:val="22"/>
                <w:szCs w:val="22"/>
              </w:rPr>
            </w:pPr>
            <w:r>
              <w:rPr>
                <w:sz w:val="22"/>
                <w:szCs w:val="22"/>
              </w:rPr>
              <w:t xml:space="preserve">FOR </w:t>
            </w:r>
            <w:r>
              <w:rPr>
                <w:b/>
                <w:bCs/>
                <w:i/>
                <w:iCs/>
                <w:sz w:val="22"/>
                <w:szCs w:val="22"/>
              </w:rPr>
              <w:t xml:space="preserve">i </w:t>
            </w:r>
            <w:r>
              <w:rPr>
                <w:b/>
                <w:bCs/>
                <w:sz w:val="22"/>
                <w:szCs w:val="22"/>
              </w:rPr>
              <w:t xml:space="preserve">= 1 </w:t>
            </w:r>
            <w:r>
              <w:rPr>
                <w:sz w:val="22"/>
                <w:szCs w:val="22"/>
              </w:rPr>
              <w:t xml:space="preserve">to </w:t>
            </w:r>
            <w:r>
              <w:rPr>
                <w:b/>
                <w:bCs/>
                <w:i/>
                <w:iCs/>
                <w:sz w:val="22"/>
                <w:szCs w:val="22"/>
              </w:rPr>
              <w:t xml:space="preserve">m </w:t>
            </w:r>
          </w:p>
          <w:p w:rsidR="00573BB5" w:rsidRDefault="00E44BC1" w:rsidP="00CD7820">
            <w:pPr>
              <w:pStyle w:val="Default"/>
              <w:ind w:left="708"/>
              <w:rPr>
                <w:sz w:val="20"/>
                <w:szCs w:val="20"/>
              </w:rPr>
            </w:pPr>
            <w:r>
              <w:rPr>
                <w:sz w:val="22"/>
                <w:szCs w:val="22"/>
              </w:rPr>
              <w:t>compute</w:t>
            </w:r>
            <w:r w:rsidR="00573BB5">
              <w:rPr>
                <w:sz w:val="22"/>
                <w:szCs w:val="22"/>
              </w:rPr>
              <w:t xml:space="preserve"> </w:t>
            </w:r>
            <w:r w:rsidR="00573BB5">
              <w:rPr>
                <w:b/>
                <w:bCs/>
                <w:i/>
                <w:iCs/>
                <w:sz w:val="22"/>
                <w:szCs w:val="22"/>
              </w:rPr>
              <w:t>Y</w:t>
            </w:r>
            <w:r w:rsidR="00573BB5">
              <w:rPr>
                <w:b/>
                <w:bCs/>
                <w:i/>
                <w:iCs/>
                <w:sz w:val="14"/>
                <w:szCs w:val="14"/>
              </w:rPr>
              <w:t xml:space="preserve">i </w:t>
            </w:r>
            <w:r w:rsidR="00573BB5">
              <w:rPr>
                <w:b/>
                <w:bCs/>
                <w:sz w:val="22"/>
                <w:szCs w:val="22"/>
              </w:rPr>
              <w:t>= HMAC(</w:t>
            </w:r>
            <w:r w:rsidR="00573BB5">
              <w:rPr>
                <w:b/>
                <w:bCs/>
                <w:i/>
                <w:iCs/>
                <w:sz w:val="22"/>
                <w:szCs w:val="22"/>
              </w:rPr>
              <w:t>k</w:t>
            </w:r>
            <w:r w:rsidR="00573BB5">
              <w:rPr>
                <w:b/>
                <w:bCs/>
                <w:sz w:val="22"/>
                <w:szCs w:val="22"/>
              </w:rPr>
              <w:t>,(x</w:t>
            </w:r>
            <w:r w:rsidR="00CD7820">
              <w:rPr>
                <w:b/>
                <w:bCs/>
                <w:sz w:val="22"/>
                <w:szCs w:val="22"/>
              </w:rPr>
              <w:t xml:space="preserve"> | </w:t>
            </w:r>
            <w:r w:rsidR="00573BB5">
              <w:rPr>
                <w:b/>
                <w:bCs/>
                <w:i/>
                <w:iCs/>
                <w:sz w:val="22"/>
                <w:szCs w:val="22"/>
              </w:rPr>
              <w:t>outlen</w:t>
            </w:r>
            <w:r w:rsidR="00CD7820" w:rsidRPr="00CD7820">
              <w:rPr>
                <w:b/>
                <w:bCs/>
                <w:sz w:val="22"/>
                <w:szCs w:val="22"/>
              </w:rPr>
              <w:t>|</w:t>
            </w:r>
            <w:r w:rsidR="00CD7820">
              <w:rPr>
                <w:b/>
                <w:bCs/>
                <w:i/>
                <w:iCs/>
                <w:sz w:val="22"/>
                <w:szCs w:val="22"/>
              </w:rPr>
              <w:t xml:space="preserve"> </w:t>
            </w:r>
            <w:r w:rsidR="00573BB5">
              <w:rPr>
                <w:b/>
                <w:bCs/>
                <w:i/>
                <w:iCs/>
                <w:sz w:val="22"/>
                <w:szCs w:val="22"/>
              </w:rPr>
              <w:t>i</w:t>
            </w:r>
            <w:r w:rsidR="00573BB5">
              <w:rPr>
                <w:b/>
                <w:bCs/>
                <w:sz w:val="22"/>
                <w:szCs w:val="22"/>
              </w:rPr>
              <w:t xml:space="preserve">)) </w:t>
            </w:r>
            <w:r w:rsidR="00573BB5">
              <w:rPr>
                <w:sz w:val="20"/>
                <w:szCs w:val="20"/>
              </w:rPr>
              <w:t>[key=k, data=(x</w:t>
            </w:r>
            <w:r w:rsidR="00CD7820">
              <w:rPr>
                <w:sz w:val="20"/>
                <w:szCs w:val="20"/>
              </w:rPr>
              <w:t xml:space="preserve"> | </w:t>
            </w:r>
            <w:r w:rsidR="00573BB5">
              <w:rPr>
                <w:sz w:val="20"/>
                <w:szCs w:val="20"/>
              </w:rPr>
              <w:t>outlen</w:t>
            </w:r>
            <w:r w:rsidR="00CD7820">
              <w:rPr>
                <w:sz w:val="20"/>
                <w:szCs w:val="20"/>
              </w:rPr>
              <w:t xml:space="preserve"> | </w:t>
            </w:r>
            <w:r w:rsidR="00573BB5">
              <w:rPr>
                <w:sz w:val="20"/>
                <w:szCs w:val="20"/>
              </w:rPr>
              <w:t xml:space="preserve">i)] </w:t>
            </w:r>
          </w:p>
          <w:p w:rsidR="00573BB5" w:rsidRDefault="00E44BC1" w:rsidP="008B69F6">
            <w:pPr>
              <w:pStyle w:val="Default"/>
              <w:rPr>
                <w:b/>
                <w:bCs/>
                <w:i/>
                <w:iCs/>
                <w:sz w:val="14"/>
                <w:szCs w:val="14"/>
              </w:rPr>
            </w:pPr>
            <w:r>
              <w:rPr>
                <w:sz w:val="22"/>
                <w:szCs w:val="22"/>
              </w:rPr>
              <w:t>return</w:t>
            </w:r>
            <w:r w:rsidR="00573BB5">
              <w:rPr>
                <w:sz w:val="22"/>
                <w:szCs w:val="22"/>
              </w:rPr>
              <w:t xml:space="preserve"> the first </w:t>
            </w:r>
            <w:r w:rsidR="00573BB5">
              <w:rPr>
                <w:b/>
                <w:bCs/>
                <w:i/>
                <w:iCs/>
                <w:sz w:val="22"/>
                <w:szCs w:val="22"/>
              </w:rPr>
              <w:t xml:space="preserve">outlen </w:t>
            </w:r>
            <w:r w:rsidR="00573BB5">
              <w:rPr>
                <w:sz w:val="22"/>
                <w:szCs w:val="22"/>
              </w:rPr>
              <w:t xml:space="preserve">bits of </w:t>
            </w:r>
            <w:r w:rsidR="00573BB5">
              <w:rPr>
                <w:b/>
                <w:bCs/>
                <w:i/>
                <w:iCs/>
                <w:sz w:val="22"/>
                <w:szCs w:val="22"/>
              </w:rPr>
              <w:t>Y</w:t>
            </w:r>
            <w:r w:rsidR="00573BB5">
              <w:rPr>
                <w:b/>
                <w:bCs/>
                <w:i/>
                <w:iCs/>
                <w:sz w:val="14"/>
                <w:szCs w:val="14"/>
              </w:rPr>
              <w:t>1</w:t>
            </w:r>
            <w:r w:rsidR="00573BB5">
              <w:rPr>
                <w:b/>
                <w:bCs/>
                <w:i/>
                <w:iCs/>
                <w:sz w:val="22"/>
                <w:szCs w:val="22"/>
              </w:rPr>
              <w:t>,…,Y</w:t>
            </w:r>
            <w:r w:rsidR="00573BB5">
              <w:rPr>
                <w:b/>
                <w:bCs/>
                <w:i/>
                <w:iCs/>
                <w:sz w:val="14"/>
                <w:szCs w:val="14"/>
              </w:rPr>
              <w:t xml:space="preserve">m </w:t>
            </w:r>
          </w:p>
          <w:p w:rsidR="00CB5F25" w:rsidRPr="00CB5F25" w:rsidRDefault="00CB5F25" w:rsidP="008B69F6">
            <w:pPr>
              <w:pStyle w:val="Default"/>
              <w:rPr>
                <w:rFonts w:ascii="Times New Roman" w:hAnsi="Times New Roman" w:cs="Times New Roman"/>
                <w:b/>
                <w:bCs/>
                <w:color w:val="auto"/>
                <w:sz w:val="20"/>
                <w:szCs w:val="20"/>
              </w:rPr>
            </w:pPr>
          </w:p>
          <w:p w:rsidR="00CB5F25" w:rsidRDefault="00CB5F25" w:rsidP="008F008C">
            <w:pPr>
              <w:pStyle w:val="Caption"/>
              <w:numPr>
                <w:ilvl w:val="0"/>
                <w:numId w:val="29"/>
              </w:numPr>
            </w:pPr>
            <w:commentRangeStart w:id="359"/>
            <w:r>
              <w:t>Function :</w:t>
            </w:r>
            <w:r w:rsidRPr="008D5DE6">
              <w:t xml:space="preserve"> </w:t>
            </w:r>
            <w:r w:rsidRPr="00CB5F25">
              <w:t>IteratedPrfVarying</w:t>
            </w:r>
            <w:r w:rsidRPr="008D5DE6">
              <w:t>::</w:t>
            </w:r>
            <w:r w:rsidRPr="00CB5F25">
              <w:t xml:space="preserve"> IteratedPrfVarying</w:t>
            </w:r>
            <w:r w:rsidRPr="008D5DE6">
              <w:t xml:space="preserve"> ( String </w:t>
            </w:r>
            <w:r w:rsidRPr="00CB5F25">
              <w:t>prfVaringInputName</w:t>
            </w:r>
            <w:r w:rsidRPr="008D5DE6">
              <w:t>)</w:t>
            </w:r>
          </w:p>
          <w:p w:rsidR="00CB5F25" w:rsidRPr="008D5DE6" w:rsidRDefault="00CB5F25" w:rsidP="00CB5F25">
            <w:pPr>
              <w:pStyle w:val="ListParagraph"/>
              <w:ind w:left="360"/>
              <w:rPr>
                <w:rFonts w:ascii="Times New Roman" w:hAnsi="Times New Roman" w:cs="Times New Roman"/>
                <w:sz w:val="24"/>
                <w:szCs w:val="24"/>
                <w:lang w:bidi="he-IL"/>
              </w:rPr>
            </w:pPr>
            <w:r w:rsidRPr="008D5DE6">
              <w:rPr>
                <w:rFonts w:ascii="Times New Roman" w:hAnsi="Times New Roman" w:cs="Times New Roman"/>
                <w:sz w:val="24"/>
                <w:szCs w:val="24"/>
                <w:lang w:bidi="he-IL"/>
              </w:rPr>
              <w:t xml:space="preserve">The class uses an underlying </w:t>
            </w:r>
            <w:r w:rsidRPr="00CB5F25">
              <w:rPr>
                <w:rFonts w:ascii="Times New Roman" w:hAnsi="Times New Roman" w:cs="Times New Roman"/>
                <w:sz w:val="24"/>
                <w:szCs w:val="24"/>
                <w:lang w:bidi="he-IL"/>
              </w:rPr>
              <w:t>PrfVaryingInputLength</w:t>
            </w:r>
            <w:r w:rsidRPr="008D5DE6">
              <w:rPr>
                <w:rFonts w:ascii="Times New Roman" w:hAnsi="Times New Roman" w:cs="Times New Roman"/>
                <w:sz w:val="24"/>
                <w:szCs w:val="24"/>
                <w:lang w:bidi="he-IL"/>
              </w:rPr>
              <w:t>. When the name of the Prf</w:t>
            </w:r>
            <w:r w:rsidRPr="008759AB">
              <w:rPr>
                <w:rFonts w:ascii="Times New Roman" w:hAnsi="Times New Roman" w:cs="Times New Roman"/>
                <w:sz w:val="24"/>
                <w:szCs w:val="24"/>
                <w:lang w:bidi="he-IL"/>
              </w:rPr>
              <w:t>Varying</w:t>
            </w:r>
            <w:r w:rsidRPr="008D5DE6">
              <w:rPr>
                <w:rFonts w:ascii="Times New Roman" w:hAnsi="Times New Roman" w:cs="Times New Roman"/>
                <w:sz w:val="24"/>
                <w:szCs w:val="24"/>
                <w:lang w:bidi="he-IL"/>
              </w:rPr>
              <w:t xml:space="preserve"> is passed as a string this constructor retrieves the right </w:t>
            </w:r>
            <w:r w:rsidRPr="00CB5F25">
              <w:rPr>
                <w:rFonts w:ascii="Times New Roman" w:hAnsi="Times New Roman" w:cs="Times New Roman"/>
                <w:sz w:val="24"/>
                <w:szCs w:val="24"/>
                <w:lang w:bidi="he-IL"/>
              </w:rPr>
              <w:t>PrfVaryingInputLength</w:t>
            </w:r>
            <w:r w:rsidRPr="008D5DE6">
              <w:rPr>
                <w:rFonts w:ascii="Times New Roman" w:hAnsi="Times New Roman" w:cs="Times New Roman"/>
                <w:sz w:val="24"/>
                <w:szCs w:val="24"/>
                <w:lang w:bidi="he-IL"/>
              </w:rPr>
              <w:t xml:space="preserve"> using the factories tool. Since this newly created </w:t>
            </w:r>
            <w:r w:rsidRPr="00CB5F25">
              <w:rPr>
                <w:rFonts w:ascii="Times New Roman" w:hAnsi="Times New Roman" w:cs="Times New Roman"/>
                <w:sz w:val="24"/>
                <w:szCs w:val="24"/>
                <w:lang w:bidi="he-IL"/>
              </w:rPr>
              <w:t>PrfVaryingInputLength</w:t>
            </w:r>
            <w:r w:rsidRPr="008D5DE6">
              <w:rPr>
                <w:rFonts w:ascii="Times New Roman" w:hAnsi="Times New Roman" w:cs="Times New Roman"/>
                <w:sz w:val="24"/>
                <w:szCs w:val="24"/>
                <w:lang w:bidi="he-IL"/>
              </w:rPr>
              <w:t xml:space="preserve"> not initialized the init  must be called. Otherwise, the isInitialized function will return false.</w:t>
            </w:r>
          </w:p>
          <w:p w:rsidR="00CB5F25" w:rsidRDefault="00CB5F25" w:rsidP="008F008C">
            <w:pPr>
              <w:pStyle w:val="Caption"/>
              <w:numPr>
                <w:ilvl w:val="0"/>
                <w:numId w:val="29"/>
              </w:numPr>
            </w:pPr>
            <w:r>
              <w:t xml:space="preserve">Function </w:t>
            </w:r>
            <w:r w:rsidR="00E075DC">
              <w:t xml:space="preserve">- </w:t>
            </w:r>
            <w:r w:rsidRPr="008D5DE6">
              <w:t xml:space="preserve"> </w:t>
            </w:r>
            <w:r w:rsidR="008F2FDE" w:rsidRPr="00CB5F25">
              <w:t>IteratedPrfVarying</w:t>
            </w:r>
            <w:r w:rsidRPr="008D5DE6">
              <w:t>::</w:t>
            </w:r>
            <w:r w:rsidR="008F2FDE" w:rsidRPr="00CB5F25">
              <w:t xml:space="preserve"> IteratedPrfVarying</w:t>
            </w:r>
            <w:r w:rsidR="008F2FDE" w:rsidRPr="008D5DE6">
              <w:t xml:space="preserve"> </w:t>
            </w:r>
            <w:r w:rsidRPr="008D5DE6">
              <w:t>(</w:t>
            </w:r>
            <w:r w:rsidR="008F2FDE" w:rsidRPr="008F2FDE">
              <w:t>PrfVaryingInputLength prfVaringInput</w:t>
            </w:r>
            <w:r w:rsidRPr="008D5DE6">
              <w:t>)</w:t>
            </w:r>
          </w:p>
          <w:p w:rsidR="006248AF" w:rsidRDefault="00CB5F25" w:rsidP="009E174D">
            <w:pPr>
              <w:ind w:left="360"/>
              <w:rPr>
                <w:sz w:val="14"/>
                <w:szCs w:val="14"/>
              </w:rPr>
            </w:pPr>
            <w:r>
              <w:t xml:space="preserve">We give another option for efficiency reasons to get the actual </w:t>
            </w:r>
            <w:r w:rsidRPr="00CB5F25">
              <w:t>PrfVaryingInputLength</w:t>
            </w:r>
            <w:r>
              <w:t xml:space="preserve">. This constructor must get an initialized </w:t>
            </w:r>
            <w:r w:rsidRPr="00CB5F25">
              <w:t>PrfVaryingInputLength</w:t>
            </w:r>
            <w:r>
              <w:t xml:space="preserve"> (otherwise, the user should just create one using the previous constructor) otherwise, it throws an exception. If this constructor is called the isInitialized function will return true.</w:t>
            </w:r>
            <w:commentRangeEnd w:id="359"/>
            <w:r w:rsidR="008F2FDE">
              <w:rPr>
                <w:rStyle w:val="CommentReference"/>
              </w:rPr>
              <w:commentReference w:id="359"/>
            </w: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6248AF">
            <w:pPr>
              <w:pStyle w:val="Default"/>
              <w:rPr>
                <w:sz w:val="14"/>
                <w:szCs w:val="14"/>
              </w:rPr>
            </w:pPr>
          </w:p>
        </w:tc>
      </w:tr>
    </w:tbl>
    <w:p w:rsidR="001330FE" w:rsidRDefault="001330FE" w:rsidP="005B5EA1">
      <w:pPr>
        <w:pStyle w:val="Heading4"/>
        <w:numPr>
          <w:ilvl w:val="3"/>
          <w:numId w:val="79"/>
        </w:numPr>
      </w:pPr>
      <w:r>
        <w:t xml:space="preserve"> </w:t>
      </w:r>
      <w:bookmarkStart w:id="360" w:name="_Toc315173280"/>
      <w:r w:rsidR="006248AF">
        <w:t>Usage</w:t>
      </w:r>
      <w:bookmarkEnd w:id="360"/>
      <w:r w:rsidR="00126FD2">
        <w:t xml:space="preserve"> </w:t>
      </w:r>
    </w:p>
    <w:p w:rsidR="006248AF" w:rsidRDefault="006248AF" w:rsidP="00126FD2">
      <w:r>
        <w:t>computeBlock with lengths:</w:t>
      </w:r>
    </w:p>
    <w:p w:rsidR="006248AF" w:rsidRDefault="006248AF" w:rsidP="006248AF">
      <w:pPr>
        <w:ind w:left="708"/>
      </w:pPr>
    </w:p>
    <w:p w:rsidR="006248AF" w:rsidRPr="00B7052A" w:rsidRDefault="006248AF" w:rsidP="00A56A2C">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6248AF" w:rsidRDefault="006248AF" w:rsidP="006248AF">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p>
    <w:p w:rsidR="006248AF" w:rsidRDefault="00CB2F72" w:rsidP="004E21B7">
      <w:pPr>
        <w:ind w:left="12"/>
        <w:rPr>
          <w:rFonts w:ascii="Courier New" w:hAnsi="Courier New" w:cs="Courier New"/>
          <w:color w:val="000000"/>
          <w:sz w:val="20"/>
          <w:szCs w:val="20"/>
        </w:rPr>
      </w:pPr>
      <w:r>
        <w:rPr>
          <w:rFonts w:ascii="Courier New" w:hAnsi="Courier New" w:cs="Courier New"/>
          <w:color w:val="000000"/>
          <w:sz w:val="20"/>
          <w:szCs w:val="20"/>
        </w:rPr>
        <w:t>PseudorandomFunction prf</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PrfFactory.getInstance().getObject("</w:t>
      </w:r>
      <w:r w:rsidRPr="00CB2F72">
        <w:rPr>
          <w:rFonts w:ascii="Courier New" w:hAnsi="Courier New" w:cs="Courier New"/>
          <w:color w:val="000000"/>
          <w:sz w:val="20"/>
          <w:szCs w:val="20"/>
        </w:rPr>
        <w:t>PrfVar</w:t>
      </w:r>
      <w:r w:rsidR="00436E65">
        <w:rPr>
          <w:rFonts w:ascii="Courier New" w:hAnsi="Courier New" w:cs="Courier New"/>
          <w:color w:val="000000"/>
          <w:sz w:val="20"/>
          <w:szCs w:val="20"/>
        </w:rPr>
        <w:t>y</w:t>
      </w:r>
      <w:r w:rsidRPr="00CB2F72">
        <w:rPr>
          <w:rFonts w:ascii="Courier New" w:hAnsi="Courier New" w:cs="Courier New"/>
          <w:color w:val="000000"/>
          <w:sz w:val="20"/>
          <w:szCs w:val="20"/>
        </w:rPr>
        <w:t>ingFromPrfVaryingInput</w:t>
      </w:r>
      <w:r w:rsidR="00150177">
        <w:rPr>
          <w:rFonts w:ascii="Courier New" w:hAnsi="Courier New" w:cs="Courier New"/>
          <w:color w:val="000000"/>
          <w:sz w:val="20"/>
          <w:szCs w:val="20"/>
        </w:rPr>
        <w:t>(Hmac(</w:t>
      </w:r>
      <w:r w:rsidR="004E21B7">
        <w:rPr>
          <w:rFonts w:ascii="Courier New" w:hAnsi="Courier New" w:cs="Courier New"/>
          <w:color w:val="000000"/>
          <w:sz w:val="20"/>
          <w:szCs w:val="20"/>
        </w:rPr>
        <w:t>SHA1</w:t>
      </w:r>
      <w:r w:rsidR="00150177">
        <w:rPr>
          <w:rFonts w:ascii="Courier New" w:hAnsi="Courier New" w:cs="Courier New"/>
          <w:color w:val="000000"/>
          <w:sz w:val="20"/>
          <w:szCs w:val="20"/>
        </w:rPr>
        <w:t>))</w:t>
      </w:r>
      <w:r>
        <w:rPr>
          <w:rFonts w:ascii="Courier New" w:hAnsi="Courier New" w:cs="Courier New"/>
          <w:color w:val="000000"/>
          <w:sz w:val="20"/>
          <w:szCs w:val="20"/>
        </w:rPr>
        <w:t>");</w:t>
      </w:r>
    </w:p>
    <w:p w:rsidR="006248AF" w:rsidRPr="00B7052A" w:rsidRDefault="006248AF" w:rsidP="004F7D01">
      <w:pPr>
        <w:rPr>
          <w:rFonts w:ascii="Courier New" w:hAnsi="Courier New" w:cs="Courier New"/>
          <w:color w:val="00B050"/>
          <w:sz w:val="20"/>
          <w:szCs w:val="20"/>
        </w:rPr>
      </w:pPr>
      <w:r w:rsidRPr="00B7052A">
        <w:rPr>
          <w:rFonts w:ascii="Courier New" w:hAnsi="Courier New" w:cs="Courier New"/>
          <w:color w:val="00B050"/>
          <w:sz w:val="20"/>
          <w:szCs w:val="20"/>
        </w:rPr>
        <w:t>//init the pr</w:t>
      </w:r>
      <w:r w:rsidR="004F7D01">
        <w:rPr>
          <w:rFonts w:ascii="Courier New" w:hAnsi="Courier New" w:cs="Courier New"/>
          <w:color w:val="00B050"/>
          <w:sz w:val="20"/>
          <w:szCs w:val="20"/>
        </w:rPr>
        <w:t>f</w:t>
      </w:r>
    </w:p>
    <w:p w:rsidR="006248AF" w:rsidRDefault="006248AF" w:rsidP="00126FD2">
      <w:pPr>
        <w:ind w:left="-696"/>
        <w:rPr>
          <w:rFonts w:ascii="Courier New" w:hAnsi="Courier New" w:cs="Courier New"/>
          <w:color w:val="000000"/>
          <w:sz w:val="20"/>
          <w:szCs w:val="20"/>
        </w:rPr>
      </w:pPr>
      <w:r>
        <w:rPr>
          <w:rFonts w:ascii="Courier New" w:hAnsi="Courier New" w:cs="Courier New"/>
          <w:color w:val="000000"/>
          <w:sz w:val="20"/>
          <w:szCs w:val="20"/>
        </w:rPr>
        <w:tab/>
      </w:r>
      <w:r w:rsidR="00126FD2" w:rsidRPr="00B7052A">
        <w:rPr>
          <w:rFonts w:ascii="Courier New" w:hAnsi="Courier New" w:cs="Courier New"/>
          <w:color w:val="000000"/>
          <w:sz w:val="20"/>
          <w:szCs w:val="20"/>
        </w:rPr>
        <w:t>pr</w:t>
      </w:r>
      <w:r w:rsidR="00126FD2">
        <w:rPr>
          <w:rFonts w:ascii="Courier New" w:hAnsi="Courier New" w:cs="Courier New"/>
          <w:color w:val="000000"/>
          <w:sz w:val="20"/>
          <w:szCs w:val="20"/>
        </w:rPr>
        <w:t>f</w:t>
      </w:r>
      <w:r>
        <w:rPr>
          <w:rFonts w:ascii="Courier New" w:hAnsi="Courier New" w:cs="Courier New"/>
          <w:color w:val="000000"/>
          <w:sz w:val="20"/>
          <w:szCs w:val="20"/>
        </w:rPr>
        <w:t>.init(secretKey);</w:t>
      </w:r>
    </w:p>
    <w:p w:rsidR="006248AF" w:rsidRDefault="006248AF" w:rsidP="006248AF">
      <w:pPr>
        <w:ind w:left="-696"/>
        <w:rPr>
          <w:rFonts w:ascii="Courier New" w:hAnsi="Courier New" w:cs="Courier New"/>
          <w:color w:val="000000"/>
          <w:sz w:val="20"/>
          <w:szCs w:val="20"/>
        </w:rPr>
      </w:pPr>
    </w:p>
    <w:p w:rsidR="006248AF" w:rsidRPr="00B7052A" w:rsidRDefault="006248AF" w:rsidP="006248AF">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 xml:space="preserve">//compute the function with input in </w:t>
      </w:r>
      <w:r>
        <w:rPr>
          <w:rFonts w:ascii="Courier New" w:hAnsi="Courier New" w:cs="Courier New"/>
          <w:color w:val="00B050"/>
          <w:sz w:val="20"/>
          <w:szCs w:val="20"/>
        </w:rPr>
        <w:t xml:space="preserve">of size 10 </w:t>
      </w:r>
      <w:r w:rsidRPr="00B7052A">
        <w:rPr>
          <w:rFonts w:ascii="Courier New" w:hAnsi="Courier New" w:cs="Courier New"/>
          <w:color w:val="00B050"/>
          <w:sz w:val="20"/>
          <w:szCs w:val="20"/>
        </w:rPr>
        <w:t>and output out</w:t>
      </w:r>
      <w:r>
        <w:rPr>
          <w:rFonts w:ascii="Courier New" w:hAnsi="Courier New" w:cs="Courier New"/>
          <w:color w:val="00B050"/>
          <w:sz w:val="20"/>
          <w:szCs w:val="20"/>
        </w:rPr>
        <w:t xml:space="preserve"> of size 20</w:t>
      </w:r>
      <w:r w:rsidRPr="00B7052A">
        <w:rPr>
          <w:rFonts w:ascii="Courier New" w:hAnsi="Courier New" w:cs="Courier New"/>
          <w:color w:val="00B050"/>
          <w:sz w:val="20"/>
          <w:szCs w:val="20"/>
        </w:rPr>
        <w:t>.</w:t>
      </w:r>
    </w:p>
    <w:p w:rsidR="006248AF" w:rsidRDefault="00126FD2" w:rsidP="006248AF">
      <w:pPr>
        <w:rPr>
          <w:rFonts w:ascii="Courier New" w:hAnsi="Courier New" w:cs="Courier New"/>
          <w:color w:val="000000"/>
          <w:sz w:val="20"/>
          <w:szCs w:val="20"/>
        </w:rPr>
      </w:pPr>
      <w:r w:rsidRPr="00B7052A">
        <w:rPr>
          <w:rFonts w:ascii="Courier New" w:hAnsi="Courier New" w:cs="Courier New"/>
          <w:color w:val="000000"/>
          <w:sz w:val="20"/>
          <w:szCs w:val="20"/>
        </w:rPr>
        <w:t>pr</w:t>
      </w:r>
      <w:r>
        <w:rPr>
          <w:rFonts w:ascii="Courier New" w:hAnsi="Courier New" w:cs="Courier New"/>
          <w:color w:val="000000"/>
          <w:sz w:val="20"/>
          <w:szCs w:val="20"/>
        </w:rPr>
        <w:t>f</w:t>
      </w:r>
      <w:r w:rsidR="006248AF"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r w:rsidR="006248AF" w:rsidRPr="00B7052A">
        <w:rPr>
          <w:rFonts w:ascii="Courier New" w:hAnsi="Courier New" w:cs="Courier New"/>
          <w:color w:val="000000"/>
          <w:sz w:val="20"/>
          <w:szCs w:val="20"/>
        </w:rPr>
        <w:t>(in, 0</w:t>
      </w:r>
      <w:r w:rsidR="006248AF">
        <w:rPr>
          <w:rFonts w:ascii="Courier New" w:hAnsi="Courier New" w:cs="Courier New"/>
          <w:color w:val="000000"/>
          <w:sz w:val="20"/>
          <w:szCs w:val="20"/>
        </w:rPr>
        <w:t>, 10</w:t>
      </w:r>
      <w:r w:rsidR="006248AF" w:rsidRPr="00B7052A">
        <w:rPr>
          <w:rFonts w:ascii="Courier New" w:hAnsi="Courier New" w:cs="Courier New"/>
          <w:color w:val="000000"/>
          <w:sz w:val="20"/>
          <w:szCs w:val="20"/>
        </w:rPr>
        <w:t>, out, 0</w:t>
      </w:r>
      <w:r w:rsidR="006248AF">
        <w:rPr>
          <w:rFonts w:ascii="Courier New" w:hAnsi="Courier New" w:cs="Courier New"/>
          <w:color w:val="000000"/>
          <w:sz w:val="20"/>
          <w:szCs w:val="20"/>
        </w:rPr>
        <w:t>, 20</w:t>
      </w:r>
      <w:r w:rsidR="006248AF" w:rsidRPr="00B7052A">
        <w:rPr>
          <w:rFonts w:ascii="Courier New" w:hAnsi="Courier New" w:cs="Courier New"/>
          <w:color w:val="000000"/>
          <w:sz w:val="20"/>
          <w:szCs w:val="20"/>
        </w:rPr>
        <w:t>);</w:t>
      </w:r>
    </w:p>
    <w:p w:rsidR="006248AF" w:rsidRDefault="006248AF" w:rsidP="006248AF">
      <w:pPr>
        <w:rPr>
          <w:rFonts w:ascii="Courier New" w:hAnsi="Courier New" w:cs="Courier New"/>
          <w:color w:val="000000"/>
          <w:sz w:val="20"/>
          <w:szCs w:val="20"/>
        </w:rPr>
      </w:pPr>
    </w:p>
    <w:p w:rsidR="00573BB5" w:rsidRDefault="00573BB5" w:rsidP="00573BB5"/>
    <w:p w:rsidR="006248AF" w:rsidRDefault="006248AF" w:rsidP="00573BB5"/>
    <w:p w:rsidR="00896A24" w:rsidRDefault="00896A24" w:rsidP="0010212E">
      <w:pPr>
        <w:pStyle w:val="Heading3"/>
        <w:numPr>
          <w:ilvl w:val="2"/>
          <w:numId w:val="13"/>
        </w:numPr>
        <w:ind w:left="709" w:hanging="283"/>
      </w:pPr>
      <w:bookmarkStart w:id="361" w:name="_Toc276586226"/>
      <w:bookmarkStart w:id="362" w:name="_Toc277840056"/>
      <w:bookmarkStart w:id="363" w:name="_Toc315173281"/>
      <w:r>
        <w:t xml:space="preserve">Pseudorandom Permutation with </w:t>
      </w:r>
      <w:r w:rsidR="00DB2004">
        <w:t>Varying</w:t>
      </w:r>
      <w:r>
        <w:t xml:space="preserve"> Input-Output Lengths</w:t>
      </w:r>
      <w:bookmarkEnd w:id="361"/>
      <w:bookmarkEnd w:id="362"/>
      <w:bookmarkEnd w:id="363"/>
    </w:p>
    <w:p w:rsidR="009E174D" w:rsidRDefault="009E174D" w:rsidP="009E174D">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permutation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/output lengths. The input and output length (that must be equal) may be different for each function call. The length of the input/output is determined upon user request.</w:t>
      </w:r>
    </w:p>
    <w:p w:rsidR="009E174D" w:rsidRDefault="009E174D" w:rsidP="009E174D">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interface </w:t>
      </w:r>
      <w:r w:rsidRPr="00187887">
        <w:rPr>
          <w:rFonts w:ascii="Times New Roman" w:hAnsi="Times New Roman" w:cs="Times New Roman"/>
          <w:sz w:val="24"/>
          <w:szCs w:val="24"/>
          <w:lang w:bidi="he-IL"/>
        </w:rPr>
        <w:t>PrpVaryingIOLength</w:t>
      </w:r>
      <w:r>
        <w:rPr>
          <w:rFonts w:ascii="Times New Roman" w:hAnsi="Times New Roman" w:cs="Times New Roman"/>
          <w:sz w:val="24"/>
          <w:szCs w:val="24"/>
          <w:lang w:bidi="he-IL"/>
        </w:rPr>
        <w:t xml:space="preserve">, groups and provides type safety for every PRP with varying input/output length. </w:t>
      </w:r>
    </w:p>
    <w:p w:rsidR="001C5728" w:rsidRDefault="009E174D" w:rsidP="001C5728">
      <w:r w:rsidRPr="00436E65">
        <w:t xml:space="preserve">The class </w:t>
      </w:r>
      <w:r>
        <w:t>LubyRackoffPrpFromPrf</w:t>
      </w:r>
      <w:r w:rsidRPr="00436E65">
        <w:t xml:space="preserve">Varying is one implementation that has a varying input and output length. </w:t>
      </w:r>
      <w:r>
        <w:t>LubyRackoffPrpFromPrf</w:t>
      </w:r>
      <w:r w:rsidRPr="00436E65">
        <w:t>Varying is a pseudorandom permutation with varying input/output lengths, based on any PRF with a variable input/output length (as long as input length = output length). We take the interpretation that there is essentially a different random permutation for every input/output length</w:t>
      </w:r>
      <w:r w:rsidRPr="00A667CB">
        <w:t xml:space="preserve">. </w:t>
      </w:r>
      <w:bookmarkStart w:id="364" w:name="_Toc305321415"/>
      <w:bookmarkStart w:id="365" w:name="_Toc305323429"/>
      <w:bookmarkStart w:id="366" w:name="_Toc305323603"/>
      <w:bookmarkStart w:id="367" w:name="_Toc305323779"/>
      <w:bookmarkStart w:id="368" w:name="_Toc311619743"/>
      <w:bookmarkStart w:id="369" w:name="_Toc315168888"/>
      <w:bookmarkStart w:id="370" w:name="_Toc315169065"/>
      <w:bookmarkEnd w:id="364"/>
      <w:bookmarkEnd w:id="365"/>
      <w:bookmarkEnd w:id="366"/>
      <w:bookmarkEnd w:id="367"/>
      <w:bookmarkEnd w:id="368"/>
      <w:bookmarkEnd w:id="369"/>
      <w:bookmarkEnd w:id="370"/>
    </w:p>
    <w:p w:rsidR="001C5728" w:rsidRDefault="001C5728" w:rsidP="001C5728"/>
    <w:p w:rsidR="005B5EA1" w:rsidRPr="005B5EA1" w:rsidRDefault="005B5EA1" w:rsidP="005B5EA1">
      <w:pPr>
        <w:pStyle w:val="ListParagraph"/>
        <w:keepNext/>
        <w:keepLines/>
        <w:numPr>
          <w:ilvl w:val="2"/>
          <w:numId w:val="79"/>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371" w:name="_Toc315173282"/>
      <w:bookmarkEnd w:id="371"/>
    </w:p>
    <w:p w:rsidR="001330FE" w:rsidRDefault="001330FE" w:rsidP="005B5EA1">
      <w:pPr>
        <w:pStyle w:val="Heading4"/>
        <w:numPr>
          <w:ilvl w:val="3"/>
          <w:numId w:val="79"/>
        </w:numPr>
      </w:pPr>
      <w:r>
        <w:t xml:space="preserve"> </w:t>
      </w:r>
      <w:bookmarkStart w:id="372" w:name="_Toc315173283"/>
      <w:r>
        <w:t>Static View</w:t>
      </w:r>
      <w:bookmarkEnd w:id="372"/>
    </w:p>
    <w:p w:rsidR="001330FE" w:rsidRDefault="001C6CC0" w:rsidP="00150177">
      <w:pPr>
        <w:rPr>
          <w:b/>
          <w:bCs/>
          <w:sz w:val="26"/>
          <w:szCs w:val="18"/>
        </w:rPr>
      </w:pPr>
      <w:r w:rsidRPr="001C6CC0">
        <w:rPr>
          <w:rStyle w:val="CommentReference"/>
          <w:noProof/>
          <w:sz w:val="24"/>
          <w:szCs w:val="24"/>
        </w:rPr>
        <w:drawing>
          <wp:inline distT="0" distB="0" distL="0" distR="0" wp14:anchorId="5455B631" wp14:editId="773B4DEA">
            <wp:extent cx="5486400" cy="516699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5166995"/>
                    </a:xfrm>
                    <a:prstGeom prst="rect">
                      <a:avLst/>
                    </a:prstGeom>
                  </pic:spPr>
                </pic:pic>
              </a:graphicData>
            </a:graphic>
          </wp:inline>
        </w:drawing>
      </w:r>
      <w:r w:rsidRPr="001C6CC0">
        <w:rPr>
          <w:noProof/>
        </w:rPr>
        <w:t xml:space="preserve"> </w:t>
      </w:r>
      <w:r w:rsidR="00150177" w:rsidRPr="00150177">
        <w:rPr>
          <w:rStyle w:val="CommentReference"/>
          <w:sz w:val="24"/>
          <w:szCs w:val="24"/>
        </w:rPr>
        <w:t xml:space="preserve"> </w:t>
      </w:r>
      <w:r w:rsidR="00F47FB7">
        <w:rPr>
          <w:rStyle w:val="CommentReference"/>
        </w:rPr>
        <w:commentReference w:id="373"/>
      </w:r>
      <w:r w:rsidR="001330FE">
        <w:br w:type="page"/>
      </w:r>
    </w:p>
    <w:p w:rsidR="00D959A6" w:rsidRDefault="001330FE" w:rsidP="005B5EA1">
      <w:pPr>
        <w:pStyle w:val="Heading4"/>
        <w:numPr>
          <w:ilvl w:val="3"/>
          <w:numId w:val="79"/>
        </w:numPr>
      </w:pPr>
      <w:r>
        <w:lastRenderedPageBreak/>
        <w:t xml:space="preserve"> </w:t>
      </w:r>
      <w:bookmarkStart w:id="374" w:name="_Toc315173284"/>
      <w:r>
        <w:t>Dynamic View</w:t>
      </w:r>
      <w:bookmarkEnd w:id="374"/>
    </w:p>
    <w:p w:rsidR="00D959A6" w:rsidRDefault="00D959A6" w:rsidP="00F631FE">
      <w:pPr>
        <w:ind w:left="708"/>
      </w:pPr>
      <w:r>
        <w:t xml:space="preserve">The construction uses Feistel and </w:t>
      </w:r>
      <w:r w:rsidR="00F631FE">
        <w:t xml:space="preserve">is </w:t>
      </w:r>
      <w:r>
        <w:t>thus</w:t>
      </w:r>
      <w:r w:rsidR="00F631FE">
        <w:t xml:space="preserve"> invertible.</w:t>
      </w:r>
      <w:r w:rsidR="006025DB">
        <w:t xml:space="preserve"> Note that the input length must be even for this to work.</w:t>
      </w:r>
    </w:p>
    <w:p w:rsidR="00D959A6" w:rsidRDefault="00D959A6" w:rsidP="002C4EFA">
      <w:pPr>
        <w:pStyle w:val="Caption"/>
        <w:numPr>
          <w:ilvl w:val="0"/>
          <w:numId w:val="9"/>
        </w:numPr>
      </w:pPr>
      <w:bookmarkStart w:id="375" w:name="_Toc277840057"/>
      <w:r>
        <w:t xml:space="preserve">Function </w:t>
      </w:r>
      <w:r w:rsidR="00E075DC">
        <w:t xml:space="preserve">- </w:t>
      </w:r>
      <w:r w:rsidR="00E075DC" w:rsidRPr="00E075DC">
        <w:t>LubyRackoffPrpFromPrfVarying</w:t>
      </w:r>
      <w:r w:rsidR="00E075DC" w:rsidRPr="00436E65">
        <w:rPr>
          <w:sz w:val="24"/>
          <w:szCs w:val="24"/>
        </w:rPr>
        <w:t xml:space="preserve"> </w:t>
      </w:r>
      <w:r w:rsidR="00E075DC" w:rsidRPr="00E075DC">
        <w:t>::</w:t>
      </w:r>
      <w:r>
        <w:t xml:space="preserve">computeBlock </w:t>
      </w:r>
      <w:bookmarkEnd w:id="375"/>
    </w:p>
    <w:p w:rsidR="00D959A6" w:rsidRPr="00CD7820" w:rsidRDefault="00D959A6" w:rsidP="00D959A6">
      <w:pPr>
        <w:pStyle w:val="ListParagraph"/>
        <w:rPr>
          <w:rFonts w:ascii="Times New Roman" w:hAnsi="Times New Roman" w:cs="Times New Roman"/>
          <w:sz w:val="24"/>
          <w:szCs w:val="24"/>
          <w:lang w:bidi="he-IL"/>
        </w:rPr>
      </w:pPr>
      <w:r w:rsidRPr="00CD7820">
        <w:rPr>
          <w:rFonts w:ascii="Times New Roman" w:hAnsi="Times New Roman" w:cs="Times New Roman"/>
          <w:sz w:val="24"/>
          <w:szCs w:val="24"/>
          <w:lang w:bidi="he-IL"/>
        </w:rPr>
        <w:t>Below is the pseudocode taken from reference [5].</w:t>
      </w:r>
    </w:p>
    <w:p w:rsidR="00D959A6" w:rsidRPr="00CD7820" w:rsidRDefault="00D959A6" w:rsidP="00D959A6">
      <w:pPr>
        <w:ind w:left="708"/>
      </w:pPr>
    </w:p>
    <w:tbl>
      <w:tblPr>
        <w:tblW w:w="10224" w:type="dxa"/>
        <w:tblInd w:w="708" w:type="dxa"/>
        <w:tblBorders>
          <w:top w:val="nil"/>
          <w:left w:val="nil"/>
          <w:bottom w:val="nil"/>
          <w:right w:val="nil"/>
        </w:tblBorders>
        <w:tblLayout w:type="fixed"/>
        <w:tblLook w:val="0000" w:firstRow="0" w:lastRow="0" w:firstColumn="0" w:lastColumn="0" w:noHBand="0" w:noVBand="0"/>
      </w:tblPr>
      <w:tblGrid>
        <w:gridCol w:w="6785"/>
        <w:gridCol w:w="3439"/>
      </w:tblGrid>
      <w:tr w:rsidR="00D959A6" w:rsidRPr="00E42F81" w:rsidTr="00824B8A">
        <w:trPr>
          <w:trHeight w:val="328"/>
        </w:trPr>
        <w:tc>
          <w:tcPr>
            <w:tcW w:w="10224" w:type="dxa"/>
            <w:gridSpan w:val="2"/>
          </w:tcPr>
          <w:p w:rsidR="00D959A6" w:rsidRDefault="00D959A6" w:rsidP="00824B8A">
            <w:pPr>
              <w:pStyle w:val="Default"/>
              <w:rPr>
                <w:b/>
                <w:bCs/>
                <w:i/>
                <w:iCs/>
                <w:sz w:val="22"/>
                <w:szCs w:val="22"/>
              </w:rPr>
            </w:pPr>
            <w:r>
              <w:rPr>
                <w:b/>
                <w:bCs/>
                <w:i/>
                <w:iCs/>
                <w:sz w:val="22"/>
                <w:szCs w:val="22"/>
              </w:rPr>
              <w:t>Input :</w:t>
            </w:r>
          </w:p>
          <w:p w:rsidR="00D959A6" w:rsidRPr="00E42F81" w:rsidRDefault="00D959A6" w:rsidP="00824B8A">
            <w:pPr>
              <w:pStyle w:val="Default"/>
              <w:rPr>
                <w:b/>
                <w:bCs/>
                <w:i/>
                <w:iCs/>
                <w:sz w:val="22"/>
                <w:szCs w:val="22"/>
              </w:rPr>
            </w:pPr>
            <w:r>
              <w:rPr>
                <w:b/>
                <w:bCs/>
                <w:i/>
                <w:iCs/>
                <w:sz w:val="22"/>
                <w:szCs w:val="22"/>
              </w:rPr>
              <w:t xml:space="preserve"> x </w:t>
            </w:r>
            <w:r w:rsidRPr="00E42F81">
              <w:rPr>
                <w:b/>
                <w:bCs/>
                <w:i/>
                <w:iCs/>
                <w:sz w:val="22"/>
                <w:szCs w:val="22"/>
              </w:rPr>
              <w:t xml:space="preserve">= inBytes – should  be of </w:t>
            </w:r>
            <w:r>
              <w:rPr>
                <w:b/>
                <w:bCs/>
                <w:i/>
                <w:iCs/>
                <w:sz w:val="22"/>
                <w:szCs w:val="22"/>
              </w:rPr>
              <w:t xml:space="preserve">even </w:t>
            </w:r>
            <w:r w:rsidRPr="00E42F81">
              <w:rPr>
                <w:b/>
                <w:bCs/>
                <w:i/>
                <w:iCs/>
                <w:sz w:val="22"/>
                <w:szCs w:val="22"/>
              </w:rPr>
              <w:t xml:space="preserve">length                                                      </w:t>
            </w:r>
          </w:p>
          <w:p w:rsidR="00D959A6" w:rsidRPr="00E42F81" w:rsidRDefault="00D959A6" w:rsidP="00824B8A">
            <w:pPr>
              <w:pStyle w:val="Default"/>
              <w:rPr>
                <w:b/>
                <w:bCs/>
                <w:i/>
                <w:iCs/>
                <w:sz w:val="22"/>
                <w:szCs w:val="22"/>
              </w:rPr>
            </w:pPr>
            <w:r w:rsidRPr="00E42F81">
              <w:rPr>
                <w:b/>
                <w:bCs/>
                <w:i/>
                <w:iCs/>
                <w:sz w:val="22"/>
                <w:szCs w:val="22"/>
              </w:rPr>
              <w:t>-----------------</w:t>
            </w:r>
          </w:p>
        </w:tc>
      </w:tr>
      <w:tr w:rsidR="00D959A6" w:rsidTr="00824B8A">
        <w:trPr>
          <w:gridAfter w:val="1"/>
          <w:wAfter w:w="3439" w:type="dxa"/>
          <w:trHeight w:val="2331"/>
        </w:trPr>
        <w:tc>
          <w:tcPr>
            <w:tcW w:w="6785" w:type="dxa"/>
          </w:tcPr>
          <w:p w:rsidR="00D959A6" w:rsidRDefault="00D959A6" w:rsidP="00824B8A">
            <w:pPr>
              <w:pStyle w:val="Default"/>
              <w:rPr>
                <w:sz w:val="22"/>
                <w:szCs w:val="22"/>
              </w:rPr>
            </w:pPr>
            <w:r>
              <w:rPr>
                <w:sz w:val="22"/>
                <w:szCs w:val="22"/>
              </w:rPr>
              <w:t xml:space="preserve">Let </w:t>
            </w:r>
            <w:r>
              <w:rPr>
                <w:b/>
                <w:bCs/>
                <w:sz w:val="22"/>
                <w:szCs w:val="22"/>
              </w:rPr>
              <w:t>|</w:t>
            </w:r>
            <w:r>
              <w:rPr>
                <w:b/>
                <w:bCs/>
                <w:i/>
                <w:iCs/>
                <w:sz w:val="22"/>
                <w:szCs w:val="22"/>
              </w:rPr>
              <w:t>x</w:t>
            </w:r>
            <w:r>
              <w:rPr>
                <w:b/>
                <w:bCs/>
                <w:sz w:val="22"/>
                <w:szCs w:val="22"/>
              </w:rPr>
              <w:t>|=</w:t>
            </w:r>
            <w:r>
              <w:rPr>
                <w:b/>
                <w:bCs/>
                <w:i/>
                <w:iCs/>
                <w:sz w:val="22"/>
                <w:szCs w:val="22"/>
              </w:rPr>
              <w:t xml:space="preserve">2L </w:t>
            </w:r>
            <w:r>
              <w:rPr>
                <w:sz w:val="22"/>
                <w:szCs w:val="22"/>
              </w:rPr>
              <w:t xml:space="preserve">(i.e., the length of the input is </w:t>
            </w:r>
            <w:r>
              <w:rPr>
                <w:b/>
                <w:bCs/>
                <w:i/>
                <w:iCs/>
                <w:sz w:val="22"/>
                <w:szCs w:val="22"/>
              </w:rPr>
              <w:t>2L</w:t>
            </w:r>
            <w:r>
              <w:rPr>
                <w:sz w:val="22"/>
                <w:szCs w:val="22"/>
              </w:rPr>
              <w:t xml:space="preserve">) </w:t>
            </w:r>
          </w:p>
          <w:p w:rsidR="00D959A6" w:rsidRDefault="00D959A6" w:rsidP="00824B8A">
            <w:pPr>
              <w:pStyle w:val="Default"/>
              <w:rPr>
                <w:sz w:val="22"/>
                <w:szCs w:val="22"/>
              </w:rPr>
            </w:pPr>
            <w:r>
              <w:rPr>
                <w:sz w:val="22"/>
                <w:szCs w:val="22"/>
              </w:rPr>
              <w:t xml:space="preserve">Let </w:t>
            </w:r>
            <w:r>
              <w:rPr>
                <w:b/>
                <w:bCs/>
                <w:i/>
                <w:iCs/>
                <w:sz w:val="22"/>
                <w:szCs w:val="22"/>
              </w:rPr>
              <w:t>L</w:t>
            </w:r>
            <w:r>
              <w:rPr>
                <w:b/>
                <w:bCs/>
                <w:i/>
                <w:iCs/>
                <w:sz w:val="14"/>
                <w:szCs w:val="14"/>
              </w:rPr>
              <w:t xml:space="preserve">0 </w:t>
            </w:r>
            <w:r>
              <w:rPr>
                <w:sz w:val="22"/>
                <w:szCs w:val="22"/>
              </w:rPr>
              <w:t xml:space="preserve">be the first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Let </w:t>
            </w:r>
            <w:r>
              <w:rPr>
                <w:b/>
                <w:bCs/>
                <w:i/>
                <w:iCs/>
                <w:sz w:val="22"/>
                <w:szCs w:val="22"/>
              </w:rPr>
              <w:t>R</w:t>
            </w:r>
            <w:r>
              <w:rPr>
                <w:b/>
                <w:bCs/>
                <w:i/>
                <w:iCs/>
                <w:sz w:val="14"/>
                <w:szCs w:val="14"/>
              </w:rPr>
              <w:t xml:space="preserve">0 </w:t>
            </w:r>
            <w:r>
              <w:rPr>
                <w:sz w:val="22"/>
                <w:szCs w:val="22"/>
              </w:rPr>
              <w:t xml:space="preserve">be the second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For </w:t>
            </w:r>
            <w:r>
              <w:rPr>
                <w:b/>
                <w:bCs/>
                <w:sz w:val="22"/>
                <w:szCs w:val="22"/>
              </w:rPr>
              <w:t xml:space="preserve">i = 1 to 4 </w:t>
            </w:r>
          </w:p>
          <w:p w:rsidR="00D959A6" w:rsidRDefault="00D959A6" w:rsidP="00824B8A">
            <w:pPr>
              <w:pStyle w:val="Default"/>
              <w:ind w:left="708"/>
              <w:rPr>
                <w:sz w:val="14"/>
                <w:szCs w:val="14"/>
              </w:rPr>
            </w:pPr>
            <w:r>
              <w:rPr>
                <w:sz w:val="22"/>
                <w:szCs w:val="22"/>
              </w:rPr>
              <w:t xml:space="preserve">SET </w:t>
            </w:r>
            <w:r>
              <w:rPr>
                <w:b/>
                <w:bCs/>
                <w:i/>
                <w:iCs/>
                <w:sz w:val="22"/>
                <w:szCs w:val="22"/>
              </w:rPr>
              <w:t>L</w:t>
            </w:r>
            <w:r>
              <w:rPr>
                <w:b/>
                <w:bCs/>
                <w:i/>
                <w:iCs/>
                <w:sz w:val="14"/>
                <w:szCs w:val="14"/>
              </w:rPr>
              <w:t xml:space="preserve">i </w:t>
            </w:r>
            <w:r>
              <w:rPr>
                <w:b/>
                <w:bCs/>
                <w:sz w:val="22"/>
                <w:szCs w:val="22"/>
              </w:rPr>
              <w:t xml:space="preserve">= </w:t>
            </w:r>
            <w:r>
              <w:rPr>
                <w:b/>
                <w:bCs/>
                <w:i/>
                <w:iCs/>
                <w:sz w:val="22"/>
                <w:szCs w:val="22"/>
              </w:rPr>
              <w:t>R</w:t>
            </w:r>
            <w:r>
              <w:rPr>
                <w:b/>
                <w:bCs/>
                <w:i/>
                <w:iCs/>
                <w:sz w:val="14"/>
                <w:szCs w:val="14"/>
              </w:rPr>
              <w:t xml:space="preserve">i-1 </w:t>
            </w:r>
          </w:p>
          <w:p w:rsidR="00D959A6" w:rsidRDefault="00D959A6" w:rsidP="00824B8A">
            <w:pPr>
              <w:pStyle w:val="Default"/>
              <w:ind w:left="708"/>
              <w:rPr>
                <w:sz w:val="20"/>
                <w:szCs w:val="20"/>
              </w:rPr>
            </w:pPr>
            <w:r>
              <w:rPr>
                <w:sz w:val="22"/>
                <w:szCs w:val="22"/>
              </w:rPr>
              <w:t xml:space="preserve">compute </w:t>
            </w:r>
            <w:r>
              <w:rPr>
                <w:b/>
                <w:bCs/>
                <w:i/>
                <w:iCs/>
                <w:sz w:val="22"/>
                <w:szCs w:val="22"/>
              </w:rPr>
              <w:t>R</w:t>
            </w:r>
            <w:r>
              <w:rPr>
                <w:b/>
                <w:bCs/>
                <w:i/>
                <w:iCs/>
                <w:sz w:val="14"/>
                <w:szCs w:val="14"/>
              </w:rPr>
              <w:t xml:space="preserve">i </w:t>
            </w:r>
            <w:r>
              <w:rPr>
                <w:b/>
                <w:bCs/>
                <w:sz w:val="22"/>
                <w:szCs w:val="22"/>
              </w:rPr>
              <w:t xml:space="preserve">= </w:t>
            </w:r>
            <w:r>
              <w:rPr>
                <w:b/>
                <w:bCs/>
                <w:i/>
                <w:iCs/>
                <w:sz w:val="22"/>
                <w:szCs w:val="22"/>
              </w:rPr>
              <w:t>L</w:t>
            </w:r>
            <w:r>
              <w:rPr>
                <w:b/>
                <w:bCs/>
                <w:i/>
                <w:iCs/>
                <w:sz w:val="14"/>
                <w:szCs w:val="14"/>
              </w:rPr>
              <w:t xml:space="preserve">0 </w:t>
            </w:r>
            <w:r>
              <w:rPr>
                <w:rFonts w:ascii="Cambria Math" w:hAnsi="Cambria Math" w:cs="Cambria Math"/>
                <w:sz w:val="22"/>
                <w:szCs w:val="22"/>
              </w:rPr>
              <w:t>⊕</w:t>
            </w:r>
            <w:r>
              <w:rPr>
                <w:sz w:val="22"/>
                <w:szCs w:val="22"/>
              </w:rPr>
              <w:t xml:space="preserve"> </w:t>
            </w:r>
            <w:r>
              <w:rPr>
                <w:b/>
                <w:bCs/>
                <w:sz w:val="22"/>
                <w:szCs w:val="22"/>
              </w:rPr>
              <w:t>PRF_VARY_INOUT(</w:t>
            </w:r>
            <w:r>
              <w:rPr>
                <w:b/>
                <w:bCs/>
                <w:i/>
                <w:iCs/>
                <w:sz w:val="22"/>
                <w:szCs w:val="22"/>
              </w:rPr>
              <w:t>k</w:t>
            </w:r>
            <w:r>
              <w:rPr>
                <w:b/>
                <w:bCs/>
                <w:sz w:val="22"/>
                <w:szCs w:val="22"/>
              </w:rPr>
              <w:t>,(</w:t>
            </w:r>
            <w:r>
              <w:rPr>
                <w:b/>
                <w:bCs/>
                <w:i/>
                <w:iCs/>
                <w:sz w:val="22"/>
                <w:szCs w:val="22"/>
              </w:rPr>
              <w:t>R</w:t>
            </w:r>
            <w:r>
              <w:rPr>
                <w:b/>
                <w:bCs/>
                <w:i/>
                <w:iCs/>
                <w:sz w:val="14"/>
                <w:szCs w:val="14"/>
              </w:rPr>
              <w:t>i-1</w:t>
            </w:r>
            <w:r>
              <w:rPr>
                <w:b/>
                <w:bCs/>
                <w:i/>
                <w:iCs/>
                <w:sz w:val="22"/>
                <w:szCs w:val="22"/>
              </w:rPr>
              <w:t xml:space="preserve"> </w:t>
            </w:r>
            <w:r w:rsidRPr="0071071A">
              <w:rPr>
                <w:b/>
                <w:bCs/>
                <w:sz w:val="22"/>
                <w:szCs w:val="22"/>
              </w:rPr>
              <w:t xml:space="preserve">| </w:t>
            </w:r>
            <w:r>
              <w:rPr>
                <w:b/>
                <w:bCs/>
                <w:i/>
                <w:iCs/>
                <w:sz w:val="22"/>
                <w:szCs w:val="22"/>
              </w:rPr>
              <w:t>i</w:t>
            </w:r>
            <w:r>
              <w:rPr>
                <w:b/>
                <w:bCs/>
                <w:sz w:val="22"/>
                <w:szCs w:val="22"/>
              </w:rPr>
              <w:t>),</w:t>
            </w:r>
            <w:r>
              <w:rPr>
                <w:b/>
                <w:bCs/>
                <w:i/>
                <w:iCs/>
                <w:sz w:val="22"/>
                <w:szCs w:val="22"/>
              </w:rPr>
              <w:t>L</w:t>
            </w:r>
            <w:r>
              <w:rPr>
                <w:b/>
                <w:bCs/>
                <w:sz w:val="22"/>
                <w:szCs w:val="22"/>
              </w:rPr>
              <w:t xml:space="preserve">)  </w:t>
            </w:r>
          </w:p>
          <w:p w:rsidR="00D959A6" w:rsidRDefault="00D959A6" w:rsidP="00824B8A">
            <w:pPr>
              <w:pStyle w:val="Default"/>
              <w:ind w:left="708"/>
              <w:rPr>
                <w:sz w:val="20"/>
                <w:szCs w:val="20"/>
              </w:rPr>
            </w:pPr>
            <w:r>
              <w:rPr>
                <w:sz w:val="20"/>
                <w:szCs w:val="20"/>
              </w:rPr>
              <w:t>[key=k, data=(R</w:t>
            </w:r>
            <w:r>
              <w:rPr>
                <w:sz w:val="13"/>
                <w:szCs w:val="13"/>
              </w:rPr>
              <w:t>i-1</w:t>
            </w:r>
            <w:r>
              <w:rPr>
                <w:sz w:val="20"/>
                <w:szCs w:val="20"/>
              </w:rPr>
              <w:t xml:space="preserve"> | i),  outlen = L] </w:t>
            </w:r>
          </w:p>
          <w:p w:rsidR="00D959A6" w:rsidRDefault="00D959A6" w:rsidP="00824B8A">
            <w:pPr>
              <w:pStyle w:val="Default"/>
              <w:rPr>
                <w:sz w:val="22"/>
                <w:szCs w:val="22"/>
              </w:rPr>
            </w:pPr>
            <w:r>
              <w:rPr>
                <w:sz w:val="22"/>
                <w:szCs w:val="22"/>
              </w:rPr>
              <w:t xml:space="preserve">return </w:t>
            </w:r>
            <w:r>
              <w:rPr>
                <w:b/>
                <w:bCs/>
                <w:sz w:val="22"/>
                <w:szCs w:val="22"/>
              </w:rPr>
              <w:t>(</w:t>
            </w:r>
            <w:r>
              <w:rPr>
                <w:b/>
                <w:bCs/>
                <w:i/>
                <w:iCs/>
                <w:sz w:val="22"/>
                <w:szCs w:val="22"/>
              </w:rPr>
              <w:t>L</w:t>
            </w:r>
            <w:r>
              <w:rPr>
                <w:b/>
                <w:bCs/>
                <w:i/>
                <w:iCs/>
                <w:sz w:val="14"/>
                <w:szCs w:val="14"/>
              </w:rPr>
              <w:t>4</w:t>
            </w:r>
            <w:r>
              <w:rPr>
                <w:b/>
                <w:bCs/>
                <w:i/>
                <w:iCs/>
                <w:sz w:val="22"/>
                <w:szCs w:val="22"/>
              </w:rPr>
              <w:t>,R</w:t>
            </w:r>
            <w:r>
              <w:rPr>
                <w:b/>
                <w:bCs/>
                <w:i/>
                <w:iCs/>
                <w:sz w:val="14"/>
                <w:szCs w:val="14"/>
              </w:rPr>
              <w:t>4</w:t>
            </w:r>
            <w:r>
              <w:rPr>
                <w:b/>
                <w:bCs/>
                <w:sz w:val="22"/>
                <w:szCs w:val="22"/>
              </w:rPr>
              <w:t xml:space="preserve">) </w:t>
            </w:r>
          </w:p>
          <w:p w:rsidR="00D959A6" w:rsidRDefault="00D959A6" w:rsidP="00824B8A">
            <w:pPr>
              <w:pStyle w:val="Default"/>
              <w:rPr>
                <w:sz w:val="22"/>
                <w:szCs w:val="22"/>
              </w:rPr>
            </w:pPr>
          </w:p>
          <w:p w:rsidR="00D959A6" w:rsidRDefault="00D959A6" w:rsidP="00824B8A">
            <w:pPr>
              <w:pStyle w:val="Default"/>
              <w:rPr>
                <w:sz w:val="22"/>
                <w:szCs w:val="22"/>
              </w:rPr>
            </w:pPr>
          </w:p>
        </w:tc>
      </w:tr>
    </w:tbl>
    <w:p w:rsidR="00D959A6" w:rsidRDefault="00E0080C" w:rsidP="002C4EFA">
      <w:pPr>
        <w:pStyle w:val="Caption"/>
        <w:numPr>
          <w:ilvl w:val="0"/>
          <w:numId w:val="9"/>
        </w:numPr>
      </w:pPr>
      <w:bookmarkStart w:id="376" w:name="_Toc277840058"/>
      <w:commentRangeStart w:id="377"/>
      <w:r>
        <w:t xml:space="preserve">Function: </w:t>
      </w:r>
      <w:r w:rsidR="00D959A6">
        <w:t>invertBlock</w:t>
      </w:r>
      <w:bookmarkEnd w:id="376"/>
    </w:p>
    <w:p w:rsidR="006B2138" w:rsidRPr="006B2138" w:rsidRDefault="006B2138" w:rsidP="006B2138">
      <w:pPr>
        <w:pStyle w:val="Default"/>
        <w:rPr>
          <w:b/>
          <w:bCs/>
          <w:i/>
          <w:iCs/>
          <w:sz w:val="22"/>
          <w:szCs w:val="22"/>
        </w:rPr>
      </w:pPr>
      <w:r w:rsidRPr="006B2138">
        <w:rPr>
          <w:b/>
          <w:bCs/>
          <w:sz w:val="22"/>
          <w:szCs w:val="22"/>
        </w:rPr>
        <w:tab/>
      </w:r>
      <w:r w:rsidRPr="006B2138">
        <w:rPr>
          <w:b/>
          <w:bCs/>
          <w:i/>
          <w:iCs/>
          <w:sz w:val="22"/>
          <w:szCs w:val="22"/>
        </w:rPr>
        <w:t>Input :</w:t>
      </w:r>
    </w:p>
    <w:p w:rsidR="006B2138" w:rsidRPr="006B2138" w:rsidRDefault="006B2138" w:rsidP="006B2138">
      <w:pPr>
        <w:pStyle w:val="Default"/>
        <w:rPr>
          <w:b/>
          <w:bCs/>
          <w:i/>
          <w:iCs/>
          <w:sz w:val="22"/>
          <w:szCs w:val="22"/>
        </w:rPr>
      </w:pPr>
      <w:r w:rsidRPr="006B2138">
        <w:rPr>
          <w:b/>
          <w:bCs/>
          <w:i/>
          <w:iCs/>
          <w:sz w:val="22"/>
          <w:szCs w:val="22"/>
        </w:rPr>
        <w:tab/>
        <w:t xml:space="preserve"> x = inBytes – should  be of even length                                                      </w:t>
      </w:r>
    </w:p>
    <w:p w:rsidR="006B2138" w:rsidRDefault="006B2138" w:rsidP="006B2138">
      <w:pPr>
        <w:pStyle w:val="Default"/>
        <w:rPr>
          <w:b/>
          <w:bCs/>
          <w:sz w:val="22"/>
          <w:szCs w:val="22"/>
        </w:rPr>
      </w:pPr>
      <w:r w:rsidRPr="006B2138">
        <w:rPr>
          <w:b/>
          <w:bCs/>
          <w:i/>
          <w:iCs/>
          <w:sz w:val="22"/>
          <w:szCs w:val="22"/>
        </w:rPr>
        <w:tab/>
      </w:r>
      <w:r w:rsidRPr="006B2138">
        <w:rPr>
          <w:b/>
          <w:bCs/>
          <w:sz w:val="22"/>
          <w:szCs w:val="22"/>
        </w:rPr>
        <w:t>-----------------</w:t>
      </w:r>
    </w:p>
    <w:p w:rsidR="006B2138" w:rsidRDefault="006B2138" w:rsidP="006B2138">
      <w:pPr>
        <w:pStyle w:val="Default"/>
        <w:ind w:left="708"/>
        <w:rPr>
          <w:sz w:val="22"/>
          <w:szCs w:val="22"/>
        </w:rPr>
      </w:pPr>
      <w:r>
        <w:rPr>
          <w:sz w:val="22"/>
          <w:szCs w:val="22"/>
        </w:rPr>
        <w:t xml:space="preserve">Let </w:t>
      </w:r>
      <w:r>
        <w:rPr>
          <w:b/>
          <w:bCs/>
          <w:sz w:val="22"/>
          <w:szCs w:val="22"/>
        </w:rPr>
        <w:t>|</w:t>
      </w:r>
      <w:r>
        <w:rPr>
          <w:b/>
          <w:bCs/>
          <w:i/>
          <w:iCs/>
          <w:sz w:val="22"/>
          <w:szCs w:val="22"/>
        </w:rPr>
        <w:t>x</w:t>
      </w:r>
      <w:r>
        <w:rPr>
          <w:b/>
          <w:bCs/>
          <w:sz w:val="22"/>
          <w:szCs w:val="22"/>
        </w:rPr>
        <w:t>|=</w:t>
      </w:r>
      <w:r>
        <w:rPr>
          <w:b/>
          <w:bCs/>
          <w:i/>
          <w:iCs/>
          <w:sz w:val="22"/>
          <w:szCs w:val="22"/>
        </w:rPr>
        <w:t xml:space="preserve">2L </w:t>
      </w:r>
      <w:r>
        <w:rPr>
          <w:sz w:val="22"/>
          <w:szCs w:val="22"/>
        </w:rPr>
        <w:t xml:space="preserve">(i.e., the length of the input is </w:t>
      </w:r>
      <w:r>
        <w:rPr>
          <w:b/>
          <w:bCs/>
          <w:i/>
          <w:iCs/>
          <w:sz w:val="22"/>
          <w:szCs w:val="22"/>
        </w:rPr>
        <w:t>2L</w:t>
      </w:r>
      <w:r>
        <w:rPr>
          <w:sz w:val="22"/>
          <w:szCs w:val="22"/>
        </w:rPr>
        <w:t xml:space="preserve">) </w:t>
      </w:r>
    </w:p>
    <w:p w:rsidR="006B2138" w:rsidRDefault="006B2138" w:rsidP="006B2138">
      <w:pPr>
        <w:pStyle w:val="Default"/>
        <w:ind w:left="708"/>
        <w:rPr>
          <w:sz w:val="22"/>
          <w:szCs w:val="22"/>
        </w:rPr>
      </w:pPr>
      <w:r>
        <w:rPr>
          <w:sz w:val="22"/>
          <w:szCs w:val="22"/>
        </w:rPr>
        <w:t xml:space="preserve">Let </w:t>
      </w:r>
      <w:r>
        <w:rPr>
          <w:b/>
          <w:bCs/>
          <w:i/>
          <w:iCs/>
          <w:sz w:val="22"/>
          <w:szCs w:val="22"/>
        </w:rPr>
        <w:t>L</w:t>
      </w:r>
      <w:r>
        <w:rPr>
          <w:b/>
          <w:bCs/>
          <w:i/>
          <w:iCs/>
          <w:sz w:val="14"/>
          <w:szCs w:val="14"/>
        </w:rPr>
        <w:t xml:space="preserve">4 </w:t>
      </w:r>
      <w:r>
        <w:rPr>
          <w:sz w:val="22"/>
          <w:szCs w:val="22"/>
        </w:rPr>
        <w:t xml:space="preserve">be the first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6B2138" w:rsidRDefault="006B2138" w:rsidP="006B2138">
      <w:pPr>
        <w:pStyle w:val="Default"/>
        <w:ind w:left="708"/>
        <w:rPr>
          <w:sz w:val="22"/>
          <w:szCs w:val="22"/>
        </w:rPr>
      </w:pPr>
      <w:r>
        <w:rPr>
          <w:sz w:val="22"/>
          <w:szCs w:val="22"/>
        </w:rPr>
        <w:t xml:space="preserve">Let </w:t>
      </w:r>
      <w:r>
        <w:rPr>
          <w:b/>
          <w:bCs/>
          <w:i/>
          <w:iCs/>
          <w:sz w:val="22"/>
          <w:szCs w:val="22"/>
        </w:rPr>
        <w:t>R</w:t>
      </w:r>
      <w:r>
        <w:rPr>
          <w:b/>
          <w:bCs/>
          <w:i/>
          <w:iCs/>
          <w:sz w:val="14"/>
          <w:szCs w:val="14"/>
        </w:rPr>
        <w:t xml:space="preserve">4 </w:t>
      </w:r>
      <w:r>
        <w:rPr>
          <w:sz w:val="22"/>
          <w:szCs w:val="22"/>
        </w:rPr>
        <w:t xml:space="preserve">be the second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6B2138" w:rsidRPr="006B2138" w:rsidRDefault="006B2138" w:rsidP="006B2138">
      <w:pPr>
        <w:pStyle w:val="Default"/>
        <w:rPr>
          <w:b/>
          <w:bCs/>
          <w:sz w:val="22"/>
          <w:szCs w:val="22"/>
        </w:rPr>
      </w:pPr>
    </w:p>
    <w:p w:rsidR="006B2138" w:rsidRPr="006B2138" w:rsidRDefault="006B2138" w:rsidP="006B2138">
      <w:pPr>
        <w:pStyle w:val="Default"/>
        <w:rPr>
          <w:b/>
          <w:bCs/>
          <w:sz w:val="22"/>
          <w:szCs w:val="22"/>
        </w:rPr>
      </w:pPr>
      <w:r w:rsidRPr="006B2138">
        <w:rPr>
          <w:b/>
          <w:bCs/>
          <w:sz w:val="22"/>
          <w:szCs w:val="22"/>
        </w:rPr>
        <w:tab/>
      </w:r>
      <w:r w:rsidRPr="006B2138">
        <w:rPr>
          <w:sz w:val="22"/>
          <w:szCs w:val="22"/>
        </w:rPr>
        <w:t>F</w:t>
      </w:r>
      <w:r>
        <w:rPr>
          <w:sz w:val="22"/>
          <w:szCs w:val="22"/>
        </w:rPr>
        <w:t>or</w:t>
      </w:r>
      <w:r w:rsidRPr="006B2138">
        <w:rPr>
          <w:b/>
          <w:bCs/>
          <w:sz w:val="22"/>
          <w:szCs w:val="22"/>
        </w:rPr>
        <w:t xml:space="preserve"> i = 4 to 1</w:t>
      </w:r>
    </w:p>
    <w:p w:rsidR="006B2138" w:rsidRPr="006B2138" w:rsidRDefault="006B2138" w:rsidP="006B2138">
      <w:pPr>
        <w:pStyle w:val="Default"/>
        <w:ind w:firstLine="708"/>
        <w:rPr>
          <w:b/>
          <w:bCs/>
          <w:sz w:val="22"/>
          <w:szCs w:val="22"/>
        </w:rPr>
      </w:pPr>
      <w:r w:rsidRPr="006B2138">
        <w:rPr>
          <w:sz w:val="22"/>
          <w:szCs w:val="22"/>
        </w:rPr>
        <w:t xml:space="preserve">    SET </w:t>
      </w:r>
      <w:r w:rsidRPr="006B2138">
        <w:rPr>
          <w:b/>
          <w:bCs/>
          <w:sz w:val="22"/>
          <w:szCs w:val="22"/>
        </w:rPr>
        <w:t>R</w:t>
      </w:r>
      <w:r w:rsidRPr="006B2138">
        <w:rPr>
          <w:b/>
          <w:bCs/>
          <w:sz w:val="22"/>
          <w:szCs w:val="22"/>
          <w:vertAlign w:val="subscript"/>
        </w:rPr>
        <w:t>i-1</w:t>
      </w:r>
      <w:r w:rsidRPr="006B2138">
        <w:rPr>
          <w:b/>
          <w:bCs/>
          <w:sz w:val="22"/>
          <w:szCs w:val="22"/>
        </w:rPr>
        <w:t xml:space="preserve"> = L</w:t>
      </w:r>
      <w:r w:rsidRPr="006B2138">
        <w:rPr>
          <w:b/>
          <w:bCs/>
          <w:sz w:val="22"/>
          <w:szCs w:val="22"/>
          <w:vertAlign w:val="subscript"/>
        </w:rPr>
        <w:t>i</w:t>
      </w:r>
      <w:r w:rsidRPr="006B2138">
        <w:rPr>
          <w:b/>
          <w:bCs/>
          <w:sz w:val="22"/>
          <w:szCs w:val="22"/>
        </w:rPr>
        <w:t xml:space="preserve"> </w:t>
      </w:r>
    </w:p>
    <w:p w:rsidR="006B2138" w:rsidRPr="006B2138" w:rsidRDefault="006B2138" w:rsidP="006B2138">
      <w:pPr>
        <w:pStyle w:val="Default"/>
        <w:ind w:firstLine="708"/>
        <w:rPr>
          <w:b/>
          <w:bCs/>
          <w:sz w:val="22"/>
          <w:szCs w:val="22"/>
        </w:rPr>
      </w:pPr>
      <w:r w:rsidRPr="006B2138">
        <w:rPr>
          <w:sz w:val="22"/>
          <w:szCs w:val="22"/>
        </w:rPr>
        <w:t xml:space="preserve">    COMPUTE </w:t>
      </w:r>
      <w:r w:rsidRPr="006B2138">
        <w:rPr>
          <w:b/>
          <w:bCs/>
          <w:sz w:val="22"/>
          <w:szCs w:val="22"/>
        </w:rPr>
        <w:t>L</w:t>
      </w:r>
      <w:r w:rsidRPr="006B2138">
        <w:rPr>
          <w:b/>
          <w:bCs/>
          <w:sz w:val="22"/>
          <w:szCs w:val="22"/>
          <w:vertAlign w:val="subscript"/>
        </w:rPr>
        <w:t>i-1</w:t>
      </w:r>
      <w:r w:rsidRPr="006B2138">
        <w:rPr>
          <w:b/>
          <w:bCs/>
          <w:sz w:val="22"/>
          <w:szCs w:val="22"/>
        </w:rPr>
        <w:t xml:space="preserve"> = R</w:t>
      </w:r>
      <w:r w:rsidRPr="006B2138">
        <w:rPr>
          <w:b/>
          <w:bCs/>
          <w:sz w:val="22"/>
          <w:szCs w:val="22"/>
          <w:vertAlign w:val="subscript"/>
        </w:rPr>
        <w:t>i</w:t>
      </w:r>
      <w:r w:rsidRPr="006B2138">
        <w:rPr>
          <w:b/>
          <w:bCs/>
          <w:sz w:val="22"/>
          <w:szCs w:val="22"/>
        </w:rPr>
        <w:t xml:space="preserve"> XOR PRF_VARY_INOUT(k,(R</w:t>
      </w:r>
      <w:r w:rsidRPr="006B2138">
        <w:rPr>
          <w:b/>
          <w:bCs/>
          <w:sz w:val="22"/>
          <w:szCs w:val="22"/>
          <w:vertAlign w:val="subscript"/>
        </w:rPr>
        <w:t>i-1</w:t>
      </w:r>
      <w:r w:rsidRPr="006B2138">
        <w:rPr>
          <w:b/>
          <w:bCs/>
          <w:sz w:val="22"/>
          <w:szCs w:val="22"/>
        </w:rPr>
        <w:t xml:space="preserve"> (or L</w:t>
      </w:r>
      <w:r w:rsidRPr="006B2138">
        <w:rPr>
          <w:b/>
          <w:bCs/>
          <w:sz w:val="22"/>
          <w:szCs w:val="22"/>
          <w:vertAlign w:val="subscript"/>
        </w:rPr>
        <w:t>i</w:t>
      </w:r>
      <w:r w:rsidRPr="006B2138">
        <w:rPr>
          <w:b/>
          <w:bCs/>
          <w:sz w:val="22"/>
          <w:szCs w:val="22"/>
        </w:rPr>
        <w:t xml:space="preserve">),i),L)    </w:t>
      </w:r>
    </w:p>
    <w:p w:rsidR="006B2138" w:rsidRPr="006B2138" w:rsidRDefault="006B2138" w:rsidP="006B2138">
      <w:pPr>
        <w:pStyle w:val="Default"/>
        <w:rPr>
          <w:sz w:val="22"/>
          <w:szCs w:val="22"/>
        </w:rPr>
      </w:pPr>
      <w:r w:rsidRPr="006B2138">
        <w:rPr>
          <w:sz w:val="22"/>
          <w:szCs w:val="22"/>
        </w:rPr>
        <w:t xml:space="preserve">                         [key=k, data=(R</w:t>
      </w:r>
      <w:r w:rsidRPr="006B2138">
        <w:rPr>
          <w:sz w:val="22"/>
          <w:szCs w:val="22"/>
          <w:vertAlign w:val="subscript"/>
        </w:rPr>
        <w:t>i-1</w:t>
      </w:r>
      <w:r>
        <w:rPr>
          <w:sz w:val="22"/>
          <w:szCs w:val="22"/>
        </w:rPr>
        <w:t>|</w:t>
      </w:r>
      <w:r w:rsidRPr="006B2138">
        <w:rPr>
          <w:sz w:val="22"/>
          <w:szCs w:val="22"/>
        </w:rPr>
        <w:t>i), outlen = L]</w:t>
      </w:r>
    </w:p>
    <w:p w:rsidR="006B2138" w:rsidRPr="006B2138" w:rsidRDefault="006B2138" w:rsidP="006B2138">
      <w:pPr>
        <w:pStyle w:val="Default"/>
        <w:rPr>
          <w:b/>
          <w:bCs/>
          <w:sz w:val="22"/>
          <w:szCs w:val="22"/>
        </w:rPr>
      </w:pPr>
      <w:r w:rsidRPr="006B2138">
        <w:rPr>
          <w:sz w:val="22"/>
          <w:szCs w:val="22"/>
        </w:rPr>
        <w:tab/>
      </w:r>
      <w:r w:rsidRPr="006B2138">
        <w:rPr>
          <w:sz w:val="22"/>
          <w:szCs w:val="22"/>
        </w:rPr>
        <w:tab/>
        <w:t xml:space="preserve">OUTPUT </w:t>
      </w:r>
      <w:r w:rsidRPr="006B2138">
        <w:rPr>
          <w:b/>
          <w:bCs/>
          <w:sz w:val="22"/>
          <w:szCs w:val="22"/>
        </w:rPr>
        <w:t>(L</w:t>
      </w:r>
      <w:r w:rsidRPr="006B2138">
        <w:rPr>
          <w:b/>
          <w:bCs/>
          <w:sz w:val="22"/>
          <w:szCs w:val="22"/>
          <w:vertAlign w:val="subscript"/>
        </w:rPr>
        <w:t>0</w:t>
      </w:r>
      <w:r w:rsidRPr="006B2138">
        <w:rPr>
          <w:b/>
          <w:bCs/>
          <w:sz w:val="22"/>
          <w:szCs w:val="22"/>
        </w:rPr>
        <w:t>,R</w:t>
      </w:r>
      <w:r w:rsidRPr="006B2138">
        <w:rPr>
          <w:b/>
          <w:bCs/>
          <w:sz w:val="22"/>
          <w:szCs w:val="22"/>
          <w:vertAlign w:val="subscript"/>
        </w:rPr>
        <w:t>0</w:t>
      </w:r>
      <w:r w:rsidRPr="006B2138">
        <w:rPr>
          <w:b/>
          <w:bCs/>
          <w:sz w:val="22"/>
          <w:szCs w:val="22"/>
        </w:rPr>
        <w:t>)</w:t>
      </w:r>
    </w:p>
    <w:p w:rsidR="006B2138" w:rsidRPr="006B2138" w:rsidRDefault="006B2138" w:rsidP="006B2138">
      <w:pPr>
        <w:pStyle w:val="Default"/>
        <w:rPr>
          <w:sz w:val="22"/>
          <w:szCs w:val="22"/>
        </w:rPr>
      </w:pPr>
    </w:p>
    <w:p w:rsidR="008D5DE6" w:rsidRDefault="008D5DE6" w:rsidP="008F008C">
      <w:pPr>
        <w:pStyle w:val="Caption"/>
        <w:numPr>
          <w:ilvl w:val="0"/>
          <w:numId w:val="29"/>
        </w:numPr>
      </w:pPr>
      <w:r>
        <w:t>Function :</w:t>
      </w:r>
      <w:r w:rsidRPr="008D5DE6">
        <w:t xml:space="preserve"> LubyRackoffPrpFromPrf</w:t>
      </w:r>
      <w:r>
        <w:t>Varying</w:t>
      </w:r>
      <w:r w:rsidRPr="008D5DE6">
        <w:t>::</w:t>
      </w:r>
      <w:ins w:id="378" w:author="LabTest" w:date="2011-08-22T11:44:00Z">
        <w:r w:rsidR="00F47FB7" w:rsidRPr="00F47FB7">
          <w:t xml:space="preserve"> </w:t>
        </w:r>
        <w:r w:rsidR="00F47FB7" w:rsidRPr="008D5DE6">
          <w:t>LubyRackoffPrpFromPrf</w:t>
        </w:r>
        <w:r w:rsidR="00F47FB7">
          <w:t>Varying</w:t>
        </w:r>
        <w:r w:rsidR="00F47FB7" w:rsidRPr="008D5DE6">
          <w:t xml:space="preserve"> </w:t>
        </w:r>
      </w:ins>
      <w:r w:rsidRPr="008D5DE6">
        <w:t>( String prf</w:t>
      </w:r>
      <w:r>
        <w:t>Varying</w:t>
      </w:r>
      <w:r w:rsidRPr="008D5DE6">
        <w:t>)</w:t>
      </w:r>
    </w:p>
    <w:p w:rsidR="008D5DE6" w:rsidRPr="008D5DE6" w:rsidRDefault="008D5DE6" w:rsidP="008759AB">
      <w:pPr>
        <w:pStyle w:val="ListParagraph"/>
        <w:ind w:left="360"/>
        <w:rPr>
          <w:rFonts w:ascii="Times New Roman" w:hAnsi="Times New Roman" w:cs="Times New Roman"/>
          <w:sz w:val="24"/>
          <w:szCs w:val="24"/>
          <w:lang w:bidi="he-IL"/>
        </w:rPr>
      </w:pPr>
      <w:r w:rsidRPr="008D5DE6">
        <w:rPr>
          <w:rFonts w:ascii="Times New Roman" w:hAnsi="Times New Roman" w:cs="Times New Roman"/>
          <w:sz w:val="24"/>
          <w:szCs w:val="24"/>
          <w:lang w:bidi="he-IL"/>
        </w:rPr>
        <w:t xml:space="preserve">The class uses an underlying </w:t>
      </w:r>
      <w:r w:rsidR="008759AB" w:rsidRPr="008759AB">
        <w:rPr>
          <w:rFonts w:ascii="Times New Roman" w:hAnsi="Times New Roman" w:cs="Times New Roman"/>
          <w:sz w:val="24"/>
          <w:szCs w:val="24"/>
          <w:lang w:bidi="he-IL"/>
        </w:rPr>
        <w:t>PrfVaryingIOLength</w:t>
      </w:r>
      <w:r w:rsidRPr="008D5DE6">
        <w:rPr>
          <w:rFonts w:ascii="Times New Roman" w:hAnsi="Times New Roman" w:cs="Times New Roman"/>
          <w:sz w:val="24"/>
          <w:szCs w:val="24"/>
          <w:lang w:bidi="he-IL"/>
        </w:rPr>
        <w:t>. When the name of the Prf</w:t>
      </w:r>
      <w:r w:rsidRPr="008759AB">
        <w:rPr>
          <w:rFonts w:ascii="Times New Roman" w:hAnsi="Times New Roman" w:cs="Times New Roman"/>
          <w:sz w:val="24"/>
          <w:szCs w:val="24"/>
          <w:lang w:bidi="he-IL"/>
        </w:rPr>
        <w:t>Varying</w:t>
      </w:r>
      <w:r w:rsidRPr="008D5DE6">
        <w:rPr>
          <w:rFonts w:ascii="Times New Roman" w:hAnsi="Times New Roman" w:cs="Times New Roman"/>
          <w:sz w:val="24"/>
          <w:szCs w:val="24"/>
          <w:lang w:bidi="he-IL"/>
        </w:rPr>
        <w:t xml:space="preserve"> is passed as a string this constructor retrieves the right </w:t>
      </w:r>
      <w:r w:rsidR="008759AB" w:rsidRPr="008759AB">
        <w:rPr>
          <w:rFonts w:ascii="Times New Roman" w:hAnsi="Times New Roman" w:cs="Times New Roman"/>
          <w:sz w:val="24"/>
          <w:szCs w:val="24"/>
          <w:lang w:bidi="he-IL"/>
        </w:rPr>
        <w:t>PrfVaryingIOLength</w:t>
      </w:r>
      <w:r w:rsidR="003D4783">
        <w:rPr>
          <w:rFonts w:ascii="Times New Roman" w:hAnsi="Times New Roman" w:cs="Times New Roman"/>
          <w:sz w:val="24"/>
          <w:szCs w:val="24"/>
          <w:lang w:bidi="he-IL"/>
        </w:rPr>
        <w:t xml:space="preserve"> </w:t>
      </w:r>
      <w:r w:rsidRPr="008D5DE6">
        <w:rPr>
          <w:rFonts w:ascii="Times New Roman" w:hAnsi="Times New Roman" w:cs="Times New Roman"/>
          <w:sz w:val="24"/>
          <w:szCs w:val="24"/>
          <w:lang w:bidi="he-IL"/>
        </w:rPr>
        <w:t xml:space="preserve">using the factories tool. Since this newly created </w:t>
      </w:r>
      <w:r w:rsidR="008759AB" w:rsidRPr="008759AB">
        <w:rPr>
          <w:rFonts w:ascii="Times New Roman" w:hAnsi="Times New Roman" w:cs="Times New Roman"/>
          <w:sz w:val="24"/>
          <w:szCs w:val="24"/>
          <w:lang w:bidi="he-IL"/>
        </w:rPr>
        <w:t>PrfVaryingIOLength</w:t>
      </w:r>
      <w:r w:rsidRPr="008D5DE6">
        <w:rPr>
          <w:rFonts w:ascii="Times New Roman" w:hAnsi="Times New Roman" w:cs="Times New Roman"/>
          <w:sz w:val="24"/>
          <w:szCs w:val="24"/>
          <w:lang w:bidi="he-IL"/>
        </w:rPr>
        <w:t>is not initialized the init must be called. Otherwise, the isInitialized function will return false.</w:t>
      </w:r>
    </w:p>
    <w:p w:rsidR="008D5DE6" w:rsidRDefault="008D5DE6" w:rsidP="008F008C">
      <w:pPr>
        <w:pStyle w:val="Caption"/>
        <w:numPr>
          <w:ilvl w:val="0"/>
          <w:numId w:val="29"/>
        </w:numPr>
      </w:pPr>
      <w:r>
        <w:t>Function :</w:t>
      </w:r>
      <w:r w:rsidRPr="008D5DE6">
        <w:t xml:space="preserve"> </w:t>
      </w:r>
      <w:r w:rsidR="008759AB" w:rsidRPr="008D5DE6">
        <w:t>LubyRackoffPrpFromPrf</w:t>
      </w:r>
      <w:r w:rsidR="008759AB">
        <w:t>Varying</w:t>
      </w:r>
      <w:r w:rsidRPr="008D5DE6">
        <w:t>::LubyRackoffPrpFromPrfFixed(</w:t>
      </w:r>
      <w:r w:rsidR="008759AB" w:rsidRPr="008759AB">
        <w:t>PrfVaryingIOLength</w:t>
      </w:r>
      <w:r w:rsidR="008759AB">
        <w:t xml:space="preserve"> p</w:t>
      </w:r>
      <w:r w:rsidR="008759AB" w:rsidRPr="008759AB">
        <w:t>rfVaryingIOLength</w:t>
      </w:r>
      <w:r w:rsidRPr="008D5DE6">
        <w:t>)</w:t>
      </w:r>
    </w:p>
    <w:p w:rsidR="008D5DE6" w:rsidRPr="00436E65" w:rsidRDefault="008D5DE6" w:rsidP="008759AB">
      <w:pPr>
        <w:ind w:left="360"/>
      </w:pPr>
      <w:r>
        <w:t xml:space="preserve">We give another option for efficiency reasons to get the actual </w:t>
      </w:r>
      <w:r w:rsidR="008759AB" w:rsidRPr="008759AB">
        <w:t>PrfVaryingIOLength</w:t>
      </w:r>
      <w:r>
        <w:t xml:space="preserve">. This constructor </w:t>
      </w:r>
      <w:commentRangeEnd w:id="377"/>
      <w:r w:rsidR="006B2138">
        <w:rPr>
          <w:rStyle w:val="CommentReference"/>
        </w:rPr>
        <w:commentReference w:id="377"/>
      </w:r>
      <w:r>
        <w:t xml:space="preserve">must get an initialized </w:t>
      </w:r>
      <w:r w:rsidR="008759AB" w:rsidRPr="008759AB">
        <w:t>PrfVaryingIOLength</w:t>
      </w:r>
      <w:r w:rsidR="008759AB">
        <w:t xml:space="preserve"> </w:t>
      </w:r>
      <w:r>
        <w:t xml:space="preserve">(otherwise, the user should just create </w:t>
      </w:r>
      <w:r>
        <w:lastRenderedPageBreak/>
        <w:t>one using the previous constructor) otherwise, it throws an exception. If this constructor is called the isInitialized function will return true.</w:t>
      </w:r>
    </w:p>
    <w:p w:rsidR="008D5DE6" w:rsidRPr="00D959A6" w:rsidRDefault="008D5DE6" w:rsidP="00E0080C">
      <w:pPr>
        <w:ind w:firstLine="708"/>
      </w:pPr>
    </w:p>
    <w:p w:rsidR="001330FE" w:rsidRPr="001330FE" w:rsidRDefault="00D959A6" w:rsidP="005B5EA1">
      <w:pPr>
        <w:pStyle w:val="Heading4"/>
        <w:numPr>
          <w:ilvl w:val="3"/>
          <w:numId w:val="79"/>
        </w:numPr>
      </w:pPr>
      <w:r>
        <w:t xml:space="preserve"> </w:t>
      </w:r>
      <w:bookmarkStart w:id="379" w:name="_Toc315173285"/>
      <w:r>
        <w:t>Usage</w:t>
      </w:r>
      <w:bookmarkEnd w:id="379"/>
      <w:r w:rsidR="001330FE">
        <w:t xml:space="preserve"> </w:t>
      </w:r>
    </w:p>
    <w:p w:rsidR="00126FD2" w:rsidRDefault="00126FD2" w:rsidP="00126FD2">
      <w:r>
        <w:t xml:space="preserve"> invertBlock with lengths:</w:t>
      </w:r>
    </w:p>
    <w:p w:rsidR="00126FD2" w:rsidRDefault="00126FD2" w:rsidP="00126FD2">
      <w:pPr>
        <w:ind w:left="708"/>
      </w:pPr>
    </w:p>
    <w:p w:rsidR="00126FD2" w:rsidRDefault="00126FD2" w:rsidP="00126FD2">
      <w:pPr>
        <w:autoSpaceDE/>
        <w:autoSpaceDN/>
        <w:adjustRightInd/>
        <w:rPr>
          <w:rFonts w:ascii="Courier New" w:hAnsi="Courier New" w:cs="Courier New"/>
          <w:color w:val="000000"/>
          <w:sz w:val="20"/>
          <w:szCs w:val="20"/>
        </w:rPr>
      </w:pPr>
    </w:p>
    <w:p w:rsidR="00126FD2" w:rsidRPr="00B7052A" w:rsidRDefault="00126FD2"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71071A">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Default="00CB2F72" w:rsidP="00126FD2">
      <w:pPr>
        <w:rPr>
          <w:rFonts w:ascii="Courier New" w:hAnsi="Courier New" w:cs="Courier New"/>
          <w:color w:val="000000"/>
          <w:sz w:val="20"/>
          <w:szCs w:val="20"/>
        </w:rPr>
      </w:pP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Pr>
          <w:rFonts w:ascii="Courier New" w:hAnsi="Courier New" w:cs="Courier New"/>
          <w:color w:val="00B050"/>
          <w:sz w:val="20"/>
          <w:szCs w:val="20"/>
        </w:rPr>
        <w:t xml:space="preserve"> Cast to prp. </w:t>
      </w:r>
    </w:p>
    <w:p w:rsidR="00CB2F72" w:rsidRDefault="00CB2F72" w:rsidP="00CB2F72">
      <w:pPr>
        <w:rPr>
          <w:rFonts w:ascii="Courier New" w:hAnsi="Courier New" w:cs="Courier New"/>
          <w:color w:val="000000"/>
          <w:sz w:val="20"/>
          <w:szCs w:val="20"/>
        </w:rPr>
      </w:pPr>
      <w:r>
        <w:rPr>
          <w:rFonts w:ascii="Courier New" w:hAnsi="Courier New" w:cs="Courier New"/>
          <w:color w:val="000000"/>
          <w:sz w:val="20"/>
          <w:szCs w:val="20"/>
        </w:rPr>
        <w:t>PseudorandomPermutation prp</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(PseudorandomPermutation)PrfFactory.getInstance().getObject("</w:t>
      </w:r>
      <w:r w:rsidRPr="00CB2F72">
        <w:rPr>
          <w:rFonts w:ascii="Courier New" w:hAnsi="Courier New" w:cs="Courier New"/>
          <w:color w:val="000000"/>
          <w:sz w:val="20"/>
          <w:szCs w:val="20"/>
        </w:rPr>
        <w:t>PrpFromPrfVarying</w:t>
      </w:r>
      <w:r>
        <w:rPr>
          <w:rFonts w:ascii="Courier New" w:hAnsi="Courier New" w:cs="Courier New"/>
          <w:color w:val="000000"/>
          <w:sz w:val="20"/>
          <w:szCs w:val="20"/>
        </w:rPr>
        <w:t>");</w:t>
      </w:r>
    </w:p>
    <w:p w:rsidR="00126FD2" w:rsidRDefault="00126FD2" w:rsidP="00126FD2">
      <w:pPr>
        <w:ind w:left="12"/>
        <w:rPr>
          <w:rFonts w:ascii="Courier New" w:hAnsi="Courier New" w:cs="Courier New"/>
          <w:color w:val="000000"/>
          <w:sz w:val="20"/>
          <w:szCs w:val="20"/>
        </w:rPr>
      </w:pPr>
    </w:p>
    <w:p w:rsidR="00126FD2" w:rsidRPr="00B7052A" w:rsidRDefault="00126FD2" w:rsidP="00126FD2">
      <w:pPr>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126FD2" w:rsidRDefault="00126FD2" w:rsidP="00126FD2">
      <w:pPr>
        <w:ind w:left="-696"/>
        <w:rPr>
          <w:rFonts w:ascii="Courier New" w:hAnsi="Courier New" w:cs="Courier New"/>
          <w:color w:val="000000"/>
          <w:sz w:val="20"/>
          <w:szCs w:val="20"/>
        </w:rPr>
      </w:pPr>
      <w:r>
        <w:rPr>
          <w:rFonts w:ascii="Courier New" w:hAnsi="Courier New" w:cs="Courier New"/>
          <w:color w:val="000000"/>
          <w:sz w:val="20"/>
          <w:szCs w:val="20"/>
        </w:rPr>
        <w:tab/>
        <w:t>prp.init(secretKey);</w:t>
      </w:r>
    </w:p>
    <w:p w:rsidR="00126FD2" w:rsidRDefault="00126FD2" w:rsidP="00126FD2">
      <w:pPr>
        <w:ind w:left="-696"/>
        <w:rPr>
          <w:rFonts w:ascii="Courier New" w:hAnsi="Courier New" w:cs="Courier New"/>
          <w:color w:val="000000"/>
          <w:sz w:val="20"/>
          <w:szCs w:val="20"/>
        </w:rPr>
      </w:pPr>
    </w:p>
    <w:p w:rsidR="00126FD2" w:rsidRPr="00B7052A" w:rsidRDefault="00126FD2" w:rsidP="00126FD2">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invert</w:t>
      </w:r>
      <w:r w:rsidRPr="00B7052A">
        <w:rPr>
          <w:rFonts w:ascii="Courier New" w:hAnsi="Courier New" w:cs="Courier New"/>
          <w:color w:val="00B050"/>
          <w:sz w:val="20"/>
          <w:szCs w:val="20"/>
        </w:rPr>
        <w:t xml:space="preserve"> the </w:t>
      </w:r>
      <w:r>
        <w:rPr>
          <w:rFonts w:ascii="Courier New" w:hAnsi="Courier New" w:cs="Courier New"/>
          <w:color w:val="00B050"/>
          <w:sz w:val="20"/>
          <w:szCs w:val="20"/>
        </w:rPr>
        <w:t>permutation</w:t>
      </w:r>
      <w:r w:rsidRPr="00B7052A">
        <w:rPr>
          <w:rFonts w:ascii="Courier New" w:hAnsi="Courier New" w:cs="Courier New"/>
          <w:color w:val="00B050"/>
          <w:sz w:val="20"/>
          <w:szCs w:val="20"/>
        </w:rPr>
        <w:t xml:space="preserve"> with input in and output out</w:t>
      </w:r>
      <w:r>
        <w:rPr>
          <w:rFonts w:ascii="Courier New" w:hAnsi="Courier New" w:cs="Courier New"/>
          <w:color w:val="00B050"/>
          <w:sz w:val="20"/>
          <w:szCs w:val="20"/>
        </w:rPr>
        <w:t xml:space="preserve"> of common size 20</w:t>
      </w:r>
      <w:r w:rsidRPr="00B7052A">
        <w:rPr>
          <w:rFonts w:ascii="Courier New" w:hAnsi="Courier New" w:cs="Courier New"/>
          <w:color w:val="00B050"/>
          <w:sz w:val="20"/>
          <w:szCs w:val="20"/>
        </w:rPr>
        <w:t>.</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Block(in, 0</w:t>
      </w:r>
      <w:r>
        <w:rPr>
          <w:rFonts w:ascii="Courier New" w:hAnsi="Courier New" w:cs="Courier New"/>
          <w:color w:val="000000"/>
          <w:sz w:val="20"/>
          <w:szCs w:val="20"/>
        </w:rPr>
        <w:t xml:space="preserve">, </w:t>
      </w:r>
      <w:r w:rsidRPr="00B7052A">
        <w:rPr>
          <w:rFonts w:ascii="Courier New" w:hAnsi="Courier New" w:cs="Courier New"/>
          <w:color w:val="000000"/>
          <w:sz w:val="20"/>
          <w:szCs w:val="20"/>
        </w:rPr>
        <w:t>out, 0</w:t>
      </w:r>
      <w:r>
        <w:rPr>
          <w:rFonts w:ascii="Courier New" w:hAnsi="Courier New" w:cs="Courier New"/>
          <w:color w:val="000000"/>
          <w:sz w:val="20"/>
          <w:szCs w:val="20"/>
        </w:rPr>
        <w:t>, 20</w:t>
      </w:r>
      <w:r w:rsidRPr="00B7052A">
        <w:rPr>
          <w:rFonts w:ascii="Courier New" w:hAnsi="Courier New" w:cs="Courier New"/>
          <w:color w:val="000000"/>
          <w:sz w:val="20"/>
          <w:szCs w:val="20"/>
        </w:rPr>
        <w:t>);</w:t>
      </w:r>
    </w:p>
    <w:p w:rsidR="00126FD2" w:rsidRDefault="00126FD2" w:rsidP="00126FD2">
      <w:pPr>
        <w:rPr>
          <w:rFonts w:ascii="Courier New" w:hAnsi="Courier New" w:cs="Courier New"/>
          <w:color w:val="000000"/>
          <w:sz w:val="20"/>
          <w:szCs w:val="20"/>
        </w:rPr>
      </w:pPr>
    </w:p>
    <w:p w:rsidR="00126FD2" w:rsidRDefault="00126FD2" w:rsidP="00896A24"/>
    <w:p w:rsidR="00CB0682" w:rsidRPr="00CB0682" w:rsidRDefault="00CB0682" w:rsidP="002C4EFA">
      <w:pPr>
        <w:pStyle w:val="ListParagraph"/>
        <w:keepNext/>
        <w:keepLines/>
        <w:numPr>
          <w:ilvl w:val="0"/>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380" w:name="_Toc283907060"/>
      <w:bookmarkStart w:id="381" w:name="_Toc283908913"/>
      <w:bookmarkStart w:id="382" w:name="_Toc287350648"/>
      <w:bookmarkStart w:id="383" w:name="_Toc289002187"/>
      <w:bookmarkStart w:id="384" w:name="_Toc289002316"/>
      <w:bookmarkStart w:id="385" w:name="_Toc289956222"/>
      <w:bookmarkStart w:id="386" w:name="_Toc296853707"/>
      <w:bookmarkStart w:id="387" w:name="_Toc298923904"/>
      <w:bookmarkStart w:id="388" w:name="_Toc301769135"/>
      <w:bookmarkStart w:id="389" w:name="_Toc305320983"/>
      <w:bookmarkStart w:id="390" w:name="_Toc305321113"/>
      <w:bookmarkStart w:id="391" w:name="_Toc305321243"/>
      <w:bookmarkStart w:id="392" w:name="_Toc305321419"/>
      <w:bookmarkStart w:id="393" w:name="_Toc305323433"/>
      <w:bookmarkStart w:id="394" w:name="_Toc305323607"/>
      <w:bookmarkStart w:id="395" w:name="_Toc305323783"/>
      <w:bookmarkStart w:id="396" w:name="_Toc311619747"/>
      <w:bookmarkStart w:id="397" w:name="_Toc315168892"/>
      <w:bookmarkStart w:id="398" w:name="_Toc315169069"/>
      <w:bookmarkStart w:id="399" w:name="_Toc315173286"/>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400" w:name="_Toc289002317"/>
      <w:bookmarkStart w:id="401" w:name="_Toc289956223"/>
      <w:bookmarkStart w:id="402" w:name="_Toc296853708"/>
      <w:bookmarkStart w:id="403" w:name="_Toc298923905"/>
      <w:bookmarkStart w:id="404" w:name="_Toc301769136"/>
      <w:bookmarkStart w:id="405" w:name="_Toc305320984"/>
      <w:bookmarkStart w:id="406" w:name="_Toc305321114"/>
      <w:bookmarkStart w:id="407" w:name="_Toc305321244"/>
      <w:bookmarkStart w:id="408" w:name="_Toc305321420"/>
      <w:bookmarkStart w:id="409" w:name="_Toc305323434"/>
      <w:bookmarkStart w:id="410" w:name="_Toc305323608"/>
      <w:bookmarkStart w:id="411" w:name="_Toc305323784"/>
      <w:bookmarkStart w:id="412" w:name="_Toc311619748"/>
      <w:bookmarkStart w:id="413" w:name="_Toc315168893"/>
      <w:bookmarkStart w:id="414" w:name="_Toc315169070"/>
      <w:bookmarkStart w:id="415" w:name="_Toc315173287"/>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416" w:name="_Toc289002318"/>
      <w:bookmarkStart w:id="417" w:name="_Toc289956224"/>
      <w:bookmarkStart w:id="418" w:name="_Toc296853709"/>
      <w:bookmarkStart w:id="419" w:name="_Toc298923906"/>
      <w:bookmarkStart w:id="420" w:name="_Toc301769137"/>
      <w:bookmarkStart w:id="421" w:name="_Toc305320985"/>
      <w:bookmarkStart w:id="422" w:name="_Toc305321115"/>
      <w:bookmarkStart w:id="423" w:name="_Toc305321245"/>
      <w:bookmarkStart w:id="424" w:name="_Toc305321421"/>
      <w:bookmarkStart w:id="425" w:name="_Toc305323435"/>
      <w:bookmarkStart w:id="426" w:name="_Toc305323609"/>
      <w:bookmarkStart w:id="427" w:name="_Toc305323785"/>
      <w:bookmarkStart w:id="428" w:name="_Toc311619749"/>
      <w:bookmarkStart w:id="429" w:name="_Toc315168894"/>
      <w:bookmarkStart w:id="430" w:name="_Toc315169071"/>
      <w:bookmarkStart w:id="431" w:name="_Toc315173288"/>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432" w:name="_Toc289002319"/>
      <w:bookmarkStart w:id="433" w:name="_Toc289956225"/>
      <w:bookmarkStart w:id="434" w:name="_Toc296853710"/>
      <w:bookmarkStart w:id="435" w:name="_Toc298923907"/>
      <w:bookmarkStart w:id="436" w:name="_Toc301769138"/>
      <w:bookmarkStart w:id="437" w:name="_Toc305320986"/>
      <w:bookmarkStart w:id="438" w:name="_Toc305321116"/>
      <w:bookmarkStart w:id="439" w:name="_Toc305321246"/>
      <w:bookmarkStart w:id="440" w:name="_Toc305321422"/>
      <w:bookmarkStart w:id="441" w:name="_Toc305323436"/>
      <w:bookmarkStart w:id="442" w:name="_Toc305323610"/>
      <w:bookmarkStart w:id="443" w:name="_Toc305323786"/>
      <w:bookmarkStart w:id="444" w:name="_Toc311619750"/>
      <w:bookmarkStart w:id="445" w:name="_Toc315168895"/>
      <w:bookmarkStart w:id="446" w:name="_Toc315169072"/>
      <w:bookmarkStart w:id="447" w:name="_Toc315173289"/>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448" w:name="_Toc289002320"/>
      <w:bookmarkStart w:id="449" w:name="_Toc289956226"/>
      <w:bookmarkStart w:id="450" w:name="_Toc296853711"/>
      <w:bookmarkStart w:id="451" w:name="_Toc298923908"/>
      <w:bookmarkStart w:id="452" w:name="_Toc301769139"/>
      <w:bookmarkStart w:id="453" w:name="_Toc305320987"/>
      <w:bookmarkStart w:id="454" w:name="_Toc305321117"/>
      <w:bookmarkStart w:id="455" w:name="_Toc305321247"/>
      <w:bookmarkStart w:id="456" w:name="_Toc305321423"/>
      <w:bookmarkStart w:id="457" w:name="_Toc305323437"/>
      <w:bookmarkStart w:id="458" w:name="_Toc305323611"/>
      <w:bookmarkStart w:id="459" w:name="_Toc305323787"/>
      <w:bookmarkStart w:id="460" w:name="_Toc311619751"/>
      <w:bookmarkStart w:id="461" w:name="_Toc315168896"/>
      <w:bookmarkStart w:id="462" w:name="_Toc315169073"/>
      <w:bookmarkStart w:id="463" w:name="_Toc315173290"/>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rsidR="00A32077" w:rsidRPr="00A32077" w:rsidRDefault="007632DC" w:rsidP="00A32077">
      <w:pPr>
        <w:rPr>
          <w:szCs w:val="18"/>
        </w:rPr>
      </w:pPr>
      <w:r>
        <w:br w:type="page"/>
      </w:r>
      <w:bookmarkStart w:id="464" w:name="_Toc277840059"/>
    </w:p>
    <w:p w:rsidR="00515D3B" w:rsidRDefault="00515D3B" w:rsidP="008F008C">
      <w:pPr>
        <w:pStyle w:val="Heading3"/>
        <w:numPr>
          <w:ilvl w:val="2"/>
          <w:numId w:val="38"/>
        </w:numPr>
        <w:ind w:left="709" w:hanging="283"/>
      </w:pPr>
      <w:bookmarkStart w:id="465" w:name="_Toc315173291"/>
      <w:r>
        <w:lastRenderedPageBreak/>
        <w:t>Pse</w:t>
      </w:r>
      <w:bookmarkStart w:id="466" w:name="PRG"/>
      <w:bookmarkEnd w:id="466"/>
      <w:r>
        <w:t>udorandom Generator</w:t>
      </w:r>
      <w:bookmarkEnd w:id="464"/>
      <w:bookmarkEnd w:id="465"/>
    </w:p>
    <w:p w:rsidR="00AE4229" w:rsidRPr="00AE4229" w:rsidRDefault="00AE4229" w:rsidP="005B5EA1">
      <w:pPr>
        <w:pStyle w:val="ListParagraph"/>
        <w:keepNext/>
        <w:keepLines/>
        <w:numPr>
          <w:ilvl w:val="2"/>
          <w:numId w:val="79"/>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467" w:name="_Toc305321425"/>
      <w:bookmarkStart w:id="468" w:name="_Toc305323439"/>
      <w:bookmarkStart w:id="469" w:name="_Toc305323613"/>
      <w:bookmarkStart w:id="470" w:name="_Toc305323789"/>
      <w:bookmarkStart w:id="471" w:name="_Toc311619753"/>
      <w:bookmarkStart w:id="472" w:name="_Toc315168898"/>
      <w:bookmarkStart w:id="473" w:name="_Toc315169075"/>
      <w:bookmarkStart w:id="474" w:name="_Toc315173292"/>
      <w:bookmarkEnd w:id="467"/>
      <w:bookmarkEnd w:id="468"/>
      <w:bookmarkEnd w:id="469"/>
      <w:bookmarkEnd w:id="470"/>
      <w:bookmarkEnd w:id="471"/>
      <w:bookmarkEnd w:id="472"/>
      <w:bookmarkEnd w:id="473"/>
      <w:bookmarkEnd w:id="474"/>
    </w:p>
    <w:p w:rsidR="0030299D" w:rsidRDefault="0030299D" w:rsidP="005B5EA1">
      <w:pPr>
        <w:pStyle w:val="Heading4"/>
        <w:numPr>
          <w:ilvl w:val="3"/>
          <w:numId w:val="79"/>
        </w:numPr>
      </w:pPr>
      <w:r>
        <w:t xml:space="preserve"> </w:t>
      </w:r>
      <w:bookmarkStart w:id="475" w:name="_Toc315173293"/>
      <w:r>
        <w:t>Static View</w:t>
      </w:r>
      <w:bookmarkEnd w:id="475"/>
    </w:p>
    <w:p w:rsidR="00896A24" w:rsidRDefault="00B560EC" w:rsidP="000A5F57">
      <w:r>
        <w:t>A</w:t>
      </w:r>
      <w:r w:rsidR="00896A24">
        <w:t xml:space="preserve"> </w:t>
      </w:r>
      <w:r w:rsidR="00896A24">
        <w:rPr>
          <w:b/>
          <w:bCs/>
        </w:rPr>
        <w:t>pseudorandom generator (PRG)</w:t>
      </w:r>
      <w:r w:rsidR="00896A24">
        <w:t xml:space="preserve"> is a </w:t>
      </w:r>
      <w:r w:rsidR="00896A24" w:rsidRPr="001E79E8">
        <w:t xml:space="preserve">deterministic </w:t>
      </w:r>
      <w:r>
        <w:t xml:space="preserve">algorithm that takes a “short” </w:t>
      </w:r>
      <w:r w:rsidR="00896A24" w:rsidRPr="001E79E8">
        <w:t>uniform</w:t>
      </w:r>
      <w:r>
        <w:t>ly distributed string</w:t>
      </w:r>
      <w:r w:rsidR="00896A24">
        <w:t xml:space="preserve">, known as </w:t>
      </w:r>
      <w:r>
        <w:t>the</w:t>
      </w:r>
      <w:r w:rsidR="00896A24">
        <w:t xml:space="preserve"> </w:t>
      </w:r>
      <w:r w:rsidR="00896A24" w:rsidRPr="001E79E8">
        <w:t>seed</w:t>
      </w:r>
      <w:r>
        <w:t>, and outputs a longer string that cannot be efficiently distinguished from a uniformly distributed string of that length</w:t>
      </w:r>
      <w:r w:rsidR="00896A24">
        <w:t xml:space="preserve">. </w:t>
      </w:r>
    </w:p>
    <w:p w:rsidR="00A31547" w:rsidRDefault="00A31547" w:rsidP="00896A24"/>
    <w:p w:rsidR="004728C3" w:rsidRPr="00896A24" w:rsidRDefault="00150177" w:rsidP="00896A24">
      <w:r w:rsidRPr="00150177">
        <w:rPr>
          <w:noProof/>
        </w:rPr>
        <w:drawing>
          <wp:inline distT="0" distB="0" distL="0" distR="0" wp14:anchorId="3928FB3A" wp14:editId="743AA53A">
            <wp:extent cx="4273550" cy="46954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74901" cy="4696948"/>
                    </a:xfrm>
                    <a:prstGeom prst="rect">
                      <a:avLst/>
                    </a:prstGeom>
                  </pic:spPr>
                </pic:pic>
              </a:graphicData>
            </a:graphic>
          </wp:inline>
        </w:drawing>
      </w:r>
    </w:p>
    <w:p w:rsidR="00515D3B" w:rsidRDefault="00515D3B" w:rsidP="00515D3B"/>
    <w:p w:rsidR="00D959A6" w:rsidRDefault="00BB674D" w:rsidP="005B5EA1">
      <w:pPr>
        <w:pStyle w:val="Heading4"/>
        <w:numPr>
          <w:ilvl w:val="3"/>
          <w:numId w:val="79"/>
        </w:numPr>
      </w:pPr>
      <w:bookmarkStart w:id="476" w:name="_Toc277840060"/>
      <w:r>
        <w:t xml:space="preserve"> </w:t>
      </w:r>
      <w:bookmarkStart w:id="477" w:name="_Toc315173294"/>
      <w:r w:rsidR="00AA5BCB">
        <w:t>Dynamic</w:t>
      </w:r>
      <w:r>
        <w:t xml:space="preserve"> View</w:t>
      </w:r>
      <w:bookmarkEnd w:id="477"/>
    </w:p>
    <w:p w:rsidR="00D959A6" w:rsidRDefault="00D959A6" w:rsidP="003B623C">
      <w:pPr>
        <w:pStyle w:val="Caption"/>
        <w:ind w:left="720"/>
      </w:pPr>
      <w:r>
        <w:t xml:space="preserve">Function </w:t>
      </w:r>
      <w:del w:id="478" w:author="LabTest" w:date="2011-08-22T11:49:00Z">
        <w:r w:rsidDel="003B623C">
          <w:delText>:</w:delText>
        </w:r>
      </w:del>
      <w:r>
        <w:t xml:space="preserve"> </w:t>
      </w:r>
      <w:ins w:id="479" w:author="LabTest" w:date="2011-08-22T11:49:00Z">
        <w:r w:rsidR="003B623C">
          <w:t>BcPRG::</w:t>
        </w:r>
      </w:ins>
      <w:r w:rsidR="00AF18EF">
        <w:t>getPRGBytes(</w:t>
      </w:r>
      <w:r w:rsidR="00CB3B37">
        <w:t>out :byte[], outOffset:int, OutLen : int,</w:t>
      </w:r>
    </w:p>
    <w:p w:rsidR="00AF18EF" w:rsidRDefault="00AF18EF" w:rsidP="008F008C">
      <w:pPr>
        <w:pStyle w:val="ListParagraph"/>
        <w:numPr>
          <w:ilvl w:val="1"/>
          <w:numId w:val="29"/>
        </w:numPr>
      </w:pPr>
      <w:r>
        <w:t>Allocate a local input array of the length specified filled with zeroes.</w:t>
      </w:r>
    </w:p>
    <w:p w:rsidR="00826DE9" w:rsidRDefault="00D959A6" w:rsidP="008F008C">
      <w:pPr>
        <w:pStyle w:val="ListParagraph"/>
        <w:numPr>
          <w:ilvl w:val="1"/>
          <w:numId w:val="29"/>
        </w:numPr>
      </w:pPr>
      <w:r>
        <w:t>I</w:t>
      </w:r>
      <w:r w:rsidRPr="00EC0FC6">
        <w:t xml:space="preserve">nvoke the </w:t>
      </w:r>
      <w:r w:rsidR="00AF18EF">
        <w:t xml:space="preserve">processBytes function of the </w:t>
      </w:r>
      <w:r w:rsidRPr="00EC0FC6">
        <w:t>stream cipher</w:t>
      </w:r>
      <w:r w:rsidR="00AF18EF">
        <w:t>. The out array will be filled with pseudorandom bytes generated by the stream cipher (that were xored with zeroes in the in array). (See note for BcPRG in Static View above).</w:t>
      </w:r>
      <w:r w:rsidRPr="00EC0FC6">
        <w:t xml:space="preserve"> </w:t>
      </w:r>
    </w:p>
    <w:p w:rsidR="00D959A6" w:rsidRPr="00826DE9" w:rsidRDefault="00826DE9" w:rsidP="00826DE9">
      <w:pPr>
        <w:rPr>
          <w:rFonts w:ascii="Calibri" w:hAnsi="Calibri" w:cs="Arial"/>
          <w:sz w:val="22"/>
          <w:szCs w:val="22"/>
          <w:lang w:bidi="en-US"/>
        </w:rPr>
      </w:pPr>
      <w:r>
        <w:br w:type="page"/>
      </w:r>
    </w:p>
    <w:p w:rsidR="00BB674D" w:rsidRDefault="00D959A6" w:rsidP="005B5EA1">
      <w:pPr>
        <w:pStyle w:val="Heading4"/>
        <w:numPr>
          <w:ilvl w:val="3"/>
          <w:numId w:val="79"/>
        </w:numPr>
      </w:pPr>
      <w:r>
        <w:lastRenderedPageBreak/>
        <w:t xml:space="preserve"> </w:t>
      </w:r>
      <w:bookmarkStart w:id="480" w:name="_Toc315173295"/>
      <w:r>
        <w:t>Usage</w:t>
      </w:r>
      <w:bookmarkEnd w:id="480"/>
    </w:p>
    <w:bookmarkEnd w:id="476"/>
    <w:p w:rsidR="00965BEA" w:rsidRPr="00B7052A" w:rsidRDefault="00965BEA" w:rsidP="00AF18EF">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out byte array</w:t>
      </w:r>
    </w:p>
    <w:p w:rsidR="00965BEA" w:rsidRDefault="00965BEA" w:rsidP="00965BEA">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965BEA" w:rsidP="00127C59">
      <w:pPr>
        <w:rPr>
          <w:rFonts w:ascii="Courier New" w:hAnsi="Courier New" w:cs="Courier New"/>
          <w:color w:val="00B050"/>
          <w:sz w:val="20"/>
          <w:szCs w:val="20"/>
        </w:rPr>
      </w:pPr>
      <w:r w:rsidRPr="00B7052A">
        <w:rPr>
          <w:rFonts w:ascii="Courier New" w:hAnsi="Courier New" w:cs="Courier New"/>
          <w:color w:val="00B050"/>
          <w:sz w:val="20"/>
          <w:szCs w:val="20"/>
        </w:rPr>
        <w:t>//</w:t>
      </w:r>
      <w:r w:rsidR="00127C59">
        <w:rPr>
          <w:rFonts w:ascii="Courier New" w:hAnsi="Courier New" w:cs="Courier New"/>
          <w:color w:val="00B050"/>
          <w:sz w:val="20"/>
          <w:szCs w:val="20"/>
        </w:rPr>
        <w:t>Create</w:t>
      </w:r>
      <w:r w:rsidRPr="00B7052A">
        <w:rPr>
          <w:rFonts w:ascii="Courier New" w:hAnsi="Courier New" w:cs="Courier New"/>
          <w:color w:val="00B050"/>
          <w:sz w:val="20"/>
          <w:szCs w:val="20"/>
        </w:rPr>
        <w:t xml:space="preserve"> pr</w:t>
      </w:r>
      <w:r w:rsidR="001A1D9B">
        <w:rPr>
          <w:rFonts w:ascii="Courier New" w:hAnsi="Courier New" w:cs="Courier New"/>
          <w:color w:val="00B050"/>
          <w:sz w:val="20"/>
          <w:szCs w:val="20"/>
        </w:rPr>
        <w:t>g</w:t>
      </w:r>
      <w:r w:rsidR="00127C59">
        <w:rPr>
          <w:rFonts w:ascii="Courier New" w:hAnsi="Courier New" w:cs="Courier New"/>
          <w:color w:val="00B050"/>
          <w:sz w:val="20"/>
          <w:szCs w:val="20"/>
        </w:rPr>
        <w:t xml:space="preserve"> using the PrgFactory</w:t>
      </w:r>
    </w:p>
    <w:p w:rsidR="001A1D9B" w:rsidRDefault="00965BEA" w:rsidP="00127C59">
      <w:pPr>
        <w:ind w:left="12"/>
        <w:rPr>
          <w:rFonts w:ascii="Courier New" w:hAnsi="Courier New" w:cs="Courier New"/>
          <w:color w:val="000000"/>
          <w:sz w:val="20"/>
          <w:szCs w:val="20"/>
        </w:rPr>
      </w:pPr>
      <w:r w:rsidRPr="00B7052A">
        <w:rPr>
          <w:rFonts w:ascii="Courier New" w:hAnsi="Courier New" w:cs="Courier New"/>
          <w:color w:val="000000"/>
          <w:sz w:val="20"/>
          <w:szCs w:val="20"/>
        </w:rPr>
        <w:t>Pseudorandom</w:t>
      </w:r>
      <w:r w:rsidR="00E72B51">
        <w:rPr>
          <w:rFonts w:ascii="Courier New" w:hAnsi="Courier New" w:cs="Courier New"/>
          <w:color w:val="000000"/>
          <w:sz w:val="20"/>
          <w:szCs w:val="20"/>
        </w:rPr>
        <w:t>Generator</w:t>
      </w:r>
      <w:r w:rsidRPr="00B7052A">
        <w:rPr>
          <w:rFonts w:ascii="Courier New" w:hAnsi="Courier New" w:cs="Courier New"/>
          <w:color w:val="000000"/>
          <w:sz w:val="20"/>
          <w:szCs w:val="20"/>
        </w:rPr>
        <w:t xml:space="preserve"> pr</w:t>
      </w:r>
      <w:r w:rsidR="00E72B51">
        <w:rPr>
          <w:rFonts w:ascii="Courier New" w:hAnsi="Courier New" w:cs="Courier New"/>
          <w:color w:val="000000"/>
          <w:sz w:val="20"/>
          <w:szCs w:val="20"/>
        </w:rPr>
        <w:t>g</w:t>
      </w:r>
      <w:r w:rsidRPr="00AD142A">
        <w:rPr>
          <w:rFonts w:ascii="Courier New" w:hAnsi="Courier New" w:cs="Courier New"/>
          <w:color w:val="000000"/>
          <w:sz w:val="20"/>
          <w:szCs w:val="20"/>
        </w:rPr>
        <w:t xml:space="preserve"> = </w:t>
      </w:r>
      <w:r w:rsidR="00127C59">
        <w:rPr>
          <w:rFonts w:ascii="Courier New" w:hAnsi="Courier New" w:cs="Courier New"/>
          <w:color w:val="000000"/>
          <w:sz w:val="20"/>
          <w:szCs w:val="20"/>
        </w:rPr>
        <w:t>PrgFactory.getInstance().getObject("RC4");</w:t>
      </w:r>
    </w:p>
    <w:p w:rsidR="00127C59" w:rsidRDefault="00127C59" w:rsidP="00127C59">
      <w:pPr>
        <w:ind w:left="12"/>
        <w:rPr>
          <w:rFonts w:ascii="Courier New" w:hAnsi="Courier New" w:cs="Courier New"/>
          <w:color w:val="000000"/>
          <w:sz w:val="20"/>
          <w:szCs w:val="20"/>
        </w:rPr>
      </w:pPr>
    </w:p>
    <w:p w:rsidR="00965BEA" w:rsidRPr="00B7052A" w:rsidRDefault="001A1D9B" w:rsidP="00965BEA">
      <w:pPr>
        <w:rPr>
          <w:rFonts w:ascii="Courier New" w:hAnsi="Courier New" w:cs="Courier New"/>
          <w:color w:val="00B050"/>
          <w:sz w:val="20"/>
          <w:szCs w:val="20"/>
        </w:rPr>
      </w:pPr>
      <w:r>
        <w:rPr>
          <w:rFonts w:ascii="Courier New" w:hAnsi="Courier New" w:cs="Courier New"/>
          <w:color w:val="00B050"/>
          <w:sz w:val="20"/>
          <w:szCs w:val="20"/>
        </w:rPr>
        <w:t>//init the prg</w:t>
      </w:r>
    </w:p>
    <w:p w:rsidR="00965BEA" w:rsidRDefault="00965BEA" w:rsidP="00E72B51">
      <w:pPr>
        <w:ind w:left="-696"/>
        <w:rPr>
          <w:rFonts w:ascii="Courier New" w:hAnsi="Courier New" w:cs="Courier New"/>
          <w:color w:val="000000"/>
          <w:sz w:val="20"/>
          <w:szCs w:val="20"/>
        </w:rPr>
      </w:pPr>
      <w:r>
        <w:rPr>
          <w:rFonts w:ascii="Courier New" w:hAnsi="Courier New" w:cs="Courier New"/>
          <w:color w:val="000000"/>
          <w:sz w:val="20"/>
          <w:szCs w:val="20"/>
        </w:rPr>
        <w:tab/>
      </w:r>
      <w:r w:rsidR="00E72B51" w:rsidRPr="00B7052A">
        <w:rPr>
          <w:rFonts w:ascii="Courier New" w:hAnsi="Courier New" w:cs="Courier New"/>
          <w:color w:val="000000"/>
          <w:sz w:val="20"/>
          <w:szCs w:val="20"/>
        </w:rPr>
        <w:t>pr</w:t>
      </w:r>
      <w:r w:rsidR="00E72B51">
        <w:rPr>
          <w:rFonts w:ascii="Courier New" w:hAnsi="Courier New" w:cs="Courier New"/>
          <w:color w:val="000000"/>
          <w:sz w:val="20"/>
          <w:szCs w:val="20"/>
        </w:rPr>
        <w:t>g</w:t>
      </w:r>
      <w:r>
        <w:rPr>
          <w:rFonts w:ascii="Courier New" w:hAnsi="Courier New" w:cs="Courier New"/>
          <w:color w:val="000000"/>
          <w:sz w:val="20"/>
          <w:szCs w:val="20"/>
        </w:rPr>
        <w:t>.init(secretKey);</w:t>
      </w:r>
    </w:p>
    <w:p w:rsidR="001A1D9B" w:rsidRDefault="001A1D9B" w:rsidP="00E72B51">
      <w:pPr>
        <w:ind w:left="-696"/>
        <w:rPr>
          <w:rFonts w:ascii="Courier New" w:hAnsi="Courier New" w:cs="Courier New"/>
          <w:color w:val="000000"/>
          <w:sz w:val="20"/>
          <w:szCs w:val="20"/>
        </w:rPr>
      </w:pPr>
    </w:p>
    <w:p w:rsidR="00965BEA" w:rsidRPr="00B7052A" w:rsidRDefault="00965BEA" w:rsidP="00AF18EF">
      <w:pPr>
        <w:rPr>
          <w:rFonts w:ascii="Courier New" w:hAnsi="Courier New" w:cs="Courier New"/>
          <w:color w:val="00B050"/>
          <w:sz w:val="20"/>
          <w:szCs w:val="20"/>
        </w:rPr>
      </w:pPr>
      <w:r w:rsidRPr="00B7052A">
        <w:rPr>
          <w:rFonts w:ascii="Courier New" w:hAnsi="Courier New" w:cs="Courier New"/>
          <w:color w:val="00B050"/>
          <w:sz w:val="20"/>
          <w:szCs w:val="20"/>
        </w:rPr>
        <w:t>//</w:t>
      </w:r>
      <w:r w:rsidR="00AF18EF">
        <w:rPr>
          <w:rFonts w:ascii="Courier New" w:hAnsi="Courier New" w:cs="Courier New"/>
          <w:color w:val="00B050"/>
          <w:sz w:val="20"/>
          <w:szCs w:val="20"/>
        </w:rPr>
        <w:t>get PRG byt</w:t>
      </w:r>
      <w:r w:rsidR="00E72B51">
        <w:rPr>
          <w:rFonts w:ascii="Courier New" w:hAnsi="Courier New" w:cs="Courier New"/>
          <w:color w:val="00B050"/>
          <w:sz w:val="20"/>
          <w:szCs w:val="20"/>
        </w:rPr>
        <w:t>es</w:t>
      </w:r>
      <w:r w:rsidR="00AF18EF">
        <w:rPr>
          <w:rFonts w:ascii="Courier New" w:hAnsi="Courier New" w:cs="Courier New"/>
          <w:color w:val="00B050"/>
          <w:sz w:val="20"/>
          <w:szCs w:val="20"/>
        </w:rPr>
        <w:t xml:space="preserve">. The caller is responsible for allocating the out array.The result will be put in the out array.  </w:t>
      </w:r>
    </w:p>
    <w:p w:rsidR="00965BEA" w:rsidRDefault="00E72B51" w:rsidP="00AF18EF">
      <w:pPr>
        <w:rPr>
          <w:rFonts w:ascii="Courier New" w:hAnsi="Courier New" w:cs="Courier New"/>
          <w:color w:val="000000"/>
          <w:sz w:val="20"/>
          <w:szCs w:val="20"/>
        </w:rPr>
      </w:pPr>
      <w:r w:rsidRPr="00B7052A">
        <w:rPr>
          <w:rFonts w:ascii="Courier New" w:hAnsi="Courier New" w:cs="Courier New"/>
          <w:color w:val="000000"/>
          <w:sz w:val="20"/>
          <w:szCs w:val="20"/>
        </w:rPr>
        <w:t>pr</w:t>
      </w:r>
      <w:r>
        <w:rPr>
          <w:rFonts w:ascii="Courier New" w:hAnsi="Courier New" w:cs="Courier New"/>
          <w:color w:val="000000"/>
          <w:sz w:val="20"/>
          <w:szCs w:val="20"/>
        </w:rPr>
        <w:t>g</w:t>
      </w:r>
      <w:r w:rsidR="00965BEA" w:rsidRPr="00B7052A">
        <w:rPr>
          <w:rFonts w:ascii="Courier New" w:hAnsi="Courier New" w:cs="Courier New"/>
          <w:color w:val="000000"/>
          <w:sz w:val="20"/>
          <w:szCs w:val="20"/>
        </w:rPr>
        <w:t>.</w:t>
      </w:r>
      <w:r w:rsidR="00AF18EF">
        <w:rPr>
          <w:rFonts w:ascii="Courier New" w:hAnsi="Courier New" w:cs="Courier New"/>
          <w:color w:val="000000"/>
          <w:sz w:val="20"/>
          <w:szCs w:val="20"/>
        </w:rPr>
        <w:t>getPRGBytes</w:t>
      </w:r>
      <w:r w:rsidR="00965BEA" w:rsidRPr="00B7052A">
        <w:rPr>
          <w:rFonts w:ascii="Courier New" w:hAnsi="Courier New" w:cs="Courier New"/>
          <w:color w:val="000000"/>
          <w:sz w:val="20"/>
          <w:szCs w:val="20"/>
        </w:rPr>
        <w:t>(</w:t>
      </w:r>
      <w:r w:rsidR="00AF18EF">
        <w:rPr>
          <w:rFonts w:ascii="Courier New" w:hAnsi="Courier New" w:cs="Courier New"/>
          <w:color w:val="000000"/>
          <w:sz w:val="20"/>
          <w:szCs w:val="20"/>
        </w:rPr>
        <w:t>out</w:t>
      </w:r>
      <w:r>
        <w:rPr>
          <w:rFonts w:ascii="Courier New" w:hAnsi="Courier New" w:cs="Courier New"/>
          <w:color w:val="000000"/>
          <w:sz w:val="20"/>
          <w:szCs w:val="20"/>
        </w:rPr>
        <w:t>.length</w:t>
      </w:r>
      <w:r w:rsidR="00AF18EF">
        <w:rPr>
          <w:rFonts w:ascii="Courier New" w:hAnsi="Courier New" w:cs="Courier New"/>
          <w:color w:val="000000"/>
          <w:sz w:val="20"/>
          <w:szCs w:val="20"/>
        </w:rPr>
        <w:t>, out</w:t>
      </w:r>
      <w:r w:rsidR="00965BEA" w:rsidRPr="00B7052A">
        <w:rPr>
          <w:rFonts w:ascii="Courier New" w:hAnsi="Courier New" w:cs="Courier New"/>
          <w:color w:val="000000"/>
          <w:sz w:val="20"/>
          <w:szCs w:val="20"/>
        </w:rPr>
        <w:t>);</w:t>
      </w:r>
    </w:p>
    <w:p w:rsidR="00826DE9" w:rsidRDefault="00826DE9" w:rsidP="00AF18EF">
      <w:pPr>
        <w:rPr>
          <w:rFonts w:ascii="Courier New" w:hAnsi="Courier New" w:cs="Courier New"/>
          <w:color w:val="000000"/>
          <w:sz w:val="20"/>
          <w:szCs w:val="20"/>
        </w:rPr>
      </w:pPr>
    </w:p>
    <w:p w:rsidR="00965BEA" w:rsidRPr="00965BEA" w:rsidRDefault="00965BEA" w:rsidP="00965BEA"/>
    <w:p w:rsidR="00515D3B" w:rsidRDefault="00515D3B" w:rsidP="008F008C">
      <w:pPr>
        <w:pStyle w:val="Heading3"/>
        <w:numPr>
          <w:ilvl w:val="2"/>
          <w:numId w:val="38"/>
        </w:numPr>
        <w:ind w:left="709" w:hanging="283"/>
      </w:pPr>
      <w:bookmarkStart w:id="481" w:name="_Toc277840061"/>
      <w:bookmarkStart w:id="482" w:name="_Toc315173296"/>
      <w:r>
        <w:t>Trapdoor Permutation</w:t>
      </w:r>
      <w:bookmarkEnd w:id="481"/>
      <w:bookmarkEnd w:id="482"/>
    </w:p>
    <w:p w:rsidR="00AE4229" w:rsidRPr="00AE4229" w:rsidRDefault="00AE4229" w:rsidP="005B5EA1">
      <w:pPr>
        <w:pStyle w:val="ListParagraph"/>
        <w:keepNext/>
        <w:keepLines/>
        <w:numPr>
          <w:ilvl w:val="2"/>
          <w:numId w:val="79"/>
        </w:numPr>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483" w:name="_Toc305321430"/>
      <w:bookmarkStart w:id="484" w:name="_Toc305323444"/>
      <w:bookmarkStart w:id="485" w:name="_Toc305323618"/>
      <w:bookmarkStart w:id="486" w:name="_Toc305323794"/>
      <w:bookmarkStart w:id="487" w:name="_Toc311619758"/>
      <w:bookmarkStart w:id="488" w:name="_Toc315168903"/>
      <w:bookmarkStart w:id="489" w:name="_Toc315169080"/>
      <w:bookmarkStart w:id="490" w:name="_Toc315173297"/>
      <w:bookmarkEnd w:id="483"/>
      <w:bookmarkEnd w:id="484"/>
      <w:bookmarkEnd w:id="485"/>
      <w:bookmarkEnd w:id="486"/>
      <w:bookmarkEnd w:id="487"/>
      <w:bookmarkEnd w:id="488"/>
      <w:bookmarkEnd w:id="489"/>
      <w:bookmarkEnd w:id="490"/>
    </w:p>
    <w:p w:rsidR="00BB674D" w:rsidRDefault="00BB674D" w:rsidP="005B5EA1">
      <w:pPr>
        <w:pStyle w:val="Heading4"/>
        <w:numPr>
          <w:ilvl w:val="3"/>
          <w:numId w:val="79"/>
        </w:numPr>
      </w:pPr>
      <w:r>
        <w:t xml:space="preserve"> </w:t>
      </w:r>
      <w:bookmarkStart w:id="491" w:name="_Toc315173298"/>
      <w:r>
        <w:t>Static View</w:t>
      </w:r>
      <w:bookmarkEnd w:id="491"/>
    </w:p>
    <w:p w:rsidR="000A1F35" w:rsidRDefault="000A1F35" w:rsidP="00B560EC">
      <w:pPr>
        <w:rPr>
          <w:noProof/>
        </w:rPr>
      </w:pPr>
      <w:r>
        <w:t xml:space="preserve">A </w:t>
      </w:r>
      <w:r>
        <w:rPr>
          <w:b/>
          <w:bCs/>
        </w:rPr>
        <w:t xml:space="preserve">trapdoor </w:t>
      </w:r>
      <w:r w:rsidR="00B560EC">
        <w:rPr>
          <w:b/>
          <w:bCs/>
        </w:rPr>
        <w:t>permutation</w:t>
      </w:r>
      <w:r>
        <w:t xml:space="preserve"> is a </w:t>
      </w:r>
      <w:r w:rsidR="00B560EC">
        <w:t xml:space="preserve">bijection (1-1 and onto </w:t>
      </w:r>
      <w:r w:rsidRPr="001E79E8">
        <w:t>function</w:t>
      </w:r>
      <w:r w:rsidR="00B560EC">
        <w:t>)</w:t>
      </w:r>
      <w:r>
        <w:t xml:space="preserve"> that is easy to compute </w:t>
      </w:r>
      <w:r w:rsidR="00B560EC">
        <w:t>for everyone</w:t>
      </w:r>
      <w:r>
        <w:t xml:space="preserve">, yet </w:t>
      </w:r>
      <w:r w:rsidR="00B560EC">
        <w:t>is hard to invert</w:t>
      </w:r>
      <w:r>
        <w:t xml:space="preserve"> </w:t>
      </w:r>
      <w:r w:rsidR="00B560EC">
        <w:t>unless given</w:t>
      </w:r>
      <w:r>
        <w:t xml:space="preserve"> special </w:t>
      </w:r>
      <w:r w:rsidR="00B560EC">
        <w:t xml:space="preserve">additional </w:t>
      </w:r>
      <w:r>
        <w:t xml:space="preserve">information, called the "trapdoor". </w:t>
      </w:r>
      <w:r w:rsidR="00B560EC">
        <w:t>The public key is essentially the function description and the private key is the trapdo</w:t>
      </w:r>
      <w:r w:rsidR="00B06F7F">
        <w:t>or.</w:t>
      </w:r>
    </w:p>
    <w:p w:rsidR="004B3D70" w:rsidRDefault="004B3D70" w:rsidP="000A1F35">
      <w:pPr>
        <w:rPr>
          <w:noProof/>
        </w:rPr>
      </w:pPr>
    </w:p>
    <w:p w:rsidR="00E539E2" w:rsidRDefault="00AC6F04" w:rsidP="00E539E2">
      <w:r w:rsidRPr="00AC6F04">
        <w:rPr>
          <w:noProof/>
        </w:rPr>
        <w:drawing>
          <wp:inline distT="0" distB="0" distL="0" distR="0" wp14:anchorId="08E19504" wp14:editId="511E5FFE">
            <wp:extent cx="5486400" cy="4782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4782820"/>
                    </a:xfrm>
                    <a:prstGeom prst="rect">
                      <a:avLst/>
                    </a:prstGeom>
                  </pic:spPr>
                </pic:pic>
              </a:graphicData>
            </a:graphic>
          </wp:inline>
        </w:drawing>
      </w:r>
    </w:p>
    <w:p w:rsidR="003A76DA" w:rsidRPr="003A76DA" w:rsidRDefault="003A76DA" w:rsidP="00AF7C23">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492" w:name="_Toc278883406"/>
      <w:bookmarkStart w:id="493" w:name="_Toc278884104"/>
      <w:bookmarkStart w:id="494" w:name="_Toc278884243"/>
      <w:bookmarkStart w:id="495" w:name="_Toc278884319"/>
      <w:bookmarkStart w:id="496" w:name="_Toc279923565"/>
      <w:bookmarkStart w:id="497" w:name="_Toc280082636"/>
      <w:bookmarkStart w:id="498" w:name="_Toc280521456"/>
      <w:bookmarkStart w:id="499" w:name="_Toc280521628"/>
      <w:bookmarkStart w:id="500" w:name="_Toc280521781"/>
      <w:bookmarkStart w:id="501" w:name="_Toc280611993"/>
      <w:bookmarkStart w:id="502" w:name="_Toc280694109"/>
      <w:bookmarkStart w:id="503" w:name="_Toc280699827"/>
      <w:bookmarkStart w:id="504" w:name="_Toc280703485"/>
      <w:bookmarkStart w:id="505" w:name="_Toc280703598"/>
      <w:bookmarkStart w:id="506" w:name="_Toc280778598"/>
      <w:bookmarkStart w:id="507" w:name="_Toc283907071"/>
      <w:bookmarkStart w:id="508" w:name="_Toc283908924"/>
      <w:bookmarkStart w:id="509" w:name="_Toc287350659"/>
      <w:bookmarkStart w:id="510" w:name="_Toc289002198"/>
      <w:bookmarkStart w:id="511" w:name="_Toc289002327"/>
      <w:bookmarkStart w:id="512" w:name="_Toc289956233"/>
      <w:bookmarkStart w:id="513" w:name="_Toc296853718"/>
      <w:bookmarkStart w:id="514" w:name="_Toc298923915"/>
      <w:bookmarkStart w:id="515" w:name="_Toc301769146"/>
      <w:bookmarkStart w:id="516" w:name="_Toc305320990"/>
      <w:bookmarkStart w:id="517" w:name="_Toc305321120"/>
      <w:bookmarkStart w:id="518" w:name="_Toc305321250"/>
      <w:bookmarkStart w:id="519" w:name="_Toc305321432"/>
      <w:bookmarkStart w:id="520" w:name="_Toc305323446"/>
      <w:bookmarkStart w:id="521" w:name="_Toc305323620"/>
      <w:bookmarkStart w:id="522" w:name="_Toc305323796"/>
      <w:bookmarkStart w:id="523" w:name="_Toc311619760"/>
      <w:bookmarkStart w:id="524" w:name="_Toc315168905"/>
      <w:bookmarkStart w:id="525" w:name="_Toc315169082"/>
      <w:bookmarkStart w:id="526" w:name="_Toc315173299"/>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rsidR="00AC75AD" w:rsidRDefault="00AC75AD" w:rsidP="0012348A"/>
    <w:p w:rsidR="00AC75AD" w:rsidRDefault="009A7939" w:rsidP="009A7939">
      <w:r w:rsidRPr="009A7939">
        <w:rPr>
          <w:noProof/>
        </w:rPr>
        <w:drawing>
          <wp:inline distT="0" distB="0" distL="0" distR="0" wp14:anchorId="15556D31" wp14:editId="094AA315">
            <wp:extent cx="5486400" cy="2219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219325"/>
                    </a:xfrm>
                    <a:prstGeom prst="rect">
                      <a:avLst/>
                    </a:prstGeom>
                  </pic:spPr>
                </pic:pic>
              </a:graphicData>
            </a:graphic>
          </wp:inline>
        </w:drawing>
      </w:r>
    </w:p>
    <w:p w:rsidR="00AC75AD" w:rsidRPr="00AC75AD" w:rsidRDefault="00AC75AD" w:rsidP="00AC75AD"/>
    <w:p w:rsidR="00D959A6" w:rsidRDefault="008C242F" w:rsidP="005B5EA1">
      <w:pPr>
        <w:pStyle w:val="Heading4"/>
        <w:numPr>
          <w:ilvl w:val="3"/>
          <w:numId w:val="79"/>
        </w:numPr>
      </w:pPr>
      <w:r>
        <w:t xml:space="preserve"> </w:t>
      </w:r>
      <w:bookmarkStart w:id="527" w:name="_Toc315173300"/>
      <w:r w:rsidR="00BB674D">
        <w:t>Dynamic View</w:t>
      </w:r>
      <w:bookmarkEnd w:id="527"/>
    </w:p>
    <w:p w:rsidR="000C0B7D" w:rsidRPr="000C0B7D" w:rsidRDefault="000C0B7D" w:rsidP="000C0B7D">
      <w:pPr>
        <w:rPr>
          <w:b/>
          <w:bCs/>
        </w:rPr>
      </w:pPr>
      <w:r w:rsidRPr="000C0B7D">
        <w:rPr>
          <w:b/>
          <w:bCs/>
        </w:rPr>
        <w:t>For TrapdoorPermutation classes:</w:t>
      </w:r>
    </w:p>
    <w:p w:rsidR="00860129" w:rsidRDefault="00860129" w:rsidP="00860129">
      <w:pPr>
        <w:pStyle w:val="Caption"/>
        <w:numPr>
          <w:ilvl w:val="0"/>
          <w:numId w:val="9"/>
        </w:numPr>
      </w:pPr>
      <w:bookmarkStart w:id="528" w:name="_Toc277840063"/>
      <w:bookmarkStart w:id="529" w:name="_Toc277840062"/>
      <w:r>
        <w:t>Function: init(PublicKey)</w:t>
      </w:r>
    </w:p>
    <w:p w:rsidR="00860129" w:rsidRDefault="00860129" w:rsidP="00860129">
      <w:pPr>
        <w:ind w:left="708"/>
      </w:pPr>
      <w:r>
        <w:t xml:space="preserve">Initialize this permutation only with the public key. Used when the trapdoor is unknown. In this case, the invert function has to return </w:t>
      </w:r>
      <w:r w:rsidRPr="00860129">
        <w:rPr>
          <w:i/>
          <w:iCs/>
        </w:rPr>
        <w:t>null</w:t>
      </w:r>
      <w:r>
        <w:t>.</w:t>
      </w:r>
    </w:p>
    <w:p w:rsidR="00F17079" w:rsidRPr="00860129" w:rsidRDefault="00F17079" w:rsidP="00860129">
      <w:pPr>
        <w:ind w:left="708"/>
      </w:pPr>
    </w:p>
    <w:p w:rsidR="00D959A6" w:rsidRDefault="00D959A6" w:rsidP="002C4EFA">
      <w:pPr>
        <w:pStyle w:val="Caption"/>
        <w:numPr>
          <w:ilvl w:val="0"/>
          <w:numId w:val="9"/>
        </w:numPr>
      </w:pPr>
      <w:r>
        <w:t>Function :  compute</w:t>
      </w:r>
      <w:bookmarkEnd w:id="528"/>
      <w:r w:rsidR="00AC75AD">
        <w:t>(TPElement) : TPElement</w:t>
      </w:r>
    </w:p>
    <w:p w:rsidR="00D959A6" w:rsidRDefault="00D959A6" w:rsidP="00D959A6">
      <w:pPr>
        <w:ind w:left="708"/>
      </w:pPr>
      <w:r>
        <w:t>Computes the function using the public key</w:t>
      </w:r>
      <w:r w:rsidR="00860129">
        <w:t>.</w:t>
      </w:r>
    </w:p>
    <w:p w:rsidR="00F17079" w:rsidRPr="004A2A78" w:rsidRDefault="00F17079" w:rsidP="00D959A6">
      <w:pPr>
        <w:ind w:left="708"/>
      </w:pPr>
    </w:p>
    <w:p w:rsidR="00933E6B" w:rsidRDefault="00933E6B" w:rsidP="00933E6B">
      <w:pPr>
        <w:pStyle w:val="Caption"/>
        <w:numPr>
          <w:ilvl w:val="0"/>
          <w:numId w:val="9"/>
        </w:numPr>
      </w:pPr>
      <w:r>
        <w:t>Function :  invert(TPElement) : TPElement</w:t>
      </w:r>
    </w:p>
    <w:p w:rsidR="00860129" w:rsidRDefault="00933E6B" w:rsidP="00860129">
      <w:pPr>
        <w:ind w:firstLine="708"/>
      </w:pPr>
      <w:r>
        <w:t>Inverts the function using the private key.</w:t>
      </w:r>
      <w:r w:rsidR="00860129">
        <w:t xml:space="preserve"> If the trapdoor is unknown then return </w:t>
      </w:r>
      <w:r w:rsidR="00860129" w:rsidRPr="00860129">
        <w:rPr>
          <w:i/>
          <w:iCs/>
        </w:rPr>
        <w:t>null</w:t>
      </w:r>
      <w:r w:rsidR="00860129">
        <w:t>.</w:t>
      </w:r>
    </w:p>
    <w:p w:rsidR="00F17079" w:rsidRDefault="00F17079" w:rsidP="00860129">
      <w:pPr>
        <w:ind w:firstLine="708"/>
      </w:pPr>
    </w:p>
    <w:p w:rsidR="00860129" w:rsidRDefault="00860129" w:rsidP="00860129">
      <w:pPr>
        <w:pStyle w:val="Caption"/>
        <w:numPr>
          <w:ilvl w:val="0"/>
          <w:numId w:val="9"/>
        </w:numPr>
      </w:pPr>
      <w:r>
        <w:t>Function: getRandomTPElement : TPElement</w:t>
      </w:r>
    </w:p>
    <w:p w:rsidR="00860129" w:rsidRDefault="009A7939" w:rsidP="00346439">
      <w:pPr>
        <w:ind w:left="708"/>
      </w:pPr>
      <w:r>
        <w:t>Creates the corresponding TPElement by calling the constructor that chooses random values</w:t>
      </w:r>
      <w:r w:rsidR="00346439">
        <w:t>.</w:t>
      </w:r>
    </w:p>
    <w:p w:rsidR="00F17079" w:rsidRDefault="00F17079" w:rsidP="00346439">
      <w:pPr>
        <w:ind w:left="708"/>
      </w:pPr>
    </w:p>
    <w:p w:rsidR="00860129" w:rsidRDefault="00860129" w:rsidP="00860129">
      <w:pPr>
        <w:pStyle w:val="Caption"/>
        <w:numPr>
          <w:ilvl w:val="0"/>
          <w:numId w:val="9"/>
        </w:numPr>
      </w:pPr>
      <w:r>
        <w:t>Function: isElement(TPElement) : TPElValidity</w:t>
      </w:r>
    </w:p>
    <w:p w:rsidR="00860129" w:rsidRDefault="00860129" w:rsidP="00860129">
      <w:pPr>
        <w:autoSpaceDE/>
        <w:autoSpaceDN/>
        <w:adjustRightInd/>
        <w:ind w:left="708"/>
      </w:pPr>
      <w:r w:rsidRPr="00933E6B">
        <w:t xml:space="preserve">This </w:t>
      </w:r>
      <w:r>
        <w:t xml:space="preserve">function is implemented in each one of the concrete classes. It checks whether the given “TPElement” is actually such one for the respective permutation. There are three possible return values: VALID (it is an element); NOT_VALID (it is not an element); DON’T_KNOW (there is not enough information to check if it is an element or not, for example if we do not have the trapdoor). </w:t>
      </w:r>
    </w:p>
    <w:p w:rsidR="00860129" w:rsidRDefault="00860129" w:rsidP="008F008C">
      <w:pPr>
        <w:pStyle w:val="ListParagraph"/>
        <w:numPr>
          <w:ilvl w:val="0"/>
          <w:numId w:val="39"/>
        </w:numPr>
      </w:pPr>
      <w:r>
        <w:t>In BcRSAPermutation: check that the passed element is within the range (1 to N-1).</w:t>
      </w:r>
    </w:p>
    <w:p w:rsidR="00860129" w:rsidRDefault="00860129" w:rsidP="008F008C">
      <w:pPr>
        <w:pStyle w:val="ListParagraph"/>
        <w:numPr>
          <w:ilvl w:val="0"/>
          <w:numId w:val="39"/>
        </w:numPr>
      </w:pPr>
      <w:r>
        <w:t>In CryptoPpRSAPermutation: check that the passed element is within the range (1 to N-1).</w:t>
      </w:r>
    </w:p>
    <w:p w:rsidR="00F17079" w:rsidRDefault="00860129" w:rsidP="008F008C">
      <w:pPr>
        <w:pStyle w:val="ListParagraph"/>
        <w:numPr>
          <w:ilvl w:val="0"/>
          <w:numId w:val="39"/>
        </w:numPr>
      </w:pPr>
      <w:r>
        <w:t>In CryptoPpRabinPermutation: check that the passed element is within the range (1 to N-1) and if we have the trapdoor, check that the “element” has a square root.</w:t>
      </w:r>
    </w:p>
    <w:p w:rsidR="00860129" w:rsidRPr="00F17079" w:rsidRDefault="00F17079" w:rsidP="00F17079">
      <w:pPr>
        <w:rPr>
          <w:rFonts w:ascii="Calibri" w:hAnsi="Calibri" w:cs="Arial"/>
          <w:sz w:val="22"/>
          <w:szCs w:val="22"/>
          <w:lang w:bidi="en-US"/>
        </w:rPr>
      </w:pPr>
      <w:r>
        <w:br w:type="page"/>
      </w:r>
    </w:p>
    <w:p w:rsidR="00860129" w:rsidRDefault="00860129" w:rsidP="00346439">
      <w:pPr>
        <w:pStyle w:val="Caption"/>
        <w:numPr>
          <w:ilvl w:val="0"/>
          <w:numId w:val="9"/>
        </w:numPr>
      </w:pPr>
      <w:r>
        <w:lastRenderedPageBreak/>
        <w:t>Function: hardCore</w:t>
      </w:r>
      <w:r w:rsidR="00346439">
        <w:t>Predicate</w:t>
      </w:r>
      <w:r>
        <w:t>: byte</w:t>
      </w:r>
    </w:p>
    <w:p w:rsidR="00346439" w:rsidRPr="00346439" w:rsidRDefault="00FB0DA8" w:rsidP="00FB0DA8">
      <w:pPr>
        <w:ind w:left="708"/>
      </w:pPr>
      <w:r>
        <w:t xml:space="preserve">One possible implementation of this function is to </w:t>
      </w:r>
      <w:r w:rsidRPr="00FB0DA8">
        <w:rPr>
          <w:u w:val="single"/>
        </w:rPr>
        <w:t>return the least significant bit of the element</w:t>
      </w:r>
      <w:r>
        <w:t xml:space="preserve">. We will use this implementation both in RSA permutation and in Rabin permutation. We may implement it in TrapdoorPermutationAbs and let deriving classes override it as needed. </w:t>
      </w:r>
    </w:p>
    <w:p w:rsidR="00860129" w:rsidRDefault="00D959A6" w:rsidP="00346439">
      <w:pPr>
        <w:pStyle w:val="Caption"/>
        <w:numPr>
          <w:ilvl w:val="0"/>
          <w:numId w:val="9"/>
        </w:numPr>
      </w:pPr>
      <w:r>
        <w:t xml:space="preserve">Function :  </w:t>
      </w:r>
      <w:bookmarkEnd w:id="529"/>
      <w:r w:rsidR="00346439">
        <w:t>hardCoreFunction</w:t>
      </w:r>
      <w:r w:rsidR="00860129">
        <w:t>: byte</w:t>
      </w:r>
      <w:r w:rsidR="00346439">
        <w:t>[]</w:t>
      </w:r>
    </w:p>
    <w:p w:rsidR="00FB0DA8" w:rsidRDefault="00FB0DA8" w:rsidP="00640D79">
      <w:pPr>
        <w:ind w:left="708"/>
      </w:pPr>
      <w:r>
        <w:t xml:space="preserve">One possible implementation of this function is to </w:t>
      </w:r>
      <w:r w:rsidRPr="00FB0DA8">
        <w:rPr>
          <w:u w:val="single"/>
        </w:rPr>
        <w:t xml:space="preserve">return the </w:t>
      </w:r>
      <w:r w:rsidR="00640D79">
        <w:rPr>
          <w:u w:val="single"/>
        </w:rPr>
        <w:t xml:space="preserve">log (N) </w:t>
      </w:r>
      <w:r w:rsidRPr="00FB0DA8">
        <w:rPr>
          <w:u w:val="single"/>
        </w:rPr>
        <w:t>least significant bit</w:t>
      </w:r>
      <w:r w:rsidR="00640D79">
        <w:rPr>
          <w:u w:val="single"/>
        </w:rPr>
        <w:t>s</w:t>
      </w:r>
      <w:r w:rsidRPr="00FB0DA8">
        <w:rPr>
          <w:u w:val="single"/>
        </w:rPr>
        <w:t xml:space="preserve"> of the element</w:t>
      </w:r>
      <w:r>
        <w:t>. We will use this implementation both in RSA permutation and in Rabin permutation. We may implement it in TrapdoorPermutationAbs and let deriving classes override it as needed.</w:t>
      </w:r>
    </w:p>
    <w:p w:rsidR="000C0B7D" w:rsidRDefault="000C0B7D" w:rsidP="000C0B7D"/>
    <w:p w:rsidR="000C0B7D" w:rsidRPr="000C0B7D" w:rsidRDefault="000C0B7D" w:rsidP="000C0B7D">
      <w:pPr>
        <w:rPr>
          <w:b/>
          <w:bCs/>
        </w:rPr>
      </w:pPr>
      <w:r w:rsidRPr="000C0B7D">
        <w:rPr>
          <w:b/>
          <w:bCs/>
        </w:rPr>
        <w:t>For TPElement classes:</w:t>
      </w:r>
    </w:p>
    <w:p w:rsidR="00860129" w:rsidRDefault="00860129" w:rsidP="00860129">
      <w:pPr>
        <w:pStyle w:val="ListParagraph"/>
        <w:ind w:left="1423"/>
      </w:pPr>
    </w:p>
    <w:p w:rsidR="000C0B7D" w:rsidRDefault="000C0B7D" w:rsidP="008F008C">
      <w:pPr>
        <w:pStyle w:val="ListParagraph"/>
        <w:numPr>
          <w:ilvl w:val="0"/>
          <w:numId w:val="40"/>
        </w:numPr>
      </w:pPr>
      <w:r w:rsidRPr="006A6A3B">
        <w:rPr>
          <w:b/>
          <w:bCs/>
        </w:rPr>
        <w:t>Constructors with only one argument</w:t>
      </w:r>
      <w:r>
        <w:t xml:space="preserve"> (the mod): These constructors generate a random TPElement according to the corresponding algorithm:</w:t>
      </w:r>
    </w:p>
    <w:p w:rsidR="000C0B7D" w:rsidRDefault="000C0B7D" w:rsidP="000C0B7D">
      <w:pPr>
        <w:pStyle w:val="ListParagraph"/>
        <w:ind w:left="360"/>
      </w:pPr>
      <w:r>
        <w:t>BcRSAElement(modN) -&gt; sample a random number between 1 and modN – 1 and set it as the element</w:t>
      </w:r>
    </w:p>
    <w:p w:rsidR="000C0B7D" w:rsidRDefault="000C0B7D" w:rsidP="000F240E">
      <w:pPr>
        <w:pStyle w:val="ListParagraph"/>
        <w:ind w:left="360"/>
      </w:pPr>
      <w:r>
        <w:t xml:space="preserve">CryptoPpRSAElement(modN) -&gt; sample a random </w:t>
      </w:r>
      <w:r w:rsidR="000F240E">
        <w:t xml:space="preserve">Crypto++::Integer </w:t>
      </w:r>
      <w:r>
        <w:t xml:space="preserve">number between 1 and modN -  1, </w:t>
      </w:r>
      <w:r w:rsidR="000F240E">
        <w:t>set the pointer (long) to this number to be the element.</w:t>
      </w:r>
    </w:p>
    <w:p w:rsidR="000F240E" w:rsidRDefault="000F240E" w:rsidP="000F240E">
      <w:pPr>
        <w:pStyle w:val="ListParagraph"/>
        <w:ind w:left="360"/>
      </w:pPr>
      <w:r>
        <w:t>CryptoPpRabinElement(modN) -&gt; sample a random Crypto++::Integer number between 1 and modN -  1, calculate its square power and set the pointer (long) to the square power to be the element.</w:t>
      </w:r>
    </w:p>
    <w:p w:rsidR="006A6A3B" w:rsidRDefault="006A6A3B" w:rsidP="008F008C">
      <w:pPr>
        <w:pStyle w:val="ListParagraph"/>
        <w:numPr>
          <w:ilvl w:val="0"/>
          <w:numId w:val="40"/>
        </w:numPr>
      </w:pPr>
      <w:r w:rsidRPr="006A6A3B">
        <w:rPr>
          <w:b/>
          <w:bCs/>
        </w:rPr>
        <w:t>Constructors with two arguments</w:t>
      </w:r>
      <w:r>
        <w:t xml:space="preserve"> (the mod and an integer): These constructors receive a possible element and check validity. If valid then set the element member to the received one.</w:t>
      </w:r>
      <w:r w:rsidR="000F240E">
        <w:t xml:space="preserve"> Else, throw exception.</w:t>
      </w:r>
    </w:p>
    <w:p w:rsidR="006A6A3B" w:rsidRDefault="006A6A3B" w:rsidP="006A6A3B">
      <w:pPr>
        <w:pStyle w:val="ListParagraph"/>
        <w:ind w:left="360"/>
      </w:pPr>
      <w:r>
        <w:t>BcRSAElement(modN, x) -&gt; Check that x is a number between 1 and modN -1. If so, set it.</w:t>
      </w:r>
    </w:p>
    <w:p w:rsidR="006A6A3B" w:rsidRDefault="006A6A3B" w:rsidP="006A6A3B">
      <w:pPr>
        <w:pStyle w:val="ListParagraph"/>
        <w:ind w:left="360"/>
      </w:pPr>
      <w:r>
        <w:t>CryptoPpRSAElement(modN, x) -&gt; Check that x is a number between 1 and modN -1.</w:t>
      </w:r>
    </w:p>
    <w:p w:rsidR="000F240E" w:rsidRDefault="000F240E" w:rsidP="000F240E">
      <w:pPr>
        <w:pStyle w:val="ListParagraph"/>
        <w:ind w:left="360"/>
      </w:pPr>
      <w:r>
        <w:t>CryptoPpRabinElement(modN, x) -&gt; Check that x is a number between 1 and modN -1.</w:t>
      </w:r>
    </w:p>
    <w:p w:rsidR="000F240E" w:rsidRDefault="000F240E" w:rsidP="00F17079">
      <w:pPr>
        <w:pStyle w:val="ListParagraph"/>
        <w:ind w:left="3090"/>
      </w:pPr>
      <w:r>
        <w:t>-&gt; Check that x has a square root modN. (Not possible to check without the trapdoor).</w:t>
      </w:r>
      <w:r>
        <w:tab/>
      </w:r>
    </w:p>
    <w:p w:rsidR="00F17079" w:rsidRDefault="009A7939" w:rsidP="008F008C">
      <w:pPr>
        <w:pStyle w:val="ListParagraph"/>
        <w:numPr>
          <w:ilvl w:val="0"/>
          <w:numId w:val="40"/>
        </w:numPr>
      </w:pPr>
      <w:r w:rsidRPr="006A6A3B">
        <w:rPr>
          <w:b/>
          <w:bCs/>
        </w:rPr>
        <w:t xml:space="preserve">Constructors with </w:t>
      </w:r>
      <w:r>
        <w:rPr>
          <w:b/>
          <w:bCs/>
        </w:rPr>
        <w:t xml:space="preserve">one argument </w:t>
      </w:r>
      <w:r w:rsidRPr="009A7939">
        <w:t>(the ptr) in CryptoPpRSA/Rabin</w:t>
      </w:r>
      <w:r>
        <w:t>E</w:t>
      </w:r>
      <w:r w:rsidRPr="009A7939">
        <w:t xml:space="preserve">lement: </w:t>
      </w:r>
      <w:r w:rsidR="00F17079">
        <w:t>sets the given pointer as the pointerToElement.</w:t>
      </w:r>
    </w:p>
    <w:p w:rsidR="009A7939" w:rsidRPr="00F17079" w:rsidRDefault="00F17079" w:rsidP="00F17079">
      <w:pPr>
        <w:rPr>
          <w:rFonts w:ascii="Calibri" w:hAnsi="Calibri" w:cs="Arial"/>
          <w:sz w:val="22"/>
          <w:szCs w:val="22"/>
          <w:lang w:bidi="en-US"/>
        </w:rPr>
      </w:pPr>
      <w:r>
        <w:br w:type="page"/>
      </w:r>
    </w:p>
    <w:p w:rsidR="004B3D70" w:rsidRDefault="00D959A6" w:rsidP="005B5EA1">
      <w:pPr>
        <w:pStyle w:val="Heading4"/>
        <w:numPr>
          <w:ilvl w:val="3"/>
          <w:numId w:val="79"/>
        </w:numPr>
      </w:pPr>
      <w:r>
        <w:lastRenderedPageBreak/>
        <w:t xml:space="preserve"> </w:t>
      </w:r>
      <w:bookmarkStart w:id="530" w:name="_Toc315173301"/>
      <w:r>
        <w:t>Usage</w:t>
      </w:r>
      <w:bookmarkEnd w:id="530"/>
    </w:p>
    <w:p w:rsidR="004B3D70" w:rsidRDefault="004B3D70" w:rsidP="001346F5">
      <w:r>
        <w:t>In the example below, both keys, public and private are provided.</w:t>
      </w:r>
      <w:r w:rsidR="001346F5">
        <w:t xml:space="preserve"> In this case, the entity performing the permutation knows the trapdoor (the private key), therefore, it can call both compute and invert</w:t>
      </w:r>
      <w:r>
        <w:t xml:space="preserve">. On the other </w:t>
      </w:r>
      <w:r w:rsidR="002138ED">
        <w:t>hand,</w:t>
      </w:r>
      <w:r>
        <w:t xml:space="preserve"> if only the public key is </w:t>
      </w:r>
      <w:r w:rsidR="001346F5">
        <w:t xml:space="preserve">known </w:t>
      </w:r>
      <w:r>
        <w:t>then invert cannot be invoked.</w:t>
      </w:r>
    </w:p>
    <w:p w:rsidR="001A1D9B" w:rsidRDefault="001A1D9B" w:rsidP="001A1D9B">
      <w:pPr>
        <w:autoSpaceDE/>
        <w:autoSpaceDN/>
        <w:adjustRightInd/>
        <w:rPr>
          <w:rFonts w:ascii="Courier New" w:hAnsi="Courier New" w:cs="Courier New"/>
          <w:color w:val="000000"/>
          <w:sz w:val="20"/>
          <w:szCs w:val="20"/>
        </w:rPr>
      </w:pPr>
    </w:p>
    <w:p w:rsidR="001A1D9B" w:rsidRPr="00B7052A"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public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private key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byte array</w:t>
      </w:r>
    </w:p>
    <w:p w:rsidR="001A1D9B" w:rsidRDefault="001A1D9B" w:rsidP="001A1D9B">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1A1D9B" w:rsidP="00860129">
      <w:pPr>
        <w:rPr>
          <w:rFonts w:ascii="Courier New" w:hAnsi="Courier New" w:cs="Courier New"/>
          <w:color w:val="00B050"/>
          <w:sz w:val="20"/>
          <w:szCs w:val="20"/>
        </w:rPr>
      </w:pPr>
      <w:r w:rsidRPr="00B7052A">
        <w:rPr>
          <w:rFonts w:ascii="Courier New" w:hAnsi="Courier New" w:cs="Courier New"/>
          <w:color w:val="00B050"/>
          <w:sz w:val="20"/>
          <w:szCs w:val="20"/>
        </w:rPr>
        <w:t xml:space="preserve">//instantiate the </w:t>
      </w:r>
      <w:r w:rsidR="00860129">
        <w:rPr>
          <w:rFonts w:ascii="Courier New" w:hAnsi="Courier New" w:cs="Courier New"/>
          <w:color w:val="00B050"/>
          <w:sz w:val="20"/>
          <w:szCs w:val="20"/>
        </w:rPr>
        <w:t>trapdoor permutation:</w:t>
      </w:r>
    </w:p>
    <w:p w:rsidR="001A1D9B" w:rsidRDefault="001A1D9B" w:rsidP="00F17079">
      <w:pPr>
        <w:ind w:left="12"/>
        <w:rPr>
          <w:rFonts w:ascii="Courier New" w:hAnsi="Courier New" w:cs="Courier New"/>
          <w:color w:val="00B050"/>
          <w:sz w:val="20"/>
          <w:szCs w:val="20"/>
        </w:rPr>
      </w:pPr>
      <w:r>
        <w:rPr>
          <w:rFonts w:ascii="Courier New" w:hAnsi="Courier New" w:cs="Courier New"/>
          <w:color w:val="000000"/>
          <w:sz w:val="20"/>
          <w:szCs w:val="20"/>
        </w:rPr>
        <w:t>TrapdoorPermutation</w:t>
      </w:r>
      <w:r w:rsidRPr="00B7052A">
        <w:rPr>
          <w:rFonts w:ascii="Courier New" w:hAnsi="Courier New" w:cs="Courier New"/>
          <w:color w:val="000000"/>
          <w:sz w:val="20"/>
          <w:szCs w:val="20"/>
        </w:rPr>
        <w:t xml:space="preserve"> </w:t>
      </w:r>
      <w:r>
        <w:rPr>
          <w:rFonts w:ascii="Courier New" w:hAnsi="Courier New" w:cs="Courier New"/>
          <w:color w:val="000000"/>
          <w:sz w:val="20"/>
          <w:szCs w:val="20"/>
        </w:rPr>
        <w:t>trapdoorPermutation</w:t>
      </w:r>
      <w:r w:rsidRPr="00AD142A">
        <w:rPr>
          <w:rFonts w:ascii="Courier New" w:hAnsi="Courier New" w:cs="Courier New"/>
          <w:color w:val="000000"/>
          <w:sz w:val="20"/>
          <w:szCs w:val="20"/>
        </w:rPr>
        <w:t xml:space="preserve"> = </w:t>
      </w:r>
      <w:r w:rsidR="006D3377" w:rsidRPr="006D3377">
        <w:rPr>
          <w:rFonts w:ascii="Courier New" w:hAnsi="Courier New" w:cs="Courier New"/>
          <w:color w:val="000000"/>
          <w:sz w:val="20"/>
          <w:szCs w:val="20"/>
        </w:rPr>
        <w:t>TrapdoorPermutationFactory</w:t>
      </w:r>
      <w:r w:rsidR="006D3377">
        <w:rPr>
          <w:rFonts w:ascii="Courier New" w:hAnsi="Courier New" w:cs="Courier New"/>
          <w:color w:val="000000"/>
          <w:sz w:val="20"/>
          <w:szCs w:val="20"/>
        </w:rPr>
        <w:t>.getInstance().getObject("</w:t>
      </w:r>
      <w:r w:rsidR="006D3377" w:rsidRPr="006D3377">
        <w:rPr>
          <w:rFonts w:ascii="Courier New" w:hAnsi="Courier New" w:cs="Courier New"/>
          <w:color w:val="000000"/>
          <w:sz w:val="20"/>
          <w:szCs w:val="20"/>
        </w:rPr>
        <w:t>RSA"</w:t>
      </w:r>
      <w:r w:rsidR="00AC75AD">
        <w:rPr>
          <w:rFonts w:ascii="Courier New" w:hAnsi="Courier New" w:cs="Courier New"/>
          <w:color w:val="000000"/>
          <w:sz w:val="20"/>
          <w:szCs w:val="20"/>
        </w:rPr>
        <w:t xml:space="preserve">, </w:t>
      </w:r>
      <w:r w:rsidR="00F17079" w:rsidRPr="006D3377">
        <w:rPr>
          <w:rFonts w:ascii="Courier New" w:hAnsi="Courier New" w:cs="Courier New"/>
          <w:color w:val="000000"/>
          <w:sz w:val="20"/>
          <w:szCs w:val="20"/>
        </w:rPr>
        <w:t>"</w:t>
      </w:r>
      <w:r w:rsidR="00AC75AD">
        <w:rPr>
          <w:rFonts w:ascii="Courier New" w:hAnsi="Courier New" w:cs="Courier New"/>
          <w:color w:val="000000"/>
          <w:sz w:val="20"/>
          <w:szCs w:val="20"/>
        </w:rPr>
        <w:t>BC</w:t>
      </w:r>
      <w:r w:rsidR="00F17079" w:rsidRPr="006D3377">
        <w:rPr>
          <w:rFonts w:ascii="Courier New" w:hAnsi="Courier New" w:cs="Courier New"/>
          <w:color w:val="000000"/>
          <w:sz w:val="20"/>
          <w:szCs w:val="20"/>
        </w:rPr>
        <w:t>"</w:t>
      </w:r>
      <w:r w:rsidR="006D3377" w:rsidRPr="006D3377">
        <w:rPr>
          <w:rFonts w:ascii="Courier New" w:hAnsi="Courier New" w:cs="Courier New"/>
          <w:color w:val="000000"/>
          <w:sz w:val="20"/>
          <w:szCs w:val="20"/>
        </w:rPr>
        <w:t>);</w:t>
      </w:r>
    </w:p>
    <w:p w:rsidR="006D3377" w:rsidRDefault="006D3377" w:rsidP="006D3377">
      <w:pPr>
        <w:ind w:left="12"/>
        <w:rPr>
          <w:rFonts w:ascii="Courier New" w:hAnsi="Courier New" w:cs="Courier New"/>
          <w:color w:val="00B050"/>
          <w:sz w:val="20"/>
          <w:szCs w:val="20"/>
        </w:rPr>
      </w:pPr>
    </w:p>
    <w:p w:rsidR="001A1D9B" w:rsidRPr="00B7052A" w:rsidRDefault="001A1D9B" w:rsidP="006D3377">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r w:rsidR="006D3377">
        <w:rPr>
          <w:rFonts w:ascii="Courier New" w:hAnsi="Courier New" w:cs="Courier New"/>
          <w:color w:val="00B050"/>
          <w:sz w:val="20"/>
          <w:szCs w:val="20"/>
        </w:rPr>
        <w:t>trapdoor permutation</w:t>
      </w:r>
    </w:p>
    <w:p w:rsidR="001A1D9B" w:rsidRDefault="001A1D9B" w:rsidP="001A1D9B">
      <w:pPr>
        <w:ind w:left="-696"/>
        <w:rPr>
          <w:rFonts w:ascii="Courier New" w:hAnsi="Courier New" w:cs="Courier New"/>
          <w:color w:val="000000"/>
          <w:sz w:val="20"/>
          <w:szCs w:val="20"/>
        </w:rPr>
      </w:pPr>
      <w:r>
        <w:rPr>
          <w:rFonts w:ascii="Courier New" w:hAnsi="Courier New" w:cs="Courier New"/>
          <w:color w:val="000000"/>
          <w:sz w:val="20"/>
          <w:szCs w:val="20"/>
        </w:rPr>
        <w:tab/>
        <w:t>trapdoorPermutation.init(publicKey, privateKey);</w:t>
      </w:r>
    </w:p>
    <w:p w:rsidR="001A1D9B" w:rsidRDefault="001A1D9B" w:rsidP="001A1D9B">
      <w:pPr>
        <w:rPr>
          <w:rFonts w:ascii="Courier New" w:hAnsi="Courier New" w:cs="Courier New"/>
          <w:color w:val="00B050"/>
          <w:sz w:val="20"/>
          <w:szCs w:val="20"/>
        </w:rPr>
      </w:pP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//Get a random TPElement, since the implementation of the element differs</w:t>
      </w: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 xml:space="preserve">//for BC and for Crypto we need to specify not only the algorithm but also </w:t>
      </w: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//the provider.</w:t>
      </w:r>
    </w:p>
    <w:p w:rsidR="00AC75AD" w:rsidRPr="00AC75AD" w:rsidRDefault="00AC75AD" w:rsidP="006B5574">
      <w:pPr>
        <w:rPr>
          <w:rFonts w:ascii="Courier New" w:hAnsi="Courier New" w:cs="Courier New"/>
          <w:color w:val="000000"/>
          <w:sz w:val="20"/>
          <w:szCs w:val="20"/>
        </w:rPr>
      </w:pPr>
      <w:r w:rsidRPr="00AC75AD">
        <w:rPr>
          <w:rFonts w:ascii="Courier New" w:hAnsi="Courier New" w:cs="Courier New"/>
          <w:color w:val="000000"/>
          <w:sz w:val="20"/>
          <w:szCs w:val="20"/>
        </w:rPr>
        <w:t xml:space="preserve">TPElement </w:t>
      </w:r>
      <w:r w:rsidR="006B5574">
        <w:rPr>
          <w:rFonts w:ascii="Courier New" w:hAnsi="Courier New" w:cs="Courier New"/>
          <w:color w:val="000000"/>
          <w:sz w:val="20"/>
          <w:szCs w:val="20"/>
        </w:rPr>
        <w:t>originalE</w:t>
      </w:r>
      <w:r w:rsidRPr="00AC75AD">
        <w:rPr>
          <w:rFonts w:ascii="Courier New" w:hAnsi="Courier New" w:cs="Courier New"/>
          <w:color w:val="000000"/>
          <w:sz w:val="20"/>
          <w:szCs w:val="20"/>
        </w:rPr>
        <w:t>l</w:t>
      </w:r>
      <w:r w:rsidR="006B5574">
        <w:rPr>
          <w:rFonts w:ascii="Courier New" w:hAnsi="Courier New" w:cs="Courier New"/>
          <w:color w:val="000000"/>
          <w:sz w:val="20"/>
          <w:szCs w:val="20"/>
        </w:rPr>
        <w:t>ement</w:t>
      </w:r>
      <w:r w:rsidRPr="00AC75AD">
        <w:rPr>
          <w:rFonts w:ascii="Courier New" w:hAnsi="Courier New" w:cs="Courier New"/>
          <w:color w:val="000000"/>
          <w:sz w:val="20"/>
          <w:szCs w:val="20"/>
        </w:rPr>
        <w:t xml:space="preserve"> = TPElementFactory.getRandomElement("RSA", "BC"); </w:t>
      </w:r>
    </w:p>
    <w:p w:rsidR="00AC75AD" w:rsidRDefault="00AC75AD" w:rsidP="004B3D70">
      <w:pPr>
        <w:rPr>
          <w:rFonts w:ascii="Courier New" w:hAnsi="Courier New" w:cs="Courier New"/>
          <w:color w:val="00B050"/>
          <w:sz w:val="20"/>
          <w:szCs w:val="20"/>
        </w:rPr>
      </w:pPr>
    </w:p>
    <w:p w:rsidR="001A1D9B" w:rsidRPr="00B7052A" w:rsidRDefault="001A1D9B" w:rsidP="004B3D70">
      <w:pPr>
        <w:rPr>
          <w:rFonts w:ascii="Courier New" w:hAnsi="Courier New" w:cs="Courier New"/>
          <w:color w:val="00B050"/>
          <w:sz w:val="20"/>
          <w:szCs w:val="20"/>
        </w:rPr>
      </w:pPr>
      <w:r w:rsidRPr="00B7052A">
        <w:rPr>
          <w:rFonts w:ascii="Courier New" w:hAnsi="Courier New" w:cs="Courier New"/>
          <w:color w:val="00B050"/>
          <w:sz w:val="20"/>
          <w:szCs w:val="20"/>
        </w:rPr>
        <w:t>//</w:t>
      </w:r>
      <w:r w:rsidR="004B3D70">
        <w:rPr>
          <w:rFonts w:ascii="Courier New" w:hAnsi="Courier New" w:cs="Courier New"/>
          <w:color w:val="00B050"/>
          <w:sz w:val="20"/>
          <w:szCs w:val="20"/>
        </w:rPr>
        <w:t>compute the function with</w:t>
      </w:r>
      <w:r w:rsidRPr="00B7052A">
        <w:rPr>
          <w:rFonts w:ascii="Courier New" w:hAnsi="Courier New" w:cs="Courier New"/>
          <w:color w:val="00B050"/>
          <w:sz w:val="20"/>
          <w:szCs w:val="20"/>
        </w:rPr>
        <w:t xml:space="preserve"> input in and output out.</w:t>
      </w:r>
      <w:r>
        <w:rPr>
          <w:rFonts w:ascii="Courier New" w:hAnsi="Courier New" w:cs="Courier New"/>
          <w:color w:val="00B050"/>
          <w:sz w:val="20"/>
          <w:szCs w:val="20"/>
        </w:rPr>
        <w:t xml:space="preserve"> </w:t>
      </w:r>
    </w:p>
    <w:p w:rsidR="001A1D9B" w:rsidRPr="006101C4" w:rsidRDefault="00AC75AD" w:rsidP="006101C4">
      <w:pPr>
        <w:rPr>
          <w:rFonts w:ascii="Courier New" w:hAnsi="Courier New" w:cs="Courier New"/>
          <w:color w:val="000000"/>
          <w:sz w:val="20"/>
          <w:szCs w:val="20"/>
        </w:rPr>
      </w:pPr>
      <w:r>
        <w:rPr>
          <w:rFonts w:ascii="Courier New" w:hAnsi="Courier New" w:cs="Courier New"/>
          <w:color w:val="000000"/>
          <w:sz w:val="20"/>
          <w:szCs w:val="20"/>
        </w:rPr>
        <w:t>TPElement resultElement</w:t>
      </w:r>
      <w:r w:rsidR="001A1D9B">
        <w:rPr>
          <w:rFonts w:ascii="Courier New" w:hAnsi="Courier New" w:cs="Courier New"/>
          <w:color w:val="000000"/>
          <w:sz w:val="20"/>
          <w:szCs w:val="20"/>
        </w:rPr>
        <w:t xml:space="preserve"> = 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compute</w:t>
      </w:r>
      <w:r w:rsidR="001A1D9B" w:rsidRPr="00B7052A">
        <w:rPr>
          <w:rFonts w:ascii="Courier New" w:hAnsi="Courier New" w:cs="Courier New"/>
          <w:color w:val="000000"/>
          <w:sz w:val="20"/>
          <w:szCs w:val="20"/>
        </w:rPr>
        <w:t>(</w:t>
      </w:r>
      <w:r w:rsidR="006B5574">
        <w:rPr>
          <w:rFonts w:ascii="Courier New" w:hAnsi="Courier New" w:cs="Courier New"/>
          <w:color w:val="000000"/>
          <w:sz w:val="20"/>
          <w:szCs w:val="20"/>
        </w:rPr>
        <w:t>originalE</w:t>
      </w:r>
      <w:r>
        <w:rPr>
          <w:rFonts w:ascii="Courier New" w:hAnsi="Courier New" w:cs="Courier New"/>
          <w:color w:val="000000"/>
          <w:sz w:val="20"/>
          <w:szCs w:val="20"/>
        </w:rPr>
        <w:t>l</w:t>
      </w:r>
      <w:r w:rsidR="006B5574">
        <w:rPr>
          <w:rFonts w:ascii="Courier New" w:hAnsi="Courier New" w:cs="Courier New"/>
          <w:color w:val="000000"/>
          <w:sz w:val="20"/>
          <w:szCs w:val="20"/>
        </w:rPr>
        <w:t>ement</w:t>
      </w:r>
      <w:r w:rsidR="001A1D9B" w:rsidRPr="00B7052A">
        <w:rPr>
          <w:rFonts w:ascii="Courier New" w:hAnsi="Courier New" w:cs="Courier New"/>
          <w:color w:val="000000"/>
          <w:sz w:val="20"/>
          <w:szCs w:val="20"/>
        </w:rPr>
        <w:t>);</w:t>
      </w:r>
    </w:p>
    <w:p w:rsidR="006B5574" w:rsidRDefault="001A1D9B" w:rsidP="006B5574">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006B5574">
        <w:rPr>
          <w:rFonts w:ascii="Courier New" w:hAnsi="Courier New" w:cs="Courier New"/>
          <w:color w:val="00B050"/>
          <w:sz w:val="20"/>
          <w:szCs w:val="20"/>
        </w:rPr>
        <w:t>the function</w:t>
      </w:r>
    </w:p>
    <w:p w:rsidR="001A1D9B" w:rsidRPr="001A1D9B" w:rsidRDefault="001A1D9B" w:rsidP="006B5574">
      <w:pPr>
        <w:ind w:left="-696" w:firstLine="696"/>
        <w:rPr>
          <w:rFonts w:ascii="Courier New" w:hAnsi="Courier New" w:cs="Courier New"/>
          <w:color w:val="00B050"/>
          <w:sz w:val="20"/>
          <w:szCs w:val="20"/>
        </w:rPr>
      </w:pPr>
      <w:r>
        <w:rPr>
          <w:rFonts w:ascii="Courier New" w:hAnsi="Courier New" w:cs="Courier New"/>
          <w:color w:val="00B050"/>
          <w:sz w:val="20"/>
          <w:szCs w:val="20"/>
        </w:rPr>
        <w:t>//</w:t>
      </w:r>
      <w:r w:rsidR="004B3D70">
        <w:rPr>
          <w:rFonts w:ascii="Courier New" w:hAnsi="Courier New" w:cs="Courier New"/>
          <w:color w:val="00B050"/>
          <w:sz w:val="20"/>
          <w:szCs w:val="20"/>
        </w:rPr>
        <w:t xml:space="preserve">the resulting </w:t>
      </w:r>
      <w:r w:rsidR="006B5574">
        <w:rPr>
          <w:rFonts w:ascii="Courier New" w:hAnsi="Courier New" w:cs="Courier New"/>
          <w:color w:val="00B050"/>
          <w:sz w:val="20"/>
          <w:szCs w:val="20"/>
        </w:rPr>
        <w:t>invertedElement should be equal to originalElement</w:t>
      </w:r>
    </w:p>
    <w:p w:rsidR="001A1D9B" w:rsidRDefault="00AC75AD" w:rsidP="006101C4">
      <w:r>
        <w:rPr>
          <w:rFonts w:ascii="Courier New" w:hAnsi="Courier New" w:cs="Courier New"/>
          <w:color w:val="000000"/>
          <w:sz w:val="20"/>
          <w:szCs w:val="20"/>
        </w:rPr>
        <w:t>TPElement invertedElement</w:t>
      </w:r>
      <w:r w:rsidR="001A1D9B">
        <w:rPr>
          <w:rFonts w:ascii="Courier New" w:hAnsi="Courier New" w:cs="Courier New"/>
          <w:color w:val="000000"/>
          <w:sz w:val="20"/>
          <w:szCs w:val="20"/>
        </w:rPr>
        <w:t xml:space="preserve"> = 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invert</w:t>
      </w:r>
      <w:r w:rsidR="001A1D9B" w:rsidRPr="00B7052A">
        <w:rPr>
          <w:rFonts w:ascii="Courier New" w:hAnsi="Courier New" w:cs="Courier New"/>
          <w:color w:val="000000"/>
          <w:sz w:val="20"/>
          <w:szCs w:val="20"/>
        </w:rPr>
        <w:t>(</w:t>
      </w:r>
      <w:r w:rsidR="006B5574">
        <w:rPr>
          <w:rFonts w:ascii="Courier New" w:hAnsi="Courier New" w:cs="Courier New"/>
          <w:color w:val="000000"/>
          <w:sz w:val="20"/>
          <w:szCs w:val="20"/>
        </w:rPr>
        <w:t>resultElement</w:t>
      </w:r>
      <w:r w:rsidR="001A1D9B" w:rsidRPr="00B7052A">
        <w:rPr>
          <w:rFonts w:ascii="Courier New" w:hAnsi="Courier New" w:cs="Courier New"/>
          <w:color w:val="000000"/>
          <w:sz w:val="20"/>
          <w:szCs w:val="20"/>
        </w:rPr>
        <w:t>);</w:t>
      </w:r>
      <w:r w:rsidR="001A1D9B">
        <w:br w:type="page"/>
      </w:r>
    </w:p>
    <w:p w:rsidR="00AE4229" w:rsidRDefault="00AE4229" w:rsidP="008F008C">
      <w:pPr>
        <w:pStyle w:val="Heading3"/>
        <w:numPr>
          <w:ilvl w:val="2"/>
          <w:numId w:val="36"/>
        </w:numPr>
        <w:ind w:left="709" w:hanging="283"/>
      </w:pPr>
      <w:bookmarkStart w:id="531" w:name="_Toc283907077"/>
      <w:bookmarkStart w:id="532" w:name="_Toc283908930"/>
      <w:bookmarkStart w:id="533" w:name="_Toc287350665"/>
      <w:bookmarkStart w:id="534" w:name="_Toc289002204"/>
      <w:bookmarkStart w:id="535" w:name="_Toc289002333"/>
      <w:bookmarkStart w:id="536" w:name="_Toc277840067"/>
      <w:bookmarkStart w:id="537" w:name="_Toc277840420"/>
      <w:bookmarkStart w:id="538" w:name="_Toc277840477"/>
      <w:bookmarkStart w:id="539" w:name="_Toc277840623"/>
      <w:bookmarkStart w:id="540" w:name="_Toc277840831"/>
      <w:bookmarkStart w:id="541" w:name="_Toc296853724"/>
      <w:bookmarkStart w:id="542" w:name="_Toc277840072"/>
      <w:bookmarkStart w:id="543" w:name="_Toc277840425"/>
      <w:bookmarkStart w:id="544" w:name="_Toc277840482"/>
      <w:bookmarkStart w:id="545" w:name="_Toc277840628"/>
      <w:bookmarkStart w:id="546" w:name="_Toc277840836"/>
      <w:bookmarkStart w:id="547" w:name="_Toc315173302"/>
      <w:bookmarkEnd w:id="531"/>
      <w:bookmarkEnd w:id="532"/>
      <w:bookmarkEnd w:id="533"/>
      <w:bookmarkEnd w:id="534"/>
      <w:bookmarkEnd w:id="535"/>
      <w:r>
        <w:lastRenderedPageBreak/>
        <w:t>Dlog group</w:t>
      </w:r>
      <w:bookmarkStart w:id="548" w:name="_Toc278884111"/>
      <w:bookmarkStart w:id="549" w:name="_Toc278884250"/>
      <w:bookmarkStart w:id="550" w:name="_Toc278884326"/>
      <w:bookmarkStart w:id="551" w:name="_Toc279923572"/>
      <w:bookmarkStart w:id="552" w:name="_Toc280082643"/>
      <w:bookmarkStart w:id="553" w:name="_Toc280521463"/>
      <w:bookmarkStart w:id="554" w:name="_Toc280521635"/>
      <w:bookmarkStart w:id="555" w:name="_Toc280521788"/>
      <w:bookmarkStart w:id="556" w:name="_Toc280612000"/>
      <w:bookmarkStart w:id="557" w:name="_Toc280694116"/>
      <w:bookmarkStart w:id="558" w:name="_Toc280699834"/>
      <w:bookmarkEnd w:id="536"/>
      <w:bookmarkEnd w:id="537"/>
      <w:bookmarkEnd w:id="538"/>
      <w:bookmarkEnd w:id="539"/>
      <w:bookmarkEnd w:id="540"/>
      <w:bookmarkEnd w:id="548"/>
      <w:bookmarkEnd w:id="549"/>
      <w:bookmarkEnd w:id="550"/>
      <w:bookmarkEnd w:id="551"/>
      <w:bookmarkEnd w:id="552"/>
      <w:bookmarkEnd w:id="553"/>
      <w:bookmarkEnd w:id="554"/>
      <w:bookmarkEnd w:id="555"/>
      <w:bookmarkEnd w:id="556"/>
      <w:bookmarkEnd w:id="557"/>
      <w:bookmarkEnd w:id="558"/>
      <w:r>
        <w:t xml:space="preserve"> </w:t>
      </w:r>
      <w:bookmarkEnd w:id="541"/>
      <w:r>
        <w:t>description</w:t>
      </w:r>
      <w:bookmarkEnd w:id="547"/>
    </w:p>
    <w:p w:rsidR="00AE4229" w:rsidRPr="00571393" w:rsidRDefault="00AE4229" w:rsidP="005B5EA1">
      <w:pPr>
        <w:pStyle w:val="ListParagraph"/>
        <w:keepNext/>
        <w:keepLines/>
        <w:numPr>
          <w:ilvl w:val="2"/>
          <w:numId w:val="79"/>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59" w:name="_Toc289956240"/>
      <w:bookmarkStart w:id="560" w:name="_Toc296853725"/>
      <w:bookmarkStart w:id="561" w:name="_Toc305320993"/>
      <w:bookmarkStart w:id="562" w:name="_Toc305321123"/>
      <w:bookmarkStart w:id="563" w:name="_Toc305321253"/>
      <w:bookmarkStart w:id="564" w:name="_Toc305321440"/>
      <w:bookmarkStart w:id="565" w:name="_Toc305323454"/>
      <w:bookmarkStart w:id="566" w:name="_Toc305323628"/>
      <w:bookmarkStart w:id="567" w:name="_Toc305323804"/>
      <w:bookmarkStart w:id="568" w:name="_Toc311619768"/>
      <w:bookmarkStart w:id="569" w:name="_Toc315168909"/>
      <w:bookmarkStart w:id="570" w:name="_Toc315169086"/>
      <w:bookmarkStart w:id="571" w:name="_Toc315173303"/>
      <w:bookmarkEnd w:id="559"/>
      <w:bookmarkEnd w:id="560"/>
      <w:bookmarkEnd w:id="561"/>
      <w:bookmarkEnd w:id="562"/>
      <w:bookmarkEnd w:id="563"/>
      <w:bookmarkEnd w:id="564"/>
      <w:bookmarkEnd w:id="565"/>
      <w:bookmarkEnd w:id="566"/>
      <w:bookmarkEnd w:id="567"/>
      <w:bookmarkEnd w:id="568"/>
      <w:bookmarkEnd w:id="569"/>
      <w:bookmarkEnd w:id="570"/>
      <w:bookmarkEnd w:id="571"/>
    </w:p>
    <w:p w:rsidR="00AE4229" w:rsidRPr="00571393" w:rsidRDefault="00AE4229" w:rsidP="005B5EA1">
      <w:pPr>
        <w:pStyle w:val="ListParagraph"/>
        <w:keepNext/>
        <w:keepLines/>
        <w:numPr>
          <w:ilvl w:val="2"/>
          <w:numId w:val="79"/>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72" w:name="_Toc289956241"/>
      <w:bookmarkStart w:id="573" w:name="_Toc296853726"/>
      <w:bookmarkStart w:id="574" w:name="_Toc305320994"/>
      <w:bookmarkStart w:id="575" w:name="_Toc305321124"/>
      <w:bookmarkStart w:id="576" w:name="_Toc305321254"/>
      <w:bookmarkStart w:id="577" w:name="_Toc305321441"/>
      <w:bookmarkStart w:id="578" w:name="_Toc305323455"/>
      <w:bookmarkStart w:id="579" w:name="_Toc305323629"/>
      <w:bookmarkStart w:id="580" w:name="_Toc305323805"/>
      <w:bookmarkStart w:id="581" w:name="_Toc311619769"/>
      <w:bookmarkStart w:id="582" w:name="_Toc315168910"/>
      <w:bookmarkStart w:id="583" w:name="_Toc315169087"/>
      <w:bookmarkStart w:id="584" w:name="_Toc315173304"/>
      <w:bookmarkEnd w:id="572"/>
      <w:bookmarkEnd w:id="573"/>
      <w:bookmarkEnd w:id="574"/>
      <w:bookmarkEnd w:id="575"/>
      <w:bookmarkEnd w:id="576"/>
      <w:bookmarkEnd w:id="577"/>
      <w:bookmarkEnd w:id="578"/>
      <w:bookmarkEnd w:id="579"/>
      <w:bookmarkEnd w:id="580"/>
      <w:bookmarkEnd w:id="581"/>
      <w:bookmarkEnd w:id="582"/>
      <w:bookmarkEnd w:id="583"/>
      <w:bookmarkEnd w:id="584"/>
    </w:p>
    <w:p w:rsidR="00AE4229" w:rsidRPr="00571393" w:rsidRDefault="00AE4229" w:rsidP="005B5EA1">
      <w:pPr>
        <w:pStyle w:val="ListParagraph"/>
        <w:keepNext/>
        <w:keepLines/>
        <w:numPr>
          <w:ilvl w:val="2"/>
          <w:numId w:val="79"/>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85" w:name="_Toc289956242"/>
      <w:bookmarkStart w:id="586" w:name="_Toc296853727"/>
      <w:bookmarkStart w:id="587" w:name="_Toc305320995"/>
      <w:bookmarkStart w:id="588" w:name="_Toc305321125"/>
      <w:bookmarkStart w:id="589" w:name="_Toc305321255"/>
      <w:bookmarkStart w:id="590" w:name="_Toc305321442"/>
      <w:bookmarkStart w:id="591" w:name="_Toc305323456"/>
      <w:bookmarkStart w:id="592" w:name="_Toc305323630"/>
      <w:bookmarkStart w:id="593" w:name="_Toc305323806"/>
      <w:bookmarkStart w:id="594" w:name="_Toc311619770"/>
      <w:bookmarkStart w:id="595" w:name="_Toc315168911"/>
      <w:bookmarkStart w:id="596" w:name="_Toc315169088"/>
      <w:bookmarkStart w:id="597" w:name="_Toc315173305"/>
      <w:bookmarkEnd w:id="585"/>
      <w:bookmarkEnd w:id="586"/>
      <w:bookmarkEnd w:id="587"/>
      <w:bookmarkEnd w:id="588"/>
      <w:bookmarkEnd w:id="589"/>
      <w:bookmarkEnd w:id="590"/>
      <w:bookmarkEnd w:id="591"/>
      <w:bookmarkEnd w:id="592"/>
      <w:bookmarkEnd w:id="593"/>
      <w:bookmarkEnd w:id="594"/>
      <w:bookmarkEnd w:id="595"/>
      <w:bookmarkEnd w:id="596"/>
      <w:bookmarkEnd w:id="597"/>
    </w:p>
    <w:p w:rsidR="00AE4229" w:rsidRPr="00571393" w:rsidRDefault="00AE4229" w:rsidP="005B5EA1">
      <w:pPr>
        <w:pStyle w:val="ListParagraph"/>
        <w:keepNext/>
        <w:keepLines/>
        <w:numPr>
          <w:ilvl w:val="2"/>
          <w:numId w:val="79"/>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598" w:name="_Toc289956243"/>
      <w:bookmarkStart w:id="599" w:name="_Toc296853728"/>
      <w:bookmarkStart w:id="600" w:name="_Toc305320996"/>
      <w:bookmarkStart w:id="601" w:name="_Toc305321126"/>
      <w:bookmarkStart w:id="602" w:name="_Toc305321256"/>
      <w:bookmarkStart w:id="603" w:name="_Toc305321443"/>
      <w:bookmarkStart w:id="604" w:name="_Toc305323457"/>
      <w:bookmarkStart w:id="605" w:name="_Toc305323631"/>
      <w:bookmarkStart w:id="606" w:name="_Toc305323807"/>
      <w:bookmarkStart w:id="607" w:name="_Toc311619771"/>
      <w:bookmarkStart w:id="608" w:name="_Toc315168912"/>
      <w:bookmarkStart w:id="609" w:name="_Toc315169089"/>
      <w:bookmarkStart w:id="610" w:name="_Toc315173306"/>
      <w:bookmarkEnd w:id="598"/>
      <w:bookmarkEnd w:id="599"/>
      <w:bookmarkEnd w:id="600"/>
      <w:bookmarkEnd w:id="601"/>
      <w:bookmarkEnd w:id="602"/>
      <w:bookmarkEnd w:id="603"/>
      <w:bookmarkEnd w:id="604"/>
      <w:bookmarkEnd w:id="605"/>
      <w:bookmarkEnd w:id="606"/>
      <w:bookmarkEnd w:id="607"/>
      <w:bookmarkEnd w:id="608"/>
      <w:bookmarkEnd w:id="609"/>
      <w:bookmarkEnd w:id="610"/>
    </w:p>
    <w:p w:rsidR="00AE4229" w:rsidRPr="00571393" w:rsidRDefault="00AE4229" w:rsidP="005B5EA1">
      <w:pPr>
        <w:pStyle w:val="ListParagraph"/>
        <w:keepNext/>
        <w:keepLines/>
        <w:numPr>
          <w:ilvl w:val="2"/>
          <w:numId w:val="79"/>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11" w:name="_Toc289956244"/>
      <w:bookmarkStart w:id="612" w:name="_Toc296853729"/>
      <w:bookmarkStart w:id="613" w:name="_Toc305320997"/>
      <w:bookmarkStart w:id="614" w:name="_Toc305321127"/>
      <w:bookmarkStart w:id="615" w:name="_Toc305321257"/>
      <w:bookmarkStart w:id="616" w:name="_Toc305321444"/>
      <w:bookmarkStart w:id="617" w:name="_Toc305323458"/>
      <w:bookmarkStart w:id="618" w:name="_Toc305323632"/>
      <w:bookmarkStart w:id="619" w:name="_Toc305323808"/>
      <w:bookmarkStart w:id="620" w:name="_Toc311619772"/>
      <w:bookmarkStart w:id="621" w:name="_Toc315168913"/>
      <w:bookmarkStart w:id="622" w:name="_Toc315169090"/>
      <w:bookmarkStart w:id="623" w:name="_Toc315173307"/>
      <w:bookmarkEnd w:id="611"/>
      <w:bookmarkEnd w:id="612"/>
      <w:bookmarkEnd w:id="613"/>
      <w:bookmarkEnd w:id="614"/>
      <w:bookmarkEnd w:id="615"/>
      <w:bookmarkEnd w:id="616"/>
      <w:bookmarkEnd w:id="617"/>
      <w:bookmarkEnd w:id="618"/>
      <w:bookmarkEnd w:id="619"/>
      <w:bookmarkEnd w:id="620"/>
      <w:bookmarkEnd w:id="621"/>
      <w:bookmarkEnd w:id="622"/>
      <w:bookmarkEnd w:id="623"/>
    </w:p>
    <w:p w:rsidR="00AE4229" w:rsidRPr="00571393" w:rsidRDefault="00AE4229" w:rsidP="005B5EA1">
      <w:pPr>
        <w:pStyle w:val="ListParagraph"/>
        <w:keepNext/>
        <w:keepLines/>
        <w:numPr>
          <w:ilvl w:val="2"/>
          <w:numId w:val="79"/>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24" w:name="_Toc289956245"/>
      <w:bookmarkStart w:id="625" w:name="_Toc296853730"/>
      <w:bookmarkStart w:id="626" w:name="_Toc305320998"/>
      <w:bookmarkStart w:id="627" w:name="_Toc305321128"/>
      <w:bookmarkStart w:id="628" w:name="_Toc305321258"/>
      <w:bookmarkStart w:id="629" w:name="_Toc305321445"/>
      <w:bookmarkStart w:id="630" w:name="_Toc305323459"/>
      <w:bookmarkStart w:id="631" w:name="_Toc305323633"/>
      <w:bookmarkStart w:id="632" w:name="_Toc305323809"/>
      <w:bookmarkStart w:id="633" w:name="_Toc311619773"/>
      <w:bookmarkStart w:id="634" w:name="_Toc315168914"/>
      <w:bookmarkStart w:id="635" w:name="_Toc315169091"/>
      <w:bookmarkStart w:id="636" w:name="_Toc315173308"/>
      <w:bookmarkEnd w:id="624"/>
      <w:bookmarkEnd w:id="625"/>
      <w:bookmarkEnd w:id="626"/>
      <w:bookmarkEnd w:id="627"/>
      <w:bookmarkEnd w:id="628"/>
      <w:bookmarkEnd w:id="629"/>
      <w:bookmarkEnd w:id="630"/>
      <w:bookmarkEnd w:id="631"/>
      <w:bookmarkEnd w:id="632"/>
      <w:bookmarkEnd w:id="633"/>
      <w:bookmarkEnd w:id="634"/>
      <w:bookmarkEnd w:id="635"/>
      <w:bookmarkEnd w:id="636"/>
    </w:p>
    <w:p w:rsidR="00AE4229" w:rsidRPr="00571393" w:rsidRDefault="00AE4229" w:rsidP="005B5EA1">
      <w:pPr>
        <w:pStyle w:val="ListParagraph"/>
        <w:keepNext/>
        <w:keepLines/>
        <w:numPr>
          <w:ilvl w:val="2"/>
          <w:numId w:val="79"/>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37" w:name="_Toc289956246"/>
      <w:bookmarkStart w:id="638" w:name="_Toc296853731"/>
      <w:bookmarkStart w:id="639" w:name="_Toc305320999"/>
      <w:bookmarkStart w:id="640" w:name="_Toc305321129"/>
      <w:bookmarkStart w:id="641" w:name="_Toc305321259"/>
      <w:bookmarkStart w:id="642" w:name="_Toc305321446"/>
      <w:bookmarkStart w:id="643" w:name="_Toc305323460"/>
      <w:bookmarkStart w:id="644" w:name="_Toc305323634"/>
      <w:bookmarkStart w:id="645" w:name="_Toc305323810"/>
      <w:bookmarkStart w:id="646" w:name="_Toc311619774"/>
      <w:bookmarkStart w:id="647" w:name="_Toc315168915"/>
      <w:bookmarkStart w:id="648" w:name="_Toc315169092"/>
      <w:bookmarkStart w:id="649" w:name="_Toc315173309"/>
      <w:bookmarkEnd w:id="637"/>
      <w:bookmarkEnd w:id="638"/>
      <w:bookmarkEnd w:id="639"/>
      <w:bookmarkEnd w:id="640"/>
      <w:bookmarkEnd w:id="641"/>
      <w:bookmarkEnd w:id="642"/>
      <w:bookmarkEnd w:id="643"/>
      <w:bookmarkEnd w:id="644"/>
      <w:bookmarkEnd w:id="645"/>
      <w:bookmarkEnd w:id="646"/>
      <w:bookmarkEnd w:id="647"/>
      <w:bookmarkEnd w:id="648"/>
      <w:bookmarkEnd w:id="649"/>
    </w:p>
    <w:p w:rsidR="00AE4229" w:rsidRPr="00571393" w:rsidRDefault="00AE4229" w:rsidP="005B5EA1">
      <w:pPr>
        <w:pStyle w:val="ListParagraph"/>
        <w:keepNext/>
        <w:keepLines/>
        <w:numPr>
          <w:ilvl w:val="2"/>
          <w:numId w:val="79"/>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50" w:name="_Toc289956247"/>
      <w:bookmarkStart w:id="651" w:name="_Toc296853732"/>
      <w:bookmarkStart w:id="652" w:name="_Toc305321000"/>
      <w:bookmarkStart w:id="653" w:name="_Toc305321130"/>
      <w:bookmarkStart w:id="654" w:name="_Toc305321260"/>
      <w:bookmarkStart w:id="655" w:name="_Toc305321447"/>
      <w:bookmarkStart w:id="656" w:name="_Toc305323461"/>
      <w:bookmarkStart w:id="657" w:name="_Toc305323635"/>
      <w:bookmarkStart w:id="658" w:name="_Toc305323811"/>
      <w:bookmarkStart w:id="659" w:name="_Toc311619775"/>
      <w:bookmarkStart w:id="660" w:name="_Toc315168916"/>
      <w:bookmarkStart w:id="661" w:name="_Toc315169093"/>
      <w:bookmarkStart w:id="662" w:name="_Toc315173310"/>
      <w:bookmarkEnd w:id="650"/>
      <w:bookmarkEnd w:id="651"/>
      <w:bookmarkEnd w:id="652"/>
      <w:bookmarkEnd w:id="653"/>
      <w:bookmarkEnd w:id="654"/>
      <w:bookmarkEnd w:id="655"/>
      <w:bookmarkEnd w:id="656"/>
      <w:bookmarkEnd w:id="657"/>
      <w:bookmarkEnd w:id="658"/>
      <w:bookmarkEnd w:id="659"/>
      <w:bookmarkEnd w:id="660"/>
      <w:bookmarkEnd w:id="661"/>
      <w:bookmarkEnd w:id="662"/>
    </w:p>
    <w:p w:rsidR="00AE4229" w:rsidRPr="00571393" w:rsidRDefault="00AE4229" w:rsidP="005B5EA1">
      <w:pPr>
        <w:pStyle w:val="ListParagraph"/>
        <w:keepNext/>
        <w:keepLines/>
        <w:numPr>
          <w:ilvl w:val="2"/>
          <w:numId w:val="79"/>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663" w:name="_Toc289956248"/>
      <w:bookmarkStart w:id="664" w:name="_Toc296853733"/>
      <w:bookmarkStart w:id="665" w:name="_Toc305321001"/>
      <w:bookmarkStart w:id="666" w:name="_Toc305321131"/>
      <w:bookmarkStart w:id="667" w:name="_Toc305321261"/>
      <w:bookmarkStart w:id="668" w:name="_Toc305321448"/>
      <w:bookmarkStart w:id="669" w:name="_Toc305323462"/>
      <w:bookmarkStart w:id="670" w:name="_Toc305323636"/>
      <w:bookmarkStart w:id="671" w:name="_Toc305323812"/>
      <w:bookmarkStart w:id="672" w:name="_Toc311619776"/>
      <w:bookmarkStart w:id="673" w:name="_Toc315168917"/>
      <w:bookmarkStart w:id="674" w:name="_Toc315169094"/>
      <w:bookmarkStart w:id="675" w:name="_Toc315173311"/>
      <w:bookmarkEnd w:id="663"/>
      <w:bookmarkEnd w:id="664"/>
      <w:bookmarkEnd w:id="665"/>
      <w:bookmarkEnd w:id="666"/>
      <w:bookmarkEnd w:id="667"/>
      <w:bookmarkEnd w:id="668"/>
      <w:bookmarkEnd w:id="669"/>
      <w:bookmarkEnd w:id="670"/>
      <w:bookmarkEnd w:id="671"/>
      <w:bookmarkEnd w:id="672"/>
      <w:bookmarkEnd w:id="673"/>
      <w:bookmarkEnd w:id="674"/>
      <w:bookmarkEnd w:id="675"/>
    </w:p>
    <w:p w:rsidR="00AE4229" w:rsidRPr="00186EB0" w:rsidRDefault="00AE4229" w:rsidP="00AE4229"/>
    <w:p w:rsidR="00AE4229" w:rsidRDefault="00AE4229" w:rsidP="00AE4229">
      <w:pPr>
        <w:rPr>
          <w:lang w:eastAsia="en-GB"/>
        </w:rPr>
      </w:pPr>
      <w:r>
        <w:t xml:space="preserve">The </w:t>
      </w:r>
      <w:r w:rsidRPr="00CA641F">
        <w:rPr>
          <w:b/>
          <w:bCs/>
        </w:rPr>
        <w:t>discrete logarithm problem</w:t>
      </w:r>
      <w:r>
        <w:t xml:space="preserve"> is as follows: given a generator </w:t>
      </w:r>
      <w:r>
        <w:rPr>
          <w:rStyle w:val="Emphasis"/>
        </w:rPr>
        <w:t>g</w:t>
      </w:r>
      <w:r>
        <w:t xml:space="preserve"> of a finite group </w:t>
      </w:r>
      <w:r>
        <w:rPr>
          <w:rStyle w:val="Emphasis"/>
        </w:rPr>
        <w:t>G</w:t>
      </w:r>
      <w:r>
        <w:t xml:space="preserve"> and a random element </w:t>
      </w:r>
      <w:r>
        <w:rPr>
          <w:rStyle w:val="Emphasis"/>
        </w:rPr>
        <w:t>h</w:t>
      </w:r>
      <w:r>
        <w:t xml:space="preserve"> </w:t>
      </w:r>
      <w:r>
        <w:rPr>
          <w:rFonts w:ascii="Symbol" w:hAnsi="Symbol"/>
        </w:rPr>
        <w:t></w:t>
      </w:r>
      <w:r>
        <w:t xml:space="preserve"> </w:t>
      </w:r>
      <w:r>
        <w:rPr>
          <w:rStyle w:val="Emphasis"/>
        </w:rPr>
        <w:t>G</w:t>
      </w:r>
      <w:r>
        <w:t xml:space="preserve">, find the (unique) integer </w:t>
      </w:r>
      <w:r>
        <w:rPr>
          <w:rStyle w:val="Emphasis"/>
        </w:rPr>
        <w:t>x</w:t>
      </w:r>
      <w:r>
        <w:t xml:space="preserve"> such that </w:t>
      </w:r>
      <w:r>
        <w:rPr>
          <w:rStyle w:val="Emphasis"/>
        </w:rPr>
        <w:t>g</w:t>
      </w:r>
      <w:r>
        <w:rPr>
          <w:rStyle w:val="Emphasis"/>
          <w:vertAlign w:val="superscript"/>
        </w:rPr>
        <w:t>x</w:t>
      </w:r>
      <w:r>
        <w:t xml:space="preserve"> = </w:t>
      </w:r>
      <w:r>
        <w:rPr>
          <w:rStyle w:val="Emphasis"/>
        </w:rPr>
        <w:t>h</w:t>
      </w:r>
      <w:r>
        <w:rPr>
          <w:lang w:eastAsia="en-GB"/>
        </w:rPr>
        <w:t xml:space="preserve">. In cryptography, we are interested in groups for which the discrete logarithm problem (Dlog for short) is assumed to be hard. The two most common classes are the group </w:t>
      </w:r>
      <w:r>
        <w:rPr>
          <w:rStyle w:val="Strong"/>
        </w:rPr>
        <w:t>Z</w:t>
      </w:r>
      <w:r>
        <w:rPr>
          <w:rStyle w:val="Emphasis"/>
          <w:vertAlign w:val="subscript"/>
        </w:rPr>
        <w:t>p</w:t>
      </w:r>
      <w:r>
        <w:rPr>
          <w:vertAlign w:val="superscript"/>
        </w:rPr>
        <w:t xml:space="preserve">* </w:t>
      </w:r>
      <w:r>
        <w:rPr>
          <w:lang w:eastAsia="en-GB"/>
        </w:rPr>
        <w:t xml:space="preserve">for a large </w:t>
      </w:r>
      <w:r w:rsidRPr="00EF263B">
        <w:rPr>
          <w:i/>
          <w:iCs/>
          <w:lang w:eastAsia="en-GB"/>
        </w:rPr>
        <w:t>p</w:t>
      </w:r>
      <w:r>
        <w:rPr>
          <w:lang w:eastAsia="en-GB"/>
        </w:rPr>
        <w:t>, and some Elliptic curve groups.</w:t>
      </w:r>
    </w:p>
    <w:p w:rsidR="00AE4229" w:rsidRDefault="00AE4229" w:rsidP="00AE4229">
      <w:pPr>
        <w:rPr>
          <w:lang w:eastAsia="en-GB"/>
        </w:rPr>
      </w:pPr>
      <w:r>
        <w:rPr>
          <w:lang w:eastAsia="en-GB"/>
        </w:rPr>
        <w:t>We provide the implementation of the most important Dlog groups in cryptography (see diagram below):</w:t>
      </w:r>
    </w:p>
    <w:bookmarkStart w:id="676" w:name="OLE_LINK1"/>
    <w:bookmarkStart w:id="677" w:name="OLE_LINK2"/>
    <w:p w:rsidR="00AE4229" w:rsidRDefault="002C5CE2" w:rsidP="008F008C">
      <w:pPr>
        <w:pStyle w:val="ListParagraph"/>
        <w:numPr>
          <w:ilvl w:val="0"/>
          <w:numId w:val="26"/>
        </w:numPr>
        <w:rPr>
          <w:rFonts w:ascii="Times New Roman" w:hAnsi="Times New Roman" w:cs="Times New Roman"/>
          <w:sz w:val="24"/>
          <w:szCs w:val="24"/>
          <w:lang w:bidi="he-IL"/>
        </w:rPr>
      </w:pPr>
      <m:oMath>
        <m:sSubSup>
          <m:sSubSupPr>
            <m:ctrlPr>
              <w:rPr>
                <w:rFonts w:ascii="Cambria Math" w:hAnsi="Cambria Math" w:cs="Times New Roman"/>
                <w:i/>
                <w:sz w:val="24"/>
                <w:szCs w:val="24"/>
                <w:lang w:bidi="he-IL"/>
              </w:rPr>
            </m:ctrlPr>
          </m:sSubSup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up>
            <m:r>
              <w:rPr>
                <w:rFonts w:ascii="Cambria Math" w:hAnsi="Cambria Math" w:cs="Times New Roman"/>
                <w:sz w:val="24"/>
                <w:szCs w:val="24"/>
                <w:lang w:bidi="he-IL"/>
              </w:rPr>
              <m:t>*</m:t>
            </m:r>
          </m:sup>
        </m:sSubSup>
      </m:oMath>
    </w:p>
    <w:bookmarkEnd w:id="676"/>
    <w:bookmarkEnd w:id="677"/>
    <w:p w:rsidR="00AE4229" w:rsidRDefault="00AE4229" w:rsidP="008F008C">
      <w:pPr>
        <w:pStyle w:val="ListParagraph"/>
        <w:numPr>
          <w:ilvl w:val="0"/>
          <w:numId w:val="26"/>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r>
          <w:rPr>
            <w:rFonts w:ascii="Cambria Math" w:hAnsi="Cambria Math" w:cs="Times New Roman"/>
            <w:sz w:val="24"/>
            <w:szCs w:val="24"/>
            <w:lang w:bidi="he-IL"/>
          </w:rPr>
          <m:t>GF</m:t>
        </m:r>
        <m:d>
          <m:dPr>
            <m:begChr m:val="["/>
            <m:endChr m:val="]"/>
            <m:ctrlPr>
              <w:rPr>
                <w:rFonts w:ascii="Cambria Math" w:hAnsi="Cambria Math" w:cs="Times New Roman"/>
                <w:i/>
                <w:sz w:val="24"/>
                <w:szCs w:val="24"/>
                <w:vertAlign w:val="superscript"/>
                <w:lang w:bidi="he-IL"/>
              </w:rPr>
            </m:ctrlPr>
          </m:dPr>
          <m:e>
            <m:sSup>
              <m:sSupPr>
                <m:ctrlPr>
                  <w:rPr>
                    <w:rFonts w:ascii="Cambria Math" w:hAnsi="Cambria Math" w:cs="Times New Roman"/>
                    <w:i/>
                    <w:sz w:val="24"/>
                    <w:szCs w:val="24"/>
                    <w:vertAlign w:val="superscript"/>
                    <w:lang w:bidi="he-IL"/>
                  </w:rPr>
                </m:ctrlPr>
              </m:sSupPr>
              <m:e>
                <m:r>
                  <w:rPr>
                    <w:rFonts w:ascii="Cambria Math" w:hAnsi="Cambria Math" w:cs="Times New Roman"/>
                    <w:sz w:val="24"/>
                    <w:szCs w:val="24"/>
                    <w:vertAlign w:val="superscript"/>
                    <w:lang w:bidi="he-IL"/>
                  </w:rPr>
                  <m:t>2</m:t>
                </m:r>
              </m:e>
              <m:sup>
                <m:r>
                  <w:rPr>
                    <w:rFonts w:ascii="Cambria Math" w:hAnsi="Cambria Math" w:cs="Times New Roman"/>
                    <w:sz w:val="24"/>
                    <w:szCs w:val="24"/>
                    <w:vertAlign w:val="superscript"/>
                    <w:lang w:bidi="he-IL"/>
                  </w:rPr>
                  <m:t>M</m:t>
                </m:r>
              </m:sup>
            </m:sSup>
          </m:e>
        </m:d>
      </m:oMath>
    </w:p>
    <w:p w:rsidR="00AE4229" w:rsidRPr="00EF263B" w:rsidRDefault="00AE4229" w:rsidP="008F008C">
      <w:pPr>
        <w:pStyle w:val="ListParagraph"/>
        <w:numPr>
          <w:ilvl w:val="0"/>
          <w:numId w:val="26"/>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sSub>
          <m:sSubPr>
            <m:ctrlPr>
              <w:rPr>
                <w:rFonts w:ascii="Cambria Math" w:hAnsi="Cambria Math" w:cs="Times New Roman"/>
                <w:i/>
                <w:sz w:val="24"/>
                <w:szCs w:val="24"/>
                <w:lang w:bidi="he-IL"/>
              </w:rPr>
            </m:ctrlPr>
          </m:sSub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Sub>
      </m:oMath>
    </w:p>
    <w:p w:rsidR="00AE4229" w:rsidRDefault="00AE4229" w:rsidP="00AE4229">
      <w:pPr>
        <w:rPr>
          <w:lang w:eastAsia="en-GB"/>
        </w:rPr>
      </w:pPr>
      <w:r>
        <w:t xml:space="preserve">Although Elliptic curves groups look very different, the discrete log problem over them can be described as follows. Given an elliptic curve </w:t>
      </w:r>
      <w:r>
        <w:rPr>
          <w:rStyle w:val="icmmi10"/>
        </w:rPr>
        <w:t>E</w:t>
      </w:r>
      <w:r>
        <w:t xml:space="preserve"> over a finite field </w:t>
      </w:r>
      <w:r>
        <w:rPr>
          <w:rStyle w:val="icmmi10"/>
        </w:rPr>
        <w:t>F,</w:t>
      </w:r>
      <w:r>
        <w:t xml:space="preserve"> a base point on that curve </w:t>
      </w:r>
      <w:r>
        <w:rPr>
          <w:rStyle w:val="icmmi10"/>
        </w:rPr>
        <w:t>P (i.e., a generator of the group defined from the curve)</w:t>
      </w:r>
      <w:r>
        <w:t xml:space="preserve">, and a random point Q on the curve, the problem is to find the integer </w:t>
      </w:r>
      <w:r>
        <w:rPr>
          <w:rStyle w:val="icmmi10"/>
        </w:rPr>
        <w:t>n</w:t>
      </w:r>
      <w:r>
        <w:t xml:space="preserve"> such that </w:t>
      </w:r>
      <w:r>
        <w:rPr>
          <w:rStyle w:val="icmmi10"/>
        </w:rPr>
        <w:t>nP</w:t>
      </w:r>
      <w:r>
        <w:rPr>
          <w:rStyle w:val="icmr10"/>
        </w:rPr>
        <w:t>=</w:t>
      </w:r>
      <w:r>
        <w:rPr>
          <w:rStyle w:val="icmmi10"/>
        </w:rPr>
        <w:t>Q</w:t>
      </w:r>
      <w:r>
        <w:rPr>
          <w:lang w:eastAsia="en-GB"/>
        </w:rPr>
        <w:t xml:space="preserve">. </w:t>
      </w:r>
    </w:p>
    <w:p w:rsidR="00AE4229" w:rsidRDefault="00AE4229" w:rsidP="00AE4229">
      <w:r>
        <w:t>We</w:t>
      </w:r>
      <w:r>
        <w:rPr>
          <w:lang w:eastAsia="en-GB"/>
        </w:rPr>
        <w:t xml:space="preserve"> will use the elliptic curves recommended by NIST. </w:t>
      </w:r>
    </w:p>
    <w:p w:rsidR="00AE4229" w:rsidRDefault="00AE4229" w:rsidP="00AE4229">
      <w:pPr>
        <w:rPr>
          <w:lang w:eastAsia="en-GB"/>
        </w:rPr>
      </w:pPr>
    </w:p>
    <w:p w:rsidR="00AE4229" w:rsidRDefault="00AE4229" w:rsidP="00AE4229">
      <w:pPr>
        <w:rPr>
          <w:lang w:eastAsia="en-GB"/>
        </w:rPr>
      </w:pPr>
      <w:r>
        <w:rPr>
          <w:lang w:eastAsia="en-GB"/>
        </w:rPr>
        <w:t>In the following class diagram, we present the API for the implementation of the different Dlog groups. Any library that wants to implement a Dlog group and at the same time comply with our library has to implement the following interfaces:</w:t>
      </w:r>
    </w:p>
    <w:p w:rsidR="00AE4229" w:rsidRDefault="00AE4229" w:rsidP="00AE4229">
      <w:pPr>
        <w:rPr>
          <w:lang w:eastAsia="en-GB"/>
        </w:rPr>
      </w:pPr>
    </w:p>
    <w:p w:rsidR="00AE4229" w:rsidRDefault="002B0242" w:rsidP="00AE4229">
      <w:pPr>
        <w:rPr>
          <w:noProof/>
        </w:rPr>
      </w:pPr>
      <w:r w:rsidRPr="002B0242">
        <w:rPr>
          <w:noProof/>
        </w:rPr>
        <w:drawing>
          <wp:inline distT="0" distB="0" distL="0" distR="0" wp14:anchorId="0F5F0B8A" wp14:editId="4C4A555E">
            <wp:extent cx="5486400" cy="29838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983865"/>
                    </a:xfrm>
                    <a:prstGeom prst="rect">
                      <a:avLst/>
                    </a:prstGeom>
                  </pic:spPr>
                </pic:pic>
              </a:graphicData>
            </a:graphic>
          </wp:inline>
        </w:drawing>
      </w:r>
    </w:p>
    <w:p w:rsidR="00AE4229" w:rsidRDefault="00AE4229" w:rsidP="00AE4229">
      <w:pPr>
        <w:rPr>
          <w:noProof/>
        </w:rPr>
      </w:pPr>
    </w:p>
    <w:p w:rsidR="00AE4229" w:rsidRDefault="00AE4229" w:rsidP="00AE4229">
      <w:pPr>
        <w:rPr>
          <w:noProof/>
        </w:rPr>
      </w:pPr>
    </w:p>
    <w:p w:rsidR="00AE4229" w:rsidRDefault="00AE4229" w:rsidP="00AE4229">
      <w:pPr>
        <w:rPr>
          <w:noProof/>
        </w:rPr>
      </w:pPr>
      <w:r>
        <w:rPr>
          <w:noProof/>
        </w:rPr>
        <w:t xml:space="preserve">Each one of the Dlog groups we implement, is represented by an interface. The hierarchy of the Dlog group, presented in the diagram above allows us to refer either to a Dlog group in general or to a specific one if needed. This is achieved by introducing all the functionality a Dlog group needs in the root interface, named DlogGroup. If a protocol or algorithm needs a specific DlogGroup and not a </w:t>
      </w:r>
      <w:r>
        <w:rPr>
          <w:noProof/>
        </w:rPr>
        <w:lastRenderedPageBreak/>
        <w:t xml:space="preserve">generic one it can refer specifically to it by the coresponding specific interface: DlogZp, DlogECFp or DlogECF2m. This way the API remain generic and flexible.   </w:t>
      </w:r>
    </w:p>
    <w:p w:rsidR="00AE4229" w:rsidRDefault="00AE4229" w:rsidP="00AE4229">
      <w:pPr>
        <w:autoSpaceDE/>
        <w:adjustRightInd/>
        <w:rPr>
          <w:lang w:eastAsia="en-GB"/>
        </w:rPr>
      </w:pPr>
    </w:p>
    <w:p w:rsidR="00AE4229" w:rsidRDefault="00AE4229" w:rsidP="00AE4229">
      <w:r>
        <w:rPr>
          <w:lang w:eastAsia="en-GB"/>
        </w:rPr>
        <w:t xml:space="preserve">In the following diagram, </w:t>
      </w:r>
      <w:r>
        <w:t>we present the DlogGroup family with all its elements, so that we can get a general view. In the coming figures, as we focus on different aspects of the family, we show the relevant elements only.</w:t>
      </w: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F17079" w:rsidP="00AE4229">
      <w:pPr>
        <w:rPr>
          <w:lang w:eastAsia="en-GB"/>
        </w:rPr>
      </w:pPr>
      <w:r w:rsidRPr="00F17079">
        <w:rPr>
          <w:noProof/>
        </w:rPr>
        <w:drawing>
          <wp:anchor distT="0" distB="0" distL="114300" distR="114300" simplePos="0" relativeHeight="251806720" behindDoc="1" locked="0" layoutInCell="1" allowOverlap="1" wp14:anchorId="5AB9E5BE" wp14:editId="28AF87C3">
            <wp:simplePos x="0" y="0"/>
            <wp:positionH relativeFrom="column">
              <wp:posOffset>-377190</wp:posOffset>
            </wp:positionH>
            <wp:positionV relativeFrom="paragraph">
              <wp:posOffset>80645</wp:posOffset>
            </wp:positionV>
            <wp:extent cx="8295005" cy="3373755"/>
            <wp:effectExtent l="0" t="2457450" r="0" b="243649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rot="5400000">
                      <a:off x="0" y="0"/>
                      <a:ext cx="8295005" cy="3373755"/>
                    </a:xfrm>
                    <a:prstGeom prst="rect">
                      <a:avLst/>
                    </a:prstGeom>
                  </pic:spPr>
                </pic:pic>
              </a:graphicData>
            </a:graphic>
            <wp14:sizeRelH relativeFrom="margin">
              <wp14:pctWidth>0</wp14:pctWidth>
            </wp14:sizeRelH>
            <wp14:sizeRelV relativeFrom="margin">
              <wp14:pctHeight>0</wp14:pctHeight>
            </wp14:sizeRelV>
          </wp:anchor>
        </w:drawing>
      </w: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Pr="00925E90" w:rsidRDefault="00AE4229" w:rsidP="00AE4229">
      <w:pPr>
        <w:pStyle w:val="ListParagraph"/>
        <w:rPr>
          <w:lang w:eastAsia="en-GB"/>
        </w:rPr>
      </w:pPr>
    </w:p>
    <w:p w:rsidR="00AE4229" w:rsidRDefault="00AE4229" w:rsidP="00AE4229">
      <w:pPr>
        <w:autoSpaceDE/>
        <w:autoSpaceDN/>
        <w:adjustRightInd/>
        <w:rPr>
          <w:lang w:eastAsia="en-GB"/>
        </w:rPr>
      </w:pPr>
      <w:r>
        <w:rPr>
          <w:lang w:eastAsia="en-GB"/>
        </w:rPr>
        <w:br w:type="page"/>
      </w:r>
    </w:p>
    <w:p w:rsidR="00AE4229" w:rsidRPr="00AE4229" w:rsidRDefault="00AE4229" w:rsidP="008F008C">
      <w:pPr>
        <w:pStyle w:val="Heading3"/>
        <w:numPr>
          <w:ilvl w:val="2"/>
          <w:numId w:val="36"/>
        </w:numPr>
        <w:ind w:left="709" w:hanging="283"/>
        <w:rPr>
          <w:lang w:eastAsia="en-GB"/>
        </w:rPr>
      </w:pPr>
      <w:bookmarkStart w:id="678" w:name="_Toc315173312"/>
      <w:r>
        <w:lastRenderedPageBreak/>
        <w:t>DlogGroup</w:t>
      </w:r>
      <w:r>
        <w:rPr>
          <w:lang w:eastAsia="en-GB"/>
        </w:rPr>
        <w:t xml:space="preserve"> detailed description</w:t>
      </w:r>
      <w:bookmarkEnd w:id="678"/>
    </w:p>
    <w:p w:rsidR="00AE4229" w:rsidRDefault="00806BD5" w:rsidP="008F008C">
      <w:pPr>
        <w:pStyle w:val="Heading4"/>
        <w:numPr>
          <w:ilvl w:val="3"/>
          <w:numId w:val="36"/>
        </w:numPr>
        <w:tabs>
          <w:tab w:val="left" w:pos="1701"/>
        </w:tabs>
        <w:ind w:left="1418" w:hanging="569"/>
        <w:rPr>
          <w:lang w:eastAsia="en-GB"/>
        </w:rPr>
      </w:pPr>
      <w:r>
        <w:t xml:space="preserve"> </w:t>
      </w:r>
      <w:bookmarkStart w:id="679" w:name="_Toc315173313"/>
      <w:r w:rsidR="00AE4229" w:rsidRPr="00AE4229">
        <w:t>DlogGroupAbs</w:t>
      </w:r>
      <w:r w:rsidR="00AE4229">
        <w:rPr>
          <w:lang w:eastAsia="en-GB"/>
        </w:rPr>
        <w:t xml:space="preserve"> Static view</w:t>
      </w:r>
      <w:bookmarkEnd w:id="679"/>
    </w:p>
    <w:p w:rsidR="00AE4229" w:rsidRDefault="00AE4229" w:rsidP="00AE4229">
      <w:pPr>
        <w:rPr>
          <w:lang w:eastAsia="en-GB"/>
        </w:rPr>
      </w:pPr>
    </w:p>
    <w:p w:rsidR="00AE4229" w:rsidRDefault="00AE4229" w:rsidP="00AE4229">
      <w:pPr>
        <w:rPr>
          <w:lang w:eastAsia="en-GB"/>
        </w:rPr>
      </w:pPr>
      <w:r>
        <w:rPr>
          <w:lang w:eastAsia="en-GB"/>
        </w:rPr>
        <w:t>We introduce an abstract class, DlogGroupAbs, that implements common functionality.</w:t>
      </w:r>
    </w:p>
    <w:p w:rsidR="00806BD5" w:rsidRDefault="00AE4229" w:rsidP="00806BD5">
      <w:pPr>
        <w:rPr>
          <w:lang w:eastAsia="en-GB"/>
        </w:rPr>
      </w:pPr>
      <w:r>
        <w:rPr>
          <w:lang w:eastAsia="en-GB"/>
        </w:rPr>
        <w:t>The next figure shows the abstract class of Dlog and its relationships:</w:t>
      </w:r>
    </w:p>
    <w:p w:rsidR="002B0242" w:rsidRDefault="002B0242" w:rsidP="00806BD5">
      <w:pPr>
        <w:rPr>
          <w:lang w:eastAsia="en-GB"/>
        </w:rPr>
      </w:pPr>
      <w:r w:rsidRPr="002B0242">
        <w:rPr>
          <w:noProof/>
        </w:rPr>
        <w:drawing>
          <wp:anchor distT="0" distB="0" distL="114300" distR="114300" simplePos="0" relativeHeight="251789312" behindDoc="1" locked="0" layoutInCell="1" allowOverlap="1" wp14:anchorId="70F8003B" wp14:editId="752DC0B4">
            <wp:simplePos x="0" y="0"/>
            <wp:positionH relativeFrom="column">
              <wp:posOffset>-284480</wp:posOffset>
            </wp:positionH>
            <wp:positionV relativeFrom="paragraph">
              <wp:posOffset>160020</wp:posOffset>
            </wp:positionV>
            <wp:extent cx="6406515" cy="3765550"/>
            <wp:effectExtent l="0" t="0" r="0" b="0"/>
            <wp:wrapNone/>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406515" cy="3765550"/>
                    </a:xfrm>
                    <a:prstGeom prst="rect">
                      <a:avLst/>
                    </a:prstGeom>
                  </pic:spPr>
                </pic:pic>
              </a:graphicData>
            </a:graphic>
            <wp14:sizeRelH relativeFrom="margin">
              <wp14:pctWidth>0</wp14:pctWidth>
            </wp14:sizeRelH>
            <wp14:sizeRelV relativeFrom="margin">
              <wp14:pctHeight>0</wp14:pctHeight>
            </wp14:sizeRelV>
          </wp:anchor>
        </w:drawing>
      </w:r>
    </w:p>
    <w:p w:rsidR="002B0242" w:rsidRDefault="002B0242" w:rsidP="00806BD5">
      <w:pPr>
        <w:rPr>
          <w:lang w:eastAsia="en-GB"/>
        </w:rPr>
      </w:pPr>
    </w:p>
    <w:p w:rsidR="00806BD5" w:rsidRDefault="00806BD5" w:rsidP="00806BD5">
      <w:pPr>
        <w:rPr>
          <w:lang w:eastAsia="en-GB"/>
        </w:rPr>
      </w:pPr>
    </w:p>
    <w:p w:rsidR="00806BD5" w:rsidRDefault="00806BD5" w:rsidP="00806BD5">
      <w:pPr>
        <w:rPr>
          <w:lang w:eastAsia="en-GB"/>
        </w:rPr>
      </w:pPr>
    </w:p>
    <w:p w:rsidR="00806BD5" w:rsidRDefault="00806BD5" w:rsidP="00806BD5">
      <w:pPr>
        <w:rPr>
          <w:lang w:eastAsia="en-GB"/>
        </w:rPr>
      </w:pPr>
    </w:p>
    <w:p w:rsidR="00806BD5" w:rsidRDefault="00806BD5" w:rsidP="00806BD5">
      <w:pPr>
        <w:rPr>
          <w:lang w:eastAsia="en-GB"/>
        </w:rPr>
      </w:pPr>
    </w:p>
    <w:p w:rsidR="00806BD5" w:rsidRDefault="00806BD5" w:rsidP="00806BD5">
      <w:pPr>
        <w:rPr>
          <w:lang w:eastAsia="en-GB"/>
        </w:rPr>
      </w:pPr>
    </w:p>
    <w:p w:rsidR="00806BD5" w:rsidRDefault="00806BD5" w:rsidP="00806BD5">
      <w:pPr>
        <w:rPr>
          <w:lang w:eastAsia="en-GB"/>
        </w:rPr>
      </w:pPr>
    </w:p>
    <w:p w:rsidR="00AE4229" w:rsidRDefault="00AE4229" w:rsidP="00806BD5">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806BD5" w:rsidP="008F008C">
      <w:pPr>
        <w:pStyle w:val="Heading4"/>
        <w:numPr>
          <w:ilvl w:val="3"/>
          <w:numId w:val="36"/>
        </w:numPr>
        <w:tabs>
          <w:tab w:val="left" w:pos="1701"/>
        </w:tabs>
        <w:ind w:left="1418" w:hanging="569"/>
      </w:pPr>
      <w:bookmarkStart w:id="680" w:name="_Toc277840069"/>
      <w:bookmarkStart w:id="681" w:name="_Toc277840422"/>
      <w:bookmarkStart w:id="682" w:name="_Toc277840479"/>
      <w:bookmarkStart w:id="683" w:name="_Toc277840625"/>
      <w:bookmarkStart w:id="684" w:name="_Toc277840833"/>
      <w:r>
        <w:t xml:space="preserve"> </w:t>
      </w:r>
      <w:bookmarkStart w:id="685" w:name="_Toc315173314"/>
      <w:r w:rsidR="00AE4229" w:rsidRPr="00806BD5">
        <w:t>DlogGroupAbs</w:t>
      </w:r>
      <w:r w:rsidR="00AE4229">
        <w:t xml:space="preserve"> Dynamic view</w:t>
      </w:r>
      <w:bookmarkEnd w:id="685"/>
    </w:p>
    <w:p w:rsidR="00AE4229" w:rsidRPr="00C7045B" w:rsidRDefault="00AE4229" w:rsidP="00AE4229"/>
    <w:p w:rsidR="00AE4229" w:rsidRDefault="00AE4229" w:rsidP="00AE4229">
      <w:pPr>
        <w:pStyle w:val="Caption"/>
        <w:numPr>
          <w:ilvl w:val="0"/>
          <w:numId w:val="9"/>
        </w:numPr>
      </w:pPr>
      <w:r>
        <w:t>Function – DlogGroupAbs::isPrimeOrder ()</w:t>
      </w:r>
    </w:p>
    <w:p w:rsidR="00AE4229" w:rsidRDefault="00AE4229" w:rsidP="00AE4229">
      <w:pPr>
        <w:ind w:left="708"/>
        <w:rPr>
          <w:lang w:eastAsia="en-GB"/>
        </w:rPr>
      </w:pPr>
      <w:r>
        <w:rPr>
          <w:lang w:eastAsia="en-GB"/>
        </w:rPr>
        <w:t>Checks if the order (q) of the group is a prime.</w:t>
      </w:r>
    </w:p>
    <w:p w:rsidR="00AE4229" w:rsidRDefault="00AE4229" w:rsidP="00AE4229">
      <w:pPr>
        <w:ind w:left="708"/>
        <w:rPr>
          <w:lang w:eastAsia="en-GB"/>
        </w:rPr>
      </w:pPr>
      <w:r>
        <w:rPr>
          <w:lang w:eastAsia="en-GB"/>
        </w:rPr>
        <w:t xml:space="preserve">We do so using the function “isProbablePrime” of BigInteger. This function gets an integer that indicates the certainty of the probabilistic algorithm. We will test various certainty values in order to achieve as much </w:t>
      </w:r>
      <w:r w:rsidRPr="00D40E47">
        <w:rPr>
          <w:lang w:eastAsia="en-GB"/>
        </w:rPr>
        <w:t>security</w:t>
      </w:r>
      <w:r>
        <w:rPr>
          <w:rFonts w:ascii="Arial" w:hAnsi="Arial" w:cs="Arial"/>
          <w:color w:val="000000"/>
          <w:sz w:val="22"/>
          <w:szCs w:val="22"/>
        </w:rPr>
        <w:t xml:space="preserve"> </w:t>
      </w:r>
      <w:r>
        <w:rPr>
          <w:lang w:eastAsia="en-GB"/>
        </w:rPr>
        <w:t xml:space="preserve">as possible in </w:t>
      </w:r>
      <w:r w:rsidRPr="00D40E47">
        <w:rPr>
          <w:lang w:eastAsia="en-GB"/>
        </w:rPr>
        <w:t>reasonable</w:t>
      </w:r>
      <w:r>
        <w:rPr>
          <w:lang w:eastAsia="en-GB"/>
        </w:rPr>
        <w:t xml:space="preserve"> time.</w:t>
      </w:r>
    </w:p>
    <w:p w:rsidR="00AE4229" w:rsidRDefault="00AE4229" w:rsidP="00AE4229">
      <w:pPr>
        <w:ind w:left="708"/>
        <w:rPr>
          <w:lang w:eastAsia="en-GB"/>
        </w:rPr>
      </w:pPr>
      <w:r>
        <w:rPr>
          <w:lang w:eastAsia="en-GB"/>
        </w:rPr>
        <w:t xml:space="preserve">Primality check is an expensive operation. A protocol using a DlogGroup should save the </w:t>
      </w:r>
      <w:r w:rsidRPr="00A838CF">
        <w:rPr>
          <w:lang w:eastAsia="en-GB"/>
        </w:rPr>
        <w:t>result</w:t>
      </w:r>
      <w:r>
        <w:rPr>
          <w:lang w:eastAsia="en-GB"/>
        </w:rPr>
        <w:t>s</w:t>
      </w:r>
      <w:r w:rsidRPr="00A838CF">
        <w:rPr>
          <w:lang w:eastAsia="en-GB"/>
        </w:rPr>
        <w:t xml:space="preserve"> of this test in some variable s</w:t>
      </w:r>
      <w:r>
        <w:rPr>
          <w:lang w:eastAsia="en-GB"/>
        </w:rPr>
        <w:t xml:space="preserve">o that further unnecessary </w:t>
      </w:r>
      <w:r w:rsidRPr="00A838CF">
        <w:rPr>
          <w:lang w:eastAsia="en-GB"/>
        </w:rPr>
        <w:t>checks are not performed.</w:t>
      </w:r>
      <w:r>
        <w:rPr>
          <w:lang w:eastAsia="en-GB"/>
        </w:rPr>
        <w:t xml:space="preserve"> </w:t>
      </w:r>
      <w:r w:rsidRPr="00A838CF">
        <w:rPr>
          <w:lang w:eastAsia="en-GB"/>
        </w:rPr>
        <w:t>We leave this responsibility to the protocol using the DlogGroup since keeping a</w:t>
      </w:r>
      <w:r>
        <w:rPr>
          <w:lang w:eastAsia="en-GB"/>
        </w:rPr>
        <w:t xml:space="preserve"> mem</w:t>
      </w:r>
      <w:r w:rsidRPr="00A838CF">
        <w:rPr>
          <w:lang w:eastAsia="en-GB"/>
        </w:rPr>
        <w:t>ber variable in Dlog</w:t>
      </w:r>
      <w:r>
        <w:rPr>
          <w:lang w:eastAsia="en-GB"/>
        </w:rPr>
        <w:t>G</w:t>
      </w:r>
      <w:r w:rsidRPr="00A838CF">
        <w:rPr>
          <w:lang w:eastAsia="en-GB"/>
        </w:rPr>
        <w:t>roup can c</w:t>
      </w:r>
      <w:r>
        <w:rPr>
          <w:lang w:eastAsia="en-GB"/>
        </w:rPr>
        <w:t>au</w:t>
      </w:r>
      <w:r w:rsidRPr="00A838CF">
        <w:rPr>
          <w:lang w:eastAsia="en-GB"/>
        </w:rPr>
        <w:t>se security problems.</w:t>
      </w:r>
      <w:r>
        <w:rPr>
          <w:lang w:eastAsia="en-GB"/>
        </w:rPr>
        <w:t xml:space="preserve"> Lets look</w:t>
      </w:r>
      <w:r w:rsidRPr="00A838CF">
        <w:rPr>
          <w:lang w:eastAsia="en-GB"/>
        </w:rPr>
        <w:t xml:space="preserve"> at the scenario that Party1 chooses a "DlogGroup" maliciously, and set</w:t>
      </w:r>
      <w:r>
        <w:rPr>
          <w:lang w:eastAsia="en-GB"/>
        </w:rPr>
        <w:t>s</w:t>
      </w:r>
      <w:r w:rsidRPr="00A838CF">
        <w:rPr>
          <w:lang w:eastAsia="en-GB"/>
        </w:rPr>
        <w:t xml:space="preserve"> the</w:t>
      </w:r>
      <w:r>
        <w:rPr>
          <w:lang w:eastAsia="en-GB"/>
        </w:rPr>
        <w:t xml:space="preserve"> isP</w:t>
      </w:r>
      <w:r w:rsidRPr="00A838CF">
        <w:rPr>
          <w:lang w:eastAsia="en-GB"/>
        </w:rPr>
        <w:t>rimeOrder variable to true.</w:t>
      </w:r>
      <w:r>
        <w:rPr>
          <w:lang w:eastAsia="en-GB"/>
        </w:rPr>
        <w:t xml:space="preserve"> </w:t>
      </w:r>
      <w:r w:rsidRPr="00A838CF">
        <w:rPr>
          <w:lang w:eastAsia="en-GB"/>
        </w:rPr>
        <w:t>It then sends the group to Party2. Party2 either naively believes Party1 and only checks the member variable (which will give an erroneous answer); or does not believe Party1 and fully checks for primality, not gaining anything by having the isPrimeOrder variable.</w:t>
      </w:r>
    </w:p>
    <w:p w:rsidR="00AE4229" w:rsidRDefault="00AE4229" w:rsidP="00AE4229">
      <w:pPr>
        <w:ind w:left="708"/>
        <w:rPr>
          <w:lang w:eastAsia="en-GB"/>
        </w:rPr>
      </w:pPr>
    </w:p>
    <w:p w:rsidR="00AE4229" w:rsidRDefault="00AE4229" w:rsidP="00AE4229">
      <w:pPr>
        <w:pStyle w:val="Caption"/>
        <w:numPr>
          <w:ilvl w:val="0"/>
          <w:numId w:val="9"/>
        </w:numPr>
      </w:pPr>
      <w:bookmarkStart w:id="686" w:name="_Toc277840834"/>
      <w:bookmarkStart w:id="687" w:name="_Toc277840626"/>
      <w:bookmarkStart w:id="688" w:name="_Toc277840480"/>
      <w:bookmarkStart w:id="689" w:name="_Toc277840423"/>
      <w:bookmarkStart w:id="690" w:name="_Toc277840070"/>
      <w:r>
        <w:lastRenderedPageBreak/>
        <w:t>Function – DlogGroupAbs::simultaneousMultipleExponentiation (GroupElement[]  groupElements ,</w:t>
      </w:r>
      <w:r>
        <w:rPr>
          <w:lang w:eastAsia="en-GB"/>
        </w:rPr>
        <w:t>BigInteger</w:t>
      </w:r>
      <w:r>
        <w:t xml:space="preserve"> [] exponentiations )</w:t>
      </w:r>
      <w:bookmarkEnd w:id="686"/>
      <w:bookmarkEnd w:id="687"/>
      <w:bookmarkEnd w:id="688"/>
      <w:bookmarkEnd w:id="689"/>
      <w:bookmarkEnd w:id="690"/>
    </w:p>
    <w:p w:rsidR="00AE4229" w:rsidRDefault="00AE4229" w:rsidP="00AE4229">
      <w:pPr>
        <w:ind w:left="708"/>
        <w:rPr>
          <w:lang w:eastAsia="en-GB"/>
        </w:rPr>
      </w:pPr>
      <w:r>
        <w:rPr>
          <w:lang w:eastAsia="en-GB"/>
        </w:rPr>
        <w:t xml:space="preserve">Simultaneous multiple exponentiations is the computation of the product of several exponentiations with distinct bases and distinct exponents. Instead of computing each part separately, an optimization is used to compute it simultaneously. </w:t>
      </w:r>
    </w:p>
    <w:p w:rsidR="00AE4229" w:rsidRDefault="00AE4229" w:rsidP="00AE4229"/>
    <w:p w:rsidR="00AE4229" w:rsidRDefault="00AE4229" w:rsidP="00AE4229">
      <w:pPr>
        <w:ind w:left="708"/>
        <w:rPr>
          <w:lang w:eastAsia="en-GB"/>
        </w:rPr>
      </w:pPr>
      <w:r>
        <w:rPr>
          <w:lang w:eastAsia="en-GB"/>
        </w:rPr>
        <w:t xml:space="preserve">The pseudocode below was taken from the book Handbook of Applied Cryptography by A. Menezes, P. van Oorschot and S. Vanstone page 618, 14.88 Algorithm Simultaneous multiple exponentiations. </w:t>
      </w:r>
      <w:hyperlink r:id="rId37" w:history="1">
        <w:r>
          <w:rPr>
            <w:rStyle w:val="Hyperlink"/>
            <w:lang w:eastAsia="en-GB"/>
          </w:rPr>
          <w:t>http://www.cacr.math.uwaterloo.ca/hac/about/chap14.pdf</w:t>
        </w:r>
      </w:hyperlink>
    </w:p>
    <w:p w:rsidR="00AE4229" w:rsidRDefault="00AE4229" w:rsidP="00AE4229">
      <w:pPr>
        <w:rPr>
          <w:lang w:eastAsia="en-GB"/>
        </w:rPr>
      </w:pPr>
      <w:r>
        <w:rPr>
          <w:noProof/>
        </w:rPr>
        <w:drawing>
          <wp:anchor distT="0" distB="0" distL="114300" distR="114300" simplePos="0" relativeHeight="251769856" behindDoc="1" locked="0" layoutInCell="1" allowOverlap="1" wp14:anchorId="7746C188" wp14:editId="707B8041">
            <wp:simplePos x="0" y="0"/>
            <wp:positionH relativeFrom="column">
              <wp:posOffset>635</wp:posOffset>
            </wp:positionH>
            <wp:positionV relativeFrom="paragraph">
              <wp:posOffset>0</wp:posOffset>
            </wp:positionV>
            <wp:extent cx="6206490" cy="4719320"/>
            <wp:effectExtent l="0" t="0" r="0" b="0"/>
            <wp:wrapThrough wrapText="bothSides">
              <wp:wrapPolygon edited="0">
                <wp:start x="0" y="0"/>
                <wp:lineTo x="0" y="21536"/>
                <wp:lineTo x="21547" y="21536"/>
                <wp:lineTo x="2154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06490" cy="4719320"/>
                    </a:xfrm>
                    <a:prstGeom prst="rect">
                      <a:avLst/>
                    </a:prstGeom>
                    <a:noFill/>
                  </pic:spPr>
                </pic:pic>
              </a:graphicData>
            </a:graphic>
          </wp:anchor>
        </w:drawing>
      </w:r>
    </w:p>
    <w:p w:rsidR="00AE4229" w:rsidRDefault="00AE4229" w:rsidP="00AE4229">
      <w:pPr>
        <w:pStyle w:val="Caption"/>
        <w:numPr>
          <w:ilvl w:val="0"/>
          <w:numId w:val="9"/>
        </w:numPr>
      </w:pPr>
      <w:bookmarkStart w:id="691" w:name="_Toc277840835"/>
      <w:bookmarkStart w:id="692" w:name="_Toc277840627"/>
      <w:bookmarkStart w:id="693" w:name="_Toc277840481"/>
      <w:bookmarkStart w:id="694" w:name="_Toc277840424"/>
      <w:bookmarkStart w:id="695" w:name="_Toc277840071"/>
      <w:r>
        <w:t>Function : DlogGroupAbs::multExponentiationsWithSameBase (GroupElement   groupElement , BigInteger exponent)</w:t>
      </w:r>
      <w:bookmarkEnd w:id="691"/>
      <w:bookmarkEnd w:id="692"/>
      <w:bookmarkEnd w:id="693"/>
      <w:bookmarkEnd w:id="694"/>
      <w:bookmarkEnd w:id="695"/>
      <w:r>
        <w:t xml:space="preserve"> </w:t>
      </w:r>
    </w:p>
    <w:p w:rsidR="00AE4229" w:rsidRDefault="00AE4229" w:rsidP="00AE4229">
      <w:pPr>
        <w:ind w:left="708"/>
        <w:rPr>
          <w:lang w:val="en-GB"/>
        </w:rPr>
      </w:pPr>
      <w:r>
        <w:rPr>
          <w:lang w:val="en-GB"/>
        </w:rPr>
        <w:t xml:space="preserve">Suppose a user intends to call the exponentiation function a number of times with the same group element (with different exponents). Let </w:t>
      </w:r>
      <w:r>
        <w:rPr>
          <w:i/>
          <w:iCs/>
          <w:lang w:val="en-GB"/>
        </w:rPr>
        <w:t>h</w:t>
      </w:r>
      <w:r>
        <w:rPr>
          <w:lang w:val="en-GB"/>
        </w:rPr>
        <w:t xml:space="preserve"> be a group element and </w:t>
      </w:r>
      <w:r>
        <w:rPr>
          <w:i/>
          <w:iCs/>
          <w:lang w:val="en-GB"/>
        </w:rPr>
        <w:t>e</w:t>
      </w:r>
      <w:r>
        <w:rPr>
          <w:i/>
          <w:iCs/>
          <w:vertAlign w:val="subscript"/>
          <w:lang w:val="en-GB"/>
        </w:rPr>
        <w:t>i</w:t>
      </w:r>
      <w:r>
        <w:rPr>
          <w:lang w:val="en-GB"/>
        </w:rPr>
        <w:t xml:space="preserve"> be the </w:t>
      </w:r>
      <w:r>
        <w:rPr>
          <w:i/>
          <w:iCs/>
          <w:lang w:val="en-GB"/>
        </w:rPr>
        <w:t>i</w:t>
      </w:r>
      <w:r>
        <w:rPr>
          <w:i/>
          <w:iCs/>
          <w:vertAlign w:val="superscript"/>
          <w:lang w:val="en-GB"/>
        </w:rPr>
        <w:t>th</w:t>
      </w:r>
      <w:r>
        <w:rPr>
          <w:lang w:val="en-GB"/>
        </w:rPr>
        <w:t xml:space="preserve"> required exponent in the </w:t>
      </w:r>
      <m:oMath>
        <m:sSup>
          <m:sSupPr>
            <m:ctrlPr>
              <w:rPr>
                <w:rFonts w:ascii="Cambria Math" w:hAnsi="Cambria Math"/>
                <w:i/>
              </w:rPr>
            </m:ctrlPr>
          </m:sSupPr>
          <m:e>
            <m:r>
              <w:rPr>
                <w:rFonts w:ascii="Cambria Math" w:hAnsi="Cambria Math"/>
                <w:lang w:val="en-GB"/>
              </w:rPr>
              <m:t>i</m:t>
            </m:r>
          </m:e>
          <m:sup>
            <m:r>
              <w:rPr>
                <w:rFonts w:ascii="Cambria Math" w:hAnsi="Cambria Math"/>
                <w:lang w:val="en-GB"/>
              </w:rPr>
              <m:t>th</m:t>
            </m:r>
          </m:sup>
        </m:sSup>
      </m:oMath>
      <w:r>
        <w:rPr>
          <w:lang w:val="en-GB"/>
        </w:rPr>
        <w:t xml:space="preserve"> exponentiation call. The user wishes to calculate </w:t>
      </w:r>
      <w:r>
        <w:rPr>
          <w:i/>
          <w:iCs/>
          <w:lang w:val="en-GB"/>
        </w:rPr>
        <w:t>h</w:t>
      </w:r>
      <w:r>
        <w:rPr>
          <w:i/>
          <w:iCs/>
          <w:vertAlign w:val="superscript"/>
          <w:lang w:val="en-GB"/>
        </w:rPr>
        <w:t>ei</w:t>
      </w:r>
      <w:r>
        <w:rPr>
          <w:lang w:val="en-GB"/>
        </w:rPr>
        <w:t xml:space="preserve"> for every </w:t>
      </w:r>
      <w:r>
        <w:rPr>
          <w:i/>
          <w:iCs/>
          <w:lang w:val="en-GB"/>
        </w:rPr>
        <w:t>i</w:t>
      </w:r>
      <w:r>
        <w:rPr>
          <w:lang w:val="en-GB"/>
        </w:rPr>
        <w:t xml:space="preserve">. If we keep in memory the result of </w:t>
      </w:r>
      <w:r>
        <w:rPr>
          <w:i/>
          <w:iCs/>
          <w:lang w:val="en-GB"/>
        </w:rPr>
        <w:t>h</w:t>
      </w:r>
      <w:r>
        <w:rPr>
          <w:i/>
          <w:iCs/>
          <w:vertAlign w:val="superscript"/>
          <w:lang w:val="en-GB"/>
        </w:rPr>
        <w:t>1</w:t>
      </w:r>
      <w:r>
        <w:rPr>
          <w:i/>
          <w:iCs/>
          <w:lang w:val="en-GB"/>
        </w:rPr>
        <w:t>, h</w:t>
      </w:r>
      <w:r>
        <w:rPr>
          <w:i/>
          <w:iCs/>
          <w:vertAlign w:val="superscript"/>
          <w:lang w:val="en-GB"/>
        </w:rPr>
        <w:t>2</w:t>
      </w:r>
      <w:r>
        <w:rPr>
          <w:i/>
          <w:iCs/>
          <w:lang w:val="en-GB"/>
        </w:rPr>
        <w:t>, h</w:t>
      </w:r>
      <w:r>
        <w:rPr>
          <w:i/>
          <w:iCs/>
          <w:vertAlign w:val="superscript"/>
          <w:lang w:val="en-GB"/>
        </w:rPr>
        <w:t>4</w:t>
      </w:r>
      <w:r>
        <w:rPr>
          <w:i/>
          <w:iCs/>
          <w:lang w:val="en-GB"/>
        </w:rPr>
        <w:t>,h</w:t>
      </w:r>
      <w:r>
        <w:rPr>
          <w:i/>
          <w:iCs/>
          <w:vertAlign w:val="superscript"/>
          <w:lang w:val="en-GB"/>
        </w:rPr>
        <w:t>8</w:t>
      </w:r>
      <w:r>
        <w:rPr>
          <w:lang w:val="en-GB"/>
        </w:rPr>
        <w:t xml:space="preserve">... we had already calculated in the first exponentiation we will be able to use these middle calculations for the next required exponentiations for the group element </w:t>
      </w:r>
      <w:r>
        <w:rPr>
          <w:i/>
          <w:iCs/>
          <w:lang w:val="en-GB"/>
        </w:rPr>
        <w:t>h</w:t>
      </w:r>
      <w:r>
        <w:rPr>
          <w:lang w:val="en-GB"/>
        </w:rPr>
        <w:t>.</w:t>
      </w:r>
    </w:p>
    <w:p w:rsidR="00AE4229" w:rsidRDefault="00AE4229" w:rsidP="00AE4229">
      <w:pPr>
        <w:ind w:left="708"/>
        <w:rPr>
          <w:lang w:val="en-GB"/>
        </w:rPr>
      </w:pPr>
    </w:p>
    <w:p w:rsidR="00AE4229" w:rsidRDefault="00AE4229" w:rsidP="00AE4229">
      <w:pPr>
        <w:ind w:left="708"/>
        <w:rPr>
          <w:lang w:val="en-GB"/>
        </w:rPr>
      </w:pPr>
      <w:r>
        <w:rPr>
          <w:lang w:val="en-GB"/>
        </w:rPr>
        <w:lastRenderedPageBreak/>
        <w:t>Pseudocode:</w:t>
      </w:r>
    </w:p>
    <w:p w:rsidR="00AE4229" w:rsidRDefault="00AE4229" w:rsidP="008F008C">
      <w:pPr>
        <w:pStyle w:val="ListParagraph"/>
        <w:numPr>
          <w:ilvl w:val="0"/>
          <w:numId w:val="66"/>
        </w:numPr>
        <w:rPr>
          <w:lang w:val="en-GB"/>
        </w:rPr>
      </w:pPr>
      <w:r>
        <w:rPr>
          <w:lang w:val="en-GB"/>
        </w:rPr>
        <w:t>If map has not been created:</w:t>
      </w:r>
    </w:p>
    <w:p w:rsidR="00AE4229" w:rsidRDefault="00AE4229" w:rsidP="008F008C">
      <w:pPr>
        <w:pStyle w:val="ListParagraph"/>
        <w:numPr>
          <w:ilvl w:val="0"/>
          <w:numId w:val="67"/>
        </w:numPr>
        <w:rPr>
          <w:lang w:val="en-GB"/>
        </w:rPr>
      </w:pPr>
      <w:r>
        <w:rPr>
          <w:lang w:val="en-GB"/>
        </w:rPr>
        <w:t>Create map</w:t>
      </w:r>
    </w:p>
    <w:p w:rsidR="00AE4229" w:rsidRDefault="00AE4229" w:rsidP="008F008C">
      <w:pPr>
        <w:pStyle w:val="ListParagraph"/>
        <w:numPr>
          <w:ilvl w:val="0"/>
          <w:numId w:val="67"/>
        </w:numPr>
        <w:rPr>
          <w:lang w:val="en-GB"/>
        </w:rPr>
      </w:pPr>
      <w:r>
        <w:rPr>
          <w:lang w:val="en-GB"/>
        </w:rPr>
        <w:t xml:space="preserve">Add new element to map for requested base.  // This calls the constructor of  </w:t>
      </w:r>
    </w:p>
    <w:p w:rsidR="00AE4229" w:rsidRDefault="00AE4229" w:rsidP="00AE4229">
      <w:pPr>
        <w:pStyle w:val="ListParagraph"/>
        <w:ind w:left="5664"/>
        <w:rPr>
          <w:lang w:val="en-GB"/>
        </w:rPr>
      </w:pPr>
      <w:r>
        <w:rPr>
          <w:lang w:val="en-GB"/>
        </w:rPr>
        <w:t xml:space="preserve">             // GroupElementExponentiations with </w:t>
      </w:r>
    </w:p>
    <w:p w:rsidR="00AE4229" w:rsidRDefault="00AE4229" w:rsidP="00AE4229">
      <w:pPr>
        <w:pStyle w:val="ListParagraph"/>
        <w:ind w:left="5664"/>
        <w:rPr>
          <w:lang w:val="en-GB"/>
        </w:rPr>
      </w:pPr>
      <w:r>
        <w:rPr>
          <w:lang w:val="en-GB"/>
        </w:rPr>
        <w:t xml:space="preserve">             // corresponding base.</w:t>
      </w:r>
    </w:p>
    <w:p w:rsidR="00AE4229" w:rsidRDefault="00AE4229" w:rsidP="008F008C">
      <w:pPr>
        <w:pStyle w:val="ListParagraph"/>
        <w:numPr>
          <w:ilvl w:val="0"/>
          <w:numId w:val="67"/>
        </w:numPr>
        <w:rPr>
          <w:lang w:val="en-GB"/>
        </w:rPr>
      </w:pPr>
      <w:r>
        <w:rPr>
          <w:lang w:val="en-GB"/>
        </w:rPr>
        <w:t>Set exponents for requested base.</w:t>
      </w:r>
    </w:p>
    <w:p w:rsidR="00AE4229" w:rsidRDefault="00AE4229" w:rsidP="008F008C">
      <w:pPr>
        <w:pStyle w:val="ListParagraph"/>
        <w:numPr>
          <w:ilvl w:val="0"/>
          <w:numId w:val="66"/>
        </w:numPr>
        <w:rPr>
          <w:lang w:val="en-GB"/>
        </w:rPr>
      </w:pPr>
      <w:r>
        <w:rPr>
          <w:lang w:val="en-GB"/>
        </w:rPr>
        <w:t>else if we have the map:</w:t>
      </w:r>
    </w:p>
    <w:p w:rsidR="00AE4229" w:rsidRDefault="00AE4229" w:rsidP="008F008C">
      <w:pPr>
        <w:pStyle w:val="ListParagraph"/>
        <w:numPr>
          <w:ilvl w:val="0"/>
          <w:numId w:val="67"/>
        </w:numPr>
        <w:rPr>
          <w:lang w:val="en-GB"/>
        </w:rPr>
      </w:pPr>
      <w:r>
        <w:rPr>
          <w:lang w:val="en-GB"/>
        </w:rPr>
        <w:t>search for base</w:t>
      </w:r>
    </w:p>
    <w:p w:rsidR="00AE4229" w:rsidRDefault="00AE4229" w:rsidP="008F008C">
      <w:pPr>
        <w:pStyle w:val="ListParagraph"/>
        <w:numPr>
          <w:ilvl w:val="0"/>
          <w:numId w:val="68"/>
        </w:numPr>
        <w:rPr>
          <w:lang w:val="en-GB"/>
        </w:rPr>
      </w:pPr>
      <w:r>
        <w:rPr>
          <w:lang w:val="en-GB"/>
        </w:rPr>
        <w:t xml:space="preserve">if base found, get exponents.  // This may result in further calculations by </w:t>
      </w:r>
    </w:p>
    <w:p w:rsidR="00AE4229" w:rsidRDefault="00AE4229" w:rsidP="00AE4229">
      <w:pPr>
        <w:pStyle w:val="ListParagraph"/>
        <w:ind w:left="4992"/>
        <w:rPr>
          <w:lang w:val="en-GB"/>
        </w:rPr>
      </w:pPr>
      <w:r>
        <w:rPr>
          <w:lang w:val="en-GB"/>
        </w:rPr>
        <w:t xml:space="preserve">           // GroupElementExponentiations.</w:t>
      </w:r>
    </w:p>
    <w:p w:rsidR="00AE4229" w:rsidRDefault="00AE4229" w:rsidP="008F008C">
      <w:pPr>
        <w:pStyle w:val="ListParagraph"/>
        <w:numPr>
          <w:ilvl w:val="0"/>
          <w:numId w:val="68"/>
        </w:numPr>
        <w:rPr>
          <w:lang w:val="en-GB"/>
        </w:rPr>
      </w:pPr>
      <w:r>
        <w:rPr>
          <w:lang w:val="en-GB"/>
        </w:rPr>
        <w:t>else,</w:t>
      </w:r>
    </w:p>
    <w:p w:rsidR="00AE4229" w:rsidRDefault="00AE4229" w:rsidP="008F008C">
      <w:pPr>
        <w:pStyle w:val="ListParagraph"/>
        <w:numPr>
          <w:ilvl w:val="0"/>
          <w:numId w:val="69"/>
        </w:numPr>
        <w:rPr>
          <w:lang w:val="en-GB"/>
        </w:rPr>
      </w:pPr>
      <w:r>
        <w:rPr>
          <w:lang w:val="en-GB"/>
        </w:rPr>
        <w:t>add new element</w:t>
      </w:r>
    </w:p>
    <w:p w:rsidR="00AE4229" w:rsidRDefault="00AE4229" w:rsidP="008F008C">
      <w:pPr>
        <w:pStyle w:val="ListParagraph"/>
        <w:numPr>
          <w:ilvl w:val="0"/>
          <w:numId w:val="69"/>
        </w:numPr>
        <w:rPr>
          <w:lang w:val="en-GB"/>
        </w:rPr>
      </w:pPr>
      <w:r>
        <w:rPr>
          <w:lang w:val="en-GB"/>
        </w:rPr>
        <w:t>put exponentiations</w:t>
      </w:r>
    </w:p>
    <w:p w:rsidR="00AE4229" w:rsidRPr="00CA641F" w:rsidRDefault="00AE4229" w:rsidP="00AE4229">
      <w:pPr>
        <w:pStyle w:val="ListParagraph"/>
        <w:ind w:left="2148"/>
        <w:rPr>
          <w:lang w:val="en-GB"/>
        </w:rPr>
      </w:pPr>
    </w:p>
    <w:p w:rsidR="00AE4229" w:rsidRPr="00CA641F" w:rsidRDefault="00AE4229" w:rsidP="00AE4229">
      <w:pPr>
        <w:rPr>
          <w:lang w:val="en-GB"/>
        </w:rPr>
      </w:pPr>
    </w:p>
    <w:p w:rsidR="00AE4229" w:rsidRDefault="00AE4229" w:rsidP="00AE4229">
      <w:pPr>
        <w:ind w:left="708"/>
        <w:rPr>
          <w:lang w:val="en-GB"/>
        </w:rPr>
      </w:pPr>
      <w:r>
        <w:rPr>
          <w:lang w:val="en-GB"/>
        </w:rPr>
        <w:t>The first call to this function creates a map structure in memory and thus, may take a little more time than calling the simple exponentiation function. In future calls, the already calculated exponentiations in memory will be used. If a later call needs more exponentiations than there are in memory, the new calculated exponentiations will be added. This saves time in the case that short exponents are used (the precalculated exponentiations are generated as needed).</w:t>
      </w:r>
    </w:p>
    <w:p w:rsidR="00AE4229" w:rsidRDefault="00AE4229" w:rsidP="00AE4229">
      <w:pPr>
        <w:ind w:left="708"/>
        <w:rPr>
          <w:lang w:val="en-GB"/>
        </w:rPr>
      </w:pPr>
    </w:p>
    <w:p w:rsidR="00AE4229" w:rsidRDefault="00AE4229" w:rsidP="00AE4229">
      <w:pPr>
        <w:ind w:left="708"/>
        <w:rPr>
          <w:lang w:val="en-GB"/>
        </w:rPr>
      </w:pPr>
      <w:r>
        <w:rPr>
          <w:lang w:val="en-GB"/>
        </w:rPr>
        <w:t xml:space="preserve">The key to the map used to calculate multiple exponentiations with same base is the base for which we are calculating the exponentiations. The data is the result of exponentiation the base up to a certain i as explained above. This data will be represented in the class GroupElementExponentiations described in the next section. This class encapsulates the actual exponentiations for a specific base. By </w:t>
      </w:r>
      <w:r w:rsidRPr="00D40E47">
        <w:rPr>
          <w:lang w:val="en-GB"/>
        </w:rPr>
        <w:t xml:space="preserve">putting this functionality in a designated class (GroupElementsExponentiations) </w:t>
      </w:r>
      <w:r>
        <w:rPr>
          <w:lang w:val="en-GB"/>
        </w:rPr>
        <w:t>we</w:t>
      </w:r>
      <w:r w:rsidRPr="00D40E47">
        <w:rPr>
          <w:lang w:val="en-GB"/>
        </w:rPr>
        <w:t xml:space="preserve"> separate the functionality from the abstract class and provide a different tool which supplies the desired calculations. This way, the abstract class remain</w:t>
      </w:r>
      <w:r>
        <w:rPr>
          <w:lang w:val="en-GB"/>
        </w:rPr>
        <w:t>s</w:t>
      </w:r>
      <w:r w:rsidRPr="00D40E47">
        <w:rPr>
          <w:lang w:val="en-GB"/>
        </w:rPr>
        <w:t xml:space="preserve"> clear and simple, and the new class handle</w:t>
      </w:r>
      <w:r>
        <w:rPr>
          <w:lang w:val="en-GB"/>
        </w:rPr>
        <w:t>s</w:t>
      </w:r>
      <w:r w:rsidRPr="00D40E47">
        <w:rPr>
          <w:lang w:val="en-GB"/>
        </w:rPr>
        <w:t xml:space="preserve"> the functionality and hide</w:t>
      </w:r>
      <w:r>
        <w:rPr>
          <w:lang w:val="en-GB"/>
        </w:rPr>
        <w:t>s</w:t>
      </w:r>
      <w:r w:rsidRPr="00D40E47">
        <w:rPr>
          <w:lang w:val="en-GB"/>
        </w:rPr>
        <w:t xml:space="preserve"> it from the DlogGroupAbs class. The abstract class just ask</w:t>
      </w:r>
      <w:r>
        <w:rPr>
          <w:lang w:val="en-GB"/>
        </w:rPr>
        <w:t>s</w:t>
      </w:r>
      <w:r w:rsidRPr="00D40E47">
        <w:rPr>
          <w:lang w:val="en-GB"/>
        </w:rPr>
        <w:t xml:space="preserve"> for the exponent, and the GroupElementsExponentiations class return</w:t>
      </w:r>
      <w:r>
        <w:rPr>
          <w:lang w:val="en-GB"/>
        </w:rPr>
        <w:t>s</w:t>
      </w:r>
      <w:r w:rsidRPr="00D40E47">
        <w:rPr>
          <w:lang w:val="en-GB"/>
        </w:rPr>
        <w:t xml:space="preserve"> it, without expos</w:t>
      </w:r>
      <w:r>
        <w:rPr>
          <w:lang w:val="en-GB"/>
        </w:rPr>
        <w:t>ing</w:t>
      </w:r>
      <w:r w:rsidRPr="00D40E47">
        <w:rPr>
          <w:lang w:val="en-GB"/>
        </w:rPr>
        <w:t xml:space="preserve"> the inner calculations.  </w:t>
      </w:r>
    </w:p>
    <w:p w:rsidR="00AE4229" w:rsidRDefault="00AE4229" w:rsidP="00AE4229">
      <w:pPr>
        <w:ind w:left="708"/>
        <w:rPr>
          <w:lang w:val="en-GB"/>
        </w:rPr>
      </w:pPr>
    </w:p>
    <w:p w:rsidR="00AE4229" w:rsidRDefault="00AE4229" w:rsidP="00AE4229">
      <w:pPr>
        <w:ind w:left="708"/>
        <w:rPr>
          <w:lang w:val="en-GB"/>
        </w:rPr>
      </w:pPr>
      <w:r>
        <w:rPr>
          <w:lang w:val="en-GB"/>
        </w:rPr>
        <w:t xml:space="preserve">Note that if we want a one-time exponentiation of </w:t>
      </w:r>
      <w:r>
        <w:rPr>
          <w:i/>
          <w:iCs/>
          <w:lang w:val="en-GB"/>
        </w:rPr>
        <w:t>h</w:t>
      </w:r>
      <w:r>
        <w:rPr>
          <w:lang w:val="en-GB"/>
        </w:rPr>
        <w:t xml:space="preserve"> it is preferable to use the basic exponentiation function the Dlog group provides since there is no point to keep anything in memory if we have no intention to use it. </w:t>
      </w:r>
    </w:p>
    <w:p w:rsidR="00AE4229" w:rsidRDefault="00AE4229" w:rsidP="00AE4229">
      <w:pPr>
        <w:ind w:left="708"/>
        <w:rPr>
          <w:lang w:val="en-GB"/>
        </w:rPr>
      </w:pPr>
      <w:r w:rsidRPr="00D40E47">
        <w:rPr>
          <w:lang w:val="en-GB"/>
        </w:rPr>
        <w:t xml:space="preserve">  </w:t>
      </w:r>
    </w:p>
    <w:p w:rsidR="00AE4229" w:rsidRPr="00242508" w:rsidRDefault="00AE4229" w:rsidP="00AE4229">
      <w:pPr>
        <w:ind w:left="709"/>
        <w:rPr>
          <w:lang w:val="en-GB"/>
        </w:rPr>
      </w:pPr>
      <w:r w:rsidRPr="00D40E47">
        <w:rPr>
          <w:lang w:val="en-GB"/>
        </w:rPr>
        <w:t xml:space="preserve">          </w:t>
      </w:r>
      <w:bookmarkEnd w:id="680"/>
      <w:bookmarkEnd w:id="681"/>
      <w:bookmarkEnd w:id="682"/>
      <w:bookmarkEnd w:id="683"/>
      <w:bookmarkEnd w:id="684"/>
    </w:p>
    <w:p w:rsidR="00AE4229" w:rsidRPr="0014181C" w:rsidRDefault="00AE4229" w:rsidP="00AE4229">
      <w:pPr>
        <w:autoSpaceDE/>
        <w:autoSpaceDN/>
        <w:adjustRightInd/>
      </w:pPr>
      <w:r>
        <w:br w:type="page"/>
      </w:r>
      <w:bookmarkStart w:id="696" w:name="_Toc296853734"/>
      <w:bookmarkStart w:id="697" w:name="_Toc296853740"/>
      <w:bookmarkEnd w:id="696"/>
      <w:bookmarkEnd w:id="697"/>
    </w:p>
    <w:p w:rsidR="00AE4229" w:rsidRDefault="00806BD5" w:rsidP="008F008C">
      <w:pPr>
        <w:pStyle w:val="Heading4"/>
        <w:numPr>
          <w:ilvl w:val="3"/>
          <w:numId w:val="36"/>
        </w:numPr>
        <w:tabs>
          <w:tab w:val="left" w:pos="1701"/>
        </w:tabs>
        <w:ind w:left="1418" w:hanging="569"/>
        <w:rPr>
          <w:szCs w:val="26"/>
        </w:rPr>
      </w:pPr>
      <w:r>
        <w:lastRenderedPageBreak/>
        <w:t xml:space="preserve"> </w:t>
      </w:r>
      <w:bookmarkStart w:id="698" w:name="_Toc315173315"/>
      <w:r w:rsidR="00AE4229" w:rsidRPr="00806BD5">
        <w:t>GroupElementExponentiations</w:t>
      </w:r>
      <w:r w:rsidR="00AE4229" w:rsidRPr="007465B0">
        <w:rPr>
          <w:szCs w:val="26"/>
        </w:rPr>
        <w:t xml:space="preserve"> </w:t>
      </w:r>
      <w:r w:rsidR="00AE4229">
        <w:rPr>
          <w:szCs w:val="26"/>
        </w:rPr>
        <w:t>S</w:t>
      </w:r>
      <w:r w:rsidR="00AE4229" w:rsidRPr="007465B0">
        <w:rPr>
          <w:szCs w:val="26"/>
        </w:rPr>
        <w:t>tatic view</w:t>
      </w:r>
      <w:bookmarkEnd w:id="698"/>
      <w:r w:rsidR="00AE4229" w:rsidRPr="007465B0">
        <w:rPr>
          <w:szCs w:val="26"/>
        </w:rPr>
        <w:t xml:space="preserve"> </w:t>
      </w:r>
    </w:p>
    <w:p w:rsidR="00AE4229" w:rsidRDefault="00AE4229" w:rsidP="00AE4229">
      <w:pPr>
        <w:rPr>
          <w:lang w:val="en-GB"/>
        </w:rPr>
      </w:pPr>
    </w:p>
    <w:p w:rsidR="00AE4229" w:rsidRDefault="00AE4229" w:rsidP="00AE4229">
      <w:pPr>
        <w:rPr>
          <w:lang w:val="en-GB"/>
        </w:rPr>
      </w:pPr>
      <w:r>
        <w:rPr>
          <w:lang w:val="en-GB"/>
        </w:rPr>
        <w:t xml:space="preserve">The class GroupElementExponentiations is a nested class of DlogGroupAbs and performs the actual work of exponentially multiple exponentiations for one base. It is composed of two main elements. The group element for which the optimized computations are built for, called the base (h in the example above) and a vector of group elements that are the result of exponentiations of order 1,2,4,8,… </w:t>
      </w:r>
    </w:p>
    <w:p w:rsidR="00AE4229" w:rsidRDefault="00AE4229" w:rsidP="00AE4229">
      <w:pPr>
        <w:rPr>
          <w:lang w:val="en-GB"/>
        </w:rPr>
      </w:pPr>
      <w:r>
        <w:rPr>
          <w:lang w:val="en-GB"/>
        </w:rPr>
        <w:t xml:space="preserve">The base attribute of this class cannot be changed since the exponentiations will no longer fit the element. Therefore, we need to make this class immutable. The class receives in its constructor the base group element, which cannot be changed later since there are no “set” functions. </w:t>
      </w:r>
    </w:p>
    <w:p w:rsidR="00AE4229" w:rsidRDefault="00AE4229" w:rsidP="00AE4229">
      <w:pPr>
        <w:rPr>
          <w:lang w:val="en-GB"/>
        </w:rPr>
      </w:pPr>
      <w:r>
        <w:rPr>
          <w:lang w:val="en-GB"/>
        </w:rPr>
        <w:t xml:space="preserve">Every time we call the constructor we create a new immutable object for a specific base.  There may be multiple base elements for which we wish to keep such a structure.  Therefore, the class using the GroupElementsExponentiations class needs to keep a map of GroupElementsExponentiations for which the key is the base and the value is of type GroupElementsExponentiations. When the user calls the function multExponentiationsWithSameBase, first the function tries to locate the group element base in the map. If this group element base exists in the map, the optimization uses the vector possibly adding more exponentiations to it as explained in this paragraph. </w:t>
      </w:r>
      <w:r w:rsidRPr="00A26E72">
        <w:rPr>
          <w:lang w:val="en-GB"/>
        </w:rPr>
        <w:t>If there is no such element in the map, the vector will be built in the course of calculating the result of the exponentiation.</w:t>
      </w:r>
      <w:r>
        <w:rPr>
          <w:lang w:val="en-GB"/>
        </w:rPr>
        <w:t xml:space="preserve"> </w:t>
      </w:r>
    </w:p>
    <w:p w:rsidR="00AE4229" w:rsidRDefault="00AE4229" w:rsidP="00AE4229">
      <w:pPr>
        <w:rPr>
          <w:lang w:val="en-GB"/>
        </w:rPr>
      </w:pPr>
    </w:p>
    <w:p w:rsidR="00AE4229" w:rsidRDefault="003E38F1" w:rsidP="00AE4229">
      <w:pPr>
        <w:rPr>
          <w:lang w:val="en-GB"/>
        </w:rPr>
      </w:pPr>
      <w:r w:rsidRPr="003E38F1">
        <w:rPr>
          <w:noProof/>
        </w:rPr>
        <w:drawing>
          <wp:inline distT="0" distB="0" distL="0" distR="0" wp14:anchorId="4CF43593" wp14:editId="4FB81AE6">
            <wp:extent cx="5486400" cy="22840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284095"/>
                    </a:xfrm>
                    <a:prstGeom prst="rect">
                      <a:avLst/>
                    </a:prstGeom>
                  </pic:spPr>
                </pic:pic>
              </a:graphicData>
            </a:graphic>
          </wp:inline>
        </w:drawing>
      </w:r>
    </w:p>
    <w:p w:rsidR="00AE4229" w:rsidRDefault="00AE4229" w:rsidP="00AE4229">
      <w:pPr>
        <w:rPr>
          <w:lang w:val="en-GB"/>
        </w:rPr>
      </w:pPr>
    </w:p>
    <w:p w:rsidR="00AE4229" w:rsidRDefault="00AE4229" w:rsidP="00AE4229">
      <w:pPr>
        <w:rPr>
          <w:lang w:val="en-GB"/>
        </w:rPr>
      </w:pPr>
    </w:p>
    <w:p w:rsidR="00AE4229" w:rsidRDefault="00AE4229" w:rsidP="00AE4229">
      <w:pPr>
        <w:rPr>
          <w:lang w:val="en-GB"/>
        </w:rPr>
      </w:pPr>
    </w:p>
    <w:p w:rsidR="00AE4229" w:rsidRDefault="00AE4229" w:rsidP="00AE4229">
      <w:pPr>
        <w:rPr>
          <w:lang w:val="en-GB"/>
        </w:rPr>
      </w:pPr>
    </w:p>
    <w:p w:rsidR="00AE4229" w:rsidRDefault="00AE4229" w:rsidP="00AE4229">
      <w:pPr>
        <w:rPr>
          <w:lang w:val="en-GB"/>
        </w:rPr>
      </w:pPr>
    </w:p>
    <w:p w:rsidR="00AE4229" w:rsidRDefault="00AE4229" w:rsidP="00AE4229">
      <w:pPr>
        <w:rPr>
          <w:lang w:val="en-GB"/>
        </w:rPr>
      </w:pPr>
    </w:p>
    <w:p w:rsidR="00AE4229" w:rsidRDefault="00AE4229" w:rsidP="00AE4229">
      <w:pPr>
        <w:rPr>
          <w:lang w:val="en-GB"/>
        </w:rPr>
      </w:pPr>
    </w:p>
    <w:p w:rsidR="00AE4229" w:rsidRDefault="00AE4229" w:rsidP="00AE4229"/>
    <w:p w:rsidR="00AE4229" w:rsidRDefault="00AE4229" w:rsidP="00AE4229"/>
    <w:p w:rsidR="00AE4229" w:rsidRDefault="00AE4229" w:rsidP="00AE4229"/>
    <w:p w:rsidR="003E38F1" w:rsidRDefault="003E38F1" w:rsidP="00AE4229"/>
    <w:p w:rsidR="00AE4229" w:rsidRDefault="00AE4229" w:rsidP="00AE4229"/>
    <w:p w:rsidR="00AE4229" w:rsidRDefault="00806BD5" w:rsidP="008F008C">
      <w:pPr>
        <w:pStyle w:val="Heading4"/>
        <w:numPr>
          <w:ilvl w:val="3"/>
          <w:numId w:val="36"/>
        </w:numPr>
        <w:tabs>
          <w:tab w:val="left" w:pos="1701"/>
        </w:tabs>
        <w:ind w:left="1418" w:hanging="569"/>
        <w:rPr>
          <w:szCs w:val="26"/>
        </w:rPr>
      </w:pPr>
      <w:r>
        <w:lastRenderedPageBreak/>
        <w:t xml:space="preserve"> </w:t>
      </w:r>
      <w:bookmarkStart w:id="699" w:name="_Toc315173316"/>
      <w:r w:rsidR="00AE4229" w:rsidRPr="00806BD5">
        <w:t>GroupElementExponentiations</w:t>
      </w:r>
      <w:r w:rsidR="00AE4229" w:rsidRPr="00C47608">
        <w:t xml:space="preserve"> </w:t>
      </w:r>
      <w:r w:rsidR="00AE4229">
        <w:t>D</w:t>
      </w:r>
      <w:r w:rsidR="00AE4229" w:rsidRPr="00C47608">
        <w:t>ynamic</w:t>
      </w:r>
      <w:r w:rsidR="00AE4229" w:rsidRPr="007465B0">
        <w:rPr>
          <w:szCs w:val="26"/>
        </w:rPr>
        <w:t xml:space="preserve"> view</w:t>
      </w:r>
      <w:bookmarkEnd w:id="699"/>
    </w:p>
    <w:p w:rsidR="00AE4229" w:rsidRDefault="00AE4229" w:rsidP="00AE4229">
      <w:pPr>
        <w:pStyle w:val="Caption"/>
        <w:numPr>
          <w:ilvl w:val="0"/>
          <w:numId w:val="9"/>
        </w:numPr>
        <w:rPr>
          <w:lang w:val="en-GB"/>
        </w:rPr>
      </w:pPr>
      <w:r w:rsidRPr="008F4873">
        <w:rPr>
          <w:lang w:val="en-GB"/>
        </w:rPr>
        <w:t>Function: GroupElementsExponentiations(base : GroupElement)</w:t>
      </w:r>
    </w:p>
    <w:p w:rsidR="00AE4229" w:rsidRPr="008F4873" w:rsidRDefault="00AE4229" w:rsidP="00AE4229">
      <w:pPr>
        <w:ind w:left="708"/>
        <w:rPr>
          <w:lang w:val="en-GB"/>
        </w:rPr>
      </w:pPr>
      <w:r>
        <w:rPr>
          <w:lang w:val="en-GB"/>
        </w:rPr>
        <w:t>The constructor creates a map structure in memory. Then calculates the exponentiations of order 1,2,4,8. for the given base and save them in the map.</w:t>
      </w:r>
    </w:p>
    <w:p w:rsidR="00AE4229" w:rsidRPr="008F4873" w:rsidRDefault="00AE4229" w:rsidP="00AE4229">
      <w:pPr>
        <w:pStyle w:val="Caption"/>
        <w:numPr>
          <w:ilvl w:val="0"/>
          <w:numId w:val="9"/>
        </w:numPr>
        <w:rPr>
          <w:lang w:val="en-GB"/>
        </w:rPr>
      </w:pPr>
      <w:r w:rsidRPr="00A26E72">
        <w:t>Function</w:t>
      </w:r>
      <w:r>
        <w:rPr>
          <w:lang w:val="en-GB"/>
        </w:rPr>
        <w:t>: getExponentiations(size: int)</w:t>
      </w:r>
    </w:p>
    <w:p w:rsidR="00AE4229" w:rsidRDefault="00AE4229" w:rsidP="00AE4229">
      <w:pPr>
        <w:ind w:left="708"/>
        <w:rPr>
          <w:lang w:val="en-GB"/>
        </w:rPr>
      </w:pPr>
      <w:r>
        <w:rPr>
          <w:lang w:val="en-GB"/>
        </w:rPr>
        <w:t>Checks if the exponentiations had already been calculated for the required size. If so, returns them, else it calls the private function prepareExponentiations with the given size.</w:t>
      </w:r>
    </w:p>
    <w:p w:rsidR="00AE4229" w:rsidRPr="00A26E72" w:rsidRDefault="00AE4229" w:rsidP="00AE4229">
      <w:pPr>
        <w:pStyle w:val="Caption"/>
        <w:numPr>
          <w:ilvl w:val="0"/>
          <w:numId w:val="9"/>
        </w:numPr>
        <w:rPr>
          <w:b w:val="0"/>
          <w:bCs w:val="0"/>
        </w:rPr>
      </w:pPr>
      <w:r w:rsidRPr="00A26E72">
        <w:t>Function</w:t>
      </w:r>
      <w:r>
        <w:rPr>
          <w:b w:val="0"/>
          <w:bCs w:val="0"/>
        </w:rPr>
        <w:t xml:space="preserve">: </w:t>
      </w:r>
      <w:r w:rsidRPr="00A26E72">
        <w:t>prepareExponentiations (size: int)</w:t>
      </w:r>
      <w:r w:rsidRPr="00A26E72">
        <w:rPr>
          <w:b w:val="0"/>
          <w:bCs w:val="0"/>
        </w:rPr>
        <w:t xml:space="preserve"> </w:t>
      </w:r>
    </w:p>
    <w:p w:rsidR="00AE4229" w:rsidRDefault="00AE4229" w:rsidP="00AE4229">
      <w:pPr>
        <w:ind w:left="708"/>
        <w:rPr>
          <w:lang w:val="en-GB"/>
        </w:rPr>
      </w:pPr>
      <w:r>
        <w:rPr>
          <w:lang w:val="en-GB"/>
        </w:rPr>
        <w:t>Calculates the necessary additional exponentiations and fills the exponentiations vector with them.</w:t>
      </w:r>
    </w:p>
    <w:p w:rsidR="00AE4229" w:rsidRDefault="00AE4229" w:rsidP="00AE4229">
      <w:pPr>
        <w:ind w:left="708"/>
      </w:pPr>
    </w:p>
    <w:p w:rsidR="00AE4229" w:rsidRDefault="00AE4229" w:rsidP="00AE4229">
      <w:pPr>
        <w:autoSpaceDE/>
        <w:autoSpaceDN/>
        <w:adjustRightInd/>
      </w:pPr>
    </w:p>
    <w:p w:rsidR="00AE4229" w:rsidRDefault="00AE4229" w:rsidP="00AE4229">
      <w:pPr>
        <w:autoSpaceDE/>
        <w:autoSpaceDN/>
        <w:adjustRightInd/>
      </w:pPr>
    </w:p>
    <w:p w:rsidR="005B5EA1" w:rsidRPr="005B5EA1" w:rsidRDefault="005B5EA1" w:rsidP="005B5EA1">
      <w:pPr>
        <w:pStyle w:val="ListParagraph"/>
        <w:keepNext/>
        <w:keepLines/>
        <w:numPr>
          <w:ilvl w:val="2"/>
          <w:numId w:val="38"/>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val="en-GB" w:bidi="he-IL"/>
        </w:rPr>
      </w:pPr>
      <w:bookmarkStart w:id="700" w:name="_Toc305321003"/>
      <w:bookmarkStart w:id="701" w:name="_Toc305321133"/>
      <w:bookmarkStart w:id="702" w:name="_Toc305321263"/>
      <w:bookmarkStart w:id="703" w:name="_Toc305321454"/>
      <w:bookmarkStart w:id="704" w:name="_Toc305323468"/>
      <w:bookmarkStart w:id="705" w:name="_Toc305323642"/>
      <w:bookmarkStart w:id="706" w:name="_Toc305323818"/>
      <w:bookmarkStart w:id="707" w:name="_Toc311619782"/>
      <w:bookmarkStart w:id="708" w:name="_Toc296853742"/>
      <w:bookmarkStart w:id="709" w:name="_Toc315168923"/>
      <w:bookmarkStart w:id="710" w:name="_Toc315169100"/>
      <w:bookmarkStart w:id="711" w:name="_Toc315173317"/>
      <w:bookmarkEnd w:id="700"/>
      <w:bookmarkEnd w:id="701"/>
      <w:bookmarkEnd w:id="702"/>
      <w:bookmarkEnd w:id="703"/>
      <w:bookmarkEnd w:id="704"/>
      <w:bookmarkEnd w:id="705"/>
      <w:bookmarkEnd w:id="706"/>
      <w:bookmarkEnd w:id="707"/>
      <w:bookmarkEnd w:id="709"/>
      <w:bookmarkEnd w:id="710"/>
      <w:bookmarkEnd w:id="711"/>
    </w:p>
    <w:p w:rsidR="005B5EA1" w:rsidRPr="005B5EA1" w:rsidRDefault="005B5EA1" w:rsidP="005B5EA1">
      <w:pPr>
        <w:pStyle w:val="ListParagraph"/>
        <w:keepNext/>
        <w:keepLines/>
        <w:numPr>
          <w:ilvl w:val="2"/>
          <w:numId w:val="38"/>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val="en-GB" w:bidi="he-IL"/>
        </w:rPr>
      </w:pPr>
      <w:bookmarkStart w:id="712" w:name="_Toc315173318"/>
      <w:bookmarkEnd w:id="712"/>
    </w:p>
    <w:p w:rsidR="005B5EA1" w:rsidRPr="005B5EA1" w:rsidRDefault="005B5EA1" w:rsidP="005B5EA1">
      <w:pPr>
        <w:pStyle w:val="ListParagraph"/>
        <w:keepNext/>
        <w:keepLines/>
        <w:numPr>
          <w:ilvl w:val="2"/>
          <w:numId w:val="38"/>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val="en-GB" w:bidi="he-IL"/>
        </w:rPr>
      </w:pPr>
      <w:bookmarkStart w:id="713" w:name="_Toc315173319"/>
      <w:bookmarkEnd w:id="713"/>
    </w:p>
    <w:p w:rsidR="00AE4229" w:rsidRDefault="00AE4229" w:rsidP="005B5EA1">
      <w:pPr>
        <w:pStyle w:val="Heading3"/>
        <w:numPr>
          <w:ilvl w:val="2"/>
          <w:numId w:val="38"/>
        </w:numPr>
        <w:ind w:left="1146"/>
      </w:pPr>
      <w:bookmarkStart w:id="714" w:name="_Toc315173320"/>
      <w:r w:rsidRPr="00CD17F3">
        <w:rPr>
          <w:lang w:val="en-GB"/>
        </w:rPr>
        <w:t>Dlog</w:t>
      </w:r>
      <w:r>
        <w:t xml:space="preserve"> auxiliary classes</w:t>
      </w:r>
      <w:bookmarkEnd w:id="708"/>
      <w:bookmarkEnd w:id="714"/>
    </w:p>
    <w:p w:rsidR="00AE4229" w:rsidRDefault="00AE4229" w:rsidP="00AE4229">
      <w:r>
        <w:t>Each Dlog group has different parameters that constitute this group. Moreover, two Dlog group objects over the same field can have different types of parameters, according to the internal construction of the group. For example, an elliptic curve over the F2m field can accept parameters to make it trinomial base curve or parameters to make it pentanomial base curve. Therefore, a BCDlogECF2m object can have an ECF2mTrinomialBasis and a second BCDlogECF2m object can have an ECF2mPentanomialBasis.</w:t>
      </w:r>
    </w:p>
    <w:p w:rsidR="00AE4229" w:rsidRDefault="00AE4229" w:rsidP="00AE4229">
      <w:r>
        <w:t xml:space="preserve">In order to be as general as possible, we create a GroupParams family that holds the necessary parameters for each possible concrete Dlog group. The hierarchy of this family matches the DlogGroup hierarchy, with extensions. Every concrete DlogGroup has an instance of the corresponding GroupParams as a class member. This member is initialized inside the init function of the DlogGroup, where the internal structure of the group is firstly known.  </w:t>
      </w:r>
      <w:r w:rsidRPr="00B23F19">
        <w:rPr>
          <w:b/>
          <w:bCs/>
        </w:rPr>
        <w:t>GroupParams family is only the data of the Dlog group, and it has no meaning by itself.</w:t>
      </w:r>
      <w:r>
        <w:t xml:space="preserve"> This family implements the AlgorithmParameterSpec interface.</w:t>
      </w:r>
    </w:p>
    <w:p w:rsidR="00AE4229" w:rsidRDefault="00AE4229" w:rsidP="00AE4229">
      <w:r>
        <w:t>We choose to have the parameters in a different hierarchy from the DlogGroup in order to achieve more clearly and less complicated structure. In addition, we prefer this solution on having all the possible parameters in the DlogGroup concrete classes, because this way we avoid unused and unnecessary parameters. By holding the parameters in a separate family, we can do changes on the params classes without changing the DlogGroup.</w:t>
      </w:r>
    </w:p>
    <w:p w:rsidR="00AE4229" w:rsidRDefault="00AE4229" w:rsidP="00AE4229"/>
    <w:p w:rsidR="00806BD5" w:rsidRPr="00806BD5" w:rsidRDefault="00AE4229" w:rsidP="00806BD5">
      <w:r>
        <w:t xml:space="preserve"> </w:t>
      </w:r>
    </w:p>
    <w:p w:rsidR="00806BD5" w:rsidRPr="00806BD5" w:rsidRDefault="00806BD5" w:rsidP="008F008C">
      <w:pPr>
        <w:pStyle w:val="ListParagraph"/>
        <w:keepNext/>
        <w:keepLines/>
        <w:numPr>
          <w:ilvl w:val="2"/>
          <w:numId w:val="36"/>
        </w:numPr>
        <w:tabs>
          <w:tab w:val="left" w:pos="1701"/>
        </w:tabs>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715" w:name="_Toc305321457"/>
      <w:bookmarkStart w:id="716" w:name="_Toc305323471"/>
      <w:bookmarkStart w:id="717" w:name="_Toc305323645"/>
      <w:bookmarkStart w:id="718" w:name="_Toc305323821"/>
      <w:bookmarkStart w:id="719" w:name="_Toc311619785"/>
      <w:bookmarkStart w:id="720" w:name="_Toc315168926"/>
      <w:bookmarkStart w:id="721" w:name="_Toc315169103"/>
      <w:bookmarkStart w:id="722" w:name="_Toc315173321"/>
      <w:bookmarkEnd w:id="715"/>
      <w:bookmarkEnd w:id="716"/>
      <w:bookmarkEnd w:id="717"/>
      <w:bookmarkEnd w:id="718"/>
      <w:bookmarkEnd w:id="719"/>
      <w:bookmarkEnd w:id="720"/>
      <w:bookmarkEnd w:id="721"/>
      <w:bookmarkEnd w:id="722"/>
    </w:p>
    <w:p w:rsidR="00AE4229" w:rsidRPr="001032FB" w:rsidRDefault="00806BD5" w:rsidP="008F008C">
      <w:pPr>
        <w:pStyle w:val="Heading4"/>
        <w:numPr>
          <w:ilvl w:val="3"/>
          <w:numId w:val="36"/>
        </w:numPr>
        <w:tabs>
          <w:tab w:val="left" w:pos="1701"/>
        </w:tabs>
      </w:pPr>
      <w:r>
        <w:t xml:space="preserve"> </w:t>
      </w:r>
      <w:bookmarkStart w:id="723" w:name="_Toc315173322"/>
      <w:r w:rsidR="00AE4229" w:rsidRPr="00806BD5">
        <w:t>GroupParams</w:t>
      </w:r>
      <w:r w:rsidR="00AE4229">
        <w:t xml:space="preserve"> Static view</w:t>
      </w:r>
      <w:bookmarkEnd w:id="723"/>
    </w:p>
    <w:p w:rsidR="00AE4229" w:rsidRDefault="00AE4229" w:rsidP="00AE4229">
      <w:r w:rsidRPr="009C1EC8">
        <w:t xml:space="preserve">The </w:t>
      </w:r>
      <w:r w:rsidRPr="00CD17F3">
        <w:rPr>
          <w:lang w:val="en-GB"/>
        </w:rPr>
        <w:t>next</w:t>
      </w:r>
      <w:r w:rsidRPr="009C1EC8">
        <w:t xml:space="preserve"> figure</w:t>
      </w:r>
      <w:r>
        <w:t xml:space="preserve"> shows</w:t>
      </w:r>
      <w:r w:rsidRPr="009C1EC8">
        <w:t xml:space="preserve"> the </w:t>
      </w:r>
      <w:r w:rsidRPr="00E37915">
        <w:rPr>
          <w:b/>
          <w:bCs/>
        </w:rPr>
        <w:t>GroupParams</w:t>
      </w:r>
      <w:r>
        <w:t xml:space="preserve"> family. It has two main branches, the Zp* group parameters and the elliptic curves group parameters. Both branches have in common the parameter q, representing the order of the group. In addition, they both have the generator values. The generator object of the DlogGroup will be initialized with these values in the init function.</w:t>
      </w:r>
    </w:p>
    <w:p w:rsidR="00AE4229" w:rsidRDefault="00AE4229" w:rsidP="00AE4229">
      <w:pPr>
        <w:ind w:firstLine="708"/>
      </w:pPr>
    </w:p>
    <w:p w:rsidR="00AE4229" w:rsidRDefault="00AE4229" w:rsidP="00AE4229">
      <w:pPr>
        <w:autoSpaceDE/>
        <w:autoSpaceDN/>
        <w:adjustRightInd/>
      </w:pPr>
      <w:r>
        <w:br w:type="page"/>
      </w:r>
    </w:p>
    <w:p w:rsidR="00AE4229" w:rsidRDefault="006A428D" w:rsidP="00AE4229">
      <w:pPr>
        <w:autoSpaceDE/>
        <w:autoSpaceDN/>
        <w:adjustRightInd/>
      </w:pPr>
      <w:r w:rsidRPr="006A428D">
        <w:rPr>
          <w:noProof/>
        </w:rPr>
        <w:lastRenderedPageBreak/>
        <w:drawing>
          <wp:anchor distT="0" distB="0" distL="114300" distR="114300" simplePos="0" relativeHeight="251782144" behindDoc="1" locked="0" layoutInCell="1" allowOverlap="1" wp14:anchorId="64ECC2DE" wp14:editId="69FCAC44">
            <wp:simplePos x="0" y="0"/>
            <wp:positionH relativeFrom="column">
              <wp:posOffset>-297180</wp:posOffset>
            </wp:positionH>
            <wp:positionV relativeFrom="paragraph">
              <wp:posOffset>-193040</wp:posOffset>
            </wp:positionV>
            <wp:extent cx="6477000" cy="5127624"/>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483116" cy="5132466"/>
                    </a:xfrm>
                    <a:prstGeom prst="rect">
                      <a:avLst/>
                    </a:prstGeom>
                  </pic:spPr>
                </pic:pic>
              </a:graphicData>
            </a:graphic>
            <wp14:sizeRelH relativeFrom="margin">
              <wp14:pctWidth>0</wp14:pctWidth>
            </wp14:sizeRelH>
            <wp14:sizeRelV relativeFrom="margin">
              <wp14:pctHeight>0</wp14:pctHeight>
            </wp14:sizeRelV>
          </wp:anchor>
        </w:drawing>
      </w:r>
    </w:p>
    <w:p w:rsidR="00AE4229" w:rsidRDefault="00AE4229" w:rsidP="00AE4229"/>
    <w:p w:rsidR="00AE4229" w:rsidRDefault="00AE4229" w:rsidP="00AE4229"/>
    <w:p w:rsidR="00AE4229" w:rsidRDefault="00AE4229" w:rsidP="00AE4229">
      <w:pPr>
        <w:ind w:firstLine="708"/>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 w:rsidR="00AE4229" w:rsidRDefault="00AE4229" w:rsidP="00AE4229"/>
    <w:p w:rsidR="00AE4229" w:rsidRDefault="00AE4229" w:rsidP="00AE4229"/>
    <w:p w:rsidR="00AE4229" w:rsidRDefault="00AE4229" w:rsidP="00AE4229"/>
    <w:p w:rsidR="00AE4229" w:rsidRDefault="00806BD5" w:rsidP="008F008C">
      <w:pPr>
        <w:pStyle w:val="Heading4"/>
        <w:numPr>
          <w:ilvl w:val="3"/>
          <w:numId w:val="36"/>
        </w:numPr>
        <w:tabs>
          <w:tab w:val="left" w:pos="1701"/>
        </w:tabs>
      </w:pPr>
      <w:r>
        <w:t xml:space="preserve"> </w:t>
      </w:r>
      <w:bookmarkStart w:id="724" w:name="_Toc315173323"/>
      <w:r w:rsidR="00AE4229">
        <w:t>GroupParams Dynamic view</w:t>
      </w:r>
      <w:bookmarkEnd w:id="724"/>
    </w:p>
    <w:p w:rsidR="00AE4229" w:rsidRDefault="00AE4229" w:rsidP="00AE4229">
      <w:r>
        <w:t>Elliptic curve over F2m can be constructed with two basis types, trinomial type or pentanomial type,</w:t>
      </w:r>
    </w:p>
    <w:p w:rsidR="00AE4229" w:rsidRDefault="00AE4229" w:rsidP="00AE4229">
      <w:r>
        <w:t>And also can be extended to Koblitz curve. To provide these abilities, we use the decorator design pattern.</w:t>
      </w:r>
    </w:p>
    <w:p w:rsidR="00AE4229" w:rsidRDefault="00AE4229" w:rsidP="00AE4229">
      <w:r>
        <w:t>The abstract class ECF2mGroupParams has three derived classes: ECF2mTrinomialBasis, ECF2mPentanomialBasis, and ECF2mKoblitz. The first two classes are the two basis options and hold the basis parameters. The third class is the extended Koblitz curve, which is the decorator class. It adds the subgroup order and the cofactor parameters to the concrete curve that it holds.</w:t>
      </w:r>
    </w:p>
    <w:p w:rsidR="00AE4229" w:rsidRDefault="00AE4229" w:rsidP="00AE4229"/>
    <w:p w:rsidR="00AE4229" w:rsidRDefault="00806BD5" w:rsidP="008F008C">
      <w:pPr>
        <w:pStyle w:val="Heading4"/>
        <w:numPr>
          <w:ilvl w:val="3"/>
          <w:numId w:val="36"/>
        </w:numPr>
        <w:tabs>
          <w:tab w:val="left" w:pos="1701"/>
        </w:tabs>
      </w:pPr>
      <w:r>
        <w:t xml:space="preserve"> </w:t>
      </w:r>
      <w:bookmarkStart w:id="725" w:name="_Toc315173324"/>
      <w:r w:rsidR="00AE4229">
        <w:t>GroupElement Static view</w:t>
      </w:r>
      <w:bookmarkEnd w:id="725"/>
    </w:p>
    <w:p w:rsidR="00AE4229" w:rsidRDefault="00AE4229" w:rsidP="00AE4229">
      <w:pPr>
        <w:rPr>
          <w:lang w:val="en-GB"/>
        </w:rPr>
      </w:pPr>
      <w:r>
        <w:t xml:space="preserve">In </w:t>
      </w:r>
      <w:r w:rsidRPr="00CD17F3">
        <w:rPr>
          <w:lang w:val="en-GB"/>
        </w:rPr>
        <w:t>addition</w:t>
      </w:r>
      <w:r>
        <w:t xml:space="preserve"> to the GroupParams, we have </w:t>
      </w:r>
      <w:r w:rsidRPr="00E37915">
        <w:rPr>
          <w:b/>
          <w:bCs/>
        </w:rPr>
        <w:t>GroupElement</w:t>
      </w:r>
      <w:r>
        <w:t xml:space="preserve"> family, which holds the concrete elements for the concrete groups. </w:t>
      </w:r>
      <w:r w:rsidRPr="00C37EAE">
        <w:rPr>
          <w:lang w:val="en-GB"/>
        </w:rPr>
        <w:t xml:space="preserve">The </w:t>
      </w:r>
      <w:r w:rsidRPr="00CD17F3">
        <w:rPr>
          <w:lang w:val="en-GB"/>
        </w:rPr>
        <w:t>following</w:t>
      </w:r>
      <w:r w:rsidRPr="00C37EAE">
        <w:rPr>
          <w:lang w:val="en-GB"/>
        </w:rPr>
        <w:t xml:space="preserve"> diagram shows the GroupElement family.</w:t>
      </w:r>
      <w:r>
        <w:rPr>
          <w:lang w:val="en-GB"/>
        </w:rPr>
        <w:t xml:space="preserve"> </w:t>
      </w:r>
    </w:p>
    <w:p w:rsidR="00AE4229" w:rsidRDefault="00AE4229" w:rsidP="00AE4229">
      <w:pPr>
        <w:rPr>
          <w:lang w:val="en-GB"/>
        </w:rPr>
      </w:pPr>
    </w:p>
    <w:p w:rsidR="00AE4229" w:rsidRDefault="00AE4229" w:rsidP="00AE4229">
      <w:pPr>
        <w:rPr>
          <w:lang w:val="en-GB"/>
        </w:rPr>
      </w:pPr>
      <w:r>
        <w:rPr>
          <w:lang w:val="en-GB"/>
        </w:rPr>
        <w:t>A group element should not change after it has been created. Therefore, the concrete classes of GroupElement are immutable. In their constructors the classes initialize the element member, which cannot be changed later since there are no “set” functions.</w:t>
      </w:r>
    </w:p>
    <w:p w:rsidR="00AE4229" w:rsidRPr="00C37EAE" w:rsidRDefault="00AE4229" w:rsidP="00AE4229">
      <w:pPr>
        <w:rPr>
          <w:lang w:val="en-GB"/>
        </w:rPr>
      </w:pPr>
    </w:p>
    <w:p w:rsidR="00AE4229" w:rsidRDefault="00AE4229" w:rsidP="00AE4229">
      <w:pPr>
        <w:rPr>
          <w:lang w:val="en-GB"/>
        </w:rPr>
      </w:pPr>
      <w:r>
        <w:rPr>
          <w:lang w:val="en-GB"/>
        </w:rPr>
        <w:lastRenderedPageBreak/>
        <w:t>There is a separation</w:t>
      </w:r>
      <w:r w:rsidRPr="00CD17F3">
        <w:rPr>
          <w:lang w:val="en-GB"/>
        </w:rPr>
        <w:t> between </w:t>
      </w:r>
      <w:r>
        <w:rPr>
          <w:lang w:val="en-GB"/>
        </w:rPr>
        <w:t>the implementation of the different libraries</w:t>
      </w:r>
      <w:r w:rsidRPr="00CD17F3">
        <w:rPr>
          <w:lang w:val="en-GB"/>
        </w:rPr>
        <w:t> because we want to be as close as possible to the implem</w:t>
      </w:r>
      <w:r>
        <w:rPr>
          <w:lang w:val="en-GB"/>
        </w:rPr>
        <w:t>entation of the library we use. Bouncy c</w:t>
      </w:r>
      <w:r w:rsidRPr="00CD17F3">
        <w:rPr>
          <w:lang w:val="en-GB"/>
        </w:rPr>
        <w:t>astle</w:t>
      </w:r>
      <w:r>
        <w:rPr>
          <w:lang w:val="en-GB"/>
        </w:rPr>
        <w:t xml:space="preserve"> </w:t>
      </w:r>
      <w:r w:rsidRPr="00CD17F3">
        <w:rPr>
          <w:lang w:val="en-GB"/>
        </w:rPr>
        <w:t>is</w:t>
      </w:r>
      <w:r>
        <w:rPr>
          <w:lang w:val="en-GB"/>
        </w:rPr>
        <w:t xml:space="preserve"> a </w:t>
      </w:r>
      <w:r w:rsidRPr="00CD17F3">
        <w:rPr>
          <w:lang w:val="en-GB"/>
        </w:rPr>
        <w:t>java</w:t>
      </w:r>
      <w:r>
        <w:rPr>
          <w:lang w:val="en-GB"/>
        </w:rPr>
        <w:t xml:space="preserve"> </w:t>
      </w:r>
      <w:r w:rsidRPr="00CD17F3">
        <w:rPr>
          <w:lang w:val="en-GB"/>
        </w:rPr>
        <w:t>library</w:t>
      </w:r>
      <w:r>
        <w:rPr>
          <w:lang w:val="en-GB"/>
        </w:rPr>
        <w:t xml:space="preserve"> </w:t>
      </w:r>
      <w:r w:rsidRPr="00CD17F3">
        <w:rPr>
          <w:lang w:val="en-GB"/>
        </w:rPr>
        <w:t>so</w:t>
      </w:r>
      <w:r>
        <w:rPr>
          <w:lang w:val="en-GB"/>
        </w:rPr>
        <w:t xml:space="preserve"> </w:t>
      </w:r>
      <w:r w:rsidRPr="00CD17F3">
        <w:rPr>
          <w:lang w:val="en-GB"/>
        </w:rPr>
        <w:t>we</w:t>
      </w:r>
      <w:r>
        <w:rPr>
          <w:lang w:val="en-GB"/>
        </w:rPr>
        <w:t xml:space="preserve"> </w:t>
      </w:r>
      <w:r w:rsidRPr="00CD17F3">
        <w:rPr>
          <w:lang w:val="en-GB"/>
        </w:rPr>
        <w:t>hold</w:t>
      </w:r>
      <w:r>
        <w:rPr>
          <w:lang w:val="en-GB"/>
        </w:rPr>
        <w:t xml:space="preserve"> t</w:t>
      </w:r>
      <w:r w:rsidRPr="00CD17F3">
        <w:rPr>
          <w:lang w:val="en-GB"/>
        </w:rPr>
        <w:t>he</w:t>
      </w:r>
      <w:r>
        <w:rPr>
          <w:lang w:val="en-GB"/>
        </w:rPr>
        <w:t xml:space="preserve"> </w:t>
      </w:r>
      <w:r w:rsidRPr="00CD17F3">
        <w:rPr>
          <w:lang w:val="en-GB"/>
        </w:rPr>
        <w:t>BC point </w:t>
      </w:r>
      <w:r>
        <w:rPr>
          <w:lang w:val="en-GB"/>
        </w:rPr>
        <w:t>o</w:t>
      </w:r>
      <w:r w:rsidRPr="00CD17F3">
        <w:rPr>
          <w:lang w:val="en-GB"/>
        </w:rPr>
        <w:t>bject</w:t>
      </w:r>
      <w:r>
        <w:rPr>
          <w:lang w:val="en-GB"/>
        </w:rPr>
        <w:t>, ECPoint</w:t>
      </w:r>
      <w:r w:rsidRPr="00CD17F3">
        <w:rPr>
          <w:lang w:val="en-GB"/>
        </w:rPr>
        <w:t>. MIRACL </w:t>
      </w:r>
      <w:r>
        <w:rPr>
          <w:lang w:val="en-GB"/>
        </w:rPr>
        <w:t xml:space="preserve">and CryptoPP are native libraries, so we hold pointers to the elements </w:t>
      </w:r>
      <w:r w:rsidRPr="00C37EAE">
        <w:rPr>
          <w:lang w:val="en-GB"/>
        </w:rPr>
        <w:t>to avoid unnecessary conversions back and forth.</w:t>
      </w:r>
      <w:r>
        <w:rPr>
          <w:lang w:val="en-GB"/>
        </w:rPr>
        <w:t xml:space="preserve"> MIRACL is a C library so in ECPointMiracl we hold pointer to the place in </w:t>
      </w:r>
      <w:r w:rsidRPr="00304B13">
        <w:rPr>
          <w:b/>
          <w:bCs/>
          <w:lang w:val="en-GB"/>
        </w:rPr>
        <w:t>memory</w:t>
      </w:r>
      <w:r>
        <w:rPr>
          <w:lang w:val="en-GB"/>
        </w:rPr>
        <w:t xml:space="preserve"> where the initialized point of MIRACL exists. CryptoPP is C++ library, so in ZpElement</w:t>
      </w:r>
      <w:r w:rsidRPr="00C37EAE">
        <w:rPr>
          <w:lang w:val="en-GB"/>
        </w:rPr>
        <w:t xml:space="preserve">CryptoPP we hold a pointer to </w:t>
      </w:r>
      <w:r>
        <w:rPr>
          <w:lang w:val="en-GB"/>
        </w:rPr>
        <w:t xml:space="preserve">initialized integer </w:t>
      </w:r>
      <w:r w:rsidRPr="00304B13">
        <w:rPr>
          <w:lang w:val="en-GB"/>
        </w:rPr>
        <w:t>object</w:t>
      </w:r>
      <w:r>
        <w:rPr>
          <w:lang w:val="en-GB"/>
        </w:rPr>
        <w:t xml:space="preserve"> of CryptoPP.</w:t>
      </w:r>
    </w:p>
    <w:p w:rsidR="00AE4229" w:rsidRDefault="00AE4229" w:rsidP="00AE4229">
      <w:pPr>
        <w:rPr>
          <w:lang w:val="en-GB"/>
        </w:rPr>
      </w:pPr>
    </w:p>
    <w:p w:rsidR="00AE4229" w:rsidRDefault="00AE4229" w:rsidP="00AE4229">
      <w:pPr>
        <w:rPr>
          <w:lang w:val="en-GB"/>
        </w:rPr>
      </w:pPr>
      <w:r>
        <w:rPr>
          <w:lang w:val="en-GB"/>
        </w:rPr>
        <w:t xml:space="preserve">In addition, there is a separation between the fields of the elliptic curves. This is because every field has different equation and, as a result, different </w:t>
      </w:r>
      <w:r>
        <w:t xml:space="preserve">treatment. The different algorithms will be explained </w:t>
      </w:r>
      <w:r>
        <w:rPr>
          <w:lang w:val="en-GB"/>
        </w:rPr>
        <w:t>in details in the dynamic view of this section.</w:t>
      </w:r>
    </w:p>
    <w:p w:rsidR="00AE4229" w:rsidRDefault="00AE4229" w:rsidP="00AE4229">
      <w:pPr>
        <w:rPr>
          <w:lang w:val="en-GB"/>
        </w:rPr>
      </w:pPr>
    </w:p>
    <w:p w:rsidR="00AE4229" w:rsidRDefault="002C7B20" w:rsidP="00AE4229">
      <w:pPr>
        <w:autoSpaceDE/>
        <w:autoSpaceDN/>
        <w:adjustRightInd/>
        <w:rPr>
          <w:lang w:val="en-GB"/>
        </w:rPr>
      </w:pPr>
      <w:r w:rsidRPr="002C7B20">
        <w:rPr>
          <w:noProof/>
        </w:rPr>
        <w:drawing>
          <wp:anchor distT="0" distB="0" distL="114300" distR="114300" simplePos="0" relativeHeight="251784192" behindDoc="1" locked="0" layoutInCell="1" allowOverlap="1" wp14:anchorId="1D69A2F1" wp14:editId="789CC326">
            <wp:simplePos x="0" y="0"/>
            <wp:positionH relativeFrom="column">
              <wp:posOffset>-303530</wp:posOffset>
            </wp:positionH>
            <wp:positionV relativeFrom="paragraph">
              <wp:posOffset>59690</wp:posOffset>
            </wp:positionV>
            <wp:extent cx="6576391" cy="25209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576391" cy="2520950"/>
                    </a:xfrm>
                    <a:prstGeom prst="rect">
                      <a:avLst/>
                    </a:prstGeom>
                  </pic:spPr>
                </pic:pic>
              </a:graphicData>
            </a:graphic>
            <wp14:sizeRelH relativeFrom="margin">
              <wp14:pctWidth>0</wp14:pctWidth>
            </wp14:sizeRelH>
            <wp14:sizeRelV relativeFrom="margin">
              <wp14:pctHeight>0</wp14:pctHeight>
            </wp14:sizeRelV>
          </wp:anchor>
        </w:drawing>
      </w:r>
    </w:p>
    <w:p w:rsidR="00AE4229" w:rsidRDefault="00AE4229" w:rsidP="00AE4229">
      <w:pPr>
        <w:rPr>
          <w:lang w:val="en-GB"/>
        </w:rPr>
      </w:pPr>
    </w:p>
    <w:p w:rsidR="00AE4229" w:rsidRDefault="00AE4229" w:rsidP="00AE4229">
      <w:pPr>
        <w:rPr>
          <w:lang w:val="en-GB"/>
        </w:rPr>
      </w:pPr>
    </w:p>
    <w:p w:rsidR="00AE4229" w:rsidRPr="00304B13" w:rsidRDefault="00AE4229" w:rsidP="00AE4229">
      <w:pPr>
        <w:rPr>
          <w:lang w:val="en-GB"/>
        </w:rPr>
      </w:pPr>
    </w:p>
    <w:p w:rsidR="00AE4229" w:rsidRPr="00304B13" w:rsidRDefault="00AE4229" w:rsidP="00AE4229">
      <w:pPr>
        <w:rPr>
          <w:lang w:val="en-GB"/>
        </w:rPr>
      </w:pPr>
    </w:p>
    <w:p w:rsidR="00AE4229" w:rsidRDefault="00AE4229" w:rsidP="00AE4229">
      <w:pPr>
        <w:rPr>
          <w:lang w:val="en-GB"/>
        </w:rPr>
      </w:pPr>
    </w:p>
    <w:p w:rsidR="00AE4229" w:rsidRPr="00C37EAE" w:rsidRDefault="00AE4229" w:rsidP="00AE4229">
      <w:pPr>
        <w:rPr>
          <w:lang w:val="en-GB"/>
        </w:rPr>
      </w:pPr>
    </w:p>
    <w:p w:rsidR="00AE4229" w:rsidRPr="00C37EAE" w:rsidRDefault="00AE4229" w:rsidP="00AE4229">
      <w:pPr>
        <w:rPr>
          <w:lang w:val="en-GB"/>
        </w:rPr>
      </w:pPr>
    </w:p>
    <w:p w:rsidR="00AE4229" w:rsidRPr="00C37EAE" w:rsidRDefault="00AE4229" w:rsidP="00AE4229">
      <w:pPr>
        <w:ind w:left="709"/>
        <w:rPr>
          <w:lang w:val="en-GB"/>
        </w:rPr>
      </w:pPr>
    </w:p>
    <w:p w:rsidR="00AE4229" w:rsidRDefault="00AE4229" w:rsidP="00AE4229">
      <w:pPr>
        <w:rPr>
          <w:sz w:val="20"/>
          <w:szCs w:val="20"/>
        </w:rPr>
      </w:pPr>
    </w:p>
    <w:p w:rsidR="00AE4229" w:rsidRDefault="00AE4229" w:rsidP="00AE4229">
      <w:pPr>
        <w:ind w:left="2833" w:firstLine="707"/>
        <w:rPr>
          <w:sz w:val="20"/>
          <w:szCs w:val="20"/>
        </w:rPr>
      </w:pPr>
    </w:p>
    <w:p w:rsidR="00AE4229" w:rsidRPr="000240C5" w:rsidRDefault="00AE4229" w:rsidP="00AE4229">
      <w:pPr>
        <w:ind w:left="2833" w:firstLine="707"/>
        <w:rPr>
          <w:sz w:val="20"/>
          <w:szCs w:val="20"/>
        </w:rPr>
      </w:pPr>
    </w:p>
    <w:p w:rsidR="00AE4229" w:rsidRDefault="00AE4229" w:rsidP="00AE4229">
      <w:pPr>
        <w:ind w:left="709"/>
      </w:pPr>
    </w:p>
    <w:p w:rsidR="00AE4229" w:rsidRDefault="00AE4229" w:rsidP="00AE4229">
      <w:pPr>
        <w:ind w:left="709"/>
      </w:pPr>
    </w:p>
    <w:p w:rsidR="00AE4229" w:rsidRDefault="00AE4229" w:rsidP="00AE4229">
      <w:pPr>
        <w:ind w:left="709"/>
      </w:pPr>
    </w:p>
    <w:p w:rsidR="00AE4229" w:rsidRDefault="00AE4229" w:rsidP="00AE4229">
      <w:pPr>
        <w:ind w:left="709"/>
      </w:pPr>
    </w:p>
    <w:p w:rsidR="00AE4229" w:rsidRPr="00186EB0" w:rsidRDefault="00806BD5" w:rsidP="008F008C">
      <w:pPr>
        <w:pStyle w:val="Heading4"/>
        <w:numPr>
          <w:ilvl w:val="3"/>
          <w:numId w:val="36"/>
        </w:numPr>
        <w:tabs>
          <w:tab w:val="left" w:pos="1701"/>
        </w:tabs>
        <w:rPr>
          <w:szCs w:val="26"/>
        </w:rPr>
      </w:pPr>
      <w:r>
        <w:t xml:space="preserve"> </w:t>
      </w:r>
      <w:bookmarkStart w:id="726" w:name="_Toc315173325"/>
      <w:r w:rsidR="00AE4229">
        <w:t xml:space="preserve">GroupElement </w:t>
      </w:r>
      <w:r w:rsidR="00AE4229" w:rsidRPr="00E37915">
        <w:t>Dynamic</w:t>
      </w:r>
      <w:r w:rsidR="00AE4229" w:rsidRPr="00186EB0">
        <w:rPr>
          <w:szCs w:val="26"/>
        </w:rPr>
        <w:t xml:space="preserve"> view</w:t>
      </w:r>
      <w:bookmarkEnd w:id="726"/>
    </w:p>
    <w:p w:rsidR="00AE4229" w:rsidRDefault="00AE4229" w:rsidP="00AE4229"/>
    <w:p w:rsidR="00AE4229" w:rsidRDefault="00AE4229" w:rsidP="00AE4229">
      <w:r>
        <w:t>GroupElement classes have three constructor types:</w:t>
      </w:r>
    </w:p>
    <w:p w:rsidR="00AE4229" w:rsidRDefault="00AE4229" w:rsidP="008F008C">
      <w:pPr>
        <w:pStyle w:val="ListParagraph"/>
        <w:numPr>
          <w:ilvl w:val="0"/>
          <w:numId w:val="71"/>
        </w:numPr>
        <w:rPr>
          <w:rFonts w:asciiTheme="minorHAnsi" w:hAnsiTheme="minorHAnsi" w:cstheme="minorHAnsi"/>
          <w:sz w:val="24"/>
          <w:szCs w:val="24"/>
        </w:rPr>
      </w:pPr>
      <w:r w:rsidRPr="00D66B90">
        <w:rPr>
          <w:rFonts w:asciiTheme="minorHAnsi" w:hAnsiTheme="minorHAnsi" w:cstheme="minorHAnsi"/>
          <w:sz w:val="24"/>
          <w:szCs w:val="24"/>
        </w:rPr>
        <w:t>C</w:t>
      </w:r>
      <w:r>
        <w:rPr>
          <w:rFonts w:asciiTheme="minorHAnsi" w:hAnsiTheme="minorHAnsi" w:cstheme="minorHAnsi"/>
          <w:sz w:val="24"/>
          <w:szCs w:val="24"/>
        </w:rPr>
        <w:t>onstructor</w:t>
      </w:r>
      <w:r w:rsidRPr="00D66B90">
        <w:rPr>
          <w:rFonts w:asciiTheme="minorHAnsi" w:hAnsiTheme="minorHAnsi" w:cstheme="minorHAnsi"/>
          <w:sz w:val="24"/>
          <w:szCs w:val="24"/>
        </w:rPr>
        <w:t xml:space="preserve"> that create</w:t>
      </w:r>
      <w:r>
        <w:rPr>
          <w:rFonts w:asciiTheme="minorHAnsi" w:hAnsiTheme="minorHAnsi" w:cstheme="minorHAnsi"/>
          <w:sz w:val="24"/>
          <w:szCs w:val="24"/>
        </w:rPr>
        <w:t>s</w:t>
      </w:r>
      <w:r w:rsidRPr="00D66B90">
        <w:rPr>
          <w:rFonts w:asciiTheme="minorHAnsi" w:hAnsiTheme="minorHAnsi" w:cstheme="minorHAnsi"/>
          <w:sz w:val="24"/>
          <w:szCs w:val="24"/>
        </w:rPr>
        <w:t xml:space="preserve"> </w:t>
      </w:r>
      <w:r>
        <w:rPr>
          <w:rFonts w:asciiTheme="minorHAnsi" w:hAnsiTheme="minorHAnsi" w:cstheme="minorHAnsi"/>
          <w:sz w:val="24"/>
          <w:szCs w:val="24"/>
        </w:rPr>
        <w:t>random element. This constructor accepts concrete DlogGroup in EC cases and BigInteger in Zp* case.</w:t>
      </w:r>
    </w:p>
    <w:p w:rsidR="00AE4229" w:rsidRDefault="00AE4229" w:rsidP="008F008C">
      <w:pPr>
        <w:pStyle w:val="ListParagraph"/>
        <w:numPr>
          <w:ilvl w:val="0"/>
          <w:numId w:val="71"/>
        </w:numPr>
        <w:rPr>
          <w:rFonts w:asciiTheme="minorHAnsi" w:hAnsiTheme="minorHAnsi" w:cstheme="minorHAnsi"/>
          <w:sz w:val="24"/>
          <w:szCs w:val="24"/>
        </w:rPr>
      </w:pPr>
      <w:r w:rsidRPr="00D66B90">
        <w:rPr>
          <w:rFonts w:asciiTheme="minorHAnsi" w:hAnsiTheme="minorHAnsi" w:cstheme="minorHAnsi"/>
          <w:sz w:val="24"/>
          <w:szCs w:val="24"/>
        </w:rPr>
        <w:t>C</w:t>
      </w:r>
      <w:r>
        <w:rPr>
          <w:rFonts w:asciiTheme="minorHAnsi" w:hAnsiTheme="minorHAnsi" w:cstheme="minorHAnsi"/>
          <w:sz w:val="24"/>
          <w:szCs w:val="24"/>
        </w:rPr>
        <w:t>onstructor</w:t>
      </w:r>
      <w:r w:rsidRPr="00D66B90">
        <w:rPr>
          <w:rFonts w:asciiTheme="minorHAnsi" w:hAnsiTheme="minorHAnsi" w:cstheme="minorHAnsi"/>
          <w:sz w:val="24"/>
          <w:szCs w:val="24"/>
        </w:rPr>
        <w:t xml:space="preserve"> that create</w:t>
      </w:r>
      <w:r>
        <w:rPr>
          <w:rFonts w:asciiTheme="minorHAnsi" w:hAnsiTheme="minorHAnsi" w:cstheme="minorHAnsi"/>
          <w:sz w:val="24"/>
          <w:szCs w:val="24"/>
        </w:rPr>
        <w:t>s</w:t>
      </w:r>
      <w:r w:rsidRPr="00D66B90">
        <w:rPr>
          <w:rFonts w:asciiTheme="minorHAnsi" w:hAnsiTheme="minorHAnsi" w:cstheme="minorHAnsi"/>
          <w:sz w:val="24"/>
          <w:szCs w:val="24"/>
        </w:rPr>
        <w:t xml:space="preserve"> </w:t>
      </w:r>
      <w:r>
        <w:rPr>
          <w:rFonts w:asciiTheme="minorHAnsi" w:hAnsiTheme="minorHAnsi" w:cstheme="minorHAnsi"/>
          <w:sz w:val="24"/>
          <w:szCs w:val="24"/>
        </w:rPr>
        <w:t xml:space="preserve">specific element. This constructor accepts BigInteger and concrete DlogGroup in </w:t>
      </w:r>
      <w:r w:rsidR="00866BDE">
        <w:rPr>
          <w:rFonts w:asciiTheme="minorHAnsi" w:hAnsiTheme="minorHAnsi" w:cstheme="minorHAnsi"/>
          <w:sz w:val="24"/>
          <w:szCs w:val="24"/>
        </w:rPr>
        <w:t>Zp*</w:t>
      </w:r>
      <w:r>
        <w:rPr>
          <w:rFonts w:asciiTheme="minorHAnsi" w:hAnsiTheme="minorHAnsi" w:cstheme="minorHAnsi"/>
          <w:sz w:val="24"/>
          <w:szCs w:val="24"/>
        </w:rPr>
        <w:t xml:space="preserve"> cases and two BigIntegers in </w:t>
      </w:r>
      <w:r w:rsidR="00866BDE">
        <w:rPr>
          <w:rFonts w:asciiTheme="minorHAnsi" w:hAnsiTheme="minorHAnsi" w:cstheme="minorHAnsi"/>
          <w:sz w:val="24"/>
          <w:szCs w:val="24"/>
        </w:rPr>
        <w:t>EC</w:t>
      </w:r>
      <w:r>
        <w:rPr>
          <w:rFonts w:asciiTheme="minorHAnsi" w:hAnsiTheme="minorHAnsi" w:cstheme="minorHAnsi"/>
          <w:sz w:val="24"/>
          <w:szCs w:val="24"/>
        </w:rPr>
        <w:t xml:space="preserve"> case.</w:t>
      </w:r>
    </w:p>
    <w:p w:rsidR="00AE4229" w:rsidRDefault="00AE4229" w:rsidP="008F008C">
      <w:pPr>
        <w:pStyle w:val="ListParagraph"/>
        <w:numPr>
          <w:ilvl w:val="0"/>
          <w:numId w:val="71"/>
        </w:numPr>
        <w:rPr>
          <w:rFonts w:asciiTheme="minorHAnsi" w:hAnsiTheme="minorHAnsi" w:cstheme="minorHAnsi"/>
          <w:sz w:val="24"/>
          <w:szCs w:val="24"/>
        </w:rPr>
      </w:pPr>
      <w:r>
        <w:rPr>
          <w:rFonts w:asciiTheme="minorHAnsi" w:hAnsiTheme="minorHAnsi" w:cstheme="minorHAnsi"/>
          <w:sz w:val="24"/>
          <w:szCs w:val="24"/>
        </w:rPr>
        <w:t>Constructor that sets an existing element. This constructor accepts long argument in cryptoPP and miracl cases and ECPoint in BC case.</w:t>
      </w:r>
    </w:p>
    <w:p w:rsidR="00AE4229" w:rsidRDefault="00866BDE" w:rsidP="00866BDE">
      <w:pPr>
        <w:rPr>
          <w:rFonts w:asciiTheme="minorHAnsi" w:hAnsiTheme="minorHAnsi" w:cstheme="minorHAnsi"/>
        </w:rPr>
      </w:pPr>
      <w:r>
        <w:rPr>
          <w:rFonts w:asciiTheme="minorHAnsi" w:hAnsiTheme="minorHAnsi" w:cstheme="minorHAnsi"/>
        </w:rPr>
        <w:t xml:space="preserve">In addition, ECElement has one more constructor that </w:t>
      </w:r>
      <w:r w:rsidRPr="00D66B90">
        <w:rPr>
          <w:rFonts w:asciiTheme="minorHAnsi" w:hAnsiTheme="minorHAnsi" w:cstheme="minorHAnsi"/>
        </w:rPr>
        <w:t>create</w:t>
      </w:r>
      <w:r>
        <w:rPr>
          <w:rFonts w:asciiTheme="minorHAnsi" w:hAnsiTheme="minorHAnsi" w:cstheme="minorHAnsi"/>
        </w:rPr>
        <w:t>s</w:t>
      </w:r>
      <w:r w:rsidRPr="00D66B90">
        <w:rPr>
          <w:rFonts w:asciiTheme="minorHAnsi" w:hAnsiTheme="minorHAnsi" w:cstheme="minorHAnsi"/>
        </w:rPr>
        <w:t xml:space="preserve"> </w:t>
      </w:r>
      <w:r>
        <w:rPr>
          <w:rFonts w:asciiTheme="minorHAnsi" w:hAnsiTheme="minorHAnsi" w:cstheme="minorHAnsi"/>
        </w:rPr>
        <w:t>specific element. This constructor accepts the x coordinates of the point and concrete DlogGroup. The constructor calculates the y coordinates and set the point</w:t>
      </w:r>
      <w:r w:rsidR="002B0242">
        <w:rPr>
          <w:rFonts w:asciiTheme="minorHAnsi" w:hAnsiTheme="minorHAnsi" w:cstheme="minorHAnsi"/>
        </w:rPr>
        <w:t>.</w:t>
      </w:r>
    </w:p>
    <w:p w:rsidR="00866BDE" w:rsidRPr="00866BDE" w:rsidRDefault="00866BDE" w:rsidP="00866BDE">
      <w:pPr>
        <w:rPr>
          <w:rFonts w:asciiTheme="minorHAnsi" w:hAnsiTheme="minorHAnsi" w:cstheme="minorHAnsi"/>
        </w:rPr>
      </w:pPr>
    </w:p>
    <w:p w:rsidR="00AE4229" w:rsidRDefault="00AE4229" w:rsidP="00AE4229">
      <w:r w:rsidRPr="00D66B90">
        <w:t xml:space="preserve">Below are the algorithms </w:t>
      </w:r>
      <w:r>
        <w:t>of the constructors.</w:t>
      </w:r>
    </w:p>
    <w:p w:rsidR="00AE4229" w:rsidRPr="0052790B" w:rsidRDefault="00AE4229" w:rsidP="008F008C">
      <w:pPr>
        <w:pStyle w:val="Heading5"/>
        <w:numPr>
          <w:ilvl w:val="0"/>
          <w:numId w:val="73"/>
        </w:numPr>
        <w:spacing w:after="120"/>
        <w:contextualSpacing/>
      </w:pPr>
      <w:r w:rsidRPr="0052790B">
        <w:t>To create a random e</w:t>
      </w:r>
      <w:r>
        <w:t>lemen</w:t>
      </w:r>
      <w:r w:rsidRPr="0052790B">
        <w:t>t:</w:t>
      </w:r>
    </w:p>
    <w:p w:rsidR="00AE4229" w:rsidRPr="00FA2D69" w:rsidRDefault="00AE4229" w:rsidP="008F008C">
      <w:pPr>
        <w:pStyle w:val="ListParagraph"/>
        <w:numPr>
          <w:ilvl w:val="1"/>
          <w:numId w:val="40"/>
        </w:numPr>
        <w:rPr>
          <w:rFonts w:cs="Calibri"/>
          <w:sz w:val="24"/>
          <w:szCs w:val="24"/>
          <w:lang w:bidi="he-IL"/>
        </w:rPr>
      </w:pPr>
      <w:r>
        <w:rPr>
          <w:rFonts w:cs="Calibri"/>
          <w:sz w:val="24"/>
          <w:szCs w:val="24"/>
          <w:lang w:bidi="he-IL"/>
        </w:rPr>
        <w:t>ZpElement</w:t>
      </w:r>
      <w:r w:rsidRPr="00FA2D69">
        <w:rPr>
          <w:rFonts w:cs="Calibri"/>
          <w:sz w:val="24"/>
          <w:szCs w:val="24"/>
          <w:lang w:bidi="he-IL"/>
        </w:rPr>
        <w:t>CryptoPp(</w:t>
      </w:r>
      <w:r>
        <w:rPr>
          <w:rFonts w:cs="Calibri"/>
          <w:sz w:val="24"/>
          <w:szCs w:val="24"/>
          <w:lang w:bidi="he-IL"/>
        </w:rPr>
        <w:t xml:space="preserve">BigInteger </w:t>
      </w:r>
      <w:r w:rsidRPr="00FA2D69">
        <w:rPr>
          <w:rFonts w:cs="Calibri"/>
          <w:sz w:val="24"/>
          <w:szCs w:val="24"/>
          <w:lang w:bidi="he-IL"/>
        </w:rPr>
        <w:t>p): input: modulus p of length len.</w:t>
      </w:r>
    </w:p>
    <w:p w:rsidR="00AE4229" w:rsidRPr="00FA2D69" w:rsidRDefault="00AE4229" w:rsidP="008F008C">
      <w:pPr>
        <w:pStyle w:val="ListParagraph"/>
        <w:numPr>
          <w:ilvl w:val="0"/>
          <w:numId w:val="57"/>
        </w:numPr>
        <w:rPr>
          <w:rFonts w:cs="Calibri"/>
          <w:sz w:val="24"/>
          <w:szCs w:val="24"/>
          <w:lang w:bidi="he-IL"/>
        </w:rPr>
      </w:pPr>
      <w:r w:rsidRPr="00FA2D69">
        <w:rPr>
          <w:rFonts w:cs="Calibri"/>
          <w:sz w:val="24"/>
          <w:szCs w:val="24"/>
        </w:rPr>
        <w:lastRenderedPageBreak/>
        <w:t>B</w:t>
      </w:r>
      <w:r w:rsidRPr="00FA2D69">
        <w:rPr>
          <w:rFonts w:cs="Calibri"/>
          <w:sz w:val="24"/>
          <w:szCs w:val="24"/>
          <w:lang w:bidi="he-IL"/>
        </w:rPr>
        <w:t>igInteger x</w:t>
      </w:r>
    </w:p>
    <w:p w:rsidR="00AE4229" w:rsidRPr="00FA2D69" w:rsidRDefault="00AE4229" w:rsidP="008F008C">
      <w:pPr>
        <w:pStyle w:val="ListParagraph"/>
        <w:numPr>
          <w:ilvl w:val="0"/>
          <w:numId w:val="57"/>
        </w:numPr>
        <w:rPr>
          <w:rFonts w:cs="Calibri"/>
          <w:sz w:val="24"/>
          <w:szCs w:val="24"/>
          <w:lang w:bidi="he-IL"/>
        </w:rPr>
      </w:pPr>
      <w:r w:rsidRPr="00FA2D69">
        <w:rPr>
          <w:rFonts w:cs="Calibri"/>
          <w:sz w:val="24"/>
          <w:szCs w:val="24"/>
          <w:lang w:bidi="he-IL"/>
        </w:rPr>
        <w:t>For i = 1 to 2*len:</w:t>
      </w:r>
    </w:p>
    <w:p w:rsidR="00AE4229" w:rsidRPr="00FA2D69" w:rsidRDefault="00AE4229" w:rsidP="008F008C">
      <w:pPr>
        <w:pStyle w:val="ListParagraph"/>
        <w:numPr>
          <w:ilvl w:val="1"/>
          <w:numId w:val="57"/>
        </w:numPr>
        <w:rPr>
          <w:rFonts w:cs="Calibri"/>
          <w:sz w:val="24"/>
          <w:szCs w:val="24"/>
          <w:lang w:bidi="he-IL"/>
        </w:rPr>
      </w:pPr>
      <w:r w:rsidRPr="00FA2D69">
        <w:rPr>
          <w:rFonts w:cs="Calibri"/>
          <w:sz w:val="24"/>
          <w:szCs w:val="24"/>
          <w:lang w:bidi="he-IL"/>
        </w:rPr>
        <w:t>X &lt;- {0, 1}</w:t>
      </w:r>
      <w:r w:rsidRPr="00FA2D69">
        <w:rPr>
          <w:rFonts w:cs="Calibri"/>
          <w:sz w:val="24"/>
          <w:szCs w:val="24"/>
          <w:vertAlign w:val="superscript"/>
          <w:lang w:bidi="he-IL"/>
        </w:rPr>
        <w:t>len</w:t>
      </w:r>
    </w:p>
    <w:p w:rsidR="00AE4229" w:rsidRPr="00FA2D69" w:rsidRDefault="00AE4229" w:rsidP="008F008C">
      <w:pPr>
        <w:pStyle w:val="ListParagraph"/>
        <w:numPr>
          <w:ilvl w:val="1"/>
          <w:numId w:val="57"/>
        </w:numPr>
        <w:rPr>
          <w:rFonts w:cs="Calibri"/>
          <w:sz w:val="24"/>
          <w:szCs w:val="24"/>
          <w:lang w:bidi="he-IL"/>
        </w:rPr>
      </w:pPr>
      <w:r w:rsidRPr="00FA2D69">
        <w:rPr>
          <w:rFonts w:cs="Calibri"/>
          <w:sz w:val="24"/>
          <w:szCs w:val="24"/>
          <w:lang w:bidi="he-IL"/>
        </w:rPr>
        <w:t>If x&lt;p return x</w:t>
      </w:r>
    </w:p>
    <w:p w:rsidR="00AE4229" w:rsidRPr="00FA2D69" w:rsidRDefault="00AE4229" w:rsidP="008F008C">
      <w:pPr>
        <w:pStyle w:val="ListParagraph"/>
        <w:numPr>
          <w:ilvl w:val="0"/>
          <w:numId w:val="57"/>
        </w:numPr>
        <w:rPr>
          <w:rFonts w:cs="Calibri"/>
          <w:sz w:val="24"/>
          <w:szCs w:val="24"/>
          <w:lang w:bidi="he-IL"/>
        </w:rPr>
      </w:pPr>
      <w:r w:rsidRPr="00FA2D69">
        <w:rPr>
          <w:rFonts w:cs="Calibri"/>
          <w:sz w:val="24"/>
          <w:szCs w:val="24"/>
          <w:lang w:bidi="he-IL"/>
        </w:rPr>
        <w:t>Return “fail”</w:t>
      </w:r>
    </w:p>
    <w:p w:rsidR="00AE4229" w:rsidRPr="00FA2D69" w:rsidRDefault="00AE4229" w:rsidP="008F008C">
      <w:pPr>
        <w:pStyle w:val="ListParagraph"/>
        <w:numPr>
          <w:ilvl w:val="0"/>
          <w:numId w:val="43"/>
        </w:numPr>
        <w:rPr>
          <w:rFonts w:cs="Calibri"/>
          <w:sz w:val="24"/>
          <w:szCs w:val="24"/>
          <w:lang w:bidi="he-IL"/>
        </w:rPr>
      </w:pPr>
      <w:r w:rsidRPr="00FA2D69">
        <w:rPr>
          <w:rFonts w:cs="Calibri"/>
          <w:sz w:val="24"/>
          <w:szCs w:val="24"/>
          <w:lang w:bidi="he-IL"/>
        </w:rPr>
        <w:t>ECFp/ECF2mPoint Miracl(</w:t>
      </w:r>
      <w:r>
        <w:rPr>
          <w:rFonts w:cs="Calibri"/>
          <w:sz w:val="24"/>
          <w:szCs w:val="24"/>
          <w:lang w:bidi="he-IL"/>
        </w:rPr>
        <w:t>MiraclDlogECFp/</w:t>
      </w:r>
      <w:r w:rsidRPr="00D66B90">
        <w:rPr>
          <w:rFonts w:cs="Calibri"/>
          <w:sz w:val="24"/>
          <w:szCs w:val="24"/>
          <w:lang w:bidi="he-IL"/>
        </w:rPr>
        <w:t xml:space="preserve"> </w:t>
      </w:r>
      <w:r>
        <w:rPr>
          <w:rFonts w:cs="Calibri"/>
          <w:sz w:val="24"/>
          <w:szCs w:val="24"/>
          <w:lang w:bidi="he-IL"/>
        </w:rPr>
        <w:t xml:space="preserve">F2m </w:t>
      </w:r>
      <w:r w:rsidRPr="00FA2D69">
        <w:rPr>
          <w:rFonts w:cs="Calibri"/>
          <w:sz w:val="24"/>
          <w:szCs w:val="24"/>
          <w:lang w:bidi="he-IL"/>
        </w:rPr>
        <w:t>curve)</w:t>
      </w:r>
      <w:r w:rsidR="00360350">
        <w:rPr>
          <w:rFonts w:cs="Calibri"/>
          <w:sz w:val="24"/>
          <w:szCs w:val="24"/>
        </w:rPr>
        <w:t xml:space="preserve"> </w:t>
      </w:r>
      <w:r w:rsidR="00360350">
        <w:rPr>
          <w:rFonts w:cs="Calibri"/>
          <w:sz w:val="24"/>
          <w:szCs w:val="24"/>
          <w:lang w:bidi="he-IL"/>
        </w:rPr>
        <w:t xml:space="preserve">and </w:t>
      </w:r>
      <w:r w:rsidR="00360350" w:rsidRPr="00FA2D69">
        <w:rPr>
          <w:rFonts w:cs="Calibri"/>
          <w:sz w:val="24"/>
          <w:szCs w:val="24"/>
          <w:lang w:bidi="he-IL"/>
        </w:rPr>
        <w:t>ECFp</w:t>
      </w:r>
      <w:r w:rsidR="00360350">
        <w:rPr>
          <w:rFonts w:cs="Calibri"/>
          <w:sz w:val="24"/>
          <w:szCs w:val="24"/>
          <w:lang w:bidi="he-IL"/>
        </w:rPr>
        <w:t>/</w:t>
      </w:r>
      <w:r w:rsidR="00360350" w:rsidRPr="00FA2D69">
        <w:rPr>
          <w:rFonts w:cs="Calibri"/>
          <w:sz w:val="24"/>
          <w:szCs w:val="24"/>
          <w:lang w:bidi="he-IL"/>
        </w:rPr>
        <w:t>F2mPoint Miracl(</w:t>
      </w:r>
      <w:r w:rsidR="00360350">
        <w:rPr>
          <w:rFonts w:cs="Calibri"/>
          <w:sz w:val="24"/>
          <w:szCs w:val="24"/>
          <w:lang w:bidi="he-IL"/>
        </w:rPr>
        <w:t>BigInteger x, MiraclDlogECFp/</w:t>
      </w:r>
      <w:r w:rsidR="00360350" w:rsidRPr="00D66B90">
        <w:rPr>
          <w:rFonts w:cs="Calibri"/>
          <w:sz w:val="24"/>
          <w:szCs w:val="24"/>
          <w:lang w:bidi="he-IL"/>
        </w:rPr>
        <w:t xml:space="preserve"> </w:t>
      </w:r>
      <w:r w:rsidR="00360350">
        <w:rPr>
          <w:rFonts w:cs="Calibri"/>
          <w:sz w:val="24"/>
          <w:szCs w:val="24"/>
          <w:lang w:bidi="he-IL"/>
        </w:rPr>
        <w:t xml:space="preserve">F2m </w:t>
      </w:r>
      <w:r w:rsidR="00360350" w:rsidRPr="00FA2D69">
        <w:rPr>
          <w:rFonts w:cs="Calibri"/>
          <w:sz w:val="24"/>
          <w:szCs w:val="24"/>
          <w:lang w:bidi="he-IL"/>
        </w:rPr>
        <w:t>curve)</w:t>
      </w:r>
      <w:r w:rsidR="002B0242">
        <w:rPr>
          <w:rFonts w:cs="Calibri"/>
          <w:sz w:val="24"/>
          <w:szCs w:val="24"/>
          <w:lang w:bidi="he-IL"/>
        </w:rPr>
        <w:t xml:space="preserve">: </w:t>
      </w:r>
      <w:r w:rsidRPr="00FA2D69">
        <w:rPr>
          <w:rFonts w:cs="Calibri"/>
          <w:sz w:val="24"/>
          <w:szCs w:val="24"/>
          <w:lang w:bidi="he-IL"/>
        </w:rPr>
        <w:t>MIRACL can get x value and compute the corresponding y.</w:t>
      </w:r>
    </w:p>
    <w:p w:rsidR="00AE4229" w:rsidRPr="00FA2D69" w:rsidRDefault="00360350" w:rsidP="008F008C">
      <w:pPr>
        <w:pStyle w:val="ListParagraph"/>
        <w:numPr>
          <w:ilvl w:val="0"/>
          <w:numId w:val="56"/>
        </w:numPr>
        <w:rPr>
          <w:rFonts w:cs="Calibri"/>
          <w:sz w:val="24"/>
          <w:szCs w:val="24"/>
        </w:rPr>
      </w:pPr>
      <w:r>
        <w:rPr>
          <w:rFonts w:cs="Calibri"/>
          <w:sz w:val="24"/>
          <w:szCs w:val="24"/>
          <w:lang w:bidi="he-IL"/>
        </w:rPr>
        <w:t>If x is not given , c</w:t>
      </w:r>
      <w:r w:rsidR="00AE4229" w:rsidRPr="00FA2D69">
        <w:rPr>
          <w:rFonts w:cs="Calibri"/>
          <w:sz w:val="24"/>
          <w:szCs w:val="24"/>
        </w:rPr>
        <w:t xml:space="preserve">hoose the x value randomly in the field </w:t>
      </w:r>
    </w:p>
    <w:p w:rsidR="00AE4229" w:rsidRPr="00FA2D69" w:rsidRDefault="00AE4229" w:rsidP="008F008C">
      <w:pPr>
        <w:pStyle w:val="ListParagraph"/>
        <w:numPr>
          <w:ilvl w:val="0"/>
          <w:numId w:val="56"/>
        </w:numPr>
        <w:rPr>
          <w:rFonts w:cs="Calibri"/>
          <w:sz w:val="24"/>
          <w:szCs w:val="24"/>
          <w:lang w:bidi="he-IL"/>
        </w:rPr>
      </w:pPr>
      <w:r w:rsidRPr="00FA2D69">
        <w:rPr>
          <w:rFonts w:cs="Calibri"/>
          <w:sz w:val="24"/>
          <w:szCs w:val="24"/>
        </w:rPr>
        <w:t>Call to epoint_set(for ECFp) or epoint2_set(for ECF2m) with x and set the result point.</w:t>
      </w:r>
    </w:p>
    <w:p w:rsidR="00AE4229" w:rsidRPr="00FA2D69" w:rsidRDefault="00AE4229" w:rsidP="008F008C">
      <w:pPr>
        <w:pStyle w:val="ListParagraph"/>
        <w:numPr>
          <w:ilvl w:val="0"/>
          <w:numId w:val="43"/>
        </w:numPr>
        <w:rPr>
          <w:rFonts w:cs="Calibri"/>
          <w:sz w:val="24"/>
          <w:szCs w:val="24"/>
          <w:lang w:bidi="he-IL"/>
        </w:rPr>
      </w:pPr>
      <w:r w:rsidRPr="00FA2D69">
        <w:rPr>
          <w:rFonts w:cs="Calibri"/>
          <w:sz w:val="24"/>
          <w:szCs w:val="24"/>
        </w:rPr>
        <w:t>ECFpPointBc</w:t>
      </w:r>
      <w:r w:rsidRPr="00FA2D69">
        <w:rPr>
          <w:rFonts w:cs="Calibri"/>
          <w:sz w:val="24"/>
          <w:szCs w:val="24"/>
          <w:lang w:bidi="he-IL"/>
        </w:rPr>
        <w:t>(</w:t>
      </w:r>
      <w:r>
        <w:rPr>
          <w:rFonts w:cs="Calibri"/>
          <w:sz w:val="24"/>
          <w:szCs w:val="24"/>
          <w:lang w:bidi="he-IL"/>
        </w:rPr>
        <w:t xml:space="preserve">BcDlogECFp </w:t>
      </w:r>
      <w:r w:rsidRPr="00FA2D69">
        <w:rPr>
          <w:rFonts w:cs="Calibri"/>
          <w:sz w:val="24"/>
          <w:szCs w:val="24"/>
          <w:lang w:bidi="he-IL"/>
        </w:rPr>
        <w:t>curve)</w:t>
      </w:r>
      <w:r w:rsidR="00866BDE">
        <w:rPr>
          <w:rFonts w:cs="Calibri"/>
          <w:sz w:val="24"/>
          <w:szCs w:val="24"/>
          <w:lang w:bidi="he-IL"/>
        </w:rPr>
        <w:t xml:space="preserve"> and </w:t>
      </w:r>
      <w:r w:rsidR="00866BDE" w:rsidRPr="00FA2D69">
        <w:rPr>
          <w:rFonts w:cs="Calibri"/>
          <w:sz w:val="24"/>
          <w:szCs w:val="24"/>
        </w:rPr>
        <w:t>ECFpPointBc</w:t>
      </w:r>
      <w:r w:rsidR="00866BDE" w:rsidRPr="00FA2D69">
        <w:rPr>
          <w:rFonts w:cs="Calibri"/>
          <w:sz w:val="24"/>
          <w:szCs w:val="24"/>
          <w:lang w:bidi="he-IL"/>
        </w:rPr>
        <w:t>(</w:t>
      </w:r>
      <w:r w:rsidR="00866BDE">
        <w:rPr>
          <w:rFonts w:cs="Calibri"/>
          <w:sz w:val="24"/>
          <w:szCs w:val="24"/>
          <w:lang w:bidi="he-IL"/>
        </w:rPr>
        <w:t xml:space="preserve">BigInteger x, BcDlogECFp </w:t>
      </w:r>
      <w:r w:rsidR="00866BDE" w:rsidRPr="00FA2D69">
        <w:rPr>
          <w:rFonts w:cs="Calibri"/>
          <w:sz w:val="24"/>
          <w:szCs w:val="24"/>
          <w:lang w:bidi="he-IL"/>
        </w:rPr>
        <w:t>curve)</w:t>
      </w:r>
      <w:r w:rsidRPr="00FA2D69">
        <w:rPr>
          <w:rFonts w:cs="Calibri"/>
          <w:sz w:val="24"/>
          <w:szCs w:val="24"/>
          <w:lang w:bidi="he-IL"/>
        </w:rPr>
        <w:t>:</w:t>
      </w:r>
    </w:p>
    <w:p w:rsidR="00AE4229" w:rsidRPr="00FA2D69" w:rsidRDefault="00866BDE" w:rsidP="008F008C">
      <w:pPr>
        <w:pStyle w:val="ListParagraph"/>
        <w:numPr>
          <w:ilvl w:val="0"/>
          <w:numId w:val="55"/>
        </w:numPr>
        <w:rPr>
          <w:rFonts w:cs="Calibri"/>
          <w:sz w:val="24"/>
          <w:szCs w:val="24"/>
          <w:lang w:bidi="he-IL"/>
        </w:rPr>
      </w:pPr>
      <w:r>
        <w:rPr>
          <w:rFonts w:cs="Calibri"/>
          <w:sz w:val="24"/>
          <w:szCs w:val="24"/>
          <w:lang w:bidi="he-IL"/>
        </w:rPr>
        <w:t>If x is not given , c</w:t>
      </w:r>
      <w:r w:rsidR="00AE4229" w:rsidRPr="00FA2D69">
        <w:rPr>
          <w:rFonts w:cs="Calibri"/>
          <w:sz w:val="24"/>
          <w:szCs w:val="24"/>
          <w:lang w:bidi="he-IL"/>
        </w:rPr>
        <w:t>hoose the x value randomly in the field (as for Zp)</w:t>
      </w:r>
    </w:p>
    <w:p w:rsidR="00AE4229" w:rsidRPr="00FA2D69" w:rsidRDefault="00AE4229" w:rsidP="008F008C">
      <w:pPr>
        <w:pStyle w:val="ListParagraph"/>
        <w:numPr>
          <w:ilvl w:val="0"/>
          <w:numId w:val="55"/>
        </w:numPr>
        <w:rPr>
          <w:rFonts w:cs="Calibri"/>
          <w:sz w:val="24"/>
          <w:szCs w:val="24"/>
        </w:rPr>
      </w:pPr>
      <w:r w:rsidRPr="00FA2D69">
        <w:rPr>
          <w:rFonts w:cs="Calibri"/>
          <w:sz w:val="24"/>
          <w:szCs w:val="24"/>
        </w:rPr>
        <w:t>Construct fieldElements from x;</w:t>
      </w:r>
    </w:p>
    <w:p w:rsidR="00AE4229" w:rsidRPr="00FA2D69" w:rsidRDefault="00AE4229" w:rsidP="008F008C">
      <w:pPr>
        <w:pStyle w:val="ListParagraph"/>
        <w:numPr>
          <w:ilvl w:val="0"/>
          <w:numId w:val="55"/>
        </w:numPr>
        <w:rPr>
          <w:rFonts w:cs="Calibri"/>
          <w:sz w:val="24"/>
          <w:szCs w:val="24"/>
          <w:lang w:bidi="he-IL"/>
        </w:rPr>
      </w:pPr>
      <w:r w:rsidRPr="00FA2D69">
        <w:rPr>
          <w:rFonts w:cs="Calibri"/>
          <w:sz w:val="24"/>
          <w:szCs w:val="24"/>
          <w:lang w:bidi="he-IL"/>
        </w:rPr>
        <w:t xml:space="preserve">Compute </w:t>
      </w:r>
      <m:oMath>
        <m:rad>
          <m:radPr>
            <m:degHide m:val="1"/>
            <m:ctrlPr>
              <w:rPr>
                <w:rFonts w:ascii="Cambria Math" w:hAnsi="Cambria Math" w:cs="Calibri"/>
                <w:i/>
                <w:sz w:val="24"/>
                <w:szCs w:val="24"/>
                <w:lang w:bidi="he-IL"/>
              </w:rPr>
            </m:ctrlPr>
          </m:radPr>
          <m:deg/>
          <m:e>
            <m:sSup>
              <m:sSupPr>
                <m:ctrlPr>
                  <w:rPr>
                    <w:rFonts w:ascii="Cambria Math" w:hAnsi="Cambria Math" w:cs="Calibri"/>
                    <w:i/>
                    <w:sz w:val="24"/>
                    <w:szCs w:val="24"/>
                    <w:lang w:bidi="he-IL"/>
                  </w:rPr>
                </m:ctrlPr>
              </m:sSupPr>
              <m:e>
                <m:r>
                  <w:rPr>
                    <w:rFonts w:ascii="Cambria Math" w:hAnsi="Cambria Math" w:cs="Calibri"/>
                    <w:sz w:val="24"/>
                    <w:szCs w:val="24"/>
                    <w:lang w:bidi="he-IL"/>
                  </w:rPr>
                  <m:t>x</m:t>
                </m:r>
              </m:e>
              <m:sup>
                <m:r>
                  <w:rPr>
                    <w:rFonts w:ascii="Cambria Math" w:hAnsi="Cambria Math" w:cs="Calibri"/>
                    <w:sz w:val="24"/>
                    <w:szCs w:val="24"/>
                    <w:lang w:bidi="he-IL"/>
                  </w:rPr>
                  <m:t>3</m:t>
                </m:r>
              </m:sup>
            </m:sSup>
            <m:r>
              <w:rPr>
                <w:rFonts w:ascii="Cambria Math" w:hAnsi="Cambria Math" w:cs="Calibri"/>
                <w:sz w:val="24"/>
                <w:szCs w:val="24"/>
                <w:lang w:bidi="he-IL"/>
              </w:rPr>
              <m:t>+ax+b</m:t>
            </m:r>
          </m:e>
        </m:rad>
      </m:oMath>
      <w:r w:rsidRPr="00FA2D69">
        <w:rPr>
          <w:rFonts w:cs="Calibri"/>
          <w:sz w:val="24"/>
          <w:szCs w:val="24"/>
          <w:lang w:bidi="he-IL"/>
        </w:rPr>
        <w:t xml:space="preserve"> and choose one of the y values randomly. If there are no solutions, repeat from step 1.</w:t>
      </w:r>
    </w:p>
    <w:p w:rsidR="00AE4229" w:rsidRPr="00FA2D69" w:rsidRDefault="00AE4229" w:rsidP="008F008C">
      <w:pPr>
        <w:pStyle w:val="ListParagraph"/>
        <w:numPr>
          <w:ilvl w:val="0"/>
          <w:numId w:val="55"/>
        </w:numPr>
        <w:rPr>
          <w:rFonts w:cs="Calibri"/>
          <w:sz w:val="24"/>
          <w:szCs w:val="24"/>
          <w:lang w:bidi="he-IL"/>
        </w:rPr>
      </w:pPr>
      <w:r w:rsidRPr="00FA2D69">
        <w:rPr>
          <w:rFonts w:cs="Calibri"/>
          <w:sz w:val="24"/>
          <w:szCs w:val="24"/>
          <w:lang w:bidi="he-IL"/>
        </w:rPr>
        <w:t>Create a point with x, y values and set it.</w:t>
      </w:r>
    </w:p>
    <w:p w:rsidR="00AE4229" w:rsidRPr="00FA2D69" w:rsidRDefault="00AE4229" w:rsidP="008F008C">
      <w:pPr>
        <w:pStyle w:val="ListParagraph"/>
        <w:numPr>
          <w:ilvl w:val="0"/>
          <w:numId w:val="43"/>
        </w:numPr>
        <w:rPr>
          <w:rFonts w:cs="Calibri"/>
          <w:sz w:val="24"/>
          <w:szCs w:val="24"/>
          <w:lang w:bidi="he-IL"/>
        </w:rPr>
      </w:pPr>
      <w:r w:rsidRPr="00FA2D69">
        <w:rPr>
          <w:rFonts w:cs="Calibri"/>
          <w:sz w:val="24"/>
          <w:szCs w:val="24"/>
        </w:rPr>
        <w:t>ECF2mPointBc</w:t>
      </w:r>
      <w:r w:rsidRPr="00FA2D69">
        <w:rPr>
          <w:rFonts w:cs="Calibri"/>
          <w:sz w:val="24"/>
          <w:szCs w:val="24"/>
          <w:lang w:bidi="he-IL"/>
        </w:rPr>
        <w:t>(</w:t>
      </w:r>
      <w:r>
        <w:rPr>
          <w:rFonts w:cs="Calibri"/>
          <w:sz w:val="24"/>
          <w:szCs w:val="24"/>
          <w:lang w:bidi="he-IL"/>
        </w:rPr>
        <w:t xml:space="preserve">BcDlogECF2m </w:t>
      </w:r>
      <w:r w:rsidRPr="00FA2D69">
        <w:rPr>
          <w:rFonts w:cs="Calibri"/>
          <w:sz w:val="24"/>
          <w:szCs w:val="24"/>
          <w:lang w:bidi="he-IL"/>
        </w:rPr>
        <w:t>curve)</w:t>
      </w:r>
      <w:r w:rsidR="00866BDE">
        <w:rPr>
          <w:rFonts w:cs="Calibri"/>
          <w:sz w:val="24"/>
          <w:szCs w:val="24"/>
          <w:lang w:bidi="he-IL"/>
        </w:rPr>
        <w:t xml:space="preserve"> and </w:t>
      </w:r>
      <w:r w:rsidR="00866BDE" w:rsidRPr="00FA2D69">
        <w:rPr>
          <w:rFonts w:cs="Calibri"/>
          <w:sz w:val="24"/>
          <w:szCs w:val="24"/>
        </w:rPr>
        <w:t>ECF</w:t>
      </w:r>
      <w:r w:rsidR="00F21873">
        <w:rPr>
          <w:rFonts w:cs="Calibri"/>
          <w:sz w:val="24"/>
          <w:szCs w:val="24"/>
        </w:rPr>
        <w:t>2m</w:t>
      </w:r>
      <w:r w:rsidR="00866BDE" w:rsidRPr="00FA2D69">
        <w:rPr>
          <w:rFonts w:cs="Calibri"/>
          <w:sz w:val="24"/>
          <w:szCs w:val="24"/>
        </w:rPr>
        <w:t>PointBc</w:t>
      </w:r>
      <w:r w:rsidR="00866BDE" w:rsidRPr="00FA2D69">
        <w:rPr>
          <w:rFonts w:cs="Calibri"/>
          <w:sz w:val="24"/>
          <w:szCs w:val="24"/>
          <w:lang w:bidi="he-IL"/>
        </w:rPr>
        <w:t>(</w:t>
      </w:r>
      <w:r w:rsidR="00866BDE">
        <w:rPr>
          <w:rFonts w:cs="Calibri"/>
          <w:sz w:val="24"/>
          <w:szCs w:val="24"/>
          <w:lang w:bidi="he-IL"/>
        </w:rPr>
        <w:t xml:space="preserve">BigInteger x, BcDlogECFp </w:t>
      </w:r>
      <w:r w:rsidR="00866BDE" w:rsidRPr="00FA2D69">
        <w:rPr>
          <w:rFonts w:cs="Calibri"/>
          <w:sz w:val="24"/>
          <w:szCs w:val="24"/>
          <w:lang w:bidi="he-IL"/>
        </w:rPr>
        <w:t>curve):</w:t>
      </w:r>
    </w:p>
    <w:p w:rsidR="00AE4229" w:rsidRPr="00FA2D69" w:rsidRDefault="0008300F" w:rsidP="008F008C">
      <w:pPr>
        <w:pStyle w:val="ListParagraph"/>
        <w:numPr>
          <w:ilvl w:val="0"/>
          <w:numId w:val="55"/>
        </w:numPr>
        <w:rPr>
          <w:rFonts w:cs="Calibri"/>
          <w:sz w:val="24"/>
          <w:szCs w:val="24"/>
          <w:lang w:bidi="he-IL"/>
        </w:rPr>
      </w:pPr>
      <w:r>
        <w:rPr>
          <w:rFonts w:cs="Calibri"/>
          <w:sz w:val="24"/>
          <w:szCs w:val="24"/>
          <w:lang w:bidi="he-IL"/>
        </w:rPr>
        <w:t>If x is not given , c</w:t>
      </w:r>
      <w:r w:rsidR="00AE4229" w:rsidRPr="00FA2D69">
        <w:rPr>
          <w:rFonts w:cs="Calibri"/>
          <w:sz w:val="24"/>
          <w:szCs w:val="24"/>
          <w:lang w:bidi="he-IL"/>
        </w:rPr>
        <w:t xml:space="preserve">hoose the x value randomly in the field </w:t>
      </w:r>
    </w:p>
    <w:p w:rsidR="00AE4229" w:rsidRPr="00FA2D69" w:rsidRDefault="00AE4229" w:rsidP="008F008C">
      <w:pPr>
        <w:pStyle w:val="ListParagraph"/>
        <w:numPr>
          <w:ilvl w:val="0"/>
          <w:numId w:val="55"/>
        </w:numPr>
        <w:rPr>
          <w:rFonts w:cs="Calibri"/>
          <w:sz w:val="24"/>
          <w:szCs w:val="24"/>
        </w:rPr>
      </w:pPr>
      <w:r w:rsidRPr="00FA2D69">
        <w:rPr>
          <w:rFonts w:cs="Calibri"/>
          <w:sz w:val="24"/>
          <w:szCs w:val="24"/>
        </w:rPr>
        <w:t>Construct fieldElements from x;</w:t>
      </w:r>
    </w:p>
    <w:p w:rsidR="00AE4229" w:rsidRPr="00FA2D69" w:rsidRDefault="00AE4229" w:rsidP="008F008C">
      <w:pPr>
        <w:pStyle w:val="ListParagraph"/>
        <w:numPr>
          <w:ilvl w:val="0"/>
          <w:numId w:val="55"/>
        </w:numPr>
        <w:rPr>
          <w:rFonts w:cs="Calibri"/>
          <w:sz w:val="24"/>
          <w:szCs w:val="24"/>
          <w:lang w:bidi="he-IL"/>
        </w:rPr>
      </w:pPr>
      <w:r w:rsidRPr="00FA2D69">
        <w:rPr>
          <w:rFonts w:cs="Calibri"/>
          <w:sz w:val="24"/>
          <w:szCs w:val="24"/>
          <w:lang w:bidi="he-IL"/>
        </w:rPr>
        <w:t>Compute</w:t>
      </w:r>
      <m:oMath>
        <m:sSup>
          <m:sSupPr>
            <m:ctrlPr>
              <w:rPr>
                <w:rFonts w:ascii="Cambria Math" w:hAnsi="Cambria Math" w:cs="Calibri"/>
                <w:i/>
                <w:sz w:val="24"/>
                <w:szCs w:val="24"/>
                <w:lang w:bidi="he-IL"/>
              </w:rPr>
            </m:ctrlPr>
          </m:sSupPr>
          <m:e>
            <m:r>
              <w:rPr>
                <w:rFonts w:ascii="Cambria Math" w:hAnsi="Cambria Math" w:cs="Calibri"/>
                <w:sz w:val="24"/>
                <w:szCs w:val="24"/>
                <w:lang w:bidi="he-IL"/>
              </w:rPr>
              <m:t>f</m:t>
            </m:r>
            <m:d>
              <m:dPr>
                <m:ctrlPr>
                  <w:rPr>
                    <w:rFonts w:ascii="Cambria Math" w:hAnsi="Cambria Math" w:cs="Calibri"/>
                    <w:i/>
                    <w:sz w:val="24"/>
                    <w:szCs w:val="24"/>
                    <w:lang w:bidi="he-IL"/>
                  </w:rPr>
                </m:ctrlPr>
              </m:dPr>
              <m:e>
                <m:r>
                  <w:rPr>
                    <w:rFonts w:ascii="Cambria Math" w:hAnsi="Cambria Math" w:cs="Calibri"/>
                    <w:sz w:val="24"/>
                    <w:szCs w:val="24"/>
                    <w:lang w:bidi="he-IL"/>
                  </w:rPr>
                  <m:t>x</m:t>
                </m:r>
              </m:e>
            </m:d>
            <m:r>
              <w:rPr>
                <w:rFonts w:ascii="Cambria Math" w:hAnsi="Cambria Math" w:cs="Calibri"/>
                <w:sz w:val="24"/>
                <w:szCs w:val="24"/>
                <w:lang w:bidi="he-IL"/>
              </w:rPr>
              <m:t>= x</m:t>
            </m:r>
          </m:e>
          <m:sup>
            <m:r>
              <w:rPr>
                <w:rFonts w:ascii="Cambria Math" w:hAnsi="Cambria Math" w:cs="Calibri"/>
                <w:sz w:val="24"/>
                <w:szCs w:val="24"/>
                <w:lang w:bidi="he-IL"/>
              </w:rPr>
              <m:t>3</m:t>
            </m:r>
          </m:sup>
        </m:sSup>
        <m:r>
          <w:rPr>
            <w:rFonts w:ascii="Cambria Math" w:hAnsi="Cambria Math" w:cs="Calibri"/>
            <w:sz w:val="24"/>
            <w:szCs w:val="24"/>
            <w:lang w:bidi="he-IL"/>
          </w:rPr>
          <m:t>+</m:t>
        </m:r>
        <m:sSup>
          <m:sSupPr>
            <m:ctrlPr>
              <w:rPr>
                <w:rFonts w:ascii="Cambria Math" w:hAnsi="Cambria Math" w:cs="Calibri"/>
                <w:i/>
                <w:sz w:val="24"/>
                <w:szCs w:val="24"/>
                <w:lang w:bidi="he-IL"/>
              </w:rPr>
            </m:ctrlPr>
          </m:sSupPr>
          <m:e>
            <m:r>
              <w:rPr>
                <w:rFonts w:ascii="Cambria Math" w:hAnsi="Cambria Math" w:cs="Calibri"/>
                <w:sz w:val="24"/>
                <w:szCs w:val="24"/>
                <w:lang w:bidi="he-IL"/>
              </w:rPr>
              <m:t>ax</m:t>
            </m:r>
          </m:e>
          <m:sup>
            <m:r>
              <w:rPr>
                <w:rFonts w:ascii="Cambria Math" w:hAnsi="Cambria Math" w:cs="Calibri"/>
                <w:sz w:val="24"/>
                <w:szCs w:val="24"/>
                <w:lang w:bidi="he-IL"/>
              </w:rPr>
              <m:t>2</m:t>
            </m:r>
          </m:sup>
        </m:sSup>
        <m:r>
          <w:rPr>
            <w:rFonts w:ascii="Cambria Math" w:hAnsi="Cambria Math" w:cs="Calibri"/>
            <w:sz w:val="24"/>
            <w:szCs w:val="24"/>
            <w:lang w:bidi="he-IL"/>
          </w:rPr>
          <m:t>+b</m:t>
        </m:r>
      </m:oMath>
      <w:r w:rsidRPr="00FA2D69">
        <w:rPr>
          <w:rFonts w:cs="Calibri"/>
          <w:sz w:val="24"/>
          <w:szCs w:val="24"/>
          <w:lang w:bidi="he-IL"/>
        </w:rPr>
        <w:t>.</w:t>
      </w:r>
    </w:p>
    <w:p w:rsidR="00AE4229" w:rsidRDefault="00AE4229" w:rsidP="008F008C">
      <w:pPr>
        <w:pStyle w:val="ListParagraph"/>
        <w:numPr>
          <w:ilvl w:val="0"/>
          <w:numId w:val="55"/>
        </w:numPr>
        <w:rPr>
          <w:rFonts w:cs="Calibri"/>
          <w:sz w:val="24"/>
          <w:szCs w:val="24"/>
          <w:lang w:bidi="he-IL"/>
        </w:rPr>
      </w:pPr>
      <w:r w:rsidRPr="00FA2D69">
        <w:rPr>
          <w:rFonts w:cs="Calibri"/>
          <w:sz w:val="24"/>
          <w:szCs w:val="24"/>
          <w:lang w:bidi="he-IL"/>
        </w:rPr>
        <w:t>Solve the equation y</w:t>
      </w:r>
      <w:r w:rsidRPr="00FA2D69">
        <w:rPr>
          <w:rFonts w:cs="Calibri"/>
          <w:sz w:val="24"/>
          <w:szCs w:val="24"/>
          <w:vertAlign w:val="superscript"/>
          <w:lang w:bidi="he-IL"/>
        </w:rPr>
        <w:t>2</w:t>
      </w:r>
      <w:r w:rsidRPr="00FA2D69">
        <w:rPr>
          <w:rFonts w:cs="Calibri"/>
          <w:sz w:val="24"/>
          <w:szCs w:val="24"/>
          <w:lang w:bidi="he-IL"/>
        </w:rPr>
        <w:t>+xy+f(x) = 0. Choose one of the solutions. If there are no solutions, repeat from step 1.</w:t>
      </w:r>
    </w:p>
    <w:p w:rsidR="00AE4229" w:rsidRPr="00710D69" w:rsidRDefault="00AE4229" w:rsidP="00AE4229">
      <w:pPr>
        <w:pStyle w:val="ListParagraph"/>
        <w:ind w:left="1800"/>
        <w:rPr>
          <w:rFonts w:cs="Calibri"/>
          <w:b/>
          <w:bCs/>
          <w:sz w:val="24"/>
          <w:szCs w:val="24"/>
          <w:lang w:bidi="he-IL"/>
        </w:rPr>
      </w:pPr>
      <w:r>
        <w:rPr>
          <w:rFonts w:cs="Calibri"/>
          <w:b/>
          <w:bCs/>
          <w:sz w:val="24"/>
          <w:szCs w:val="24"/>
          <w:lang w:bidi="he-IL"/>
        </w:rPr>
        <w:t>BC did not implement yet the sqrt function of ECFieldElement.F2m. This function is required to our calculations of random point, so until BC implement this function; we throw exception that says, “</w:t>
      </w:r>
      <w:r w:rsidRPr="00710D69">
        <w:rPr>
          <w:rFonts w:cs="Calibri"/>
          <w:b/>
          <w:bCs/>
          <w:sz w:val="24"/>
          <w:szCs w:val="24"/>
          <w:lang w:bidi="he-IL"/>
        </w:rPr>
        <w:t>Create random ECF2mPointBC will be available as soon as BC implements the sqrt function in ECFieldElement.F2m"</w:t>
      </w:r>
      <w:r>
        <w:rPr>
          <w:rFonts w:cs="Calibri"/>
          <w:b/>
          <w:bCs/>
          <w:sz w:val="24"/>
          <w:szCs w:val="24"/>
          <w:lang w:bidi="he-IL"/>
        </w:rPr>
        <w:t>.</w:t>
      </w:r>
    </w:p>
    <w:p w:rsidR="00AE4229" w:rsidRPr="00FA2D69" w:rsidRDefault="00AE4229" w:rsidP="008F008C">
      <w:pPr>
        <w:pStyle w:val="ListParagraph"/>
        <w:numPr>
          <w:ilvl w:val="0"/>
          <w:numId w:val="55"/>
        </w:numPr>
        <w:rPr>
          <w:rFonts w:cs="Calibri"/>
          <w:sz w:val="24"/>
          <w:szCs w:val="24"/>
          <w:lang w:bidi="he-IL"/>
        </w:rPr>
      </w:pPr>
      <w:r w:rsidRPr="00FA2D69">
        <w:rPr>
          <w:rFonts w:cs="Calibri"/>
          <w:sz w:val="24"/>
          <w:szCs w:val="24"/>
          <w:lang w:bidi="he-IL"/>
        </w:rPr>
        <w:t>Create a point with x, y values and set it.</w:t>
      </w:r>
    </w:p>
    <w:p w:rsidR="00AE4229" w:rsidRPr="00FA2D69" w:rsidRDefault="00AE4229" w:rsidP="00AE4229">
      <w:pPr>
        <w:pStyle w:val="ListParagraph"/>
        <w:ind w:left="1800"/>
        <w:rPr>
          <w:rFonts w:cs="Calibri"/>
          <w:sz w:val="24"/>
          <w:szCs w:val="24"/>
          <w:lang w:bidi="he-IL"/>
        </w:rPr>
      </w:pPr>
      <w:r w:rsidRPr="00FA2D69">
        <w:rPr>
          <w:rFonts w:cs="Calibri"/>
          <w:sz w:val="24"/>
          <w:szCs w:val="24"/>
          <w:lang w:bidi="he-IL"/>
        </w:rPr>
        <w:t xml:space="preserve"> </w:t>
      </w:r>
    </w:p>
    <w:p w:rsidR="00AE4229" w:rsidRPr="0052790B" w:rsidRDefault="00AE4229" w:rsidP="008F008C">
      <w:pPr>
        <w:pStyle w:val="Heading5"/>
        <w:numPr>
          <w:ilvl w:val="0"/>
          <w:numId w:val="73"/>
        </w:numPr>
        <w:spacing w:after="120"/>
        <w:contextualSpacing/>
      </w:pPr>
      <w:r w:rsidRPr="0052790B">
        <w:t xml:space="preserve">To create a specific element: </w:t>
      </w:r>
    </w:p>
    <w:p w:rsidR="00AE4229" w:rsidRPr="00FA2D69" w:rsidRDefault="00AE4229" w:rsidP="00AE4229">
      <w:pPr>
        <w:ind w:left="372" w:firstLine="708"/>
      </w:pPr>
      <w:r w:rsidRPr="00FA2D69">
        <w:t>These constructors receive a possible element and check validity.</w:t>
      </w:r>
    </w:p>
    <w:p w:rsidR="00AE4229" w:rsidRDefault="00AE4229" w:rsidP="008F008C">
      <w:pPr>
        <w:pStyle w:val="ListParagraph"/>
        <w:numPr>
          <w:ilvl w:val="0"/>
          <w:numId w:val="44"/>
        </w:numPr>
        <w:rPr>
          <w:rFonts w:cs="Calibri"/>
          <w:sz w:val="24"/>
          <w:szCs w:val="24"/>
          <w:lang w:bidi="he-IL"/>
        </w:rPr>
      </w:pPr>
      <w:r w:rsidRPr="00FA2D69">
        <w:rPr>
          <w:rFonts w:cs="Calibri"/>
          <w:sz w:val="24"/>
          <w:szCs w:val="24"/>
          <w:lang w:bidi="he-IL"/>
        </w:rPr>
        <w:t>ZpElementCryptoPp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p): </w:t>
      </w:r>
    </w:p>
    <w:p w:rsidR="00AE4229" w:rsidRDefault="00AE4229" w:rsidP="008F008C">
      <w:pPr>
        <w:pStyle w:val="ListParagraph"/>
        <w:numPr>
          <w:ilvl w:val="0"/>
          <w:numId w:val="55"/>
        </w:numPr>
        <w:rPr>
          <w:rFonts w:cs="Calibri"/>
          <w:sz w:val="24"/>
          <w:szCs w:val="24"/>
          <w:lang w:bidi="he-IL"/>
        </w:rPr>
      </w:pPr>
      <w:r>
        <w:rPr>
          <w:rFonts w:cs="Calibri"/>
          <w:sz w:val="24"/>
          <w:szCs w:val="24"/>
          <w:lang w:bidi="he-IL"/>
        </w:rPr>
        <w:t>C</w:t>
      </w:r>
      <w:r w:rsidRPr="00FA2D69">
        <w:rPr>
          <w:rFonts w:cs="Calibri"/>
          <w:sz w:val="24"/>
          <w:szCs w:val="24"/>
          <w:lang w:bidi="he-IL"/>
        </w:rPr>
        <w:t xml:space="preserve">heck that x is a number between 0 and p-1. </w:t>
      </w:r>
    </w:p>
    <w:p w:rsidR="00AE4229" w:rsidRPr="00FA2D69" w:rsidRDefault="00AE4229" w:rsidP="008F008C">
      <w:pPr>
        <w:pStyle w:val="ListParagraph"/>
        <w:numPr>
          <w:ilvl w:val="0"/>
          <w:numId w:val="55"/>
        </w:numPr>
        <w:rPr>
          <w:rFonts w:cs="Calibri"/>
          <w:sz w:val="24"/>
          <w:szCs w:val="24"/>
          <w:lang w:bidi="he-IL"/>
        </w:rPr>
      </w:pPr>
      <w:r w:rsidRPr="00FA2D69">
        <w:rPr>
          <w:rFonts w:cs="Calibri"/>
          <w:sz w:val="24"/>
          <w:szCs w:val="24"/>
          <w:lang w:bidi="he-IL"/>
        </w:rPr>
        <w:t>If so, set it.</w:t>
      </w:r>
      <w:r>
        <w:rPr>
          <w:rFonts w:cs="Calibri"/>
          <w:sz w:val="24"/>
          <w:szCs w:val="24"/>
          <w:lang w:bidi="he-IL"/>
        </w:rPr>
        <w:t xml:space="preserve"> Else, throw exception.</w:t>
      </w:r>
    </w:p>
    <w:p w:rsidR="00AE4229" w:rsidRPr="00FA2D69" w:rsidRDefault="00AE4229" w:rsidP="008F008C">
      <w:pPr>
        <w:pStyle w:val="ListParagraph"/>
        <w:numPr>
          <w:ilvl w:val="0"/>
          <w:numId w:val="44"/>
        </w:numPr>
        <w:rPr>
          <w:rFonts w:cs="Calibri"/>
          <w:sz w:val="24"/>
          <w:szCs w:val="24"/>
          <w:lang w:bidi="he-IL"/>
        </w:rPr>
      </w:pPr>
      <w:r w:rsidRPr="00FA2D69">
        <w:rPr>
          <w:rFonts w:cs="Calibri"/>
          <w:sz w:val="24"/>
          <w:szCs w:val="24"/>
          <w:lang w:bidi="he-IL"/>
        </w:rPr>
        <w:t>ECFpPointMiracl/ECF2mPointMiracl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y, </w:t>
      </w:r>
      <w:r>
        <w:rPr>
          <w:rFonts w:cs="Calibri"/>
          <w:sz w:val="24"/>
          <w:szCs w:val="24"/>
          <w:lang w:bidi="he-IL"/>
        </w:rPr>
        <w:t>MiraclDlogECFp/</w:t>
      </w:r>
      <w:r w:rsidRPr="00D66B90">
        <w:rPr>
          <w:rFonts w:cs="Calibri"/>
          <w:sz w:val="24"/>
          <w:szCs w:val="24"/>
          <w:lang w:bidi="he-IL"/>
        </w:rPr>
        <w:t xml:space="preserve"> </w:t>
      </w:r>
      <w:r>
        <w:rPr>
          <w:rFonts w:cs="Calibri"/>
          <w:sz w:val="24"/>
          <w:szCs w:val="24"/>
          <w:lang w:bidi="he-IL"/>
        </w:rPr>
        <w:t xml:space="preserve">MiraclDlogECF2m </w:t>
      </w:r>
      <w:r w:rsidRPr="00FA2D69">
        <w:rPr>
          <w:rFonts w:cs="Calibri"/>
          <w:sz w:val="24"/>
          <w:szCs w:val="24"/>
          <w:lang w:bidi="he-IL"/>
        </w:rPr>
        <w:t xml:space="preserve">curve): MIRACLs epoint_set functions return boolean that indicates if the given values are valid of not. We </w:t>
      </w:r>
      <w:r>
        <w:rPr>
          <w:rFonts w:cs="Calibri"/>
          <w:sz w:val="24"/>
          <w:szCs w:val="24"/>
          <w:lang w:bidi="he-IL"/>
        </w:rPr>
        <w:t>use that in our implementation.</w:t>
      </w:r>
    </w:p>
    <w:p w:rsidR="00AE4229" w:rsidRDefault="00AE4229" w:rsidP="008F008C">
      <w:pPr>
        <w:pStyle w:val="ListParagraph"/>
        <w:numPr>
          <w:ilvl w:val="0"/>
          <w:numId w:val="52"/>
        </w:numPr>
        <w:rPr>
          <w:rFonts w:cs="Calibri"/>
          <w:sz w:val="24"/>
          <w:szCs w:val="24"/>
        </w:rPr>
      </w:pPr>
      <w:r w:rsidRPr="00FA2D69">
        <w:rPr>
          <w:rFonts w:cs="Calibri"/>
          <w:sz w:val="24"/>
          <w:szCs w:val="24"/>
        </w:rPr>
        <w:lastRenderedPageBreak/>
        <w:t xml:space="preserve">Call to epoint_set (for ECFp) or epoint2_set (for ECF2m). </w:t>
      </w:r>
    </w:p>
    <w:p w:rsidR="00AE4229" w:rsidRDefault="00AE4229" w:rsidP="008F008C">
      <w:pPr>
        <w:pStyle w:val="ListParagraph"/>
        <w:numPr>
          <w:ilvl w:val="0"/>
          <w:numId w:val="52"/>
        </w:numPr>
        <w:rPr>
          <w:rFonts w:cs="Calibri"/>
          <w:sz w:val="24"/>
          <w:szCs w:val="24"/>
        </w:rPr>
      </w:pPr>
      <w:r w:rsidRPr="00FA2D69">
        <w:rPr>
          <w:rFonts w:cs="Calibri"/>
          <w:sz w:val="24"/>
          <w:szCs w:val="24"/>
        </w:rPr>
        <w:t>If those functions return true, return the pointer to the initialize memory and set it. Else, return null and throw exception.</w:t>
      </w:r>
    </w:p>
    <w:p w:rsidR="00866BDE" w:rsidRPr="00FA2D69" w:rsidRDefault="00866BDE" w:rsidP="00866BDE">
      <w:pPr>
        <w:pStyle w:val="ListParagraph"/>
        <w:ind w:left="1800"/>
        <w:rPr>
          <w:rFonts w:cs="Calibri"/>
          <w:sz w:val="24"/>
          <w:szCs w:val="24"/>
        </w:rPr>
      </w:pPr>
    </w:p>
    <w:p w:rsidR="00AE4229" w:rsidRPr="00FA2D69" w:rsidRDefault="00AE4229" w:rsidP="008F008C">
      <w:pPr>
        <w:pStyle w:val="ListParagraph"/>
        <w:numPr>
          <w:ilvl w:val="0"/>
          <w:numId w:val="53"/>
        </w:numPr>
        <w:rPr>
          <w:rFonts w:cs="Calibri"/>
          <w:sz w:val="24"/>
          <w:szCs w:val="24"/>
        </w:rPr>
      </w:pPr>
      <w:r w:rsidRPr="00FA2D69">
        <w:rPr>
          <w:rFonts w:cs="Calibri"/>
          <w:sz w:val="24"/>
          <w:szCs w:val="24"/>
        </w:rPr>
        <w:t>ECFpPointBc</w:t>
      </w:r>
      <w:r w:rsidRPr="00FA2D69">
        <w:rPr>
          <w:rFonts w:cs="Calibri"/>
          <w:sz w:val="24"/>
          <w:szCs w:val="24"/>
          <w:lang w:bidi="he-IL"/>
        </w:rPr>
        <w:t xml:space="preserve">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y, </w:t>
      </w:r>
      <w:r>
        <w:rPr>
          <w:rFonts w:cs="Calibri"/>
          <w:sz w:val="24"/>
          <w:szCs w:val="24"/>
          <w:lang w:bidi="he-IL"/>
        </w:rPr>
        <w:t xml:space="preserve">BcDlogECFp </w:t>
      </w:r>
      <w:r w:rsidRPr="00FA2D69">
        <w:rPr>
          <w:rFonts w:cs="Calibri"/>
          <w:sz w:val="24"/>
          <w:szCs w:val="24"/>
          <w:lang w:bidi="he-IL"/>
        </w:rPr>
        <w:t xml:space="preserve">curve): </w:t>
      </w:r>
    </w:p>
    <w:p w:rsidR="00AE4229" w:rsidRPr="00FA2D69" w:rsidRDefault="00AE4229" w:rsidP="008F008C">
      <w:pPr>
        <w:pStyle w:val="ListParagraph"/>
        <w:numPr>
          <w:ilvl w:val="0"/>
          <w:numId w:val="54"/>
        </w:numPr>
        <w:rPr>
          <w:rFonts w:cs="Calibri"/>
          <w:sz w:val="24"/>
          <w:szCs w:val="24"/>
        </w:rPr>
      </w:pPr>
      <w:r w:rsidRPr="00FA2D69">
        <w:rPr>
          <w:rFonts w:cs="Calibri"/>
          <w:sz w:val="24"/>
          <w:szCs w:val="24"/>
        </w:rPr>
        <w:t>Get a,b from the curve</w:t>
      </w:r>
      <w:r>
        <w:rPr>
          <w:rFonts w:cs="Calibri"/>
          <w:sz w:val="24"/>
          <w:szCs w:val="24"/>
        </w:rPr>
        <w:t>Params</w:t>
      </w:r>
      <w:r w:rsidRPr="00FA2D69">
        <w:rPr>
          <w:rFonts w:cs="Calibri"/>
          <w:sz w:val="24"/>
          <w:szCs w:val="24"/>
        </w:rPr>
        <w:t>.</w:t>
      </w:r>
    </w:p>
    <w:p w:rsidR="00AE4229" w:rsidRPr="00FA2D69" w:rsidRDefault="00AE4229" w:rsidP="008F008C">
      <w:pPr>
        <w:pStyle w:val="ListParagraph"/>
        <w:numPr>
          <w:ilvl w:val="0"/>
          <w:numId w:val="54"/>
        </w:numPr>
        <w:rPr>
          <w:rFonts w:cs="Calibri"/>
          <w:sz w:val="24"/>
          <w:szCs w:val="24"/>
        </w:rPr>
      </w:pPr>
      <w:r w:rsidRPr="00FA2D69">
        <w:rPr>
          <w:rFonts w:cs="Calibri"/>
          <w:sz w:val="24"/>
          <w:szCs w:val="24"/>
        </w:rPr>
        <w:t>Construct fieldElements from x,y;</w:t>
      </w:r>
    </w:p>
    <w:p w:rsidR="00AE4229" w:rsidRPr="00FA2D69" w:rsidRDefault="00AE4229" w:rsidP="008F008C">
      <w:pPr>
        <w:pStyle w:val="ListParagraph"/>
        <w:numPr>
          <w:ilvl w:val="0"/>
          <w:numId w:val="54"/>
        </w:numPr>
        <w:rPr>
          <w:rFonts w:cs="Calibri"/>
          <w:sz w:val="24"/>
          <w:szCs w:val="24"/>
        </w:rPr>
      </w:pPr>
      <w:r w:rsidRPr="00FA2D69">
        <w:rPr>
          <w:rFonts w:cs="Calibri"/>
          <w:sz w:val="24"/>
          <w:szCs w:val="24"/>
        </w:rPr>
        <w:t>Compute y</w:t>
      </w:r>
      <w:r w:rsidRPr="00FA2D69">
        <w:rPr>
          <w:rFonts w:cs="Calibri"/>
          <w:sz w:val="24"/>
          <w:szCs w:val="24"/>
          <w:vertAlign w:val="superscript"/>
        </w:rPr>
        <w:t>2</w:t>
      </w:r>
      <w:r w:rsidRPr="00FA2D69">
        <w:rPr>
          <w:rFonts w:cs="Calibri"/>
          <w:sz w:val="24"/>
          <w:szCs w:val="24"/>
        </w:rPr>
        <w:t xml:space="preserve"> and x</w:t>
      </w:r>
      <w:r w:rsidRPr="00FA2D69">
        <w:rPr>
          <w:rFonts w:cs="Calibri"/>
          <w:sz w:val="24"/>
          <w:szCs w:val="24"/>
          <w:vertAlign w:val="superscript"/>
        </w:rPr>
        <w:t>3</w:t>
      </w:r>
      <w:r w:rsidRPr="00FA2D69">
        <w:rPr>
          <w:rFonts w:cs="Calibri"/>
          <w:sz w:val="24"/>
          <w:szCs w:val="24"/>
        </w:rPr>
        <w:t>+ax+b by the field elements functions</w:t>
      </w:r>
    </w:p>
    <w:p w:rsidR="00AE4229" w:rsidRPr="00FA2D69" w:rsidRDefault="00AE4229" w:rsidP="008F008C">
      <w:pPr>
        <w:pStyle w:val="ListParagraph"/>
        <w:numPr>
          <w:ilvl w:val="0"/>
          <w:numId w:val="54"/>
        </w:numPr>
        <w:rPr>
          <w:rFonts w:cs="Calibri"/>
          <w:sz w:val="24"/>
          <w:szCs w:val="24"/>
        </w:rPr>
      </w:pPr>
      <w:r w:rsidRPr="00FA2D69">
        <w:rPr>
          <w:rFonts w:cs="Calibri"/>
          <w:sz w:val="24"/>
          <w:szCs w:val="24"/>
        </w:rPr>
        <w:t>If y</w:t>
      </w:r>
      <w:r w:rsidRPr="00FA2D69">
        <w:rPr>
          <w:rFonts w:cs="Calibri"/>
          <w:sz w:val="24"/>
          <w:szCs w:val="24"/>
          <w:vertAlign w:val="superscript"/>
        </w:rPr>
        <w:t xml:space="preserve">2 </w:t>
      </w:r>
      <w:r w:rsidRPr="00FA2D69">
        <w:rPr>
          <w:rFonts w:cs="Calibri"/>
          <w:sz w:val="24"/>
          <w:szCs w:val="24"/>
        </w:rPr>
        <w:t>is equal to x</w:t>
      </w:r>
      <w:r w:rsidRPr="00FA2D69">
        <w:rPr>
          <w:rFonts w:cs="Calibri"/>
          <w:sz w:val="24"/>
          <w:szCs w:val="24"/>
          <w:vertAlign w:val="superscript"/>
        </w:rPr>
        <w:t>3</w:t>
      </w:r>
      <w:r w:rsidRPr="00FA2D69">
        <w:rPr>
          <w:rFonts w:cs="Calibri"/>
          <w:sz w:val="24"/>
          <w:szCs w:val="24"/>
        </w:rPr>
        <w:t>+ax+b create a point with x,y values and set it. Else, throw exception.</w:t>
      </w:r>
    </w:p>
    <w:p w:rsidR="00AE4229" w:rsidRPr="00FA2D69" w:rsidRDefault="00AE4229" w:rsidP="008F008C">
      <w:pPr>
        <w:pStyle w:val="ListParagraph"/>
        <w:numPr>
          <w:ilvl w:val="0"/>
          <w:numId w:val="53"/>
        </w:numPr>
        <w:rPr>
          <w:rFonts w:cs="Calibri"/>
          <w:sz w:val="24"/>
          <w:szCs w:val="24"/>
        </w:rPr>
      </w:pPr>
      <w:r w:rsidRPr="00FA2D69">
        <w:rPr>
          <w:rFonts w:cs="Calibri"/>
          <w:sz w:val="24"/>
          <w:szCs w:val="24"/>
        </w:rPr>
        <w:t>ECF2mPointBc</w:t>
      </w:r>
      <w:r w:rsidRPr="00FA2D69">
        <w:rPr>
          <w:rFonts w:cs="Calibri"/>
          <w:sz w:val="24"/>
          <w:szCs w:val="24"/>
          <w:lang w:bidi="he-IL"/>
        </w:rPr>
        <w:t xml:space="preserve"> (</w:t>
      </w:r>
      <w:r>
        <w:rPr>
          <w:rFonts w:cs="Calibri"/>
          <w:sz w:val="24"/>
          <w:szCs w:val="24"/>
          <w:lang w:bidi="he-IL"/>
        </w:rPr>
        <w:t xml:space="preserve">BigInteger </w:t>
      </w:r>
      <w:r w:rsidRPr="00FA2D69">
        <w:rPr>
          <w:rFonts w:cs="Calibri"/>
          <w:sz w:val="24"/>
          <w:szCs w:val="24"/>
          <w:lang w:bidi="he-IL"/>
        </w:rPr>
        <w:t xml:space="preserve">x, </w:t>
      </w:r>
      <w:r>
        <w:rPr>
          <w:rFonts w:cs="Calibri"/>
          <w:sz w:val="24"/>
          <w:szCs w:val="24"/>
          <w:lang w:bidi="he-IL"/>
        </w:rPr>
        <w:t xml:space="preserve">BigInteger </w:t>
      </w:r>
      <w:r w:rsidRPr="00FA2D69">
        <w:rPr>
          <w:rFonts w:cs="Calibri"/>
          <w:sz w:val="24"/>
          <w:szCs w:val="24"/>
          <w:lang w:bidi="he-IL"/>
        </w:rPr>
        <w:t xml:space="preserve">y, </w:t>
      </w:r>
      <w:r>
        <w:rPr>
          <w:rFonts w:cs="Calibri"/>
          <w:sz w:val="24"/>
          <w:szCs w:val="24"/>
          <w:lang w:bidi="he-IL"/>
        </w:rPr>
        <w:t xml:space="preserve">BcDlogECF2m </w:t>
      </w:r>
      <w:r w:rsidRPr="00FA2D69">
        <w:rPr>
          <w:rFonts w:cs="Calibri"/>
          <w:sz w:val="24"/>
          <w:szCs w:val="24"/>
          <w:lang w:bidi="he-IL"/>
        </w:rPr>
        <w:t xml:space="preserve">curve): </w:t>
      </w:r>
    </w:p>
    <w:p w:rsidR="00AE4229" w:rsidRPr="00FA2D69" w:rsidRDefault="00AE4229" w:rsidP="008F008C">
      <w:pPr>
        <w:pStyle w:val="ListParagraph"/>
        <w:numPr>
          <w:ilvl w:val="0"/>
          <w:numId w:val="54"/>
        </w:numPr>
        <w:rPr>
          <w:rFonts w:cs="Calibri"/>
          <w:sz w:val="24"/>
          <w:szCs w:val="24"/>
        </w:rPr>
      </w:pPr>
      <w:r w:rsidRPr="00FA2D69">
        <w:rPr>
          <w:rFonts w:cs="Calibri"/>
          <w:sz w:val="24"/>
          <w:szCs w:val="24"/>
        </w:rPr>
        <w:t xml:space="preserve">Get a,b from the </w:t>
      </w:r>
      <w:r>
        <w:rPr>
          <w:rFonts w:cs="Calibri"/>
          <w:sz w:val="24"/>
          <w:szCs w:val="24"/>
        </w:rPr>
        <w:t>DlogGroup</w:t>
      </w:r>
      <w:r w:rsidRPr="00FA2D69">
        <w:rPr>
          <w:rFonts w:cs="Calibri"/>
          <w:sz w:val="24"/>
          <w:szCs w:val="24"/>
        </w:rPr>
        <w:t>.</w:t>
      </w:r>
    </w:p>
    <w:p w:rsidR="00AE4229" w:rsidRPr="00FA2D69" w:rsidRDefault="00AE4229" w:rsidP="008F008C">
      <w:pPr>
        <w:pStyle w:val="ListParagraph"/>
        <w:numPr>
          <w:ilvl w:val="0"/>
          <w:numId w:val="54"/>
        </w:numPr>
        <w:rPr>
          <w:rFonts w:cs="Calibri"/>
          <w:sz w:val="24"/>
          <w:szCs w:val="24"/>
        </w:rPr>
      </w:pPr>
      <w:r w:rsidRPr="00FA2D69">
        <w:rPr>
          <w:rFonts w:cs="Calibri"/>
          <w:sz w:val="24"/>
          <w:szCs w:val="24"/>
        </w:rPr>
        <w:t>Construct fieldElements from x,y;</w:t>
      </w:r>
    </w:p>
    <w:p w:rsidR="00AE4229" w:rsidRPr="00FA2D69" w:rsidRDefault="00AE4229" w:rsidP="008F008C">
      <w:pPr>
        <w:pStyle w:val="ListParagraph"/>
        <w:numPr>
          <w:ilvl w:val="0"/>
          <w:numId w:val="54"/>
        </w:numPr>
        <w:rPr>
          <w:rFonts w:cs="Calibri"/>
          <w:sz w:val="24"/>
          <w:szCs w:val="24"/>
        </w:rPr>
      </w:pPr>
      <w:r w:rsidRPr="00FA2D69">
        <w:rPr>
          <w:rFonts w:cs="Calibri"/>
          <w:sz w:val="24"/>
          <w:szCs w:val="24"/>
        </w:rPr>
        <w:t>Compute y</w:t>
      </w:r>
      <w:r w:rsidRPr="00FA2D69">
        <w:rPr>
          <w:rFonts w:cs="Calibri"/>
          <w:sz w:val="24"/>
          <w:szCs w:val="24"/>
          <w:vertAlign w:val="superscript"/>
        </w:rPr>
        <w:t>2</w:t>
      </w:r>
      <w:r w:rsidRPr="00FA2D69">
        <w:rPr>
          <w:rFonts w:cs="Calibri"/>
          <w:sz w:val="24"/>
          <w:szCs w:val="24"/>
        </w:rPr>
        <w:t>+xy and x</w:t>
      </w:r>
      <w:r w:rsidRPr="00FA2D69">
        <w:rPr>
          <w:rFonts w:cs="Calibri"/>
          <w:sz w:val="24"/>
          <w:szCs w:val="24"/>
          <w:vertAlign w:val="superscript"/>
        </w:rPr>
        <w:t>3</w:t>
      </w:r>
      <w:r w:rsidRPr="00FA2D69">
        <w:rPr>
          <w:rFonts w:cs="Calibri"/>
          <w:sz w:val="24"/>
          <w:szCs w:val="24"/>
        </w:rPr>
        <w:t>+ax</w:t>
      </w:r>
      <w:r w:rsidRPr="00FA2D69">
        <w:rPr>
          <w:rFonts w:cs="Calibri"/>
          <w:sz w:val="24"/>
          <w:szCs w:val="24"/>
          <w:vertAlign w:val="superscript"/>
        </w:rPr>
        <w:t>2</w:t>
      </w:r>
      <w:r w:rsidRPr="00FA2D69">
        <w:rPr>
          <w:rFonts w:cs="Calibri"/>
          <w:sz w:val="24"/>
          <w:szCs w:val="24"/>
        </w:rPr>
        <w:t>+b by the field elements functions</w:t>
      </w:r>
    </w:p>
    <w:p w:rsidR="00AE4229" w:rsidRPr="00FA2D69" w:rsidRDefault="00AE4229" w:rsidP="008F008C">
      <w:pPr>
        <w:pStyle w:val="ListParagraph"/>
        <w:numPr>
          <w:ilvl w:val="0"/>
          <w:numId w:val="54"/>
        </w:numPr>
        <w:rPr>
          <w:rFonts w:cs="Calibri"/>
          <w:sz w:val="24"/>
          <w:szCs w:val="24"/>
        </w:rPr>
      </w:pPr>
      <w:r w:rsidRPr="00FA2D69">
        <w:rPr>
          <w:rFonts w:cs="Calibri"/>
          <w:sz w:val="24"/>
          <w:szCs w:val="24"/>
        </w:rPr>
        <w:t>If y</w:t>
      </w:r>
      <w:r w:rsidRPr="00FA2D69">
        <w:rPr>
          <w:rFonts w:cs="Calibri"/>
          <w:sz w:val="24"/>
          <w:szCs w:val="24"/>
          <w:vertAlign w:val="superscript"/>
        </w:rPr>
        <w:t>2</w:t>
      </w:r>
      <w:r w:rsidRPr="00FA2D69">
        <w:rPr>
          <w:rFonts w:cs="Calibri"/>
          <w:sz w:val="24"/>
          <w:szCs w:val="24"/>
        </w:rPr>
        <w:t>+xy</w:t>
      </w:r>
      <w:r w:rsidRPr="00FA2D69">
        <w:rPr>
          <w:rFonts w:cs="Calibri"/>
          <w:sz w:val="24"/>
          <w:szCs w:val="24"/>
          <w:vertAlign w:val="superscript"/>
        </w:rPr>
        <w:t xml:space="preserve"> </w:t>
      </w:r>
      <w:r w:rsidRPr="00FA2D69">
        <w:rPr>
          <w:rFonts w:cs="Calibri"/>
          <w:sz w:val="24"/>
          <w:szCs w:val="24"/>
        </w:rPr>
        <w:t>is equal to x</w:t>
      </w:r>
      <w:r w:rsidRPr="00FA2D69">
        <w:rPr>
          <w:rFonts w:cs="Calibri"/>
          <w:sz w:val="24"/>
          <w:szCs w:val="24"/>
          <w:vertAlign w:val="superscript"/>
        </w:rPr>
        <w:t>3</w:t>
      </w:r>
      <w:r w:rsidRPr="00FA2D69">
        <w:rPr>
          <w:rFonts w:cs="Calibri"/>
          <w:sz w:val="24"/>
          <w:szCs w:val="24"/>
        </w:rPr>
        <w:t>+ax</w:t>
      </w:r>
      <w:r w:rsidRPr="00FA2D69">
        <w:rPr>
          <w:rFonts w:cs="Calibri"/>
          <w:sz w:val="24"/>
          <w:szCs w:val="24"/>
          <w:vertAlign w:val="superscript"/>
        </w:rPr>
        <w:t>2</w:t>
      </w:r>
      <w:r w:rsidRPr="00FA2D69">
        <w:rPr>
          <w:rFonts w:cs="Calibri"/>
          <w:sz w:val="24"/>
          <w:szCs w:val="24"/>
        </w:rPr>
        <w:t>+b create a point with x,y values and set it. Else, throw exception.</w:t>
      </w:r>
    </w:p>
    <w:p w:rsidR="00AE4229" w:rsidRPr="0052790B" w:rsidRDefault="00AE4229" w:rsidP="00AE4229">
      <w:pPr>
        <w:pStyle w:val="ListParagraph"/>
        <w:spacing w:after="0"/>
        <w:ind w:left="1847"/>
        <w:rPr>
          <w:rFonts w:asciiTheme="minorHAnsi" w:hAnsiTheme="minorHAnsi" w:cstheme="minorHAnsi"/>
          <w:sz w:val="24"/>
          <w:szCs w:val="24"/>
        </w:rPr>
      </w:pPr>
    </w:p>
    <w:p w:rsidR="00AE4229" w:rsidRPr="0052790B" w:rsidRDefault="00AE4229" w:rsidP="008F008C">
      <w:pPr>
        <w:pStyle w:val="Heading5"/>
        <w:numPr>
          <w:ilvl w:val="0"/>
          <w:numId w:val="73"/>
        </w:numPr>
        <w:spacing w:after="120"/>
        <w:contextualSpacing/>
      </w:pPr>
      <w:r w:rsidRPr="0052790B">
        <w:t>To set existing element:</w:t>
      </w:r>
    </w:p>
    <w:p w:rsidR="00AE4229" w:rsidRDefault="00AE4229" w:rsidP="00AE4229">
      <w:pPr>
        <w:ind w:left="708"/>
      </w:pPr>
      <w:r w:rsidRPr="002A2AED">
        <w:t>These constructors</w:t>
      </w:r>
      <w:r>
        <w:t xml:space="preserve"> get an existing element member and set it.</w:t>
      </w:r>
    </w:p>
    <w:p w:rsidR="00AE4229" w:rsidRDefault="00AE4229" w:rsidP="00AE4229">
      <w:pPr>
        <w:ind w:left="708"/>
      </w:pPr>
      <w:r>
        <w:t xml:space="preserve">We use these constructors in cases when we already have an object we want to hold. These cases occur when we calculate one of our Dlog functions (multiply, exponentiation, etc.), and the result of these functions is an object. </w:t>
      </w:r>
    </w:p>
    <w:p w:rsidR="00AE4229" w:rsidRDefault="00AE4229" w:rsidP="00AE4229">
      <w:pPr>
        <w:ind w:left="708"/>
      </w:pPr>
      <w:r>
        <w:t>There is no point using a different constructor because it demands conversions back and forth, which we want to avoid.</w:t>
      </w:r>
    </w:p>
    <w:p w:rsidR="00AE4229" w:rsidRDefault="00AE4229" w:rsidP="00AE4229">
      <w:pPr>
        <w:ind w:left="708"/>
      </w:pPr>
      <w:r>
        <w:t>These constructors are package-private, so the user cannot call them but the other constructors.</w:t>
      </w:r>
    </w:p>
    <w:p w:rsidR="00AE4229" w:rsidRDefault="00AE4229" w:rsidP="00AE4229">
      <w:pPr>
        <w:autoSpaceDE/>
        <w:autoSpaceDN/>
        <w:adjustRightInd/>
      </w:pPr>
      <w:r>
        <w:br w:type="page"/>
      </w:r>
    </w:p>
    <w:p w:rsidR="00AE4229" w:rsidRPr="00BB5904" w:rsidRDefault="00AE4229" w:rsidP="008F008C">
      <w:pPr>
        <w:pStyle w:val="Heading3"/>
        <w:numPr>
          <w:ilvl w:val="2"/>
          <w:numId w:val="38"/>
        </w:numPr>
        <w:ind w:left="709" w:hanging="283"/>
      </w:pPr>
      <w:bookmarkStart w:id="727" w:name="_Toc296853743"/>
      <w:bookmarkStart w:id="728" w:name="_Toc315173326"/>
      <w:r>
        <w:lastRenderedPageBreak/>
        <w:t>Dlog concrete implementations</w:t>
      </w:r>
      <w:bookmarkEnd w:id="727"/>
      <w:bookmarkEnd w:id="728"/>
    </w:p>
    <w:p w:rsidR="00AE4229" w:rsidRDefault="00AE4229" w:rsidP="00AE4229"/>
    <w:p w:rsidR="00AE4229" w:rsidRDefault="00AE4229" w:rsidP="00AE4229">
      <w:r>
        <w:t xml:space="preserve">As we mentioned above, </w:t>
      </w:r>
      <w:r>
        <w:rPr>
          <w:lang w:eastAsia="en-GB"/>
        </w:rPr>
        <w:t>we provide</w:t>
      </w:r>
      <w:r>
        <w:t xml:space="preserve"> three types of Dlog groups:</w:t>
      </w:r>
    </w:p>
    <w:p w:rsidR="00AE4229" w:rsidRDefault="002C5CE2" w:rsidP="008F008C">
      <w:pPr>
        <w:pStyle w:val="ListParagraph"/>
        <w:numPr>
          <w:ilvl w:val="0"/>
          <w:numId w:val="26"/>
        </w:numPr>
        <w:rPr>
          <w:rFonts w:ascii="Times New Roman" w:hAnsi="Times New Roman" w:cs="Times New Roman"/>
          <w:sz w:val="24"/>
          <w:szCs w:val="24"/>
          <w:lang w:bidi="he-IL"/>
        </w:rPr>
      </w:pPr>
      <m:oMath>
        <m:sSubSup>
          <m:sSubSupPr>
            <m:ctrlPr>
              <w:rPr>
                <w:rFonts w:ascii="Cambria Math" w:hAnsi="Cambria Math" w:cs="Times New Roman"/>
                <w:i/>
                <w:sz w:val="24"/>
                <w:szCs w:val="24"/>
                <w:lang w:bidi="he-IL"/>
              </w:rPr>
            </m:ctrlPr>
          </m:sSubSup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up>
            <m:r>
              <w:rPr>
                <w:rFonts w:ascii="Cambria Math" w:hAnsi="Cambria Math" w:cs="Times New Roman"/>
                <w:sz w:val="24"/>
                <w:szCs w:val="24"/>
                <w:lang w:bidi="he-IL"/>
              </w:rPr>
              <m:t>*</m:t>
            </m:r>
          </m:sup>
        </m:sSubSup>
      </m:oMath>
    </w:p>
    <w:p w:rsidR="00AE4229" w:rsidRDefault="00AE4229" w:rsidP="008F008C">
      <w:pPr>
        <w:pStyle w:val="ListParagraph"/>
        <w:numPr>
          <w:ilvl w:val="0"/>
          <w:numId w:val="26"/>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r>
          <w:rPr>
            <w:rFonts w:ascii="Cambria Math" w:hAnsi="Cambria Math" w:cs="Times New Roman"/>
            <w:sz w:val="24"/>
            <w:szCs w:val="24"/>
            <w:lang w:bidi="he-IL"/>
          </w:rPr>
          <m:t>GF</m:t>
        </m:r>
        <m:d>
          <m:dPr>
            <m:begChr m:val="["/>
            <m:endChr m:val="]"/>
            <m:ctrlPr>
              <w:rPr>
                <w:rFonts w:ascii="Cambria Math" w:hAnsi="Cambria Math" w:cs="Times New Roman"/>
                <w:i/>
                <w:sz w:val="24"/>
                <w:szCs w:val="24"/>
                <w:vertAlign w:val="superscript"/>
                <w:lang w:bidi="he-IL"/>
              </w:rPr>
            </m:ctrlPr>
          </m:dPr>
          <m:e>
            <m:sSup>
              <m:sSupPr>
                <m:ctrlPr>
                  <w:rPr>
                    <w:rFonts w:ascii="Cambria Math" w:hAnsi="Cambria Math" w:cs="Times New Roman"/>
                    <w:i/>
                    <w:sz w:val="24"/>
                    <w:szCs w:val="24"/>
                    <w:vertAlign w:val="superscript"/>
                    <w:lang w:bidi="he-IL"/>
                  </w:rPr>
                </m:ctrlPr>
              </m:sSupPr>
              <m:e>
                <m:r>
                  <w:rPr>
                    <w:rFonts w:ascii="Cambria Math" w:hAnsi="Cambria Math" w:cs="Times New Roman"/>
                    <w:sz w:val="24"/>
                    <w:szCs w:val="24"/>
                    <w:vertAlign w:val="superscript"/>
                    <w:lang w:bidi="he-IL"/>
                  </w:rPr>
                  <m:t>2</m:t>
                </m:r>
              </m:e>
              <m:sup>
                <m:r>
                  <w:rPr>
                    <w:rFonts w:ascii="Cambria Math" w:hAnsi="Cambria Math" w:cs="Times New Roman"/>
                    <w:sz w:val="24"/>
                    <w:szCs w:val="24"/>
                    <w:vertAlign w:val="superscript"/>
                    <w:lang w:bidi="he-IL"/>
                  </w:rPr>
                  <m:t>M</m:t>
                </m:r>
              </m:sup>
            </m:sSup>
          </m:e>
        </m:d>
      </m:oMath>
    </w:p>
    <w:p w:rsidR="00AE4229" w:rsidRDefault="00AE4229" w:rsidP="008F008C">
      <w:pPr>
        <w:pStyle w:val="ListParagraph"/>
        <w:numPr>
          <w:ilvl w:val="0"/>
          <w:numId w:val="26"/>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sSub>
          <m:sSubPr>
            <m:ctrlPr>
              <w:rPr>
                <w:rFonts w:ascii="Cambria Math" w:hAnsi="Cambria Math" w:cs="Times New Roman"/>
                <w:i/>
                <w:sz w:val="24"/>
                <w:szCs w:val="24"/>
                <w:lang w:bidi="he-IL"/>
              </w:rPr>
            </m:ctrlPr>
          </m:sSub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Sub>
      </m:oMath>
    </w:p>
    <w:p w:rsidR="00AE4229" w:rsidRDefault="00AE4229" w:rsidP="00AE4229">
      <w:r>
        <w:t xml:space="preserve">There are various libraries that implement these groups. We incorporate the following libraries implementations: </w:t>
      </w:r>
    </w:p>
    <w:p w:rsidR="00AE4229" w:rsidRPr="00F90739" w:rsidRDefault="00AE4229" w:rsidP="008F008C">
      <w:pPr>
        <w:pStyle w:val="ListParagraph"/>
        <w:numPr>
          <w:ilvl w:val="0"/>
          <w:numId w:val="48"/>
        </w:numPr>
        <w:rPr>
          <w:rFonts w:asciiTheme="minorHAnsi" w:hAnsiTheme="minorHAnsi" w:cstheme="minorHAnsi"/>
          <w:sz w:val="24"/>
          <w:szCs w:val="24"/>
        </w:rPr>
      </w:pPr>
      <w:r w:rsidRPr="00F90739">
        <w:rPr>
          <w:rFonts w:asciiTheme="minorHAnsi" w:hAnsiTheme="minorHAnsi" w:cstheme="minorHAnsi"/>
          <w:sz w:val="24"/>
          <w:szCs w:val="24"/>
        </w:rPr>
        <w:t xml:space="preserve">Crypto++ implementation of </w:t>
      </w:r>
      <m:oMath>
        <m:sSubSup>
          <m:sSubSupPr>
            <m:ctrlPr>
              <w:rPr>
                <w:rFonts w:ascii="Cambria Math" w:hAnsi="Cambria Math" w:cstheme="minorHAnsi"/>
                <w:i/>
                <w:sz w:val="24"/>
                <w:szCs w:val="24"/>
                <w:lang w:bidi="he-IL"/>
              </w:rPr>
            </m:ctrlPr>
          </m:sSubSupPr>
          <m:e>
            <m:r>
              <m:rPr>
                <m:scr m:val="double-struck"/>
              </m:rPr>
              <w:rPr>
                <w:rFonts w:ascii="Cambria Math" w:hAnsi="Cambria Math" w:cstheme="minorHAnsi"/>
                <w:sz w:val="24"/>
                <w:szCs w:val="24"/>
                <w:lang w:bidi="he-IL"/>
              </w:rPr>
              <m:t>Z</m:t>
            </m:r>
          </m:e>
          <m:sub>
            <m:r>
              <w:rPr>
                <w:rFonts w:ascii="Cambria Math" w:hAnsi="Cambria Math" w:cstheme="minorHAnsi"/>
                <w:sz w:val="24"/>
                <w:szCs w:val="24"/>
                <w:lang w:bidi="he-IL"/>
              </w:rPr>
              <m:t>p</m:t>
            </m:r>
          </m:sub>
          <m:sup>
            <m:r>
              <w:rPr>
                <w:rFonts w:ascii="Cambria Math" w:hAnsi="Cambria Math" w:cstheme="minorHAnsi"/>
                <w:sz w:val="24"/>
                <w:szCs w:val="24"/>
                <w:lang w:bidi="he-IL"/>
              </w:rPr>
              <m:t>*</m:t>
            </m:r>
          </m:sup>
        </m:sSubSup>
      </m:oMath>
    </w:p>
    <w:p w:rsidR="00AE4229" w:rsidRPr="00F90739" w:rsidRDefault="00AE4229" w:rsidP="008F008C">
      <w:pPr>
        <w:pStyle w:val="ListParagraph"/>
        <w:numPr>
          <w:ilvl w:val="0"/>
          <w:numId w:val="48"/>
        </w:numPr>
        <w:rPr>
          <w:rFonts w:asciiTheme="minorHAnsi" w:hAnsiTheme="minorHAnsi" w:cstheme="minorHAnsi"/>
          <w:sz w:val="24"/>
          <w:szCs w:val="24"/>
        </w:rPr>
      </w:pPr>
      <w:r>
        <w:rPr>
          <w:rFonts w:asciiTheme="minorHAnsi" w:hAnsiTheme="minorHAnsi" w:cstheme="minorHAnsi"/>
          <w:sz w:val="24"/>
          <w:szCs w:val="24"/>
        </w:rPr>
        <w:t xml:space="preserve">Bouncy </w:t>
      </w:r>
      <w:r w:rsidRPr="00F90739">
        <w:rPr>
          <w:rFonts w:asciiTheme="minorHAnsi" w:hAnsiTheme="minorHAnsi" w:cstheme="minorHAnsi"/>
          <w:sz w:val="24"/>
          <w:szCs w:val="24"/>
        </w:rPr>
        <w:t>castle implementation over elliptic curves</w:t>
      </w:r>
    </w:p>
    <w:p w:rsidR="00AE4229" w:rsidRPr="00BC0A69" w:rsidRDefault="00AE4229" w:rsidP="008F008C">
      <w:pPr>
        <w:pStyle w:val="ListParagraph"/>
        <w:numPr>
          <w:ilvl w:val="0"/>
          <w:numId w:val="48"/>
        </w:numPr>
      </w:pPr>
      <w:r w:rsidRPr="00F90739">
        <w:rPr>
          <w:rFonts w:asciiTheme="minorHAnsi" w:hAnsiTheme="minorHAnsi" w:cstheme="minorHAnsi"/>
          <w:sz w:val="24"/>
          <w:szCs w:val="24"/>
        </w:rPr>
        <w:t>MIRACL implementation over elliptic curves</w:t>
      </w:r>
      <w:r>
        <w:rPr>
          <w:rFonts w:asciiTheme="minorHAnsi" w:hAnsiTheme="minorHAnsi" w:cstheme="minorHAnsi"/>
          <w:sz w:val="24"/>
          <w:szCs w:val="24"/>
        </w:rPr>
        <w:t xml:space="preserve">. MIRACL’s performance is shown in Reference [6] - </w:t>
      </w:r>
      <w:hyperlink r:id="rId42" w:history="1">
        <w:r w:rsidRPr="005123DC">
          <w:rPr>
            <w:rStyle w:val="Hyperlink"/>
            <w:rFonts w:asciiTheme="minorHAnsi" w:hAnsiTheme="minorHAnsi" w:cstheme="minorHAnsi"/>
            <w:sz w:val="24"/>
            <w:szCs w:val="24"/>
          </w:rPr>
          <w:t>http://ite.gmu.edu/~kgaj/publications/conferences/GMU_SPEED_2007.pdf</w:t>
        </w:r>
      </w:hyperlink>
      <w:r>
        <w:rPr>
          <w:rFonts w:asciiTheme="minorHAnsi" w:hAnsiTheme="minorHAnsi" w:cstheme="minorHAnsi"/>
          <w:sz w:val="24"/>
          <w:szCs w:val="24"/>
        </w:rPr>
        <w:t xml:space="preserve">. </w:t>
      </w:r>
    </w:p>
    <w:p w:rsidR="00AE4229" w:rsidRDefault="00AE4229" w:rsidP="00AE4229">
      <w:r>
        <w:t>There is a concrete class for every library implementation of every DlogGroup.</w:t>
      </w:r>
    </w:p>
    <w:p w:rsidR="00AE4229" w:rsidRDefault="00AE4229" w:rsidP="00AE4229"/>
    <w:p w:rsidR="00AE4229" w:rsidRDefault="00AE4229" w:rsidP="00AE4229">
      <w:r>
        <w:t>The initialization of the concrete classes is different and depends on the implementation and the group.</w:t>
      </w:r>
    </w:p>
    <w:p w:rsidR="00AE4229" w:rsidRDefault="00AE4229" w:rsidP="00AE4229"/>
    <w:p w:rsidR="00AE4229" w:rsidRDefault="00AE4229" w:rsidP="00AE4229">
      <w:r>
        <w:t>CryptoPpDlogZp has an init function that accepts ZpGroupParams and construct the group with these parameters.</w:t>
      </w:r>
    </w:p>
    <w:p w:rsidR="00AE4229" w:rsidRDefault="00AE4229" w:rsidP="00AE4229"/>
    <w:p w:rsidR="00AE4229" w:rsidRDefault="00AE4229" w:rsidP="00AE4229">
      <w:r>
        <w:t>Elliptic curve gets the necessary parameters from files with a strict format. The class that manages the reading from the files is DlogGroupEC. This is an abstract class that inherits from DlogGroupAbs and is inherited by the concrete elliptic curve classes, so the concrete classes can use the uploaded files.</w:t>
      </w:r>
    </w:p>
    <w:p w:rsidR="00AE4229" w:rsidRDefault="00AE4229" w:rsidP="00AE4229"/>
    <w:p w:rsidR="00AE4229" w:rsidRDefault="00AE4229" w:rsidP="00AE4229">
      <w:r>
        <w:t xml:space="preserve">As a default, we will use NIST recommended elliptic curves. We supply in our library a NIST file containing the parameters for the NIST most recommended curves. The concrete EC classes have an init function that accepts only one string representing NIST’s curve’s name, such as P-256. These init functions check that the accepted curve is one of NIST curves and extract the matching parameters from the NIST file. We assume that NIST curves will be used commonly, so this file is uploaded once by the DlogGroupEC class at the start of the program. </w:t>
      </w:r>
    </w:p>
    <w:p w:rsidR="00AE4229" w:rsidRDefault="00AE4229" w:rsidP="00AE4229"/>
    <w:p w:rsidR="00AE4229" w:rsidRDefault="00AE4229" w:rsidP="00AE4229">
      <w:pPr>
        <w:rPr>
          <w:rtl/>
        </w:rPr>
      </w:pPr>
      <w:r>
        <w:t xml:space="preserve">Alternatively, the user may choose to use different curves other that NIST recommended curves. To do so, the user needs to create a file and write there the parameters of the curve he wants to use. The format of the files can be found in the </w:t>
      </w:r>
      <w:hyperlink w:anchor="_Curves_file_format" w:history="1">
        <w:r w:rsidRPr="00222562">
          <w:rPr>
            <w:rStyle w:val="Hyperlink"/>
          </w:rPr>
          <w:t>curves file format</w:t>
        </w:r>
      </w:hyperlink>
      <w:r>
        <w:t xml:space="preserve"> in the appendix. </w:t>
      </w:r>
    </w:p>
    <w:p w:rsidR="00AE4229" w:rsidRDefault="00AE4229" w:rsidP="00AE4229">
      <w:r>
        <w:t>It is the user responsibility to check the validity of the parameters. We assume that they are valid and do not check them. After the file has been created, the user can call the init function, which accepts two string that represent the file name and the curve name, respectively. This function opens the file with the given name, extracts the parameters that match the given curve name and sets the generator and the GroupParams of the DlogGroup.</w:t>
      </w:r>
    </w:p>
    <w:p w:rsidR="00AE4229" w:rsidRDefault="00AE4229" w:rsidP="00AE4229"/>
    <w:p w:rsidR="00AE4229" w:rsidRPr="00806BD5" w:rsidRDefault="00AE4229" w:rsidP="00806BD5">
      <w:r>
        <w:t>The algorithm of the init functions will be explained in the dynamic view of this section.</w:t>
      </w:r>
    </w:p>
    <w:p w:rsidR="00806BD5" w:rsidRPr="00806BD5" w:rsidRDefault="00806BD5" w:rsidP="008F008C">
      <w:pPr>
        <w:pStyle w:val="ListParagraph"/>
        <w:keepNext/>
        <w:keepLines/>
        <w:numPr>
          <w:ilvl w:val="2"/>
          <w:numId w:val="36"/>
        </w:numPr>
        <w:tabs>
          <w:tab w:val="left" w:pos="1701"/>
        </w:tabs>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729" w:name="_Toc305321463"/>
      <w:bookmarkStart w:id="730" w:name="_Toc305323477"/>
      <w:bookmarkStart w:id="731" w:name="_Toc305323651"/>
      <w:bookmarkStart w:id="732" w:name="_Toc305323827"/>
      <w:bookmarkStart w:id="733" w:name="_Toc311619791"/>
      <w:bookmarkStart w:id="734" w:name="_Toc315168932"/>
      <w:bookmarkStart w:id="735" w:name="_Toc315169109"/>
      <w:bookmarkStart w:id="736" w:name="_Toc315173327"/>
      <w:bookmarkEnd w:id="729"/>
      <w:bookmarkEnd w:id="730"/>
      <w:bookmarkEnd w:id="731"/>
      <w:bookmarkEnd w:id="732"/>
      <w:bookmarkEnd w:id="733"/>
      <w:bookmarkEnd w:id="734"/>
      <w:bookmarkEnd w:id="735"/>
      <w:bookmarkEnd w:id="736"/>
    </w:p>
    <w:p w:rsidR="00AE4229" w:rsidRDefault="00806BD5" w:rsidP="008F008C">
      <w:pPr>
        <w:pStyle w:val="Heading4"/>
        <w:numPr>
          <w:ilvl w:val="3"/>
          <w:numId w:val="36"/>
        </w:numPr>
        <w:tabs>
          <w:tab w:val="left" w:pos="1701"/>
        </w:tabs>
      </w:pPr>
      <w:r>
        <w:t xml:space="preserve"> </w:t>
      </w:r>
      <w:bookmarkStart w:id="737" w:name="_Toc315173328"/>
      <w:r w:rsidR="00AE4229" w:rsidRPr="00806BD5">
        <w:t>Static</w:t>
      </w:r>
      <w:r w:rsidR="00AE4229">
        <w:t xml:space="preserve"> view</w:t>
      </w:r>
      <w:bookmarkEnd w:id="737"/>
    </w:p>
    <w:p w:rsidR="00AE4229" w:rsidRDefault="00AE4229" w:rsidP="00AE4229">
      <w:r>
        <w:t>The following diagrams show the concrete implementations of the wrappers to the above libraries.</w:t>
      </w:r>
    </w:p>
    <w:p w:rsidR="00AE4229" w:rsidRDefault="00AE4229" w:rsidP="00AE4229">
      <w:pPr>
        <w:ind w:left="708"/>
      </w:pPr>
    </w:p>
    <w:p w:rsidR="00AE4229" w:rsidRDefault="00AE4229" w:rsidP="00AE4229">
      <w:pPr>
        <w:ind w:left="708"/>
      </w:pPr>
      <w:r>
        <w:t>First, we show the implementation of Bouncy Castle.</w:t>
      </w:r>
      <w:r w:rsidRPr="00D41D35">
        <w:t xml:space="preserve"> B</w:t>
      </w:r>
      <w:r>
        <w:t>C</w:t>
      </w:r>
      <w:r w:rsidRPr="00D41D35">
        <w:t xml:space="preserve"> ha</w:t>
      </w:r>
      <w:r>
        <w:t>s</w:t>
      </w:r>
      <w:r w:rsidRPr="00D41D35">
        <w:t xml:space="preserve"> a class called ECCurve which </w:t>
      </w:r>
    </w:p>
    <w:p w:rsidR="00AE4229" w:rsidRDefault="00AE4229" w:rsidP="00AE4229">
      <w:pPr>
        <w:rPr>
          <w:rFonts w:asciiTheme="minorHAnsi" w:hAnsiTheme="minorHAnsi" w:cstheme="minorHAnsi"/>
        </w:rPr>
      </w:pPr>
      <w:r>
        <w:t>manages</w:t>
      </w:r>
      <w:r w:rsidRPr="00D41D35">
        <w:t xml:space="preserve"> the curves functionality. Our class BcAdapterDlogEC is a wrapper class for the ECCurve. The wrapper implements the functions of the Dlog group </w:t>
      </w:r>
      <w:r>
        <w:rPr>
          <w:rFonts w:asciiTheme="minorHAnsi" w:hAnsiTheme="minorHAnsi" w:cstheme="minorHAnsi"/>
        </w:rPr>
        <w:t xml:space="preserve">by calling </w:t>
      </w:r>
      <w:r w:rsidRPr="00D41D35">
        <w:t xml:space="preserve">ECCurve </w:t>
      </w:r>
      <w:r>
        <w:rPr>
          <w:rFonts w:asciiTheme="minorHAnsi" w:hAnsiTheme="minorHAnsi" w:cstheme="minorHAnsi"/>
        </w:rPr>
        <w:t>functions.</w:t>
      </w:r>
    </w:p>
    <w:p w:rsidR="00AE4229" w:rsidRDefault="00AE4229" w:rsidP="00AE4229">
      <w:pPr>
        <w:rPr>
          <w:rFonts w:ascii="Courier New" w:hAnsi="Courier New" w:cs="Courier New"/>
          <w:color w:val="000000"/>
          <w:sz w:val="20"/>
          <w:szCs w:val="20"/>
        </w:rPr>
      </w:pPr>
      <w:r>
        <w:rPr>
          <w:rFonts w:asciiTheme="minorHAnsi" w:hAnsiTheme="minorHAnsi" w:cstheme="minorHAnsi"/>
        </w:rPr>
        <w:t>The subclasses BCDlogECFp and BCDlogECF2m</w:t>
      </w:r>
      <w:r w:rsidRPr="00D41D35">
        <w:rPr>
          <w:rFonts w:asciiTheme="minorHAnsi" w:hAnsiTheme="minorHAnsi" w:cstheme="minorHAnsi"/>
        </w:rPr>
        <w:t xml:space="preserve"> </w:t>
      </w:r>
      <w:r>
        <w:rPr>
          <w:rFonts w:asciiTheme="minorHAnsi" w:hAnsiTheme="minorHAnsi" w:cstheme="minorHAnsi"/>
        </w:rPr>
        <w:t xml:space="preserve">initialize the ECCurve of BC. They extract from a file the parameters for the elliptic curve and initialize the ECCurve. </w:t>
      </w:r>
    </w:p>
    <w:p w:rsidR="00AE4229" w:rsidRDefault="00AE4229" w:rsidP="00AE4229">
      <w:pPr>
        <w:rPr>
          <w:rFonts w:ascii="Courier New" w:hAnsi="Courier New" w:cs="Courier New"/>
          <w:color w:val="000000"/>
          <w:sz w:val="20"/>
          <w:szCs w:val="20"/>
        </w:rPr>
      </w:pPr>
    </w:p>
    <w:p w:rsidR="00AE4229" w:rsidRDefault="00D03936" w:rsidP="00AE4229">
      <w:pPr>
        <w:autoSpaceDE/>
        <w:autoSpaceDN/>
        <w:adjustRightInd/>
        <w:rPr>
          <w:rFonts w:ascii="Courier New" w:hAnsi="Courier New" w:cs="Courier New"/>
          <w:color w:val="000000"/>
          <w:sz w:val="20"/>
          <w:szCs w:val="20"/>
        </w:rPr>
      </w:pPr>
      <w:r w:rsidRPr="00D03936">
        <w:rPr>
          <w:rFonts w:ascii="Courier New" w:hAnsi="Courier New" w:cs="Courier New"/>
          <w:noProof/>
          <w:color w:val="000000"/>
          <w:sz w:val="20"/>
          <w:szCs w:val="20"/>
        </w:rPr>
        <w:drawing>
          <wp:anchor distT="0" distB="0" distL="114300" distR="114300" simplePos="0" relativeHeight="251792384" behindDoc="1" locked="0" layoutInCell="1" allowOverlap="1" wp14:anchorId="30F79393" wp14:editId="24E5312A">
            <wp:simplePos x="0" y="0"/>
            <wp:positionH relativeFrom="column">
              <wp:posOffset>-481330</wp:posOffset>
            </wp:positionH>
            <wp:positionV relativeFrom="paragraph">
              <wp:posOffset>5715</wp:posOffset>
            </wp:positionV>
            <wp:extent cx="6843395" cy="5708650"/>
            <wp:effectExtent l="0" t="0" r="0" b="0"/>
            <wp:wrapNone/>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843395" cy="5708650"/>
                    </a:xfrm>
                    <a:prstGeom prst="rect">
                      <a:avLst/>
                    </a:prstGeom>
                  </pic:spPr>
                </pic:pic>
              </a:graphicData>
            </a:graphic>
            <wp14:sizeRelH relativeFrom="margin">
              <wp14:pctWidth>0</wp14:pctWidth>
            </wp14:sizeRelH>
            <wp14:sizeRelV relativeFrom="margin">
              <wp14:pctHeight>0</wp14:pctHeight>
            </wp14:sizeRelV>
          </wp:anchor>
        </w:drawing>
      </w:r>
    </w:p>
    <w:p w:rsidR="00AE4229" w:rsidRDefault="00AE4229" w:rsidP="00AE4229">
      <w:pPr>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p>
    <w:p w:rsidR="00AE4229" w:rsidRDefault="00AE4229" w:rsidP="00AE4229">
      <w:pPr>
        <w:autoSpaceDE/>
        <w:autoSpaceDN/>
        <w:adjustRightInd/>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rPr>
          <w:i/>
          <w:iCs/>
        </w:rPr>
      </w:pPr>
    </w:p>
    <w:p w:rsidR="00AE4229" w:rsidRDefault="00AE4229" w:rsidP="00AE4229">
      <w:pPr>
        <w:rPr>
          <w:i/>
          <w:iCs/>
        </w:rPr>
      </w:pPr>
    </w:p>
    <w:p w:rsidR="00AE4229" w:rsidRDefault="00AE4229" w:rsidP="00AE4229">
      <w:pPr>
        <w:rPr>
          <w:i/>
          <w:iCs/>
        </w:rPr>
      </w:pPr>
    </w:p>
    <w:p w:rsidR="00AE4229" w:rsidRDefault="00AE4229" w:rsidP="00AE4229">
      <w:pPr>
        <w:rPr>
          <w:i/>
          <w:iCs/>
        </w:rPr>
      </w:pPr>
    </w:p>
    <w:p w:rsidR="00AE4229" w:rsidRDefault="00AE4229" w:rsidP="00AE4229">
      <w:pPr>
        <w:rPr>
          <w:i/>
          <w:iCs/>
        </w:rPr>
      </w:pPr>
    </w:p>
    <w:p w:rsidR="00AE4229" w:rsidRDefault="00AE4229" w:rsidP="00AE4229">
      <w:pPr>
        <w:rPr>
          <w:i/>
          <w:iCs/>
        </w:rPr>
      </w:pPr>
    </w:p>
    <w:p w:rsidR="00AE4229" w:rsidRDefault="00AE4229" w:rsidP="00AE4229">
      <w:r>
        <w:rPr>
          <w:i/>
          <w:iCs/>
        </w:rPr>
        <w:lastRenderedPageBreak/>
        <w:t xml:space="preserve">Important Note: </w:t>
      </w:r>
      <w:r>
        <w:t xml:space="preserve">Bouncy Castle treats the Elliptic curve as an </w:t>
      </w:r>
      <w:r w:rsidRPr="00595328">
        <w:rPr>
          <w:i/>
          <w:iCs/>
        </w:rPr>
        <w:t>additive group</w:t>
      </w:r>
      <w:r>
        <w:t xml:space="preserve"> (as defined in mathematics), whereas we consider it as a </w:t>
      </w:r>
      <w:r w:rsidRPr="00595328">
        <w:rPr>
          <w:i/>
          <w:iCs/>
        </w:rPr>
        <w:t>multiplicative group</w:t>
      </w:r>
      <w:r>
        <w:t xml:space="preserve">. This may cause confusion since we consider the addition of points as a multiplication within the discrete log group. Likewise, multiplication of a point by an integer is exponentiation of a group element with the integer being the exponent. In the note of the class diagram one can see that MultiplyGroupElements calls the add function of BC. Mathematically this makes no difference since we just redefine the group operator (from + to *). However, this is necessary so that the same functions are used for every discrete log group used. </w:t>
      </w:r>
    </w:p>
    <w:p w:rsidR="00AE4229" w:rsidRDefault="00AE4229" w:rsidP="00AE4229">
      <w:r>
        <w:t>The conversion of discrete log group functions to the mathematical implementation can be found in the following table.</w:t>
      </w:r>
    </w:p>
    <w:p w:rsidR="00AE4229" w:rsidRDefault="00AE4229" w:rsidP="00AE4229"/>
    <w:tbl>
      <w:tblPr>
        <w:tblStyle w:val="TableGrid"/>
        <w:tblW w:w="0" w:type="auto"/>
        <w:tblInd w:w="648" w:type="dxa"/>
        <w:tblLook w:val="04A0" w:firstRow="1" w:lastRow="0" w:firstColumn="1" w:lastColumn="0" w:noHBand="0" w:noVBand="1"/>
      </w:tblPr>
      <w:tblGrid>
        <w:gridCol w:w="3995"/>
        <w:gridCol w:w="4195"/>
      </w:tblGrid>
      <w:tr w:rsidR="00AE4229" w:rsidTr="00AE4229">
        <w:tc>
          <w:tcPr>
            <w:tcW w:w="3995" w:type="dxa"/>
            <w:tcBorders>
              <w:top w:val="single" w:sz="4" w:space="0" w:color="auto"/>
              <w:left w:val="single" w:sz="4" w:space="0" w:color="auto"/>
              <w:bottom w:val="single" w:sz="4" w:space="0" w:color="auto"/>
              <w:right w:val="single" w:sz="4" w:space="0" w:color="auto"/>
            </w:tcBorders>
            <w:shd w:val="pct5" w:color="auto" w:fill="auto"/>
            <w:hideMark/>
          </w:tcPr>
          <w:p w:rsidR="00AE4229" w:rsidRDefault="00AE4229" w:rsidP="00AE4229">
            <w:r>
              <w:t>Elliptic curve as a generic discrete log group</w:t>
            </w:r>
          </w:p>
        </w:tc>
        <w:tc>
          <w:tcPr>
            <w:tcW w:w="4195" w:type="dxa"/>
            <w:tcBorders>
              <w:top w:val="single" w:sz="4" w:space="0" w:color="auto"/>
              <w:left w:val="single" w:sz="4" w:space="0" w:color="auto"/>
              <w:bottom w:val="single" w:sz="4" w:space="0" w:color="auto"/>
              <w:right w:val="single" w:sz="4" w:space="0" w:color="auto"/>
            </w:tcBorders>
            <w:shd w:val="pct5" w:color="auto" w:fill="auto"/>
            <w:hideMark/>
          </w:tcPr>
          <w:p w:rsidR="00AE4229" w:rsidRDefault="00AE4229" w:rsidP="00AE4229">
            <w:r>
              <w:t>Elliptic curve as an additive group as in  mathematics</w:t>
            </w:r>
          </w:p>
        </w:tc>
      </w:tr>
      <w:tr w:rsidR="00AE4229" w:rsidTr="00AE4229">
        <w:tc>
          <w:tcPr>
            <w:tcW w:w="3995" w:type="dxa"/>
            <w:tcBorders>
              <w:top w:val="single" w:sz="4" w:space="0" w:color="auto"/>
              <w:left w:val="single" w:sz="4" w:space="0" w:color="auto"/>
              <w:bottom w:val="single" w:sz="4" w:space="0" w:color="auto"/>
              <w:right w:val="single" w:sz="4" w:space="0" w:color="auto"/>
            </w:tcBorders>
            <w:hideMark/>
          </w:tcPr>
          <w:p w:rsidR="00AE4229" w:rsidRDefault="00AE4229" w:rsidP="00AE4229">
            <w:r>
              <w:t>Multiply</w:t>
            </w:r>
          </w:p>
        </w:tc>
        <w:tc>
          <w:tcPr>
            <w:tcW w:w="4195" w:type="dxa"/>
            <w:tcBorders>
              <w:top w:val="single" w:sz="4" w:space="0" w:color="auto"/>
              <w:left w:val="single" w:sz="4" w:space="0" w:color="auto"/>
              <w:bottom w:val="single" w:sz="4" w:space="0" w:color="auto"/>
              <w:right w:val="single" w:sz="4" w:space="0" w:color="auto"/>
            </w:tcBorders>
            <w:hideMark/>
          </w:tcPr>
          <w:p w:rsidR="00AE4229" w:rsidRDefault="00AE4229" w:rsidP="00AE4229">
            <w:r>
              <w:t>Add</w:t>
            </w:r>
          </w:p>
        </w:tc>
      </w:tr>
      <w:tr w:rsidR="00AE4229" w:rsidTr="00AE4229">
        <w:tc>
          <w:tcPr>
            <w:tcW w:w="3995" w:type="dxa"/>
            <w:tcBorders>
              <w:top w:val="single" w:sz="4" w:space="0" w:color="auto"/>
              <w:left w:val="single" w:sz="4" w:space="0" w:color="auto"/>
              <w:bottom w:val="single" w:sz="4" w:space="0" w:color="auto"/>
              <w:right w:val="single" w:sz="4" w:space="0" w:color="auto"/>
            </w:tcBorders>
            <w:hideMark/>
          </w:tcPr>
          <w:p w:rsidR="00AE4229" w:rsidRDefault="00AE4229" w:rsidP="00AE4229">
            <w:r>
              <w:t>Exponentiate</w:t>
            </w:r>
          </w:p>
        </w:tc>
        <w:tc>
          <w:tcPr>
            <w:tcW w:w="4195" w:type="dxa"/>
            <w:tcBorders>
              <w:top w:val="single" w:sz="4" w:space="0" w:color="auto"/>
              <w:left w:val="single" w:sz="4" w:space="0" w:color="auto"/>
              <w:bottom w:val="single" w:sz="4" w:space="0" w:color="auto"/>
              <w:right w:val="single" w:sz="4" w:space="0" w:color="auto"/>
            </w:tcBorders>
            <w:hideMark/>
          </w:tcPr>
          <w:p w:rsidR="00AE4229" w:rsidRDefault="00AE4229" w:rsidP="00AE4229">
            <w:r>
              <w:t>Multiply</w:t>
            </w:r>
          </w:p>
        </w:tc>
      </w:tr>
      <w:tr w:rsidR="00AE4229" w:rsidTr="00AE4229">
        <w:tc>
          <w:tcPr>
            <w:tcW w:w="3995" w:type="dxa"/>
            <w:tcBorders>
              <w:top w:val="single" w:sz="4" w:space="0" w:color="auto"/>
              <w:left w:val="single" w:sz="4" w:space="0" w:color="auto"/>
              <w:bottom w:val="single" w:sz="4" w:space="0" w:color="auto"/>
              <w:right w:val="single" w:sz="4" w:space="0" w:color="auto"/>
            </w:tcBorders>
            <w:hideMark/>
          </w:tcPr>
          <w:p w:rsidR="00AE4229" w:rsidRDefault="00AE4229" w:rsidP="00AE4229">
            <w:r>
              <w:t>Invert</w:t>
            </w:r>
          </w:p>
        </w:tc>
        <w:tc>
          <w:tcPr>
            <w:tcW w:w="4195" w:type="dxa"/>
            <w:tcBorders>
              <w:top w:val="single" w:sz="4" w:space="0" w:color="auto"/>
              <w:left w:val="single" w:sz="4" w:space="0" w:color="auto"/>
              <w:bottom w:val="single" w:sz="4" w:space="0" w:color="auto"/>
              <w:right w:val="single" w:sz="4" w:space="0" w:color="auto"/>
            </w:tcBorders>
            <w:hideMark/>
          </w:tcPr>
          <w:p w:rsidR="00AE4229" w:rsidRDefault="00AE4229" w:rsidP="00AE4229">
            <w:r>
              <w:t>Negate</w:t>
            </w:r>
          </w:p>
        </w:tc>
      </w:tr>
    </w:tbl>
    <w:p w:rsidR="00AE4229" w:rsidRDefault="00AE4229" w:rsidP="00AE4229">
      <w:pPr>
        <w:rPr>
          <w:rFonts w:ascii="Courier New" w:hAnsi="Courier New" w:cs="Courier New"/>
          <w:color w:val="000000"/>
          <w:sz w:val="20"/>
          <w:szCs w:val="20"/>
        </w:rPr>
      </w:pPr>
    </w:p>
    <w:p w:rsidR="00AE4229" w:rsidRDefault="00AE4229" w:rsidP="00AE4229">
      <w:pPr>
        <w:ind w:left="708"/>
        <w:rPr>
          <w:rFonts w:ascii="Courier New" w:hAnsi="Courier New" w:cs="Courier New"/>
          <w:color w:val="000000"/>
          <w:sz w:val="20"/>
          <w:szCs w:val="20"/>
        </w:rPr>
      </w:pPr>
    </w:p>
    <w:p w:rsidR="00AE4229" w:rsidRDefault="00AE4229" w:rsidP="00AE4229">
      <w:pPr>
        <w:autoSpaceDE/>
        <w:autoSpaceDN/>
        <w:adjustRightInd/>
      </w:pPr>
      <w:r>
        <w:br w:type="page"/>
      </w:r>
    </w:p>
    <w:p w:rsidR="00AE4229" w:rsidRDefault="00AE4229" w:rsidP="00AE4229">
      <w:pPr>
        <w:ind w:firstLine="708"/>
        <w:rPr>
          <w:rFonts w:asciiTheme="minorHAnsi" w:hAnsiTheme="minorHAnsi" w:cstheme="minorHAnsi"/>
        </w:rPr>
      </w:pPr>
      <w:r>
        <w:lastRenderedPageBreak/>
        <w:t xml:space="preserve">Second, we show the implementation of </w:t>
      </w:r>
      <w:r>
        <w:rPr>
          <w:rFonts w:asciiTheme="minorHAnsi" w:hAnsiTheme="minorHAnsi" w:cstheme="minorHAnsi"/>
        </w:rPr>
        <w:t>MIRACL</w:t>
      </w:r>
      <w:r w:rsidRPr="00D41D35">
        <w:t xml:space="preserve">. </w:t>
      </w:r>
      <w:r>
        <w:rPr>
          <w:rFonts w:asciiTheme="minorHAnsi" w:hAnsiTheme="minorHAnsi" w:cstheme="minorHAnsi"/>
        </w:rPr>
        <w:t xml:space="preserve">We choose to use Miracl as a C library (instead of C++) in order to have the option to manage two curves in the same time. To do so, we declare “MR_GENERIC_MT” in the mirdef.h file of Miracl. As a result, the Miracl pointer (mip) which manages the global variables of Miracl, should be sent to each one of Miracl functions. Therefore, we hold as a class member the mip. </w:t>
      </w:r>
    </w:p>
    <w:p w:rsidR="00AE4229" w:rsidRDefault="00AE4229" w:rsidP="00AE4229">
      <w:pPr>
        <w:rPr>
          <w:rFonts w:asciiTheme="minorHAnsi" w:hAnsiTheme="minorHAnsi" w:cstheme="minorHAnsi"/>
        </w:rPr>
      </w:pPr>
      <w:r>
        <w:rPr>
          <w:rFonts w:asciiTheme="minorHAnsi" w:hAnsiTheme="minorHAnsi" w:cstheme="minorHAnsi"/>
        </w:rPr>
        <w:t xml:space="preserve">The class MiraclAdapterDlogEC </w:t>
      </w:r>
      <w:r w:rsidRPr="00D41D35">
        <w:t xml:space="preserve">implements the functions of the Dlog group </w:t>
      </w:r>
      <w:r>
        <w:t>and manages the curve</w:t>
      </w:r>
      <w:r w:rsidRPr="00D41D35">
        <w:t xml:space="preserve"> functionality </w:t>
      </w:r>
      <w:r>
        <w:rPr>
          <w:rFonts w:asciiTheme="minorHAnsi" w:hAnsiTheme="minorHAnsi" w:cstheme="minorHAnsi"/>
        </w:rPr>
        <w:t>by calling the MIRACL C functions.</w:t>
      </w:r>
    </w:p>
    <w:p w:rsidR="00AE4229" w:rsidRDefault="00AE4229" w:rsidP="00AE4229">
      <w:pPr>
        <w:rPr>
          <w:rFonts w:asciiTheme="minorHAnsi" w:hAnsiTheme="minorHAnsi" w:cstheme="minorHAnsi"/>
        </w:rPr>
      </w:pPr>
      <w:r>
        <w:rPr>
          <w:rFonts w:asciiTheme="minorHAnsi" w:hAnsiTheme="minorHAnsi" w:cstheme="minorHAnsi"/>
        </w:rPr>
        <w:t xml:space="preserve">The subclasses MiraclDlogECFp and MiraclDlogECF2m initialize the curve of MIRACL. They extract from a file the parameters for the elliptic curve and initialize it. </w:t>
      </w:r>
    </w:p>
    <w:p w:rsidR="00AE4229" w:rsidRDefault="00AE4229" w:rsidP="00AE4229">
      <w:pPr>
        <w:ind w:left="360"/>
        <w:rPr>
          <w:rFonts w:asciiTheme="minorHAnsi" w:hAnsiTheme="minorHAnsi" w:cstheme="minorHAnsi"/>
        </w:rPr>
      </w:pPr>
    </w:p>
    <w:p w:rsidR="00AE4229" w:rsidRDefault="00AE4229" w:rsidP="00AE4229">
      <w:pPr>
        <w:ind w:left="1416" w:firstLine="708"/>
        <w:rPr>
          <w:sz w:val="20"/>
          <w:szCs w:val="20"/>
          <w:lang w:eastAsia="en-GB"/>
        </w:rPr>
      </w:pPr>
    </w:p>
    <w:p w:rsidR="00AE4229" w:rsidRDefault="00D03936" w:rsidP="00AE4229">
      <w:pPr>
        <w:jc w:val="center"/>
        <w:rPr>
          <w:sz w:val="20"/>
          <w:szCs w:val="20"/>
          <w:lang w:eastAsia="en-GB"/>
        </w:rPr>
      </w:pPr>
      <w:r w:rsidRPr="00D03936">
        <w:rPr>
          <w:noProof/>
          <w:sz w:val="20"/>
          <w:szCs w:val="20"/>
        </w:rPr>
        <w:drawing>
          <wp:anchor distT="0" distB="0" distL="114300" distR="114300" simplePos="0" relativeHeight="251793408" behindDoc="1" locked="0" layoutInCell="1" allowOverlap="1" wp14:anchorId="079BEC08" wp14:editId="03BAA53C">
            <wp:simplePos x="0" y="0"/>
            <wp:positionH relativeFrom="column">
              <wp:posOffset>-799678</wp:posOffset>
            </wp:positionH>
            <wp:positionV relativeFrom="paragraph">
              <wp:posOffset>-2540</wp:posOffset>
            </wp:positionV>
            <wp:extent cx="7341448" cy="4025900"/>
            <wp:effectExtent l="0" t="0" r="0" b="0"/>
            <wp:wrapNone/>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343115" cy="4026814"/>
                    </a:xfrm>
                    <a:prstGeom prst="rect">
                      <a:avLst/>
                    </a:prstGeom>
                  </pic:spPr>
                </pic:pic>
              </a:graphicData>
            </a:graphic>
            <wp14:sizeRelH relativeFrom="margin">
              <wp14:pctWidth>0</wp14:pctWidth>
            </wp14:sizeRelH>
            <wp14:sizeRelV relativeFrom="margin">
              <wp14:pctHeight>0</wp14:pctHeight>
            </wp14:sizeRelV>
          </wp:anchor>
        </w:drawing>
      </w: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Default="00AE4229" w:rsidP="00AE4229">
      <w:pPr>
        <w:jc w:val="center"/>
        <w:rPr>
          <w:sz w:val="20"/>
          <w:szCs w:val="20"/>
          <w:lang w:eastAsia="en-GB"/>
        </w:rPr>
      </w:pPr>
    </w:p>
    <w:p w:rsidR="00AE4229" w:rsidRPr="008D3EAE" w:rsidRDefault="00AE4229" w:rsidP="00AE4229">
      <w:pPr>
        <w:jc w:val="center"/>
        <w:rPr>
          <w:sz w:val="20"/>
          <w:szCs w:val="20"/>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rPr>
          <w:lang w:eastAsia="en-GB"/>
        </w:rPr>
      </w:pPr>
    </w:p>
    <w:p w:rsidR="00AE4229" w:rsidRDefault="00AE4229" w:rsidP="00AE4229">
      <w:pPr>
        <w:autoSpaceDE/>
        <w:autoSpaceDN/>
        <w:adjustRightInd/>
        <w:rPr>
          <w:lang w:eastAsia="en-GB"/>
        </w:rPr>
      </w:pPr>
    </w:p>
    <w:p w:rsidR="00AE4229" w:rsidRDefault="00AE4229" w:rsidP="00AE4229">
      <w:pPr>
        <w:autoSpaceDE/>
        <w:autoSpaceDN/>
        <w:adjustRightInd/>
        <w:rPr>
          <w:lang w:eastAsia="en-GB"/>
        </w:rPr>
      </w:pPr>
    </w:p>
    <w:p w:rsidR="00AE4229" w:rsidRDefault="00AE4229" w:rsidP="00AE4229">
      <w:pPr>
        <w:autoSpaceDE/>
        <w:autoSpaceDN/>
        <w:adjustRightInd/>
        <w:rPr>
          <w:lang w:eastAsia="en-GB"/>
        </w:rPr>
      </w:pPr>
    </w:p>
    <w:p w:rsidR="00AE4229" w:rsidRDefault="00AE4229" w:rsidP="00AE4229">
      <w:pPr>
        <w:autoSpaceDE/>
        <w:autoSpaceDN/>
        <w:adjustRightInd/>
      </w:pPr>
      <w:r>
        <w:br w:type="page"/>
      </w:r>
    </w:p>
    <w:p w:rsidR="00AE4229" w:rsidRDefault="00AE4229" w:rsidP="00AE4229">
      <w:pPr>
        <w:ind w:firstLine="708"/>
        <w:rPr>
          <w:rFonts w:asciiTheme="minorHAnsi" w:hAnsiTheme="minorHAnsi" w:cstheme="minorHAnsi"/>
        </w:rPr>
      </w:pPr>
      <w:r>
        <w:lastRenderedPageBreak/>
        <w:t xml:space="preserve">Third, we show the implementation of </w:t>
      </w:r>
      <w:r>
        <w:rPr>
          <w:rFonts w:asciiTheme="minorHAnsi" w:hAnsiTheme="minorHAnsi" w:cstheme="minorHAnsi"/>
        </w:rPr>
        <w:t>CryptoPP</w:t>
      </w:r>
      <w:r w:rsidRPr="00D41D35">
        <w:t xml:space="preserve">. </w:t>
      </w:r>
      <w:r>
        <w:t xml:space="preserve">CryptoPP implements the functionality of the Dlog group over Zp*. </w:t>
      </w:r>
      <w:r w:rsidRPr="00D41D35">
        <w:t xml:space="preserve">Our class </w:t>
      </w:r>
      <w:r>
        <w:t>CryptoPpDlogZp</w:t>
      </w:r>
      <w:r w:rsidRPr="00D41D35">
        <w:t xml:space="preserve"> is a wrapper class for th</w:t>
      </w:r>
      <w:r>
        <w:t>is</w:t>
      </w:r>
      <w:r w:rsidRPr="00D41D35">
        <w:t xml:space="preserve"> </w:t>
      </w:r>
      <w:r>
        <w:t>implementation</w:t>
      </w:r>
      <w:r w:rsidRPr="00D41D35">
        <w:t xml:space="preserve">. The wrapper implements the functions of the Dlog group </w:t>
      </w:r>
      <w:r>
        <w:rPr>
          <w:rFonts w:asciiTheme="minorHAnsi" w:hAnsiTheme="minorHAnsi" w:cstheme="minorHAnsi"/>
        </w:rPr>
        <w:t>by calling the CryptoPP functions.</w:t>
      </w:r>
    </w:p>
    <w:p w:rsidR="00AE4229" w:rsidRDefault="00AE4229" w:rsidP="00AE4229">
      <w:pPr>
        <w:rPr>
          <w:rFonts w:asciiTheme="minorHAnsi" w:hAnsiTheme="minorHAnsi" w:cstheme="minorHAnsi"/>
        </w:rPr>
      </w:pPr>
      <w:r>
        <w:rPr>
          <w:rFonts w:asciiTheme="minorHAnsi" w:hAnsiTheme="minorHAnsi" w:cstheme="minorHAnsi"/>
        </w:rPr>
        <w:t xml:space="preserve">The class </w:t>
      </w:r>
      <w:r>
        <w:t xml:space="preserve">CryptoPpDlogZp initializes the </w:t>
      </w:r>
      <w:r w:rsidRPr="009C49C2">
        <w:t xml:space="preserve">DL_GroupParameters_GFP </w:t>
      </w:r>
      <w:r>
        <w:t xml:space="preserve">object </w:t>
      </w:r>
      <w:r w:rsidRPr="009C49C2">
        <w:t>of CryptoPP</w:t>
      </w:r>
      <w:r>
        <w:t xml:space="preserve">. It gets the parameters for the group </w:t>
      </w:r>
      <w:r>
        <w:rPr>
          <w:rFonts w:asciiTheme="minorHAnsi" w:hAnsiTheme="minorHAnsi" w:cstheme="minorHAnsi"/>
        </w:rPr>
        <w:t xml:space="preserve">(ZpGroupParams) and initializes it. </w:t>
      </w:r>
    </w:p>
    <w:p w:rsidR="00AE4229" w:rsidRDefault="00AE4229" w:rsidP="00AE4229">
      <w:pPr>
        <w:rPr>
          <w:rFonts w:asciiTheme="minorHAnsi" w:hAnsiTheme="minorHAnsi" w:cstheme="minorHAnsi"/>
        </w:rPr>
      </w:pPr>
    </w:p>
    <w:p w:rsidR="00AE4229" w:rsidRDefault="004F729C" w:rsidP="004F729C">
      <w:pPr>
        <w:rPr>
          <w:rFonts w:ascii="Courier New" w:hAnsi="Courier New" w:cs="Courier New"/>
          <w:color w:val="000000"/>
          <w:sz w:val="20"/>
          <w:szCs w:val="20"/>
        </w:rPr>
      </w:pPr>
      <w:r w:rsidRPr="004F729C">
        <w:rPr>
          <w:rFonts w:ascii="Courier New" w:hAnsi="Courier New" w:cs="Courier New"/>
          <w:noProof/>
          <w:color w:val="000000"/>
          <w:sz w:val="20"/>
          <w:szCs w:val="20"/>
        </w:rPr>
        <w:drawing>
          <wp:inline distT="0" distB="0" distL="0" distR="0" wp14:anchorId="2A61965C" wp14:editId="7CD21DA9">
            <wp:extent cx="5486400" cy="3371850"/>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3371850"/>
                    </a:xfrm>
                    <a:prstGeom prst="rect">
                      <a:avLst/>
                    </a:prstGeom>
                  </pic:spPr>
                </pic:pic>
              </a:graphicData>
            </a:graphic>
          </wp:inline>
        </w:drawing>
      </w:r>
    </w:p>
    <w:p w:rsidR="00AE4229" w:rsidRDefault="00AE4229" w:rsidP="00AE4229">
      <w:pPr>
        <w:rPr>
          <w:rFonts w:ascii="Courier New" w:hAnsi="Courier New" w:cs="Courier New"/>
          <w:color w:val="000000"/>
          <w:sz w:val="20"/>
          <w:szCs w:val="20"/>
        </w:rPr>
      </w:pPr>
    </w:p>
    <w:p w:rsidR="00AE4229" w:rsidRDefault="00AE4229" w:rsidP="00AE4229">
      <w:pPr>
        <w:rPr>
          <w:rFonts w:ascii="Courier New" w:hAnsi="Courier New" w:cs="Courier New"/>
          <w:color w:val="000000"/>
          <w:sz w:val="20"/>
          <w:szCs w:val="20"/>
        </w:rPr>
      </w:pPr>
    </w:p>
    <w:p w:rsidR="00AE4229" w:rsidRDefault="00AE4229" w:rsidP="00AE4229">
      <w:pPr>
        <w:rPr>
          <w:rFonts w:ascii="Courier New" w:hAnsi="Courier New" w:cs="Courier New"/>
          <w:color w:val="000000"/>
          <w:sz w:val="20"/>
          <w:szCs w:val="20"/>
        </w:rPr>
      </w:pPr>
    </w:p>
    <w:p w:rsidR="00AE4229" w:rsidRDefault="00AE4229" w:rsidP="00AE4229"/>
    <w:p w:rsidR="00AE4229" w:rsidRPr="0086295C" w:rsidRDefault="00AE4229" w:rsidP="00AE4229">
      <w:pPr>
        <w:rPr>
          <w:rFonts w:asciiTheme="minorHAnsi" w:hAnsiTheme="minorHAnsi" w:cstheme="minorHAnsi"/>
        </w:rPr>
      </w:pPr>
    </w:p>
    <w:p w:rsidR="00AE4229" w:rsidRDefault="00AE4229" w:rsidP="00AE4229">
      <w:pPr>
        <w:rPr>
          <w:sz w:val="20"/>
          <w:szCs w:val="20"/>
          <w:lang w:eastAsia="en-GB"/>
        </w:rPr>
      </w:pPr>
    </w:p>
    <w:p w:rsidR="00AE4229" w:rsidRDefault="00AE4229" w:rsidP="00AE4229">
      <w:pPr>
        <w:ind w:left="360"/>
        <w:rPr>
          <w:rFonts w:asciiTheme="minorHAnsi" w:hAnsiTheme="minorHAnsi" w:cstheme="minorHAnsi"/>
        </w:rPr>
      </w:pPr>
    </w:p>
    <w:p w:rsidR="00AE4229" w:rsidRDefault="00AE4229" w:rsidP="00AE4229">
      <w:pPr>
        <w:rPr>
          <w:sz w:val="20"/>
          <w:szCs w:val="20"/>
          <w:lang w:eastAsia="en-GB"/>
        </w:rPr>
      </w:pPr>
    </w:p>
    <w:p w:rsidR="00AE4229" w:rsidRDefault="00AE4229" w:rsidP="00AE4229">
      <w:pPr>
        <w:rPr>
          <w:sz w:val="20"/>
          <w:szCs w:val="20"/>
          <w:lang w:eastAsia="en-GB"/>
        </w:rPr>
      </w:pPr>
    </w:p>
    <w:p w:rsidR="00AE4229" w:rsidRPr="00BB5904"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AE4229" w:rsidP="00AE4229"/>
    <w:p w:rsidR="00AE4229" w:rsidRDefault="00806BD5" w:rsidP="008F008C">
      <w:pPr>
        <w:pStyle w:val="Heading4"/>
        <w:numPr>
          <w:ilvl w:val="3"/>
          <w:numId w:val="36"/>
        </w:numPr>
        <w:tabs>
          <w:tab w:val="left" w:pos="1701"/>
        </w:tabs>
      </w:pPr>
      <w:r>
        <w:lastRenderedPageBreak/>
        <w:t xml:space="preserve"> </w:t>
      </w:r>
      <w:bookmarkStart w:id="738" w:name="_Toc315173329"/>
      <w:r w:rsidR="00AE4229" w:rsidRPr="0014181C">
        <w:t>Dynamic</w:t>
      </w:r>
      <w:r w:rsidR="00AE4229" w:rsidRPr="00186EB0">
        <w:t xml:space="preserve"> view</w:t>
      </w:r>
      <w:bookmarkEnd w:id="738"/>
    </w:p>
    <w:p w:rsidR="00AE4229" w:rsidRDefault="00AE4229" w:rsidP="00AE4229">
      <w:r>
        <w:t>DlogGroupEC:</w:t>
      </w:r>
    </w:p>
    <w:p w:rsidR="00AE4229" w:rsidRDefault="00AE4229" w:rsidP="00AE4229">
      <w:pPr>
        <w:ind w:left="708"/>
      </w:pPr>
      <w:r>
        <w:t>This class has a Properties object as a class member. This object is used to hold the NIST’s curve’s properties file. This file is uploaded once at the first time a NIST curve is created by the getProperties function. Any derived class can use this properties object directly.</w:t>
      </w:r>
    </w:p>
    <w:p w:rsidR="00AE4229" w:rsidRDefault="00AE4229" w:rsidP="00AE4229"/>
    <w:p w:rsidR="00AE4229" w:rsidRDefault="00AE4229" w:rsidP="008F008C">
      <w:pPr>
        <w:pStyle w:val="Caption"/>
        <w:numPr>
          <w:ilvl w:val="0"/>
          <w:numId w:val="40"/>
        </w:numPr>
        <w:ind w:left="709" w:hanging="709"/>
      </w:pPr>
      <w:r>
        <w:t xml:space="preserve">Function:getProperties(String fileName) </w:t>
      </w:r>
    </w:p>
    <w:p w:rsidR="00AE4229" w:rsidRDefault="00AE4229" w:rsidP="00AE4229">
      <w:pPr>
        <w:ind w:left="708"/>
      </w:pPr>
      <w:r>
        <w:t>This function gets the name of the file, and returns a new properties object containing the file data.</w:t>
      </w:r>
    </w:p>
    <w:p w:rsidR="00AE4229" w:rsidRDefault="00AE4229" w:rsidP="00AE4229">
      <w:pPr>
        <w:ind w:left="708"/>
      </w:pPr>
      <w:r>
        <w:t>EC concrete classes call this function in their init functions in order to create a curve. The algorithm is:</w:t>
      </w:r>
    </w:p>
    <w:p w:rsidR="00AE4229" w:rsidRPr="00A128DE" w:rsidRDefault="00AE4229" w:rsidP="008F008C">
      <w:pPr>
        <w:pStyle w:val="ListParagraph"/>
        <w:numPr>
          <w:ilvl w:val="0"/>
          <w:numId w:val="74"/>
        </w:numPr>
        <w:rPr>
          <w:i/>
        </w:rPr>
      </w:pPr>
      <w:r>
        <w:t xml:space="preserve">If the accepted file name is the NIST file name and the NIST properties object is already initialized, return it. </w:t>
      </w:r>
    </w:p>
    <w:p w:rsidR="00AE4229" w:rsidRPr="00A128DE" w:rsidRDefault="00AE4229" w:rsidP="008F008C">
      <w:pPr>
        <w:pStyle w:val="ListParagraph"/>
        <w:numPr>
          <w:ilvl w:val="0"/>
          <w:numId w:val="74"/>
        </w:numPr>
        <w:rPr>
          <w:i/>
        </w:rPr>
      </w:pPr>
      <w:r>
        <w:t>Upload the file to a properties object.</w:t>
      </w:r>
    </w:p>
    <w:p w:rsidR="00AE4229" w:rsidRPr="00A128DE" w:rsidRDefault="00AE4229" w:rsidP="008F008C">
      <w:pPr>
        <w:pStyle w:val="ListParagraph"/>
        <w:numPr>
          <w:ilvl w:val="0"/>
          <w:numId w:val="74"/>
        </w:numPr>
        <w:rPr>
          <w:i/>
        </w:rPr>
      </w:pPr>
      <w:r w:rsidRPr="00A128DE">
        <w:rPr>
          <w:iCs/>
        </w:rPr>
        <w:t xml:space="preserve">If this is the </w:t>
      </w:r>
      <w:r>
        <w:rPr>
          <w:iCs/>
        </w:rPr>
        <w:t>NIST</w:t>
      </w:r>
      <w:r w:rsidRPr="00A128DE">
        <w:rPr>
          <w:iCs/>
        </w:rPr>
        <w:t xml:space="preserve"> file</w:t>
      </w:r>
      <w:r>
        <w:rPr>
          <w:iCs/>
        </w:rPr>
        <w:t>, set</w:t>
      </w:r>
      <w:r w:rsidRPr="00A128DE">
        <w:rPr>
          <w:iCs/>
        </w:rPr>
        <w:t xml:space="preserve"> the properties object </w:t>
      </w:r>
      <w:r>
        <w:t>that has been created</w:t>
      </w:r>
      <w:r w:rsidRPr="00A128DE">
        <w:rPr>
          <w:iCs/>
        </w:rPr>
        <w:t xml:space="preserve"> as the class member. </w:t>
      </w:r>
    </w:p>
    <w:p w:rsidR="00AE4229" w:rsidRPr="00D3594E" w:rsidRDefault="00AE4229" w:rsidP="008F008C">
      <w:pPr>
        <w:pStyle w:val="ListParagraph"/>
        <w:numPr>
          <w:ilvl w:val="0"/>
          <w:numId w:val="74"/>
        </w:numPr>
        <w:rPr>
          <w:i/>
        </w:rPr>
      </w:pPr>
      <w:r>
        <w:t>Returns the properties object.</w:t>
      </w:r>
      <w:r w:rsidRPr="00A128DE">
        <w:rPr>
          <w:iCs/>
        </w:rPr>
        <w:t xml:space="preserve"> </w:t>
      </w:r>
    </w:p>
    <w:p w:rsidR="00AE4229" w:rsidRDefault="00AE4229" w:rsidP="00AE4229">
      <w:pPr>
        <w:pStyle w:val="ListParagraph"/>
        <w:ind w:left="1428"/>
        <w:rPr>
          <w:iCs/>
        </w:rPr>
      </w:pPr>
    </w:p>
    <w:p w:rsidR="00AE4229" w:rsidRDefault="00AE4229" w:rsidP="008F008C">
      <w:pPr>
        <w:pStyle w:val="Caption"/>
        <w:numPr>
          <w:ilvl w:val="0"/>
          <w:numId w:val="40"/>
        </w:numPr>
        <w:ind w:left="709" w:hanging="709"/>
      </w:pPr>
      <w:r w:rsidRPr="00B1419B">
        <w:t xml:space="preserve">Function:init (String </w:t>
      </w:r>
      <w:r>
        <w:t>fileName, String curveName</w:t>
      </w:r>
      <w:r w:rsidRPr="00B1419B">
        <w:t>)</w:t>
      </w:r>
    </w:p>
    <w:p w:rsidR="00AE4229" w:rsidRDefault="00AE4229" w:rsidP="00AE4229">
      <w:pPr>
        <w:ind w:left="708"/>
      </w:pPr>
      <w:r>
        <w:t>This function extracts the parameters of the given curve from the given file ant initializes the</w:t>
      </w:r>
    </w:p>
    <w:p w:rsidR="00AE4229" w:rsidRDefault="00AE4229" w:rsidP="00AE4229">
      <w:pPr>
        <w:ind w:left="708"/>
      </w:pPr>
      <w:r>
        <w:t xml:space="preserve">GroupParams and generator of this DlogGroup. </w:t>
      </w:r>
    </w:p>
    <w:p w:rsidR="00AE4229" w:rsidRDefault="00AE4229" w:rsidP="00AE4229">
      <w:pPr>
        <w:ind w:left="708"/>
      </w:pPr>
      <w:r>
        <w:t>Pseudocode:</w:t>
      </w:r>
    </w:p>
    <w:p w:rsidR="00AE4229" w:rsidRDefault="00AE4229" w:rsidP="008F008C">
      <w:pPr>
        <w:pStyle w:val="ListParagraph"/>
        <w:numPr>
          <w:ilvl w:val="0"/>
          <w:numId w:val="72"/>
        </w:numPr>
      </w:pPr>
      <w:r>
        <w:t>Call getProperties(filename) and set properties object to the return value</w:t>
      </w:r>
    </w:p>
    <w:p w:rsidR="00AE4229" w:rsidRDefault="00AE4229" w:rsidP="008F008C">
      <w:pPr>
        <w:pStyle w:val="ListParagraph"/>
        <w:numPr>
          <w:ilvl w:val="0"/>
          <w:numId w:val="72"/>
        </w:numPr>
      </w:pPr>
      <w:r>
        <w:t>Check that the properties object contains the curveName. If not, throw InvalidArgumentException.</w:t>
      </w:r>
    </w:p>
    <w:p w:rsidR="00AE4229" w:rsidRDefault="00AE4229" w:rsidP="008F008C">
      <w:pPr>
        <w:pStyle w:val="ListParagraph"/>
        <w:numPr>
          <w:ilvl w:val="0"/>
          <w:numId w:val="72"/>
        </w:numPr>
      </w:pPr>
      <w:r>
        <w:t>Call doInit with the properties object and the curveName.</w:t>
      </w:r>
    </w:p>
    <w:p w:rsidR="00AE4229" w:rsidRDefault="00AE4229" w:rsidP="00AE4229">
      <w:pPr>
        <w:pStyle w:val="ListParagraph"/>
        <w:ind w:left="1428"/>
      </w:pPr>
    </w:p>
    <w:p w:rsidR="00AE4229" w:rsidRPr="002E2E4C" w:rsidRDefault="00AE4229" w:rsidP="00AE4229">
      <w:pPr>
        <w:pStyle w:val="ListParagraph"/>
        <w:ind w:left="1428"/>
      </w:pPr>
    </w:p>
    <w:p w:rsidR="00AE4229" w:rsidRDefault="00AE4229" w:rsidP="00AE4229">
      <w:pPr>
        <w:rPr>
          <w:rFonts w:asciiTheme="minorHAnsi" w:hAnsiTheme="minorHAnsi" w:cstheme="minorHAnsi"/>
        </w:rPr>
      </w:pPr>
      <w:r>
        <w:t>Elliptic curves concrete classes (</w:t>
      </w:r>
      <w:r>
        <w:rPr>
          <w:rFonts w:asciiTheme="minorHAnsi" w:hAnsiTheme="minorHAnsi" w:cstheme="minorHAnsi"/>
        </w:rPr>
        <w:t>Miracl/BcDlogECFp, Miracl/BcDlogECF2m):</w:t>
      </w:r>
    </w:p>
    <w:p w:rsidR="00AE4229" w:rsidRDefault="00AE4229" w:rsidP="008F008C">
      <w:pPr>
        <w:pStyle w:val="Caption"/>
        <w:numPr>
          <w:ilvl w:val="0"/>
          <w:numId w:val="40"/>
        </w:numPr>
        <w:ind w:left="709" w:hanging="709"/>
      </w:pPr>
      <w:r w:rsidRPr="00B1419B">
        <w:t xml:space="preserve">Function:init (String </w:t>
      </w:r>
      <w:r>
        <w:t>nistCurveName</w:t>
      </w:r>
      <w:r w:rsidRPr="00B1419B">
        <w:t>)</w:t>
      </w:r>
    </w:p>
    <w:p w:rsidR="00AE4229" w:rsidRDefault="00AE4229" w:rsidP="00AE4229">
      <w:pPr>
        <w:ind w:left="708"/>
      </w:pPr>
      <w:r>
        <w:t>nistCurveName is the name of one of NIST recommended elliptic curves.</w:t>
      </w:r>
    </w:p>
    <w:p w:rsidR="00AE4229" w:rsidRDefault="00AE4229" w:rsidP="00AE4229">
      <w:pPr>
        <w:ind w:left="708"/>
      </w:pPr>
      <w:r>
        <w:t>This function extracts the parameters of the corresponding curve from the properties file, and initializes the groupParams and generator of this Dlog group with them.</w:t>
      </w:r>
    </w:p>
    <w:p w:rsidR="00AE4229" w:rsidRDefault="00AE4229" w:rsidP="00AE4229">
      <w:pPr>
        <w:ind w:left="708"/>
      </w:pPr>
      <w:r>
        <w:t>Pseudocode:</w:t>
      </w:r>
    </w:p>
    <w:p w:rsidR="00AE4229" w:rsidRDefault="00AE4229" w:rsidP="008F008C">
      <w:pPr>
        <w:pStyle w:val="ListParagraph"/>
        <w:numPr>
          <w:ilvl w:val="0"/>
          <w:numId w:val="70"/>
        </w:numPr>
      </w:pPr>
      <w:r>
        <w:t>Check that the NIST properties object contains the curveName. If not, throw InvalidArgumentException.</w:t>
      </w:r>
    </w:p>
    <w:p w:rsidR="00AE4229" w:rsidRDefault="00AE4229" w:rsidP="008F008C">
      <w:pPr>
        <w:pStyle w:val="ListParagraph"/>
        <w:numPr>
          <w:ilvl w:val="0"/>
          <w:numId w:val="70"/>
        </w:numPr>
      </w:pPr>
      <w:r>
        <w:t xml:space="preserve"> Check if the curveName is one of nist curves and that it starts with “P” (for Zp* field) or “B”/”K” (for elliptic curves fields). If not, throw InvalidArgumentException.</w:t>
      </w:r>
    </w:p>
    <w:p w:rsidR="00AE4229" w:rsidRDefault="00AE4229" w:rsidP="008F008C">
      <w:pPr>
        <w:pStyle w:val="ListParagraph"/>
        <w:numPr>
          <w:ilvl w:val="0"/>
          <w:numId w:val="70"/>
        </w:numPr>
      </w:pPr>
      <w:r>
        <w:t>Call doInit with the properties object and the curveName.</w:t>
      </w:r>
    </w:p>
    <w:p w:rsidR="00AE4229" w:rsidRDefault="00AE4229" w:rsidP="00AE4229">
      <w:pPr>
        <w:pStyle w:val="ListParagraph"/>
        <w:ind w:left="1428"/>
      </w:pPr>
    </w:p>
    <w:p w:rsidR="00AE4229" w:rsidRDefault="00AE4229" w:rsidP="00AE4229">
      <w:pPr>
        <w:autoSpaceDE/>
        <w:autoSpaceDN/>
        <w:adjustRightInd/>
        <w:rPr>
          <w:rFonts w:ascii="Calibri" w:hAnsi="Calibri" w:cs="Arial"/>
          <w:sz w:val="22"/>
          <w:szCs w:val="22"/>
          <w:lang w:bidi="en-US"/>
        </w:rPr>
      </w:pPr>
      <w:r>
        <w:br w:type="page"/>
      </w:r>
    </w:p>
    <w:p w:rsidR="00AE4229" w:rsidRPr="00EE2004" w:rsidRDefault="00AE4229" w:rsidP="008F008C">
      <w:pPr>
        <w:pStyle w:val="Caption"/>
        <w:numPr>
          <w:ilvl w:val="0"/>
          <w:numId w:val="40"/>
        </w:numPr>
        <w:ind w:left="709" w:hanging="709"/>
      </w:pPr>
      <w:r>
        <w:lastRenderedPageBreak/>
        <w:t>Function:doInit(Properties properties, String curveName)</w:t>
      </w:r>
    </w:p>
    <w:p w:rsidR="00AE4229" w:rsidRDefault="00AE4229" w:rsidP="008F008C">
      <w:pPr>
        <w:pStyle w:val="ListParagraph"/>
        <w:numPr>
          <w:ilvl w:val="0"/>
          <w:numId w:val="70"/>
        </w:numPr>
      </w:pPr>
      <w:r>
        <w:t>Read the parameters for this Dlog group to local variables.</w:t>
      </w:r>
    </w:p>
    <w:p w:rsidR="00AE4229" w:rsidRDefault="00AE4229" w:rsidP="008F008C">
      <w:pPr>
        <w:pStyle w:val="ListParagraph"/>
        <w:numPr>
          <w:ilvl w:val="0"/>
          <w:numId w:val="70"/>
        </w:numPr>
      </w:pPr>
      <w:r>
        <w:t xml:space="preserve">Depending on the parameters, initialize the corresponding GroupParams. </w:t>
      </w:r>
    </w:p>
    <w:p w:rsidR="00AE4229" w:rsidRPr="002254AB" w:rsidRDefault="00AE4229" w:rsidP="008F008C">
      <w:pPr>
        <w:pStyle w:val="ListParagraph"/>
        <w:numPr>
          <w:ilvl w:val="0"/>
          <w:numId w:val="70"/>
        </w:numPr>
      </w:pPr>
      <w:r>
        <w:t>Create the curve instance (for Miracl, create mip. For BC, create ECCurve)</w:t>
      </w:r>
    </w:p>
    <w:p w:rsidR="00AE4229" w:rsidRDefault="00AE4229" w:rsidP="00AE4229">
      <w:pPr>
        <w:pStyle w:val="ListParagraph"/>
        <w:ind w:left="1428"/>
      </w:pPr>
    </w:p>
    <w:p w:rsidR="00AE4229" w:rsidRDefault="00AE4229" w:rsidP="00AE4229">
      <w:r>
        <w:t>The next functions are implemented in each one of the concrete implementations:</w:t>
      </w:r>
    </w:p>
    <w:p w:rsidR="00AE4229" w:rsidRDefault="00AE4229" w:rsidP="00AE4229">
      <w:pPr>
        <w:ind w:left="708"/>
      </w:pPr>
    </w:p>
    <w:p w:rsidR="00AE4229" w:rsidRPr="00563149" w:rsidRDefault="00AE4229" w:rsidP="00AE4229">
      <w:pPr>
        <w:pStyle w:val="Caption"/>
        <w:numPr>
          <w:ilvl w:val="0"/>
          <w:numId w:val="9"/>
        </w:numPr>
      </w:pPr>
      <w:r>
        <w:t>Function: m</w:t>
      </w:r>
      <w:r w:rsidRPr="00DB5530">
        <w:t>ultiplyGroupElements</w:t>
      </w:r>
      <w:r>
        <w:t xml:space="preserve"> (GroupElement   groupElement1, GroupElement  groupElement2)</w:t>
      </w:r>
    </w:p>
    <w:p w:rsidR="00AE4229" w:rsidRDefault="00AE4229" w:rsidP="00AE4229">
      <w:pPr>
        <w:ind w:left="708"/>
      </w:pPr>
      <w:r>
        <w:t>This function multiplies two GroupElements in</w:t>
      </w:r>
      <w:r w:rsidRPr="005632EE">
        <w:t xml:space="preserve"> the </w:t>
      </w:r>
      <w:r>
        <w:t xml:space="preserve">specific </w:t>
      </w:r>
      <w:r w:rsidRPr="005632EE">
        <w:t>field</w:t>
      </w:r>
      <w:r>
        <w:t>.</w:t>
      </w:r>
    </w:p>
    <w:p w:rsidR="00AE4229" w:rsidRDefault="00AE4229" w:rsidP="00AE4229">
      <w:pPr>
        <w:ind w:left="708"/>
      </w:pPr>
      <w:r>
        <w:t>The functions multiplyPoint in MIRACL and multiplyElement in CryptoPP are implemented in the javaInterface and miraclJavaInterface dlls that are part of our API. Those functions call the multiply functions of the underlying library and return the result as native element.</w:t>
      </w:r>
    </w:p>
    <w:p w:rsidR="00AE4229" w:rsidRDefault="00AE4229" w:rsidP="00AE4229">
      <w:pPr>
        <w:ind w:left="708"/>
      </w:pPr>
    </w:p>
    <w:p w:rsidR="00AE4229" w:rsidRDefault="00AE4229" w:rsidP="00AE4229">
      <w:pPr>
        <w:ind w:left="708"/>
      </w:pPr>
      <w:r>
        <w:t>Pseudo</w:t>
      </w:r>
      <w:r w:rsidRPr="009C1D10">
        <w:t>code</w:t>
      </w:r>
      <w:r>
        <w:t>:</w:t>
      </w:r>
    </w:p>
    <w:p w:rsidR="00AE4229" w:rsidRDefault="00AE4229" w:rsidP="008F008C">
      <w:pPr>
        <w:pStyle w:val="ListParagraph"/>
        <w:numPr>
          <w:ilvl w:val="0"/>
          <w:numId w:val="46"/>
        </w:numPr>
      </w:pPr>
      <w:r>
        <w:t xml:space="preserve">In BC: </w:t>
      </w:r>
    </w:p>
    <w:p w:rsidR="00AE4229" w:rsidRDefault="00AE4229" w:rsidP="00AE4229">
      <w:pPr>
        <w:pStyle w:val="ListParagraph"/>
        <w:ind w:left="1428"/>
      </w:pPr>
      <w:r>
        <w:t>ECPoint p1 = groupElement1.getpoint();</w:t>
      </w:r>
    </w:p>
    <w:p w:rsidR="00AE4229" w:rsidRDefault="00AE4229" w:rsidP="00AE4229">
      <w:pPr>
        <w:pStyle w:val="ListParagraph"/>
        <w:ind w:left="1428"/>
      </w:pPr>
      <w:r>
        <w:t>ECPoint p2 = groupElement2.getpoint();</w:t>
      </w:r>
    </w:p>
    <w:p w:rsidR="00AE4229" w:rsidRDefault="00AE4229" w:rsidP="00AE4229">
      <w:pPr>
        <w:pStyle w:val="ListParagraph"/>
        <w:ind w:left="1428"/>
      </w:pPr>
      <w:r>
        <w:t>ECPoint p3 = p1.add(p2);  //explained above</w:t>
      </w:r>
    </w:p>
    <w:p w:rsidR="00AE4229" w:rsidRDefault="00AE4229" w:rsidP="00AE4229">
      <w:pPr>
        <w:pStyle w:val="ListParagraph"/>
        <w:ind w:left="1428"/>
      </w:pPr>
      <w:r>
        <w:t>Return new BcECPoint(p3);</w:t>
      </w:r>
    </w:p>
    <w:p w:rsidR="00AE4229" w:rsidRDefault="00AE4229" w:rsidP="008F008C">
      <w:pPr>
        <w:pStyle w:val="ListParagraph"/>
        <w:numPr>
          <w:ilvl w:val="0"/>
          <w:numId w:val="46"/>
        </w:numPr>
      </w:pPr>
      <w:r>
        <w:t>In MIRACL:</w:t>
      </w:r>
    </w:p>
    <w:p w:rsidR="00AE4229" w:rsidRDefault="00AE4229" w:rsidP="00AE4229">
      <w:pPr>
        <w:pStyle w:val="ListParagraph"/>
        <w:ind w:left="1428"/>
      </w:pPr>
      <w:r>
        <w:t xml:space="preserve">long point = multiplyPoint(groupElement1.getX(), groupElement1.getY(), </w:t>
      </w:r>
    </w:p>
    <w:p w:rsidR="00AE4229" w:rsidRDefault="00AE4229" w:rsidP="00AE4229">
      <w:pPr>
        <w:pStyle w:val="ListParagraph"/>
        <w:ind w:left="2844"/>
      </w:pPr>
      <w:r>
        <w:t xml:space="preserve"> </w:t>
      </w:r>
      <w:r>
        <w:tab/>
        <w:t xml:space="preserve">     groupElement1.getX(), groupElement1.getY());</w:t>
      </w:r>
    </w:p>
    <w:p w:rsidR="00AE4229" w:rsidRDefault="00AE4229" w:rsidP="00AE4229">
      <w:pPr>
        <w:pStyle w:val="ListParagraph"/>
        <w:ind w:left="1428"/>
      </w:pPr>
      <w:r>
        <w:t>Return new MiraclECPoint(point);</w:t>
      </w:r>
    </w:p>
    <w:p w:rsidR="00AE4229" w:rsidRDefault="00AE4229" w:rsidP="008F008C">
      <w:pPr>
        <w:pStyle w:val="ListParagraph"/>
        <w:numPr>
          <w:ilvl w:val="0"/>
          <w:numId w:val="46"/>
        </w:numPr>
      </w:pPr>
      <w:r>
        <w:t>In CryptoPP:</w:t>
      </w:r>
    </w:p>
    <w:p w:rsidR="00AE4229" w:rsidRDefault="00AE4229" w:rsidP="00AE4229">
      <w:pPr>
        <w:pStyle w:val="ListParagraph"/>
        <w:ind w:left="1428"/>
      </w:pPr>
      <w:r>
        <w:t>Long result = multiplyElement(groupElement1.getX(), groupElement2.getX());</w:t>
      </w:r>
    </w:p>
    <w:p w:rsidR="00AE4229" w:rsidRDefault="00AE4229" w:rsidP="00AE4229">
      <w:pPr>
        <w:pStyle w:val="ListParagraph"/>
        <w:ind w:left="1428"/>
      </w:pPr>
      <w:r>
        <w:t>Return new CryptoPpDlogZp(result);</w:t>
      </w:r>
    </w:p>
    <w:p w:rsidR="00AE4229" w:rsidRDefault="00AE4229" w:rsidP="00AE4229">
      <w:pPr>
        <w:pStyle w:val="ListParagraph"/>
        <w:ind w:left="1428"/>
      </w:pPr>
    </w:p>
    <w:p w:rsidR="00AE4229" w:rsidRDefault="00AE4229" w:rsidP="00AE4229">
      <w:pPr>
        <w:pStyle w:val="Caption"/>
        <w:numPr>
          <w:ilvl w:val="0"/>
          <w:numId w:val="9"/>
        </w:numPr>
      </w:pPr>
      <w:r>
        <w:t xml:space="preserve">Function: </w:t>
      </w:r>
      <w:r w:rsidRPr="00563149">
        <w:t>exponentiate</w:t>
      </w:r>
      <w:r>
        <w:t xml:space="preserve"> (BigInteger exponent, GroupElement  base)</w:t>
      </w:r>
    </w:p>
    <w:p w:rsidR="00AE4229" w:rsidRDefault="00AE4229" w:rsidP="00AE4229">
      <w:pPr>
        <w:ind w:firstLine="708"/>
      </w:pPr>
      <w:r>
        <w:t>This function calculates the exponentiation of the base in the specific field.</w:t>
      </w:r>
    </w:p>
    <w:p w:rsidR="00AE4229" w:rsidRDefault="00AE4229" w:rsidP="00AE4229">
      <w:pPr>
        <w:ind w:left="708"/>
      </w:pPr>
      <w:r>
        <w:t>The functions exponentiatePoint in MIRACL and exponentiateElement in CryptoPP are functions in the javaInterface and miraclJavaInterface dlls that are part of our API. Those functions call the exponentiate functions of the underline library and return the result as native element.</w:t>
      </w:r>
    </w:p>
    <w:p w:rsidR="00AE4229" w:rsidRDefault="00AE4229" w:rsidP="00AE4229">
      <w:pPr>
        <w:ind w:left="708"/>
      </w:pPr>
    </w:p>
    <w:p w:rsidR="00AE4229" w:rsidRDefault="00AE4229" w:rsidP="00AE4229">
      <w:pPr>
        <w:ind w:left="708"/>
      </w:pPr>
      <w:r w:rsidRPr="009C1D10">
        <w:t>Pseudo code</w:t>
      </w:r>
      <w:r>
        <w:t>:</w:t>
      </w:r>
    </w:p>
    <w:p w:rsidR="00AE4229" w:rsidRDefault="00AE4229" w:rsidP="008F008C">
      <w:pPr>
        <w:pStyle w:val="ListParagraph"/>
        <w:numPr>
          <w:ilvl w:val="0"/>
          <w:numId w:val="46"/>
        </w:numPr>
      </w:pPr>
      <w:r>
        <w:t xml:space="preserve">In BC: </w:t>
      </w:r>
    </w:p>
    <w:p w:rsidR="00AE4229" w:rsidRDefault="00AE4229" w:rsidP="00AE4229">
      <w:pPr>
        <w:pStyle w:val="ListParagraph"/>
        <w:ind w:left="1428"/>
      </w:pPr>
      <w:r>
        <w:t>ECPoint p1 = groupElement1.getpoint();</w:t>
      </w:r>
    </w:p>
    <w:p w:rsidR="00AE4229" w:rsidRDefault="00AE4229" w:rsidP="00AE4229">
      <w:pPr>
        <w:pStyle w:val="ListParagraph"/>
        <w:ind w:left="1428"/>
      </w:pPr>
      <w:r>
        <w:t>ECPoint p2 = groupElement2.getpoint();</w:t>
      </w:r>
    </w:p>
    <w:p w:rsidR="00AE4229" w:rsidRDefault="00AE4229" w:rsidP="00AE4229">
      <w:pPr>
        <w:pStyle w:val="ListParagraph"/>
        <w:ind w:left="1428"/>
      </w:pPr>
      <w:r>
        <w:t>ECPoint p3 = p1.multiply(p2);  //explained above</w:t>
      </w:r>
    </w:p>
    <w:p w:rsidR="00AE4229" w:rsidRDefault="00AE4229" w:rsidP="00AE4229">
      <w:pPr>
        <w:pStyle w:val="ListParagraph"/>
        <w:ind w:left="1428"/>
      </w:pPr>
      <w:r>
        <w:t>Return new BcECPoint(p3);</w:t>
      </w:r>
    </w:p>
    <w:p w:rsidR="00AE4229" w:rsidRDefault="00AE4229" w:rsidP="00AE4229">
      <w:pPr>
        <w:autoSpaceDE/>
        <w:autoSpaceDN/>
        <w:adjustRightInd/>
        <w:rPr>
          <w:rFonts w:ascii="Calibri" w:hAnsi="Calibri" w:cs="Arial"/>
          <w:sz w:val="22"/>
          <w:szCs w:val="22"/>
          <w:lang w:bidi="en-US"/>
        </w:rPr>
      </w:pPr>
      <w:r>
        <w:br w:type="page"/>
      </w:r>
    </w:p>
    <w:p w:rsidR="00AE4229" w:rsidRDefault="00AE4229" w:rsidP="008F008C">
      <w:pPr>
        <w:pStyle w:val="ListParagraph"/>
        <w:numPr>
          <w:ilvl w:val="0"/>
          <w:numId w:val="46"/>
        </w:numPr>
      </w:pPr>
      <w:r>
        <w:lastRenderedPageBreak/>
        <w:t>In MIRACL:</w:t>
      </w:r>
    </w:p>
    <w:p w:rsidR="00AE4229" w:rsidRDefault="00AE4229" w:rsidP="00AE4229">
      <w:pPr>
        <w:pStyle w:val="ListParagraph"/>
        <w:ind w:left="1428"/>
      </w:pPr>
      <w:r>
        <w:t xml:space="preserve">long point = exponentiatePoint(groupElement1.getX(), groupElement1.getY(), </w:t>
      </w:r>
    </w:p>
    <w:p w:rsidR="00AE4229" w:rsidRDefault="00AE4229" w:rsidP="00AE4229">
      <w:pPr>
        <w:pStyle w:val="ListParagraph"/>
        <w:ind w:left="2844"/>
      </w:pPr>
      <w:r>
        <w:t xml:space="preserve"> </w:t>
      </w:r>
      <w:r>
        <w:tab/>
        <w:t xml:space="preserve">    </w:t>
      </w:r>
      <w:r>
        <w:tab/>
        <w:t>groupElement1.getX(), groupElement1.getY());</w:t>
      </w:r>
    </w:p>
    <w:p w:rsidR="00AE4229" w:rsidRDefault="00AE4229" w:rsidP="00AE4229">
      <w:pPr>
        <w:pStyle w:val="ListParagraph"/>
        <w:ind w:left="1428"/>
      </w:pPr>
      <w:r>
        <w:t>Return new MiraclECPoint(point);</w:t>
      </w:r>
    </w:p>
    <w:p w:rsidR="00AE4229" w:rsidRDefault="00AE4229" w:rsidP="008F008C">
      <w:pPr>
        <w:pStyle w:val="ListParagraph"/>
        <w:numPr>
          <w:ilvl w:val="0"/>
          <w:numId w:val="46"/>
        </w:numPr>
      </w:pPr>
      <w:r>
        <w:t>In CryptoPP:</w:t>
      </w:r>
    </w:p>
    <w:p w:rsidR="00AE4229" w:rsidRDefault="00AE4229" w:rsidP="00AE4229">
      <w:pPr>
        <w:pStyle w:val="ListParagraph"/>
        <w:ind w:left="1428"/>
      </w:pPr>
      <w:r>
        <w:t>Long result = exponentiateElement(groupElement1.getX(), groupElement2.getX());</w:t>
      </w:r>
    </w:p>
    <w:p w:rsidR="00AE4229" w:rsidRDefault="00AE4229" w:rsidP="00AE4229">
      <w:pPr>
        <w:pStyle w:val="ListParagraph"/>
        <w:ind w:left="1428"/>
      </w:pPr>
      <w:r>
        <w:t>Return new CryptoPpDlogZp(result);</w:t>
      </w:r>
    </w:p>
    <w:p w:rsidR="00AE4229" w:rsidRPr="005632EE" w:rsidRDefault="00AE4229" w:rsidP="00AE4229">
      <w:pPr>
        <w:pStyle w:val="ListParagraph"/>
        <w:ind w:left="1428"/>
      </w:pPr>
    </w:p>
    <w:p w:rsidR="00AE4229" w:rsidRDefault="00AE4229" w:rsidP="00AE4229">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Function: getInve</w:t>
      </w:r>
      <w:r>
        <w:rPr>
          <w:rFonts w:ascii="Times New Roman" w:hAnsi="Times New Roman" w:cs="Times New Roman"/>
          <w:b/>
          <w:bCs/>
          <w:sz w:val="20"/>
          <w:szCs w:val="20"/>
          <w:lang w:bidi="he-IL"/>
        </w:rPr>
        <w:t>rse(GroupElement   groupElement</w:t>
      </w:r>
      <w:r w:rsidRPr="005632EE">
        <w:rPr>
          <w:rFonts w:ascii="Times New Roman" w:hAnsi="Times New Roman" w:cs="Times New Roman"/>
          <w:b/>
          <w:bCs/>
          <w:sz w:val="20"/>
          <w:szCs w:val="20"/>
          <w:lang w:bidi="he-IL"/>
        </w:rPr>
        <w:t>)</w:t>
      </w:r>
    </w:p>
    <w:p w:rsidR="00AE4229" w:rsidRDefault="00AE4229" w:rsidP="00AE4229">
      <w:pPr>
        <w:ind w:left="708"/>
      </w:pPr>
      <w:r>
        <w:t>This function r</w:t>
      </w:r>
      <w:r w:rsidRPr="005632EE">
        <w:t>eturn</w:t>
      </w:r>
      <w:r>
        <w:t>s</w:t>
      </w:r>
      <w:r w:rsidRPr="005632EE">
        <w:t xml:space="preserve"> the inverse of the groupElement in the </w:t>
      </w:r>
      <w:r>
        <w:t xml:space="preserve">specific </w:t>
      </w:r>
      <w:r w:rsidRPr="005632EE">
        <w:t>field</w:t>
      </w:r>
      <w:r>
        <w:t>.</w:t>
      </w:r>
    </w:p>
    <w:p w:rsidR="00AE4229" w:rsidRDefault="00AE4229" w:rsidP="00AE4229">
      <w:pPr>
        <w:ind w:left="708"/>
      </w:pPr>
      <w:r>
        <w:t>The functions inverse</w:t>
      </w:r>
      <w:r w:rsidRPr="00E368AC">
        <w:t xml:space="preserve">Point </w:t>
      </w:r>
      <w:r>
        <w:t>in MIRACL and inverse</w:t>
      </w:r>
      <w:r w:rsidRPr="00E368AC">
        <w:t xml:space="preserve">Element </w:t>
      </w:r>
      <w:r>
        <w:t>in CryptoPP are functions in the javaInterface and miraclJavaInterface dlls that are part of our API. Those functions call the inverse functions of the underline library and return the result as native element.</w:t>
      </w:r>
    </w:p>
    <w:p w:rsidR="00AE4229" w:rsidRPr="00E368AC" w:rsidRDefault="00AE4229" w:rsidP="00AE4229">
      <w:pPr>
        <w:ind w:left="708"/>
      </w:pPr>
    </w:p>
    <w:p w:rsidR="00AE4229" w:rsidRDefault="00AE4229" w:rsidP="00AE4229">
      <w:pPr>
        <w:pStyle w:val="ListParagraph"/>
      </w:pPr>
      <w:r w:rsidRPr="009430C0">
        <w:rPr>
          <w:rFonts w:ascii="Times New Roman" w:hAnsi="Times New Roman" w:cs="Times New Roman"/>
          <w:sz w:val="24"/>
          <w:szCs w:val="24"/>
          <w:lang w:bidi="he-IL"/>
        </w:rPr>
        <w:t>Pseudo code</w:t>
      </w:r>
      <w:r>
        <w:t>:</w:t>
      </w:r>
    </w:p>
    <w:p w:rsidR="00AE4229" w:rsidRDefault="00AE4229" w:rsidP="008F008C">
      <w:pPr>
        <w:pStyle w:val="ListParagraph"/>
        <w:numPr>
          <w:ilvl w:val="0"/>
          <w:numId w:val="46"/>
        </w:numPr>
      </w:pPr>
      <w:r>
        <w:t xml:space="preserve">In BC: </w:t>
      </w:r>
    </w:p>
    <w:p w:rsidR="00AE4229" w:rsidRDefault="00AE4229" w:rsidP="00AE4229">
      <w:pPr>
        <w:pStyle w:val="ListParagraph"/>
        <w:ind w:left="1428"/>
      </w:pPr>
      <w:r>
        <w:t>ECPoint p1 = groupElement.getpoint();</w:t>
      </w:r>
    </w:p>
    <w:p w:rsidR="00AE4229" w:rsidRDefault="00AE4229" w:rsidP="00AE4229">
      <w:pPr>
        <w:pStyle w:val="ListParagraph"/>
        <w:ind w:left="1428"/>
      </w:pPr>
      <w:r>
        <w:t>ECPoint p2 = p1.negate();  //explained above</w:t>
      </w:r>
    </w:p>
    <w:p w:rsidR="00AE4229" w:rsidRDefault="00AE4229" w:rsidP="00AE4229">
      <w:pPr>
        <w:pStyle w:val="ListParagraph"/>
        <w:ind w:left="1428"/>
      </w:pPr>
      <w:r>
        <w:t>Return new BcECPoint(p2);</w:t>
      </w:r>
    </w:p>
    <w:p w:rsidR="00AE4229" w:rsidRDefault="00AE4229" w:rsidP="008F008C">
      <w:pPr>
        <w:pStyle w:val="ListParagraph"/>
        <w:numPr>
          <w:ilvl w:val="0"/>
          <w:numId w:val="46"/>
        </w:numPr>
      </w:pPr>
      <w:r>
        <w:t>In MIRACL:</w:t>
      </w:r>
    </w:p>
    <w:p w:rsidR="00AE4229" w:rsidRDefault="00AE4229" w:rsidP="00AE4229">
      <w:pPr>
        <w:pStyle w:val="ListParagraph"/>
        <w:ind w:left="1428"/>
      </w:pPr>
      <w:r>
        <w:t>long point = inversePoint(groupElement.getX(), groupElement.getY());</w:t>
      </w:r>
    </w:p>
    <w:p w:rsidR="00AE4229" w:rsidRDefault="00AE4229" w:rsidP="00AE4229">
      <w:pPr>
        <w:pStyle w:val="ListParagraph"/>
        <w:ind w:left="1428"/>
      </w:pPr>
      <w:r>
        <w:t>Return new MiraclECPoint(point);</w:t>
      </w:r>
    </w:p>
    <w:p w:rsidR="00AE4229" w:rsidRDefault="00AE4229" w:rsidP="008F008C">
      <w:pPr>
        <w:pStyle w:val="ListParagraph"/>
        <w:numPr>
          <w:ilvl w:val="0"/>
          <w:numId w:val="46"/>
        </w:numPr>
      </w:pPr>
      <w:r>
        <w:t>In CryptoPP:</w:t>
      </w:r>
    </w:p>
    <w:p w:rsidR="00AE4229" w:rsidRDefault="00AE4229" w:rsidP="00AE4229">
      <w:pPr>
        <w:pStyle w:val="ListParagraph"/>
        <w:ind w:left="1428"/>
      </w:pPr>
      <w:r>
        <w:t>Long result = inverseElement(groupElement1.getX(), groupElement2.getX());</w:t>
      </w:r>
    </w:p>
    <w:p w:rsidR="00AE4229" w:rsidRDefault="00AE4229" w:rsidP="00AE4229">
      <w:pPr>
        <w:pStyle w:val="ListParagraph"/>
        <w:ind w:left="1428"/>
      </w:pPr>
      <w:r>
        <w:t>Return new CryptoPpDlogZp(result);</w:t>
      </w:r>
    </w:p>
    <w:p w:rsidR="00AE4229" w:rsidRDefault="00AE4229" w:rsidP="00AE4229">
      <w:pPr>
        <w:pStyle w:val="ListParagraph"/>
        <w:ind w:left="1428"/>
      </w:pPr>
    </w:p>
    <w:p w:rsidR="00AE4229" w:rsidRDefault="00AE4229" w:rsidP="00AE4229">
      <w:pPr>
        <w:pStyle w:val="ListParagraph"/>
        <w:ind w:left="1428"/>
      </w:pPr>
    </w:p>
    <w:p w:rsidR="00AE4229" w:rsidRDefault="00AE4229" w:rsidP="00AE4229">
      <w:pPr>
        <w:pStyle w:val="ListParagraph"/>
        <w:ind w:left="1428"/>
      </w:pPr>
    </w:p>
    <w:p w:rsidR="00AE4229" w:rsidRDefault="00AE4229" w:rsidP="00AE4229">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Function: get</w:t>
      </w:r>
      <w:r>
        <w:rPr>
          <w:rFonts w:ascii="Times New Roman" w:hAnsi="Times New Roman" w:cs="Times New Roman"/>
          <w:b/>
          <w:bCs/>
          <w:sz w:val="20"/>
          <w:szCs w:val="20"/>
          <w:lang w:bidi="he-IL"/>
        </w:rPr>
        <w:t>RandomElement</w:t>
      </w:r>
      <w:r w:rsidRPr="005632EE">
        <w:rPr>
          <w:rFonts w:ascii="Times New Roman" w:hAnsi="Times New Roman" w:cs="Times New Roman"/>
          <w:b/>
          <w:bCs/>
          <w:sz w:val="20"/>
          <w:szCs w:val="20"/>
          <w:lang w:bidi="he-IL"/>
        </w:rPr>
        <w:t>()</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This function c</w:t>
      </w:r>
      <w:r w:rsidRPr="00E93396">
        <w:rPr>
          <w:rFonts w:ascii="Times New Roman" w:hAnsi="Times New Roman" w:cs="Times New Roman"/>
          <w:sz w:val="24"/>
          <w:szCs w:val="24"/>
          <w:lang w:bidi="he-IL"/>
        </w:rPr>
        <w:t>reate</w:t>
      </w:r>
      <w:r>
        <w:rPr>
          <w:rFonts w:ascii="Times New Roman" w:hAnsi="Times New Roman" w:cs="Times New Roman"/>
          <w:sz w:val="24"/>
          <w:szCs w:val="24"/>
          <w:lang w:bidi="he-IL"/>
        </w:rPr>
        <w:t>s a</w:t>
      </w:r>
      <w:r w:rsidRPr="00E93396">
        <w:rPr>
          <w:rFonts w:ascii="Times New Roman" w:hAnsi="Times New Roman" w:cs="Times New Roman"/>
          <w:sz w:val="24"/>
          <w:szCs w:val="24"/>
          <w:lang w:bidi="he-IL"/>
        </w:rPr>
        <w:t xml:space="preserve"> random element</w:t>
      </w:r>
      <w:r>
        <w:rPr>
          <w:rFonts w:ascii="Times New Roman" w:hAnsi="Times New Roman" w:cs="Times New Roman"/>
          <w:sz w:val="24"/>
          <w:szCs w:val="24"/>
          <w:lang w:bidi="he-IL"/>
        </w:rPr>
        <w:t xml:space="preserve"> that matches the specific field. For example, in MiraclDlogECFp, the returned element will be an instance of ECPointMiracl. The creation is done by calling the GroupElement constructor that chooses a random element. </w:t>
      </w:r>
    </w:p>
    <w:p w:rsidR="00AE4229" w:rsidRPr="002D1BC4" w:rsidRDefault="00AE4229" w:rsidP="008F008C">
      <w:pPr>
        <w:pStyle w:val="ListParagraph"/>
        <w:numPr>
          <w:ilvl w:val="0"/>
          <w:numId w:val="49"/>
        </w:numPr>
        <w:rPr>
          <w:rFonts w:cs="Calibri"/>
          <w:lang w:bidi="he-IL"/>
        </w:rPr>
      </w:pPr>
      <w:r w:rsidRPr="002D1BC4">
        <w:rPr>
          <w:rFonts w:cs="Calibri"/>
          <w:lang w:bidi="he-IL"/>
        </w:rPr>
        <w:t xml:space="preserve">In CryptoPpDlogZp: </w:t>
      </w:r>
      <w:r>
        <w:rPr>
          <w:rFonts w:cs="Calibri"/>
          <w:lang w:bidi="he-IL"/>
        </w:rPr>
        <w:t>return new ZpElementCryptoPp(groupParams.getP())</w:t>
      </w:r>
    </w:p>
    <w:p w:rsidR="00AE4229" w:rsidRPr="002D1BC4" w:rsidRDefault="00AE4229" w:rsidP="008F008C">
      <w:pPr>
        <w:pStyle w:val="ListParagraph"/>
        <w:numPr>
          <w:ilvl w:val="0"/>
          <w:numId w:val="42"/>
        </w:numPr>
        <w:rPr>
          <w:rFonts w:cs="Calibri"/>
          <w:lang w:bidi="he-IL"/>
        </w:rPr>
      </w:pPr>
      <w:r>
        <w:rPr>
          <w:rFonts w:cs="Calibri"/>
          <w:lang w:bidi="he-IL"/>
        </w:rPr>
        <w:t xml:space="preserve">In </w:t>
      </w:r>
      <w:r w:rsidRPr="002D1BC4">
        <w:rPr>
          <w:rFonts w:cs="Calibri"/>
          <w:lang w:bidi="he-IL"/>
        </w:rPr>
        <w:t xml:space="preserve">MiraclECPoint: </w:t>
      </w:r>
      <w:r>
        <w:rPr>
          <w:rFonts w:cs="Calibri"/>
          <w:lang w:bidi="he-IL"/>
        </w:rPr>
        <w:t>return new ECPointMiracl(this)</w:t>
      </w:r>
    </w:p>
    <w:p w:rsidR="00AE4229" w:rsidRDefault="00AE4229" w:rsidP="008F008C">
      <w:pPr>
        <w:pStyle w:val="ListParagraph"/>
        <w:numPr>
          <w:ilvl w:val="0"/>
          <w:numId w:val="42"/>
        </w:numPr>
        <w:rPr>
          <w:rFonts w:cs="Calibri"/>
          <w:lang w:bidi="he-IL"/>
        </w:rPr>
      </w:pPr>
      <w:r>
        <w:rPr>
          <w:rFonts w:cs="Calibri"/>
          <w:lang w:bidi="he-IL"/>
        </w:rPr>
        <w:t>In Bc</w:t>
      </w:r>
      <w:r w:rsidRPr="002D1BC4">
        <w:rPr>
          <w:rFonts w:cs="Calibri"/>
          <w:lang w:bidi="he-IL"/>
        </w:rPr>
        <w:t xml:space="preserve">ECPoint: </w:t>
      </w:r>
      <w:r>
        <w:rPr>
          <w:rFonts w:cs="Calibri"/>
          <w:lang w:bidi="he-IL"/>
        </w:rPr>
        <w:t>return new ECPointBc(this)</w:t>
      </w:r>
    </w:p>
    <w:p w:rsidR="00AE4229" w:rsidRDefault="00AE4229" w:rsidP="00AE4229">
      <w:pPr>
        <w:pStyle w:val="ListParagraph"/>
        <w:ind w:left="1440"/>
        <w:rPr>
          <w:rFonts w:cs="Calibri"/>
          <w:lang w:bidi="he-IL"/>
        </w:rPr>
      </w:pPr>
    </w:p>
    <w:p w:rsidR="00AE4229" w:rsidRPr="00EE2004" w:rsidRDefault="00AE4229" w:rsidP="00AE4229">
      <w:pPr>
        <w:pStyle w:val="ListParagraph"/>
        <w:numPr>
          <w:ilvl w:val="0"/>
          <w:numId w:val="9"/>
        </w:numPr>
        <w:rPr>
          <w:rFonts w:ascii="Times New Roman" w:hAnsi="Times New Roman" w:cs="Times New Roman"/>
          <w:b/>
          <w:bCs/>
          <w:sz w:val="20"/>
          <w:szCs w:val="20"/>
          <w:lang w:bidi="he-IL"/>
        </w:rPr>
      </w:pPr>
      <w:r>
        <w:rPr>
          <w:rFonts w:ascii="Times New Roman" w:hAnsi="Times New Roman" w:cs="Times New Roman"/>
          <w:b/>
          <w:bCs/>
          <w:sz w:val="20"/>
          <w:szCs w:val="20"/>
          <w:lang w:bidi="he-IL"/>
        </w:rPr>
        <w:t xml:space="preserve">Function:getElement(BigInteger x) </w:t>
      </w:r>
      <w:r w:rsidRPr="00EE2004">
        <w:rPr>
          <w:rFonts w:ascii="Times New Roman" w:hAnsi="Times New Roman" w:cs="Times New Roman"/>
          <w:sz w:val="20"/>
          <w:szCs w:val="20"/>
          <w:lang w:bidi="he-IL"/>
        </w:rPr>
        <w:t xml:space="preserve">– </w:t>
      </w:r>
      <w:r>
        <w:rPr>
          <w:rFonts w:ascii="Times New Roman" w:hAnsi="Times New Roman" w:cs="Times New Roman"/>
          <w:sz w:val="20"/>
          <w:szCs w:val="20"/>
          <w:lang w:bidi="he-IL"/>
        </w:rPr>
        <w:t>Z</w:t>
      </w:r>
      <w:r w:rsidRPr="00EE2004">
        <w:rPr>
          <w:rFonts w:ascii="Times New Roman" w:hAnsi="Times New Roman" w:cs="Times New Roman"/>
          <w:sz w:val="20"/>
          <w:szCs w:val="20"/>
          <w:lang w:bidi="he-IL"/>
        </w:rPr>
        <w:t>p* classes</w:t>
      </w:r>
    </w:p>
    <w:p w:rsidR="00AE4229" w:rsidRPr="00EE2004" w:rsidRDefault="00AE4229" w:rsidP="00AE4229">
      <w:pPr>
        <w:pStyle w:val="ListParagraph"/>
        <w:rPr>
          <w:rFonts w:ascii="Times New Roman" w:hAnsi="Times New Roman" w:cs="Times New Roman"/>
          <w:b/>
          <w:bCs/>
          <w:sz w:val="20"/>
          <w:szCs w:val="20"/>
          <w:lang w:bidi="he-IL"/>
        </w:rPr>
      </w:pPr>
      <w:r w:rsidRPr="00EE2004">
        <w:rPr>
          <w:rFonts w:ascii="Times New Roman" w:hAnsi="Times New Roman" w:cs="Times New Roman"/>
          <w:b/>
          <w:bCs/>
          <w:sz w:val="20"/>
          <w:szCs w:val="20"/>
          <w:lang w:bidi="he-IL"/>
        </w:rPr>
        <w:t xml:space="preserve">Function:getElement(BigInteger x, BigInteger y) </w:t>
      </w:r>
      <w:r w:rsidRPr="00EE2004">
        <w:rPr>
          <w:rFonts w:ascii="Times New Roman" w:hAnsi="Times New Roman" w:cs="Times New Roman"/>
          <w:sz w:val="20"/>
          <w:szCs w:val="20"/>
          <w:lang w:bidi="he-IL"/>
        </w:rPr>
        <w:t>– EC classes</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These functions create a specific element that matches the specific field according to the accepted parameters.</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 xml:space="preserve">The creation is done by calling the GroupElement constructor that create specific element. </w:t>
      </w:r>
    </w:p>
    <w:p w:rsidR="00AE4229" w:rsidRDefault="00AE4229" w:rsidP="008F008C">
      <w:pPr>
        <w:pStyle w:val="ListParagraph"/>
        <w:numPr>
          <w:ilvl w:val="0"/>
          <w:numId w:val="42"/>
        </w:numPr>
        <w:rPr>
          <w:rFonts w:cs="Calibri"/>
          <w:lang w:bidi="he-IL"/>
        </w:rPr>
      </w:pPr>
      <w:r w:rsidRPr="00EE2004">
        <w:rPr>
          <w:rFonts w:cs="Calibri"/>
          <w:lang w:bidi="he-IL"/>
        </w:rPr>
        <w:t xml:space="preserve">In CryptoPpDlogZp: return new ZpElementCryptoPp(x, </w:t>
      </w:r>
      <w:r>
        <w:rPr>
          <w:rFonts w:cs="Calibri"/>
          <w:lang w:bidi="he-IL"/>
        </w:rPr>
        <w:t>groupParams.getP())</w:t>
      </w:r>
    </w:p>
    <w:p w:rsidR="00AE4229" w:rsidRPr="00EE2004" w:rsidRDefault="00AE4229" w:rsidP="008F008C">
      <w:pPr>
        <w:pStyle w:val="ListParagraph"/>
        <w:numPr>
          <w:ilvl w:val="0"/>
          <w:numId w:val="42"/>
        </w:numPr>
        <w:rPr>
          <w:rFonts w:cs="Calibri"/>
          <w:lang w:bidi="he-IL"/>
        </w:rPr>
      </w:pPr>
      <w:r w:rsidRPr="00EE2004">
        <w:rPr>
          <w:rFonts w:cs="Calibri"/>
          <w:lang w:bidi="he-IL"/>
        </w:rPr>
        <w:t>In MiraclECPoint: return new ECPointMiracl(</w:t>
      </w:r>
      <w:r>
        <w:rPr>
          <w:rFonts w:cs="Calibri"/>
          <w:lang w:bidi="he-IL"/>
        </w:rPr>
        <w:t xml:space="preserve">x, y, </w:t>
      </w:r>
      <w:r w:rsidRPr="00EE2004">
        <w:rPr>
          <w:rFonts w:cs="Calibri"/>
          <w:lang w:bidi="he-IL"/>
        </w:rPr>
        <w:t>this)</w:t>
      </w:r>
    </w:p>
    <w:p w:rsidR="00AE4229" w:rsidRDefault="00AE4229" w:rsidP="008F008C">
      <w:pPr>
        <w:pStyle w:val="ListParagraph"/>
        <w:numPr>
          <w:ilvl w:val="0"/>
          <w:numId w:val="42"/>
        </w:numPr>
        <w:rPr>
          <w:rFonts w:cs="Calibri"/>
          <w:lang w:bidi="he-IL"/>
        </w:rPr>
      </w:pPr>
      <w:r>
        <w:rPr>
          <w:rFonts w:cs="Calibri"/>
          <w:lang w:bidi="he-IL"/>
        </w:rPr>
        <w:lastRenderedPageBreak/>
        <w:t>In Bc</w:t>
      </w:r>
      <w:r w:rsidRPr="002D1BC4">
        <w:rPr>
          <w:rFonts w:cs="Calibri"/>
          <w:lang w:bidi="he-IL"/>
        </w:rPr>
        <w:t xml:space="preserve">ECPoint: </w:t>
      </w:r>
      <w:r>
        <w:rPr>
          <w:rFonts w:cs="Calibri"/>
          <w:lang w:bidi="he-IL"/>
        </w:rPr>
        <w:t>return new ECPointBc(x, y, this)</w:t>
      </w:r>
    </w:p>
    <w:p w:rsidR="00AE4229" w:rsidRPr="002D1BC4" w:rsidRDefault="00AE4229" w:rsidP="00AE4229">
      <w:pPr>
        <w:pStyle w:val="ListParagraph"/>
        <w:ind w:left="1440"/>
        <w:rPr>
          <w:rFonts w:cs="Calibri"/>
          <w:lang w:bidi="he-IL"/>
        </w:rPr>
      </w:pPr>
    </w:p>
    <w:p w:rsidR="00AE4229" w:rsidRDefault="00AE4229" w:rsidP="00AE4229">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 xml:space="preserve">Function: </w:t>
      </w:r>
      <w:r>
        <w:rPr>
          <w:rFonts w:ascii="Times New Roman" w:hAnsi="Times New Roman" w:cs="Times New Roman"/>
          <w:b/>
          <w:bCs/>
          <w:sz w:val="20"/>
          <w:szCs w:val="20"/>
          <w:lang w:bidi="he-IL"/>
        </w:rPr>
        <w:t>isMember</w:t>
      </w:r>
      <w:r w:rsidRPr="005632EE">
        <w:rPr>
          <w:rFonts w:ascii="Times New Roman" w:hAnsi="Times New Roman" w:cs="Times New Roman"/>
          <w:b/>
          <w:bCs/>
          <w:sz w:val="20"/>
          <w:szCs w:val="20"/>
          <w:lang w:bidi="he-IL"/>
        </w:rPr>
        <w:t>(</w:t>
      </w:r>
      <w:r>
        <w:rPr>
          <w:rFonts w:ascii="Times New Roman" w:hAnsi="Times New Roman" w:cs="Times New Roman"/>
          <w:b/>
          <w:bCs/>
          <w:sz w:val="20"/>
          <w:szCs w:val="20"/>
          <w:lang w:bidi="he-IL"/>
        </w:rPr>
        <w:t>GroupElement   groupElement</w:t>
      </w:r>
      <w:r w:rsidRPr="005632EE">
        <w:rPr>
          <w:rFonts w:ascii="Times New Roman" w:hAnsi="Times New Roman" w:cs="Times New Roman"/>
          <w:b/>
          <w:bCs/>
          <w:sz w:val="20"/>
          <w:szCs w:val="20"/>
          <w:lang w:bidi="he-IL"/>
        </w:rPr>
        <w:t>)</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This function c</w:t>
      </w:r>
      <w:r w:rsidRPr="00B132B1">
        <w:rPr>
          <w:rFonts w:ascii="Times New Roman" w:hAnsi="Times New Roman" w:cs="Times New Roman"/>
          <w:sz w:val="24"/>
          <w:szCs w:val="24"/>
          <w:lang w:bidi="he-IL"/>
        </w:rPr>
        <w:t>hecks if the given “groupElement</w:t>
      </w:r>
      <w:r>
        <w:rPr>
          <w:rFonts w:ascii="Times New Roman" w:hAnsi="Times New Roman" w:cs="Times New Roman"/>
          <w:sz w:val="24"/>
          <w:szCs w:val="24"/>
          <w:lang w:bidi="he-IL"/>
        </w:rPr>
        <w:t>”</w:t>
      </w:r>
      <w:r w:rsidRPr="00B132B1">
        <w:rPr>
          <w:rFonts w:ascii="Times New Roman" w:hAnsi="Times New Roman" w:cs="Times New Roman"/>
          <w:sz w:val="24"/>
          <w:szCs w:val="24"/>
          <w:lang w:bidi="he-IL"/>
        </w:rPr>
        <w:t xml:space="preserve"> is actually such one for the respective group</w:t>
      </w:r>
      <w:r>
        <w:rPr>
          <w:rFonts w:ascii="Times New Roman" w:hAnsi="Times New Roman" w:cs="Times New Roman"/>
          <w:sz w:val="24"/>
          <w:szCs w:val="24"/>
          <w:lang w:bidi="he-IL"/>
        </w:rPr>
        <w:t>.</w:t>
      </w:r>
    </w:p>
    <w:p w:rsidR="00AE4229" w:rsidRPr="002D1BC4" w:rsidRDefault="00AE4229" w:rsidP="008F008C">
      <w:pPr>
        <w:pStyle w:val="ListParagraph"/>
        <w:numPr>
          <w:ilvl w:val="0"/>
          <w:numId w:val="42"/>
        </w:numPr>
        <w:rPr>
          <w:rFonts w:cs="Calibri"/>
          <w:lang w:bidi="he-IL"/>
        </w:rPr>
      </w:pPr>
      <w:r w:rsidRPr="002D1BC4">
        <w:rPr>
          <w:rFonts w:cs="Calibri"/>
          <w:lang w:bidi="he-IL"/>
        </w:rPr>
        <w:t xml:space="preserve">In </w:t>
      </w:r>
      <w:r>
        <w:rPr>
          <w:rFonts w:cs="Calibri"/>
          <w:lang w:bidi="he-IL"/>
        </w:rPr>
        <w:t>Zp* classes</w:t>
      </w:r>
      <w:r w:rsidRPr="002D1BC4">
        <w:rPr>
          <w:rFonts w:cs="Calibri"/>
          <w:lang w:bidi="he-IL"/>
        </w:rPr>
        <w:t>: check if the value x of the Element is between 0 to p-1</w:t>
      </w:r>
    </w:p>
    <w:p w:rsidR="00AE4229" w:rsidRDefault="00AE4229" w:rsidP="008F008C">
      <w:pPr>
        <w:pStyle w:val="ListParagraph"/>
        <w:numPr>
          <w:ilvl w:val="0"/>
          <w:numId w:val="42"/>
        </w:numPr>
        <w:rPr>
          <w:rFonts w:cs="Calibri"/>
        </w:rPr>
      </w:pPr>
      <w:r w:rsidRPr="002D1BC4">
        <w:rPr>
          <w:rFonts w:cs="Calibri"/>
          <w:lang w:bidi="he-IL"/>
        </w:rPr>
        <w:t xml:space="preserve">In </w:t>
      </w:r>
      <w:r>
        <w:rPr>
          <w:rFonts w:cs="Calibri"/>
          <w:lang w:bidi="he-IL"/>
        </w:rPr>
        <w:t>EC classes</w:t>
      </w:r>
      <w:r w:rsidRPr="002D1BC4">
        <w:rPr>
          <w:rFonts w:cs="Calibri"/>
          <w:lang w:bidi="he-IL"/>
        </w:rPr>
        <w:t>: check if the point is on the curve by the curve definition.</w:t>
      </w:r>
    </w:p>
    <w:p w:rsidR="00AE4229" w:rsidRPr="00A643F7" w:rsidRDefault="00AE4229" w:rsidP="00AE4229">
      <w:pPr>
        <w:pStyle w:val="ListParagraph"/>
        <w:ind w:left="1440"/>
        <w:rPr>
          <w:rFonts w:cs="Calibri"/>
        </w:rPr>
      </w:pPr>
    </w:p>
    <w:p w:rsidR="00AE4229" w:rsidRDefault="00AE4229" w:rsidP="00AE4229">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 xml:space="preserve">Function: </w:t>
      </w:r>
      <w:r>
        <w:rPr>
          <w:rFonts w:ascii="Times New Roman" w:hAnsi="Times New Roman" w:cs="Times New Roman"/>
          <w:b/>
          <w:bCs/>
          <w:sz w:val="20"/>
          <w:szCs w:val="20"/>
          <w:lang w:bidi="he-IL"/>
        </w:rPr>
        <w:t>isGenerator</w:t>
      </w:r>
      <w:r w:rsidRPr="005632EE">
        <w:rPr>
          <w:rFonts w:ascii="Times New Roman" w:hAnsi="Times New Roman" w:cs="Times New Roman"/>
          <w:b/>
          <w:bCs/>
          <w:sz w:val="20"/>
          <w:szCs w:val="20"/>
          <w:lang w:bidi="he-IL"/>
        </w:rPr>
        <w:t>()</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This function ch</w:t>
      </w:r>
      <w:r w:rsidRPr="00B132B1">
        <w:rPr>
          <w:rFonts w:ascii="Times New Roman" w:hAnsi="Times New Roman" w:cs="Times New Roman"/>
          <w:sz w:val="24"/>
          <w:szCs w:val="24"/>
          <w:lang w:bidi="he-IL"/>
        </w:rPr>
        <w:t xml:space="preserve">ecks if the given </w:t>
      </w:r>
      <w:r>
        <w:rPr>
          <w:rFonts w:ascii="Times New Roman" w:hAnsi="Times New Roman" w:cs="Times New Roman"/>
          <w:sz w:val="24"/>
          <w:szCs w:val="24"/>
          <w:lang w:bidi="he-IL"/>
        </w:rPr>
        <w:t>generator</w:t>
      </w:r>
      <w:r w:rsidRPr="00B132B1">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(g) </w:t>
      </w:r>
      <w:r w:rsidRPr="00B132B1">
        <w:rPr>
          <w:rFonts w:ascii="Times New Roman" w:hAnsi="Times New Roman" w:cs="Times New Roman"/>
          <w:sz w:val="24"/>
          <w:szCs w:val="24"/>
          <w:lang w:bidi="he-IL"/>
        </w:rPr>
        <w:t>is actua</w:t>
      </w:r>
      <w:r>
        <w:rPr>
          <w:rFonts w:ascii="Times New Roman" w:hAnsi="Times New Roman" w:cs="Times New Roman"/>
          <w:sz w:val="24"/>
          <w:szCs w:val="24"/>
          <w:lang w:bidi="he-IL"/>
        </w:rPr>
        <w:t xml:space="preserve">lly such one for the respective group. </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In CryptoPpDlogZp we call to the function “validateElement” of crypto++. In addition, we add a check for the order of the element. If both checks return true, this is the generator and we return true. Else, return false.</w:t>
      </w:r>
    </w:p>
    <w:p w:rsidR="00AE4229" w:rsidRPr="00731D80"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In elliptic curve classes, t</w:t>
      </w:r>
      <w:r w:rsidRPr="00731D80">
        <w:rPr>
          <w:rFonts w:ascii="Times New Roman" w:hAnsi="Times New Roman" w:cs="Times New Roman"/>
          <w:sz w:val="24"/>
          <w:szCs w:val="24"/>
          <w:lang w:bidi="he-IL"/>
        </w:rPr>
        <w:t xml:space="preserve">here are two ways to set the generator. One way is to load it from NIST file, so the generator is correct. The second way is to </w:t>
      </w:r>
      <w:r>
        <w:rPr>
          <w:rFonts w:ascii="Times New Roman" w:hAnsi="Times New Roman" w:cs="Times New Roman"/>
          <w:sz w:val="24"/>
          <w:szCs w:val="24"/>
          <w:lang w:bidi="he-IL"/>
        </w:rPr>
        <w:t xml:space="preserve">load the generator values from a file that the </w:t>
      </w:r>
      <w:r w:rsidRPr="00731D80">
        <w:rPr>
          <w:rFonts w:ascii="Times New Roman" w:hAnsi="Times New Roman" w:cs="Times New Roman"/>
          <w:sz w:val="24"/>
          <w:szCs w:val="24"/>
          <w:lang w:bidi="he-IL"/>
        </w:rPr>
        <w:t xml:space="preserve">user </w:t>
      </w:r>
      <w:r>
        <w:rPr>
          <w:rFonts w:ascii="Times New Roman" w:hAnsi="Times New Roman" w:cs="Times New Roman"/>
          <w:sz w:val="24"/>
          <w:szCs w:val="24"/>
          <w:lang w:bidi="he-IL"/>
        </w:rPr>
        <w:t>creates</w:t>
      </w:r>
      <w:r w:rsidRPr="00731D80">
        <w:rPr>
          <w:rFonts w:ascii="Times New Roman" w:hAnsi="Times New Roman" w:cs="Times New Roman"/>
          <w:sz w:val="24"/>
          <w:szCs w:val="24"/>
          <w:lang w:bidi="he-IL"/>
        </w:rPr>
        <w:t>. In that way, that is the user responsibility to check the validity of the parameters.</w:t>
      </w:r>
      <w:r>
        <w:rPr>
          <w:rFonts w:ascii="Times New Roman" w:hAnsi="Times New Roman" w:cs="Times New Roman"/>
          <w:sz w:val="24"/>
          <w:szCs w:val="24"/>
          <w:lang w:bidi="he-IL"/>
        </w:rPr>
        <w:t xml:space="preserve"> </w:t>
      </w:r>
      <w:r w:rsidRPr="00731D80">
        <w:rPr>
          <w:rFonts w:ascii="Times New Roman" w:hAnsi="Times New Roman" w:cs="Times New Roman"/>
          <w:sz w:val="24"/>
          <w:szCs w:val="24"/>
          <w:lang w:bidi="he-IL"/>
        </w:rPr>
        <w:t xml:space="preserve">In both ways, the generator we set </w:t>
      </w:r>
      <w:r>
        <w:rPr>
          <w:rFonts w:ascii="Times New Roman" w:hAnsi="Times New Roman" w:cs="Times New Roman"/>
          <w:sz w:val="24"/>
          <w:szCs w:val="24"/>
          <w:lang w:bidi="he-IL"/>
        </w:rPr>
        <w:t>is</w:t>
      </w:r>
      <w:r w:rsidRPr="00731D80">
        <w:rPr>
          <w:rFonts w:ascii="Times New Roman" w:hAnsi="Times New Roman" w:cs="Times New Roman"/>
          <w:sz w:val="24"/>
          <w:szCs w:val="24"/>
          <w:lang w:bidi="he-IL"/>
        </w:rPr>
        <w:t xml:space="preserve"> correct. Therefore, currently the function isGenerator does not operate the validity check and always return true.</w:t>
      </w:r>
    </w:p>
    <w:p w:rsidR="00AE4229" w:rsidRPr="00731D80" w:rsidRDefault="00AE4229" w:rsidP="00AE4229">
      <w:pPr>
        <w:pStyle w:val="ListParagraph"/>
        <w:rPr>
          <w:rFonts w:ascii="Times New Roman" w:hAnsi="Times New Roman" w:cs="Times New Roman"/>
          <w:sz w:val="24"/>
          <w:szCs w:val="24"/>
          <w:lang w:bidi="he-IL"/>
        </w:rPr>
      </w:pPr>
      <w:r w:rsidRPr="00731D80">
        <w:rPr>
          <w:rFonts w:ascii="Times New Roman" w:hAnsi="Times New Roman" w:cs="Times New Roman"/>
          <w:sz w:val="24"/>
          <w:szCs w:val="24"/>
          <w:lang w:bidi="he-IL"/>
        </w:rPr>
        <w:t xml:space="preserve">Maybe in the future </w:t>
      </w:r>
      <w:r>
        <w:rPr>
          <w:rFonts w:ascii="Times New Roman" w:hAnsi="Times New Roman" w:cs="Times New Roman"/>
          <w:sz w:val="24"/>
          <w:szCs w:val="24"/>
          <w:lang w:bidi="he-IL"/>
        </w:rPr>
        <w:t>we will add the validity check</w:t>
      </w:r>
      <w:r w:rsidRPr="00731D80">
        <w:rPr>
          <w:rFonts w:ascii="Times New Roman" w:hAnsi="Times New Roman" w:cs="Times New Roman"/>
          <w:sz w:val="24"/>
          <w:szCs w:val="24"/>
          <w:lang w:bidi="he-IL"/>
        </w:rPr>
        <w:t>.</w:t>
      </w:r>
    </w:p>
    <w:p w:rsidR="00AE4229" w:rsidRPr="00BC2AD6" w:rsidRDefault="00AE4229" w:rsidP="00AE4229">
      <w:pPr>
        <w:pStyle w:val="ListParagraph"/>
        <w:ind w:left="1440"/>
        <w:rPr>
          <w:rFonts w:cs="Calibri"/>
          <w:lang w:bidi="he-IL"/>
        </w:rPr>
      </w:pPr>
    </w:p>
    <w:p w:rsidR="00AE4229" w:rsidRDefault="00AE4229" w:rsidP="00AE4229">
      <w:pPr>
        <w:pStyle w:val="ListParagraph"/>
        <w:numPr>
          <w:ilvl w:val="0"/>
          <w:numId w:val="9"/>
        </w:numPr>
        <w:rPr>
          <w:rFonts w:ascii="Times New Roman" w:hAnsi="Times New Roman" w:cs="Times New Roman"/>
          <w:b/>
          <w:bCs/>
          <w:sz w:val="20"/>
          <w:szCs w:val="20"/>
          <w:lang w:bidi="he-IL"/>
        </w:rPr>
      </w:pPr>
      <w:r w:rsidRPr="005632EE">
        <w:rPr>
          <w:rFonts w:ascii="Times New Roman" w:hAnsi="Times New Roman" w:cs="Times New Roman"/>
          <w:b/>
          <w:bCs/>
          <w:sz w:val="20"/>
          <w:szCs w:val="20"/>
          <w:lang w:bidi="he-IL"/>
        </w:rPr>
        <w:t xml:space="preserve">Function: </w:t>
      </w:r>
      <w:r>
        <w:rPr>
          <w:rFonts w:ascii="Times New Roman" w:hAnsi="Times New Roman" w:cs="Times New Roman"/>
          <w:b/>
          <w:bCs/>
          <w:sz w:val="20"/>
          <w:szCs w:val="20"/>
          <w:lang w:bidi="he-IL"/>
        </w:rPr>
        <w:t>validateGroup</w:t>
      </w:r>
      <w:r w:rsidRPr="005632EE">
        <w:rPr>
          <w:rFonts w:ascii="Times New Roman" w:hAnsi="Times New Roman" w:cs="Times New Roman"/>
          <w:b/>
          <w:bCs/>
          <w:sz w:val="20"/>
          <w:szCs w:val="20"/>
          <w:lang w:bidi="he-IL"/>
        </w:rPr>
        <w:t>()</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This function c</w:t>
      </w:r>
      <w:r w:rsidRPr="00E368AC">
        <w:rPr>
          <w:rFonts w:ascii="Times New Roman" w:hAnsi="Times New Roman" w:cs="Times New Roman"/>
          <w:sz w:val="24"/>
          <w:szCs w:val="24"/>
          <w:lang w:bidi="he-IL"/>
        </w:rPr>
        <w:t>heck</w:t>
      </w:r>
      <w:r>
        <w:rPr>
          <w:rFonts w:ascii="Times New Roman" w:hAnsi="Times New Roman" w:cs="Times New Roman"/>
          <w:sz w:val="24"/>
          <w:szCs w:val="24"/>
          <w:lang w:bidi="he-IL"/>
        </w:rPr>
        <w:t xml:space="preserve">s if the parameters of the group are correct. </w:t>
      </w:r>
    </w:p>
    <w:p w:rsidR="00AE4229" w:rsidRDefault="00AE4229" w:rsidP="00AE4229">
      <w:pPr>
        <w:pStyle w:val="ListParagraph"/>
        <w:rPr>
          <w:rFonts w:ascii="Times New Roman" w:hAnsi="Times New Roman" w:cs="Times New Roman"/>
          <w:sz w:val="24"/>
          <w:szCs w:val="24"/>
          <w:lang w:bidi="he-IL"/>
        </w:rPr>
      </w:pPr>
      <w:r>
        <w:rPr>
          <w:rFonts w:ascii="Times New Roman" w:hAnsi="Times New Roman" w:cs="Times New Roman"/>
          <w:sz w:val="24"/>
          <w:szCs w:val="24"/>
          <w:lang w:bidi="he-IL"/>
        </w:rPr>
        <w:t>In CryptoPpDlogZp we call to the function “validateGroup” of crypto++.  In addition, we add a check for the generator. If both checks return true, return true. Else, return false.</w:t>
      </w:r>
    </w:p>
    <w:p w:rsidR="00AE4229" w:rsidRPr="00731D80" w:rsidRDefault="00AE4229" w:rsidP="00AE4229">
      <w:pPr>
        <w:pStyle w:val="ListParagraph"/>
        <w:rPr>
          <w:rFonts w:ascii="Times New Roman" w:hAnsi="Times New Roman" w:cs="Times New Roman"/>
          <w:sz w:val="24"/>
          <w:szCs w:val="24"/>
        </w:rPr>
      </w:pPr>
      <w:r>
        <w:rPr>
          <w:rFonts w:ascii="Times New Roman" w:hAnsi="Times New Roman" w:cs="Times New Roman"/>
          <w:sz w:val="24"/>
          <w:szCs w:val="24"/>
          <w:lang w:bidi="he-IL"/>
        </w:rPr>
        <w:t>In elliptic curve classes, t</w:t>
      </w:r>
      <w:r w:rsidRPr="00731D80">
        <w:rPr>
          <w:rFonts w:ascii="Times New Roman" w:hAnsi="Times New Roman" w:cs="Times New Roman"/>
          <w:sz w:val="24"/>
          <w:szCs w:val="24"/>
        </w:rPr>
        <w:t xml:space="preserve">here are two ways to set those parameters. One way is to load them from NIST file, so the parameters are correct. The second way is to </w:t>
      </w:r>
      <w:r>
        <w:rPr>
          <w:rFonts w:ascii="Times New Roman" w:hAnsi="Times New Roman" w:cs="Times New Roman"/>
          <w:sz w:val="24"/>
          <w:szCs w:val="24"/>
        </w:rPr>
        <w:t>load</w:t>
      </w:r>
      <w:r w:rsidRPr="00731D80">
        <w:rPr>
          <w:rFonts w:ascii="Times New Roman" w:hAnsi="Times New Roman" w:cs="Times New Roman"/>
          <w:sz w:val="24"/>
          <w:szCs w:val="24"/>
        </w:rPr>
        <w:t xml:space="preserve"> the parameters </w:t>
      </w:r>
      <w:r>
        <w:rPr>
          <w:rFonts w:ascii="Times New Roman" w:hAnsi="Times New Roman" w:cs="Times New Roman"/>
          <w:sz w:val="24"/>
          <w:szCs w:val="24"/>
          <w:lang w:bidi="he-IL"/>
        </w:rPr>
        <w:t xml:space="preserve">a file that the </w:t>
      </w:r>
      <w:r w:rsidRPr="00731D80">
        <w:rPr>
          <w:rFonts w:ascii="Times New Roman" w:hAnsi="Times New Roman" w:cs="Times New Roman"/>
          <w:sz w:val="24"/>
          <w:szCs w:val="24"/>
          <w:lang w:bidi="he-IL"/>
        </w:rPr>
        <w:t xml:space="preserve">user </w:t>
      </w:r>
      <w:r>
        <w:rPr>
          <w:rFonts w:ascii="Times New Roman" w:hAnsi="Times New Roman" w:cs="Times New Roman"/>
          <w:sz w:val="24"/>
          <w:szCs w:val="24"/>
          <w:lang w:bidi="he-IL"/>
        </w:rPr>
        <w:t>creates</w:t>
      </w:r>
      <w:r w:rsidRPr="00731D80">
        <w:rPr>
          <w:rFonts w:ascii="Times New Roman" w:hAnsi="Times New Roman" w:cs="Times New Roman"/>
          <w:sz w:val="24"/>
          <w:szCs w:val="24"/>
        </w:rPr>
        <w:t>. In that way, that is the user responsibility to check the validity of the parameters.</w:t>
      </w:r>
      <w:r>
        <w:rPr>
          <w:rFonts w:ascii="Times New Roman" w:hAnsi="Times New Roman" w:cs="Times New Roman"/>
          <w:sz w:val="24"/>
          <w:szCs w:val="24"/>
        </w:rPr>
        <w:t xml:space="preserve"> </w:t>
      </w:r>
      <w:r w:rsidRPr="00731D80">
        <w:rPr>
          <w:rFonts w:ascii="Times New Roman" w:hAnsi="Times New Roman" w:cs="Times New Roman"/>
          <w:sz w:val="24"/>
          <w:szCs w:val="24"/>
        </w:rPr>
        <w:t xml:space="preserve">In both ways, the parameters we set </w:t>
      </w:r>
      <w:r>
        <w:rPr>
          <w:rFonts w:ascii="Times New Roman" w:hAnsi="Times New Roman" w:cs="Times New Roman"/>
          <w:sz w:val="24"/>
          <w:szCs w:val="24"/>
        </w:rPr>
        <w:t>are</w:t>
      </w:r>
      <w:r w:rsidRPr="00731D80">
        <w:rPr>
          <w:rFonts w:ascii="Times New Roman" w:hAnsi="Times New Roman" w:cs="Times New Roman"/>
          <w:sz w:val="24"/>
          <w:szCs w:val="24"/>
        </w:rPr>
        <w:t xml:space="preserve"> correct. Therefore, currently the function validateGroup does not operate the validity check</w:t>
      </w:r>
      <w:r>
        <w:rPr>
          <w:rFonts w:ascii="Times New Roman" w:hAnsi="Times New Roman" w:cs="Times New Roman"/>
          <w:sz w:val="24"/>
          <w:szCs w:val="24"/>
        </w:rPr>
        <w:t>s</w:t>
      </w:r>
      <w:r w:rsidRPr="00731D80">
        <w:rPr>
          <w:rFonts w:ascii="Times New Roman" w:hAnsi="Times New Roman" w:cs="Times New Roman"/>
          <w:sz w:val="24"/>
          <w:szCs w:val="24"/>
        </w:rPr>
        <w:t xml:space="preserve"> and always return true.</w:t>
      </w:r>
    </w:p>
    <w:p w:rsidR="00AE4229" w:rsidRPr="006221C0" w:rsidRDefault="00AE4229" w:rsidP="00AE4229">
      <w:pPr>
        <w:pStyle w:val="ListParagraph"/>
        <w:rPr>
          <w:rFonts w:ascii="Times New Roman" w:hAnsi="Times New Roman" w:cs="Times New Roman"/>
          <w:sz w:val="24"/>
          <w:szCs w:val="24"/>
        </w:rPr>
      </w:pPr>
      <w:r w:rsidRPr="00731D80">
        <w:rPr>
          <w:rFonts w:ascii="Times New Roman" w:hAnsi="Times New Roman" w:cs="Times New Roman"/>
          <w:sz w:val="24"/>
          <w:szCs w:val="24"/>
        </w:rPr>
        <w:t xml:space="preserve">Maybe in the future we will add </w:t>
      </w:r>
      <w:r>
        <w:rPr>
          <w:rFonts w:ascii="Times New Roman" w:hAnsi="Times New Roman" w:cs="Times New Roman"/>
          <w:sz w:val="24"/>
          <w:szCs w:val="24"/>
        </w:rPr>
        <w:t>more</w:t>
      </w:r>
      <w:r w:rsidRPr="00731D80">
        <w:rPr>
          <w:rFonts w:ascii="Times New Roman" w:hAnsi="Times New Roman" w:cs="Times New Roman"/>
          <w:sz w:val="24"/>
          <w:szCs w:val="24"/>
        </w:rPr>
        <w:t xml:space="preserve"> validity checks</w:t>
      </w:r>
      <w:r>
        <w:rPr>
          <w:rFonts w:ascii="Times New Roman" w:hAnsi="Times New Roman" w:cs="Times New Roman"/>
          <w:sz w:val="24"/>
          <w:szCs w:val="24"/>
        </w:rPr>
        <w:t>.</w:t>
      </w:r>
    </w:p>
    <w:p w:rsidR="00BB5904" w:rsidRPr="006221C0" w:rsidRDefault="00BB5904" w:rsidP="00BB5904">
      <w:pPr>
        <w:pStyle w:val="ListParagraph"/>
        <w:rPr>
          <w:rFonts w:ascii="Times New Roman" w:hAnsi="Times New Roman" w:cs="Times New Roman"/>
          <w:sz w:val="24"/>
          <w:szCs w:val="24"/>
          <w:lang w:bidi="he-IL"/>
        </w:rPr>
      </w:pPr>
    </w:p>
    <w:p w:rsidR="00BB5904" w:rsidRDefault="00BB5904" w:rsidP="00BB5904">
      <w:pPr>
        <w:pStyle w:val="ListParagraph"/>
        <w:rPr>
          <w:rFonts w:ascii="Times New Roman" w:hAnsi="Times New Roman" w:cs="Times New Roman"/>
          <w:sz w:val="20"/>
          <w:szCs w:val="20"/>
          <w:lang w:bidi="he-IL"/>
        </w:rPr>
      </w:pPr>
    </w:p>
    <w:p w:rsidR="00BB5904" w:rsidRDefault="00BB5904" w:rsidP="00BB5904">
      <w:pPr>
        <w:pStyle w:val="ListParagraph"/>
        <w:rPr>
          <w:rFonts w:ascii="Times New Roman" w:hAnsi="Times New Roman" w:cs="Times New Roman"/>
          <w:sz w:val="20"/>
          <w:szCs w:val="20"/>
          <w:lang w:bidi="he-IL"/>
        </w:rPr>
      </w:pPr>
    </w:p>
    <w:p w:rsidR="00BB5904" w:rsidRDefault="00BB5904" w:rsidP="00BB5904">
      <w:pPr>
        <w:pStyle w:val="ListParagraph"/>
        <w:rPr>
          <w:rFonts w:ascii="Times New Roman" w:hAnsi="Times New Roman" w:cs="Times New Roman"/>
          <w:sz w:val="20"/>
          <w:szCs w:val="20"/>
          <w:lang w:bidi="he-IL"/>
        </w:rPr>
      </w:pPr>
    </w:p>
    <w:p w:rsidR="00BB5904" w:rsidRDefault="00BB5904" w:rsidP="00BB5904">
      <w:pPr>
        <w:pStyle w:val="ListParagraph"/>
        <w:rPr>
          <w:rFonts w:ascii="Times New Roman" w:hAnsi="Times New Roman" w:cs="Times New Roman"/>
          <w:sz w:val="20"/>
          <w:szCs w:val="20"/>
          <w:lang w:bidi="he-IL"/>
        </w:rPr>
      </w:pPr>
    </w:p>
    <w:p w:rsidR="007C7D09" w:rsidRDefault="007C7D09">
      <w:pPr>
        <w:autoSpaceDE/>
        <w:autoSpaceDN/>
        <w:adjustRightInd/>
        <w:rPr>
          <w:sz w:val="20"/>
          <w:szCs w:val="20"/>
        </w:rPr>
      </w:pPr>
      <w:r>
        <w:rPr>
          <w:sz w:val="20"/>
          <w:szCs w:val="20"/>
        </w:rPr>
        <w:br w:type="page"/>
      </w:r>
    </w:p>
    <w:p w:rsidR="00BB5904" w:rsidRDefault="00BB5904" w:rsidP="00BB5904">
      <w:pPr>
        <w:pStyle w:val="ListParagraph"/>
        <w:rPr>
          <w:rFonts w:ascii="Times New Roman" w:hAnsi="Times New Roman" w:cs="Times New Roman"/>
          <w:sz w:val="20"/>
          <w:szCs w:val="20"/>
          <w:lang w:bidi="he-IL"/>
        </w:rPr>
      </w:pPr>
    </w:p>
    <w:p w:rsidR="00BB5904" w:rsidRPr="00BB5904" w:rsidRDefault="00BB5904" w:rsidP="00BB5904">
      <w:pPr>
        <w:pStyle w:val="ListParagraph"/>
        <w:ind w:left="1518"/>
      </w:pPr>
    </w:p>
    <w:p w:rsidR="00806BD5" w:rsidRPr="00806BD5" w:rsidRDefault="00806BD5" w:rsidP="008F008C">
      <w:pPr>
        <w:pStyle w:val="ListParagraph"/>
        <w:keepNext/>
        <w:keepLines/>
        <w:numPr>
          <w:ilvl w:val="0"/>
          <w:numId w:val="47"/>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739" w:name="_Toc305321007"/>
      <w:bookmarkStart w:id="740" w:name="_Toc305321137"/>
      <w:bookmarkStart w:id="741" w:name="_Toc305321267"/>
      <w:bookmarkStart w:id="742" w:name="_Toc305321466"/>
      <w:bookmarkStart w:id="743" w:name="_Toc305323480"/>
      <w:bookmarkStart w:id="744" w:name="_Toc305323654"/>
      <w:bookmarkStart w:id="745" w:name="_Toc305323830"/>
      <w:bookmarkStart w:id="746" w:name="_Toc311619794"/>
      <w:bookmarkStart w:id="747" w:name="_Toc315168935"/>
      <w:bookmarkStart w:id="748" w:name="_Toc315169112"/>
      <w:bookmarkStart w:id="749" w:name="_Toc315173330"/>
      <w:bookmarkEnd w:id="739"/>
      <w:bookmarkEnd w:id="740"/>
      <w:bookmarkEnd w:id="741"/>
      <w:bookmarkEnd w:id="742"/>
      <w:bookmarkEnd w:id="743"/>
      <w:bookmarkEnd w:id="744"/>
      <w:bookmarkEnd w:id="745"/>
      <w:bookmarkEnd w:id="746"/>
      <w:bookmarkEnd w:id="747"/>
      <w:bookmarkEnd w:id="748"/>
      <w:bookmarkEnd w:id="749"/>
    </w:p>
    <w:p w:rsidR="00806BD5" w:rsidRPr="00806BD5" w:rsidRDefault="00806BD5" w:rsidP="008F008C">
      <w:pPr>
        <w:pStyle w:val="ListParagraph"/>
        <w:keepNext/>
        <w:keepLines/>
        <w:numPr>
          <w:ilvl w:val="2"/>
          <w:numId w:val="47"/>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750" w:name="_Toc305321008"/>
      <w:bookmarkStart w:id="751" w:name="_Toc305321138"/>
      <w:bookmarkStart w:id="752" w:name="_Toc305321268"/>
      <w:bookmarkStart w:id="753" w:name="_Toc305321467"/>
      <w:bookmarkStart w:id="754" w:name="_Toc305323481"/>
      <w:bookmarkStart w:id="755" w:name="_Toc305323655"/>
      <w:bookmarkStart w:id="756" w:name="_Toc305323831"/>
      <w:bookmarkStart w:id="757" w:name="_Toc311619795"/>
      <w:bookmarkStart w:id="758" w:name="_Toc315168936"/>
      <w:bookmarkStart w:id="759" w:name="_Toc315169113"/>
      <w:bookmarkStart w:id="760" w:name="_Toc315173331"/>
      <w:bookmarkEnd w:id="750"/>
      <w:bookmarkEnd w:id="751"/>
      <w:bookmarkEnd w:id="752"/>
      <w:bookmarkEnd w:id="753"/>
      <w:bookmarkEnd w:id="754"/>
      <w:bookmarkEnd w:id="755"/>
      <w:bookmarkEnd w:id="756"/>
      <w:bookmarkEnd w:id="757"/>
      <w:bookmarkEnd w:id="758"/>
      <w:bookmarkEnd w:id="759"/>
      <w:bookmarkEnd w:id="760"/>
    </w:p>
    <w:p w:rsidR="00515D3B" w:rsidRDefault="00515D3B" w:rsidP="008F008C">
      <w:pPr>
        <w:pStyle w:val="Heading3"/>
        <w:numPr>
          <w:ilvl w:val="2"/>
          <w:numId w:val="47"/>
        </w:numPr>
        <w:ind w:left="1281"/>
      </w:pPr>
      <w:bookmarkStart w:id="761" w:name="_Toc315173332"/>
      <w:r>
        <w:t>KeyDerivationFunction</w:t>
      </w:r>
      <w:bookmarkEnd w:id="542"/>
      <w:bookmarkEnd w:id="543"/>
      <w:bookmarkEnd w:id="544"/>
      <w:bookmarkEnd w:id="545"/>
      <w:bookmarkEnd w:id="546"/>
      <w:bookmarkEnd w:id="761"/>
    </w:p>
    <w:p w:rsidR="00806BD5" w:rsidRPr="00806BD5" w:rsidRDefault="00806BD5" w:rsidP="008F008C">
      <w:pPr>
        <w:pStyle w:val="ListParagraph"/>
        <w:keepNext/>
        <w:keepLines/>
        <w:numPr>
          <w:ilvl w:val="2"/>
          <w:numId w:val="36"/>
        </w:numPr>
        <w:tabs>
          <w:tab w:val="left" w:pos="1701"/>
        </w:tabs>
        <w:autoSpaceDE w:val="0"/>
        <w:autoSpaceDN w:val="0"/>
        <w:adjustRightInd w:val="0"/>
        <w:spacing w:before="180" w:after="180" w:line="240" w:lineRule="auto"/>
        <w:contextualSpacing w:val="0"/>
        <w:outlineLvl w:val="3"/>
        <w:rPr>
          <w:rFonts w:ascii="Times New Roman" w:hAnsi="Times New Roman" w:cs="Times New Roman"/>
          <w:b/>
          <w:bCs/>
          <w:vanish/>
          <w:sz w:val="26"/>
          <w:szCs w:val="18"/>
          <w:lang w:bidi="he-IL"/>
        </w:rPr>
      </w:pPr>
      <w:bookmarkStart w:id="762" w:name="_Toc278884115"/>
      <w:bookmarkStart w:id="763" w:name="_Toc278884254"/>
      <w:bookmarkStart w:id="764" w:name="_Toc278884330"/>
      <w:bookmarkStart w:id="765" w:name="_Toc279923576"/>
      <w:bookmarkStart w:id="766" w:name="_Toc280082647"/>
      <w:bookmarkStart w:id="767" w:name="_Toc280521467"/>
      <w:bookmarkStart w:id="768" w:name="_Toc280521639"/>
      <w:bookmarkStart w:id="769" w:name="_Toc280521792"/>
      <w:bookmarkStart w:id="770" w:name="_Toc280612004"/>
      <w:bookmarkStart w:id="771" w:name="_Toc280694120"/>
      <w:bookmarkStart w:id="772" w:name="_Toc280699838"/>
      <w:bookmarkStart w:id="773" w:name="_Toc305321469"/>
      <w:bookmarkStart w:id="774" w:name="_Toc305323483"/>
      <w:bookmarkStart w:id="775" w:name="_Toc305323657"/>
      <w:bookmarkStart w:id="776" w:name="_Toc305323833"/>
      <w:bookmarkStart w:id="777" w:name="_Toc311619797"/>
      <w:bookmarkStart w:id="778" w:name="_Toc315168938"/>
      <w:bookmarkStart w:id="779" w:name="_Toc315169115"/>
      <w:bookmarkStart w:id="780" w:name="_Toc315173333"/>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p>
    <w:p w:rsidR="004E4F02" w:rsidRPr="00186EB0" w:rsidRDefault="00806BD5" w:rsidP="008F008C">
      <w:pPr>
        <w:pStyle w:val="Heading4"/>
        <w:numPr>
          <w:ilvl w:val="3"/>
          <w:numId w:val="36"/>
        </w:numPr>
        <w:tabs>
          <w:tab w:val="left" w:pos="1701"/>
        </w:tabs>
      </w:pPr>
      <w:r>
        <w:t xml:space="preserve"> </w:t>
      </w:r>
      <w:bookmarkStart w:id="781" w:name="_Toc315173334"/>
      <w:r w:rsidR="004E4F02" w:rsidRPr="00186EB0">
        <w:t>Static View</w:t>
      </w:r>
      <w:bookmarkEnd w:id="781"/>
    </w:p>
    <w:p w:rsidR="00C366C5" w:rsidRDefault="003A0EA5" w:rsidP="00BB5904">
      <w:pPr>
        <w:rPr>
          <w:lang w:eastAsia="en-GB"/>
        </w:rPr>
      </w:pPr>
      <w:r>
        <w:t>A</w:t>
      </w:r>
      <w:r w:rsidR="00C366C5">
        <w:t xml:space="preserve"> </w:t>
      </w:r>
      <w:r w:rsidR="00C366C5">
        <w:rPr>
          <w:b/>
          <w:bCs/>
        </w:rPr>
        <w:t>key derivation function</w:t>
      </w:r>
      <w:r w:rsidR="00C366C5">
        <w:t xml:space="preserve"> (or KDF) </w:t>
      </w:r>
      <w:r>
        <w:t xml:space="preserve">is used to </w:t>
      </w:r>
      <w:r w:rsidR="00C366C5">
        <w:t>derive</w:t>
      </w:r>
      <w:r>
        <w:t xml:space="preserve"> (close to) uniformly distributed string/s from </w:t>
      </w:r>
      <w:r w:rsidR="00C366C5">
        <w:t xml:space="preserve">a secret value </w:t>
      </w:r>
      <w:r>
        <w:t xml:space="preserve">with high entropy (but no other guarantee regarding its distribution). </w:t>
      </w:r>
    </w:p>
    <w:p w:rsidR="00C366C5" w:rsidRPr="00C366C5" w:rsidRDefault="00C366C5" w:rsidP="00BB5904">
      <w:pPr>
        <w:rPr>
          <w:lang w:eastAsia="en-GB"/>
        </w:rPr>
      </w:pPr>
    </w:p>
    <w:p w:rsidR="00D02AD5" w:rsidRDefault="00D02AD5" w:rsidP="00BB5904">
      <w:pPr>
        <w:rPr>
          <w:noProof/>
        </w:rPr>
      </w:pPr>
    </w:p>
    <w:p w:rsidR="00186EB0" w:rsidRDefault="00186EB0" w:rsidP="00BB5904">
      <w:pPr>
        <w:rPr>
          <w:noProof/>
        </w:rPr>
      </w:pPr>
    </w:p>
    <w:p w:rsidR="00186EB0" w:rsidRDefault="00F17079" w:rsidP="00BB5904">
      <w:pPr>
        <w:rPr>
          <w:noProof/>
        </w:rPr>
      </w:pPr>
      <w:r w:rsidRPr="00F17079">
        <w:rPr>
          <w:rStyle w:val="CommentReference"/>
          <w:noProof/>
          <w:sz w:val="24"/>
        </w:rPr>
        <w:drawing>
          <wp:inline distT="0" distB="0" distL="0" distR="0" wp14:anchorId="23C8DF39" wp14:editId="6C2846BA">
            <wp:extent cx="5486400" cy="26422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2642235"/>
                    </a:xfrm>
                    <a:prstGeom prst="rect">
                      <a:avLst/>
                    </a:prstGeom>
                  </pic:spPr>
                </pic:pic>
              </a:graphicData>
            </a:graphic>
          </wp:inline>
        </w:drawing>
      </w:r>
      <w:r w:rsidR="001F7DA7" w:rsidRPr="001F7DA7">
        <w:rPr>
          <w:rStyle w:val="CommentReference"/>
          <w:noProof/>
          <w:sz w:val="24"/>
        </w:rPr>
        <w:t xml:space="preserve"> </w:t>
      </w:r>
      <w:r w:rsidR="00787CA1">
        <w:rPr>
          <w:rStyle w:val="CommentReference"/>
        </w:rPr>
        <w:commentReference w:id="782"/>
      </w:r>
      <w:r w:rsidR="000602CD">
        <w:rPr>
          <w:rStyle w:val="CommentReference"/>
        </w:rPr>
        <w:commentReference w:id="783"/>
      </w:r>
    </w:p>
    <w:p w:rsidR="00515D3B" w:rsidRDefault="00515D3B" w:rsidP="00BB5904">
      <w:pPr>
        <w:rPr>
          <w:noProof/>
        </w:rPr>
      </w:pPr>
    </w:p>
    <w:p w:rsidR="00B9651D" w:rsidRPr="00A27CD0" w:rsidRDefault="00806BD5" w:rsidP="008F008C">
      <w:pPr>
        <w:pStyle w:val="Heading4"/>
        <w:numPr>
          <w:ilvl w:val="3"/>
          <w:numId w:val="36"/>
        </w:numPr>
        <w:tabs>
          <w:tab w:val="left" w:pos="1701"/>
        </w:tabs>
      </w:pPr>
      <w:bookmarkStart w:id="784" w:name="_Toc277840073"/>
      <w:bookmarkStart w:id="785" w:name="_Toc277840426"/>
      <w:bookmarkStart w:id="786" w:name="_Toc277840483"/>
      <w:bookmarkStart w:id="787" w:name="_Toc277840629"/>
      <w:bookmarkStart w:id="788" w:name="_Toc277840837"/>
      <w:r>
        <w:t xml:space="preserve"> </w:t>
      </w:r>
      <w:bookmarkStart w:id="789" w:name="_Toc315173335"/>
      <w:r w:rsidR="00B9651D" w:rsidRPr="00A27CD0">
        <w:t>Dynamic View</w:t>
      </w:r>
      <w:bookmarkEnd w:id="789"/>
    </w:p>
    <w:p w:rsidR="009335AB" w:rsidRDefault="009335AB" w:rsidP="009335AB">
      <w:pPr>
        <w:pStyle w:val="Caption"/>
        <w:numPr>
          <w:ilvl w:val="0"/>
          <w:numId w:val="9"/>
        </w:numPr>
      </w:pPr>
      <w:r>
        <w:t>Function: HKDF::HKDF(String  hmac)</w:t>
      </w:r>
    </w:p>
    <w:p w:rsidR="0072679E" w:rsidRPr="009335AB" w:rsidRDefault="009335AB" w:rsidP="0072679E">
      <w:pPr>
        <w:ind w:left="708"/>
      </w:pPr>
      <w:r>
        <w:t xml:space="preserve">The HKDF uses an underlying Hmac. When the name of the Hmac is passed as a string this constructor retrieves the right HKDF using the factories tool. Since this newly created Hmac is not initialized the init that passes a secret key must be called. Otherwise, the </w:t>
      </w:r>
      <w:r w:rsidR="0072679E">
        <w:t>isInitialized function will return false.</w:t>
      </w:r>
    </w:p>
    <w:p w:rsidR="0072679E" w:rsidRDefault="0072679E" w:rsidP="0072679E">
      <w:pPr>
        <w:pStyle w:val="Caption"/>
        <w:numPr>
          <w:ilvl w:val="0"/>
          <w:numId w:val="9"/>
        </w:numPr>
      </w:pPr>
      <w:r>
        <w:t>Function: HKDF::HKDF(Hmac  hmac)</w:t>
      </w:r>
    </w:p>
    <w:p w:rsidR="0072679E" w:rsidRPr="0072679E" w:rsidRDefault="0072679E" w:rsidP="00AD53CF">
      <w:pPr>
        <w:ind w:left="708"/>
      </w:pPr>
      <w:r>
        <w:t xml:space="preserve">We give another option for efficiency reasons to get the actual Hmac. This constructor must get an initialized Hmac (otherwise, </w:t>
      </w:r>
      <w:r w:rsidR="00AD53CF">
        <w:t xml:space="preserve">the user should </w:t>
      </w:r>
      <w:r>
        <w:t>just create one u</w:t>
      </w:r>
      <w:r w:rsidR="00AD53CF">
        <w:t xml:space="preserve">sing the previous constructor) otherwise, it throws an exception. </w:t>
      </w:r>
      <w:r>
        <w:t>If this constructor is called the isInitialized function will return true.</w:t>
      </w:r>
    </w:p>
    <w:p w:rsidR="00515D3B" w:rsidRDefault="00B9651D" w:rsidP="00BB5904">
      <w:pPr>
        <w:pStyle w:val="Caption"/>
        <w:numPr>
          <w:ilvl w:val="0"/>
          <w:numId w:val="9"/>
        </w:numPr>
      </w:pPr>
      <w:r w:rsidRPr="008C242F">
        <w:t xml:space="preserve">Function : </w:t>
      </w:r>
      <w:r>
        <w:rPr>
          <w:noProof/>
        </w:rPr>
        <w:t>HKDF::</w:t>
      </w:r>
      <w:commentRangeStart w:id="790"/>
      <w:commentRangeStart w:id="791"/>
      <w:r>
        <w:rPr>
          <w:noProof/>
        </w:rPr>
        <w:t>generateKey</w:t>
      </w:r>
      <w:bookmarkEnd w:id="784"/>
      <w:bookmarkEnd w:id="785"/>
      <w:bookmarkEnd w:id="786"/>
      <w:bookmarkEnd w:id="787"/>
      <w:bookmarkEnd w:id="788"/>
      <w:commentRangeEnd w:id="790"/>
      <w:r w:rsidR="00347EFD">
        <w:rPr>
          <w:rStyle w:val="CommentReference"/>
          <w:b w:val="0"/>
          <w:bCs w:val="0"/>
        </w:rPr>
        <w:commentReference w:id="790"/>
      </w:r>
      <w:commentRangeEnd w:id="791"/>
      <w:r w:rsidR="005A3BB8">
        <w:rPr>
          <w:rStyle w:val="CommentReference"/>
          <w:b w:val="0"/>
          <w:bCs w:val="0"/>
        </w:rPr>
        <w:commentReference w:id="791"/>
      </w:r>
    </w:p>
    <w:p w:rsidR="00515D3B" w:rsidRDefault="00515D3B" w:rsidP="00BB5904">
      <w:pPr>
        <w:ind w:left="567"/>
      </w:pPr>
      <w:r>
        <w:t>The implementation of generating a new key is taken from the document SDK pseudocode.</w:t>
      </w:r>
    </w:p>
    <w:p w:rsidR="00515D3B" w:rsidRDefault="00515D3B" w:rsidP="00BB5904">
      <w:pPr>
        <w:ind w:left="567"/>
      </w:pPr>
    </w:p>
    <w:p w:rsidR="00515D3B" w:rsidRDefault="005B3BAB" w:rsidP="008F008C">
      <w:pPr>
        <w:pStyle w:val="ListParagraph"/>
        <w:numPr>
          <w:ilvl w:val="0"/>
          <w:numId w:val="64"/>
        </w:numPr>
      </w:pPr>
      <w:commentRangeStart w:id="792"/>
      <w:commentRangeStart w:id="793"/>
      <w:r>
        <w:t>compute</w:t>
      </w:r>
      <w:r w:rsidR="00515D3B">
        <w:t xml:space="preserve"> </w:t>
      </w:r>
      <w:r w:rsidR="00515D3B" w:rsidRPr="005A3BB8">
        <w:rPr>
          <w:b/>
          <w:bCs/>
          <w:i/>
          <w:iCs/>
        </w:rPr>
        <w:t>PRK</w:t>
      </w:r>
      <w:r w:rsidR="00515D3B" w:rsidRPr="005A3BB8">
        <w:rPr>
          <w:b/>
          <w:bCs/>
        </w:rPr>
        <w:t xml:space="preserve"> = HMAC(</w:t>
      </w:r>
      <w:r w:rsidR="00515D3B" w:rsidRPr="005A3BB8">
        <w:rPr>
          <w:b/>
          <w:bCs/>
          <w:i/>
          <w:iCs/>
        </w:rPr>
        <w:t>kdfKey, key</w:t>
      </w:r>
      <w:r w:rsidR="00515D3B" w:rsidRPr="005A3BB8">
        <w:rPr>
          <w:b/>
          <w:bCs/>
        </w:rPr>
        <w:t>)</w:t>
      </w:r>
      <w:r w:rsidR="00515D3B">
        <w:t xml:space="preserve">       </w:t>
      </w:r>
      <w:r w:rsidR="00515D3B" w:rsidRPr="005A3BB8">
        <w:rPr>
          <w:sz w:val="20"/>
          <w:szCs w:val="20"/>
        </w:rPr>
        <w:t>[key=</w:t>
      </w:r>
      <w:r w:rsidR="00515D3B" w:rsidRPr="005A3BB8">
        <w:rPr>
          <w:b/>
          <w:bCs/>
          <w:i/>
          <w:iCs/>
        </w:rPr>
        <w:t xml:space="preserve"> kdfKey</w:t>
      </w:r>
      <w:r w:rsidR="00515D3B" w:rsidRPr="005A3BB8">
        <w:rPr>
          <w:sz w:val="20"/>
          <w:szCs w:val="20"/>
        </w:rPr>
        <w:t>, data=</w:t>
      </w:r>
      <w:r w:rsidR="00515D3B" w:rsidRPr="005A3BB8">
        <w:rPr>
          <w:b/>
          <w:bCs/>
          <w:i/>
          <w:iCs/>
        </w:rPr>
        <w:t xml:space="preserve"> key</w:t>
      </w:r>
      <w:r w:rsidR="00515D3B" w:rsidRPr="005A3BB8">
        <w:rPr>
          <w:sz w:val="20"/>
          <w:szCs w:val="20"/>
        </w:rPr>
        <w:t xml:space="preserve"> (input key)]</w:t>
      </w:r>
    </w:p>
    <w:p w:rsidR="00515D3B" w:rsidRDefault="00515D3B" w:rsidP="008F008C">
      <w:pPr>
        <w:pStyle w:val="ListParagraph"/>
        <w:numPr>
          <w:ilvl w:val="0"/>
          <w:numId w:val="64"/>
        </w:numPr>
      </w:pPr>
      <w:r>
        <w:t xml:space="preserve">Let </w:t>
      </w:r>
      <w:r w:rsidRPr="005A3BB8">
        <w:rPr>
          <w:b/>
          <w:bCs/>
          <w:i/>
          <w:iCs/>
        </w:rPr>
        <w:t>t</w:t>
      </w:r>
      <w:r>
        <w:t xml:space="preserve"> be the smallest number so that </w:t>
      </w:r>
      <w:r w:rsidRPr="005A3BB8">
        <w:rPr>
          <w:b/>
          <w:bCs/>
          <w:i/>
          <w:iCs/>
        </w:rPr>
        <w:t>t</w:t>
      </w:r>
      <w:r w:rsidRPr="005A3DFC">
        <w:rPr>
          <w:b/>
          <w:bCs/>
          <w:i/>
          <w:iCs/>
        </w:rPr>
        <w:sym w:font="Symbol" w:char="F0D7"/>
      </w:r>
      <w:r w:rsidRPr="005A3BB8">
        <w:rPr>
          <w:b/>
          <w:bCs/>
        </w:rPr>
        <w:t>|</w:t>
      </w:r>
      <w:r w:rsidRPr="005A3BB8">
        <w:rPr>
          <w:b/>
          <w:bCs/>
          <w:i/>
          <w:iCs/>
        </w:rPr>
        <w:t>H</w:t>
      </w:r>
      <w:r w:rsidRPr="005A3BB8">
        <w:rPr>
          <w:b/>
          <w:bCs/>
        </w:rPr>
        <w:t>|&gt;</w:t>
      </w:r>
      <w:r w:rsidRPr="005A3BB8">
        <w:rPr>
          <w:b/>
          <w:bCs/>
          <w:i/>
          <w:iCs/>
        </w:rPr>
        <w:t>len</w:t>
      </w:r>
      <w:r>
        <w:t xml:space="preserve"> where </w:t>
      </w:r>
      <w:r w:rsidRPr="005A3BB8">
        <w:rPr>
          <w:b/>
          <w:bCs/>
        </w:rPr>
        <w:t>|</w:t>
      </w:r>
      <w:r w:rsidRPr="005A3BB8">
        <w:rPr>
          <w:b/>
          <w:bCs/>
          <w:i/>
          <w:iCs/>
        </w:rPr>
        <w:t>H</w:t>
      </w:r>
      <w:r w:rsidRPr="005A3BB8">
        <w:rPr>
          <w:b/>
          <w:bCs/>
        </w:rPr>
        <w:t>|</w:t>
      </w:r>
      <w:r>
        <w:t xml:space="preserve"> is the HMAC output length</w:t>
      </w:r>
    </w:p>
    <w:p w:rsidR="00515D3B" w:rsidRDefault="00515D3B" w:rsidP="008F008C">
      <w:pPr>
        <w:pStyle w:val="ListParagraph"/>
        <w:numPr>
          <w:ilvl w:val="0"/>
          <w:numId w:val="64"/>
        </w:numPr>
      </w:pPr>
      <w:r w:rsidRPr="005A3BB8">
        <w:rPr>
          <w:b/>
          <w:bCs/>
          <w:i/>
          <w:iCs/>
        </w:rPr>
        <w:t>K</w:t>
      </w:r>
      <w:r w:rsidRPr="005A3BB8">
        <w:rPr>
          <w:b/>
          <w:bCs/>
        </w:rPr>
        <w:t>(</w:t>
      </w:r>
      <w:r w:rsidRPr="005A3BB8">
        <w:rPr>
          <w:b/>
          <w:bCs/>
          <w:i/>
          <w:iCs/>
        </w:rPr>
        <w:t>1</w:t>
      </w:r>
      <w:r w:rsidRPr="005A3BB8">
        <w:rPr>
          <w:b/>
          <w:bCs/>
        </w:rPr>
        <w:t>) = HMAC(</w:t>
      </w:r>
      <w:r w:rsidRPr="005A3BB8">
        <w:rPr>
          <w:b/>
          <w:bCs/>
          <w:i/>
          <w:iCs/>
        </w:rPr>
        <w:t>PRK</w:t>
      </w:r>
      <w:r w:rsidRPr="005A3BB8">
        <w:rPr>
          <w:b/>
          <w:bCs/>
        </w:rPr>
        <w:t>,(</w:t>
      </w:r>
      <w:r w:rsidRPr="005A3BB8">
        <w:rPr>
          <w:b/>
          <w:bCs/>
          <w:i/>
          <w:iCs/>
        </w:rPr>
        <w:t>CTXinfo</w:t>
      </w:r>
      <w:r w:rsidRPr="005A3BB8">
        <w:rPr>
          <w:b/>
          <w:bCs/>
        </w:rPr>
        <w:t>,</w:t>
      </w:r>
      <w:r w:rsidR="00722104" w:rsidRPr="005A3BB8">
        <w:rPr>
          <w:b/>
          <w:bCs/>
          <w:i/>
          <w:iCs/>
        </w:rPr>
        <w:t>1</w:t>
      </w:r>
      <w:r w:rsidRPr="005A3BB8">
        <w:rPr>
          <w:b/>
          <w:bCs/>
        </w:rPr>
        <w:t>))</w:t>
      </w:r>
      <w:r>
        <w:t xml:space="preserve">               </w:t>
      </w:r>
      <w:r w:rsidRPr="005A3BB8">
        <w:rPr>
          <w:sz w:val="20"/>
          <w:szCs w:val="20"/>
        </w:rPr>
        <w:t>[key=PRF, data=(CTXinfo,</w:t>
      </w:r>
      <w:r w:rsidR="00A674C1" w:rsidRPr="005A3BB8">
        <w:rPr>
          <w:sz w:val="20"/>
          <w:szCs w:val="20"/>
        </w:rPr>
        <w:t>1</w:t>
      </w:r>
      <w:r w:rsidRPr="005A3BB8">
        <w:rPr>
          <w:sz w:val="20"/>
          <w:szCs w:val="20"/>
        </w:rPr>
        <w:t>)]</w:t>
      </w:r>
    </w:p>
    <w:p w:rsidR="00515D3B" w:rsidRPr="005A3BB8" w:rsidRDefault="005B3BAB" w:rsidP="008F008C">
      <w:pPr>
        <w:pStyle w:val="ListParagraph"/>
        <w:numPr>
          <w:ilvl w:val="0"/>
          <w:numId w:val="64"/>
        </w:numPr>
        <w:rPr>
          <w:b/>
          <w:bCs/>
        </w:rPr>
      </w:pPr>
      <w:r w:rsidRPr="005A3BB8">
        <w:rPr>
          <w:b/>
          <w:bCs/>
        </w:rPr>
        <w:t xml:space="preserve">For </w:t>
      </w:r>
      <w:r w:rsidR="00515D3B" w:rsidRPr="005A3BB8">
        <w:rPr>
          <w:b/>
          <w:bCs/>
        </w:rPr>
        <w:t xml:space="preserve"> </w:t>
      </w:r>
      <w:r w:rsidR="00515D3B" w:rsidRPr="005A3BB8">
        <w:rPr>
          <w:b/>
          <w:bCs/>
          <w:i/>
          <w:iCs/>
        </w:rPr>
        <w:t>i</w:t>
      </w:r>
      <w:r w:rsidR="00515D3B" w:rsidRPr="005A3BB8">
        <w:rPr>
          <w:b/>
          <w:bCs/>
        </w:rPr>
        <w:t xml:space="preserve"> = </w:t>
      </w:r>
      <w:r w:rsidR="00515D3B" w:rsidRPr="005A3BB8">
        <w:rPr>
          <w:b/>
          <w:bCs/>
          <w:i/>
          <w:iCs/>
        </w:rPr>
        <w:t>2</w:t>
      </w:r>
      <w:r w:rsidR="00515D3B" w:rsidRPr="005A3BB8">
        <w:rPr>
          <w:b/>
          <w:bCs/>
        </w:rPr>
        <w:t xml:space="preserve"> TO </w:t>
      </w:r>
      <w:r w:rsidR="00515D3B" w:rsidRPr="005A3BB8">
        <w:rPr>
          <w:b/>
          <w:bCs/>
          <w:i/>
          <w:iCs/>
        </w:rPr>
        <w:t>t</w:t>
      </w:r>
    </w:p>
    <w:p w:rsidR="00515D3B" w:rsidRPr="005A3BB8" w:rsidRDefault="00515D3B" w:rsidP="005A3BB8">
      <w:pPr>
        <w:pStyle w:val="ListParagraph"/>
        <w:ind w:left="1287"/>
        <w:rPr>
          <w:sz w:val="20"/>
          <w:szCs w:val="20"/>
        </w:rPr>
      </w:pPr>
      <w:r w:rsidRPr="005A3BB8">
        <w:rPr>
          <w:b/>
          <w:bCs/>
          <w:i/>
          <w:iCs/>
        </w:rPr>
        <w:lastRenderedPageBreak/>
        <w:t>K</w:t>
      </w:r>
      <w:r w:rsidRPr="005A3BB8">
        <w:rPr>
          <w:b/>
          <w:bCs/>
        </w:rPr>
        <w:t>(</w:t>
      </w:r>
      <w:r w:rsidRPr="005A3BB8">
        <w:rPr>
          <w:b/>
          <w:bCs/>
          <w:i/>
          <w:iCs/>
        </w:rPr>
        <w:t>i</w:t>
      </w:r>
      <w:r w:rsidRPr="005A3BB8">
        <w:rPr>
          <w:b/>
          <w:bCs/>
        </w:rPr>
        <w:t>) = HMAC(</w:t>
      </w:r>
      <w:r w:rsidRPr="005A3BB8">
        <w:rPr>
          <w:b/>
          <w:bCs/>
          <w:i/>
          <w:iCs/>
        </w:rPr>
        <w:t>PRK</w:t>
      </w:r>
      <w:r w:rsidRPr="005A3BB8">
        <w:rPr>
          <w:b/>
          <w:bCs/>
        </w:rPr>
        <w:t>,(</w:t>
      </w:r>
      <w:r w:rsidRPr="005A3BB8">
        <w:rPr>
          <w:b/>
          <w:bCs/>
          <w:i/>
          <w:iCs/>
        </w:rPr>
        <w:t>K</w:t>
      </w:r>
      <w:r w:rsidRPr="005A3BB8">
        <w:rPr>
          <w:b/>
          <w:bCs/>
        </w:rPr>
        <w:t>(</w:t>
      </w:r>
      <w:r w:rsidRPr="005A3BB8">
        <w:rPr>
          <w:b/>
          <w:bCs/>
          <w:i/>
          <w:iCs/>
        </w:rPr>
        <w:t>i-1</w:t>
      </w:r>
      <w:r w:rsidRPr="005A3BB8">
        <w:rPr>
          <w:b/>
          <w:bCs/>
        </w:rPr>
        <w:t>),</w:t>
      </w:r>
      <w:r w:rsidRPr="005A3BB8">
        <w:rPr>
          <w:b/>
          <w:bCs/>
          <w:i/>
          <w:iCs/>
        </w:rPr>
        <w:t>CTXinfo,i</w:t>
      </w:r>
      <w:r w:rsidRPr="005A3BB8">
        <w:rPr>
          <w:b/>
          <w:bCs/>
        </w:rPr>
        <w:t>))</w:t>
      </w:r>
      <w:r>
        <w:t xml:space="preserve">     </w:t>
      </w:r>
      <w:r w:rsidRPr="005A3BB8">
        <w:rPr>
          <w:sz w:val="20"/>
          <w:szCs w:val="20"/>
        </w:rPr>
        <w:t>[key=PRF, data=(K(i-1),CTXinfo,i)]</w:t>
      </w:r>
    </w:p>
    <w:p w:rsidR="00515D3B" w:rsidRDefault="005B3BAB" w:rsidP="008F008C">
      <w:pPr>
        <w:pStyle w:val="ListParagraph"/>
        <w:numPr>
          <w:ilvl w:val="0"/>
          <w:numId w:val="65"/>
        </w:numPr>
      </w:pPr>
      <w:r>
        <w:t>output</w:t>
      </w:r>
      <w:r w:rsidR="00515D3B">
        <w:t xml:space="preserve"> the first </w:t>
      </w:r>
      <w:r w:rsidR="00515D3B" w:rsidRPr="005A3BB8">
        <w:rPr>
          <w:b/>
          <w:bCs/>
          <w:i/>
          <w:iCs/>
        </w:rPr>
        <w:t>len</w:t>
      </w:r>
      <w:r w:rsidR="00515D3B">
        <w:t xml:space="preserve"> bits from </w:t>
      </w:r>
      <w:r w:rsidR="00515D3B" w:rsidRPr="005A3BB8">
        <w:rPr>
          <w:b/>
          <w:bCs/>
          <w:i/>
          <w:iCs/>
        </w:rPr>
        <w:t>K</w:t>
      </w:r>
      <w:r w:rsidR="00515D3B" w:rsidRPr="005A3BB8">
        <w:rPr>
          <w:b/>
          <w:bCs/>
        </w:rPr>
        <w:t>(</w:t>
      </w:r>
      <w:r w:rsidR="00515D3B" w:rsidRPr="005A3BB8">
        <w:rPr>
          <w:b/>
          <w:bCs/>
          <w:i/>
          <w:iCs/>
        </w:rPr>
        <w:t>1</w:t>
      </w:r>
      <w:r w:rsidR="00515D3B" w:rsidRPr="005A3BB8">
        <w:rPr>
          <w:b/>
          <w:bCs/>
        </w:rPr>
        <w:t>),…,</w:t>
      </w:r>
      <w:r w:rsidR="00515D3B" w:rsidRPr="005A3BB8">
        <w:rPr>
          <w:b/>
          <w:bCs/>
          <w:i/>
          <w:iCs/>
        </w:rPr>
        <w:t>K</w:t>
      </w:r>
      <w:r w:rsidR="00515D3B" w:rsidRPr="005A3BB8">
        <w:rPr>
          <w:b/>
          <w:bCs/>
        </w:rPr>
        <w:t>(</w:t>
      </w:r>
      <w:r w:rsidR="00515D3B" w:rsidRPr="005A3BB8">
        <w:rPr>
          <w:b/>
          <w:bCs/>
          <w:i/>
          <w:iCs/>
        </w:rPr>
        <w:t>t</w:t>
      </w:r>
      <w:r w:rsidR="00515D3B" w:rsidRPr="005A3BB8">
        <w:rPr>
          <w:b/>
          <w:bCs/>
        </w:rPr>
        <w:t>)</w:t>
      </w:r>
    </w:p>
    <w:commentRangeEnd w:id="792"/>
    <w:p w:rsidR="00DB6A64" w:rsidRDefault="00787CA1" w:rsidP="00BB5904">
      <w:pPr>
        <w:autoSpaceDE/>
        <w:autoSpaceDN/>
        <w:adjustRightInd/>
        <w:rPr>
          <w:b/>
          <w:bCs/>
          <w:sz w:val="20"/>
          <w:szCs w:val="20"/>
        </w:rPr>
      </w:pPr>
      <w:r>
        <w:rPr>
          <w:rStyle w:val="CommentReference"/>
        </w:rPr>
        <w:commentReference w:id="792"/>
      </w:r>
      <w:commentRangeEnd w:id="793"/>
      <w:r w:rsidR="00E42F84">
        <w:rPr>
          <w:rStyle w:val="CommentReference"/>
        </w:rPr>
        <w:commentReference w:id="793"/>
      </w:r>
    </w:p>
    <w:p w:rsidR="0072679E" w:rsidRDefault="0072679E" w:rsidP="0072679E">
      <w:pPr>
        <w:pStyle w:val="Caption"/>
        <w:numPr>
          <w:ilvl w:val="0"/>
          <w:numId w:val="9"/>
        </w:numPr>
      </w:pPr>
      <w:r w:rsidRPr="008C242F">
        <w:t xml:space="preserve">Function : </w:t>
      </w:r>
      <w:r>
        <w:t>Bc</w:t>
      </w:r>
      <w:r w:rsidRPr="0087270B">
        <w:t>K</w:t>
      </w:r>
      <w:r>
        <w:t>df</w:t>
      </w:r>
      <w:r w:rsidRPr="0087270B">
        <w:t>ISO18033</w:t>
      </w:r>
      <w:r>
        <w:rPr>
          <w:noProof/>
        </w:rPr>
        <w:t>::</w:t>
      </w:r>
      <w:r w:rsidRPr="0072679E">
        <w:t xml:space="preserve"> </w:t>
      </w:r>
      <w:r>
        <w:t>Bc</w:t>
      </w:r>
      <w:r w:rsidRPr="0087270B">
        <w:t>K</w:t>
      </w:r>
      <w:r>
        <w:t>df</w:t>
      </w:r>
      <w:r w:rsidRPr="0087270B">
        <w:t>ISO18033</w:t>
      </w:r>
      <w:r>
        <w:t>(String hash)</w:t>
      </w:r>
    </w:p>
    <w:p w:rsidR="00A674C1" w:rsidRPr="00A674C1" w:rsidRDefault="00A674C1" w:rsidP="00A674C1">
      <w:pPr>
        <w:ind w:left="708"/>
      </w:pPr>
      <w:r>
        <w:t xml:space="preserve">This KDF uses an underlying Bc KDF which in turn uses a </w:t>
      </w:r>
      <w:del w:id="794" w:author="Yael Ejgenberg" w:date="2011-07-26T19:31:00Z">
        <w:r w:rsidDel="00347EFD">
          <w:delText>bc</w:delText>
        </w:r>
      </w:del>
      <w:ins w:id="795" w:author="Yael Ejgenberg" w:date="2011-07-26T19:31:00Z">
        <w:r w:rsidR="00347EFD">
          <w:t>BC</w:t>
        </w:r>
      </w:ins>
      <w:r>
        <w:t xml:space="preserve"> digest. This constructor creates the digest using the BCFactory and passes it to the unde</w:t>
      </w:r>
      <w:r w:rsidR="00EC7D55">
        <w:t>rlying Bc KDF.</w:t>
      </w:r>
    </w:p>
    <w:p w:rsidR="0072679E" w:rsidRDefault="0072679E" w:rsidP="008B14AA">
      <w:pPr>
        <w:pStyle w:val="Caption"/>
        <w:numPr>
          <w:ilvl w:val="0"/>
          <w:numId w:val="9"/>
        </w:numPr>
      </w:pPr>
      <w:r w:rsidRPr="008C242F">
        <w:t xml:space="preserve">Function : </w:t>
      </w:r>
      <w:r>
        <w:t>Bc</w:t>
      </w:r>
      <w:r w:rsidRPr="0087270B">
        <w:t>K</w:t>
      </w:r>
      <w:r>
        <w:t>df</w:t>
      </w:r>
      <w:r w:rsidRPr="0087270B">
        <w:t>ISO18033</w:t>
      </w:r>
      <w:r>
        <w:rPr>
          <w:noProof/>
        </w:rPr>
        <w:t>::</w:t>
      </w:r>
      <w:r w:rsidRPr="0072679E">
        <w:t xml:space="preserve"> </w:t>
      </w:r>
      <w:r>
        <w:t>Bc</w:t>
      </w:r>
      <w:r w:rsidRPr="0087270B">
        <w:t>K</w:t>
      </w:r>
      <w:r>
        <w:t>df</w:t>
      </w:r>
      <w:r w:rsidRPr="0087270B">
        <w:t>ISO18033</w:t>
      </w:r>
      <w:r>
        <w:t>(</w:t>
      </w:r>
      <w:r w:rsidR="008B14AA">
        <w:t>CryptographicHash</w:t>
      </w:r>
      <w:r>
        <w:t xml:space="preserve"> hash)</w:t>
      </w:r>
    </w:p>
    <w:p w:rsidR="00EC7D55" w:rsidRPr="00EC7D55" w:rsidRDefault="00616E4D" w:rsidP="008B14AA">
      <w:pPr>
        <w:ind w:left="708"/>
      </w:pPr>
      <w:r>
        <w:t xml:space="preserve">This constructor is used in the case that the user has already been working with a hash object and now </w:t>
      </w:r>
      <w:del w:id="796" w:author="Yael Ejgenberg" w:date="2011-07-26T19:29:00Z">
        <w:r w:rsidDel="00347EFD">
          <w:delText>he</w:delText>
        </w:r>
      </w:del>
      <w:r>
        <w:t xml:space="preserve"> wants to pass it on to the </w:t>
      </w:r>
      <w:ins w:id="797" w:author="Yael Ejgenberg" w:date="2011-07-26T19:29:00Z">
        <w:r w:rsidR="00347EFD">
          <w:t>KDF</w:t>
        </w:r>
      </w:ins>
      <w:del w:id="798" w:author="Yael Ejgenberg" w:date="2011-07-26T19:29:00Z">
        <w:r w:rsidDel="00347EFD">
          <w:delText>kdf</w:delText>
        </w:r>
      </w:del>
      <w:r>
        <w:t>. In this case</w:t>
      </w:r>
      <w:ins w:id="799" w:author="Yael Ejgenberg" w:date="2011-07-26T19:29:00Z">
        <w:r w:rsidR="00347EFD">
          <w:t>,</w:t>
        </w:r>
      </w:ins>
      <w:r>
        <w:t xml:space="preserve"> the constructor will do the work of converting a hash to a digest</w:t>
      </w:r>
      <w:r w:rsidR="00EC7D55">
        <w:t xml:space="preserve">. We </w:t>
      </w:r>
      <w:del w:id="800" w:author="Yael Ejgenberg" w:date="2011-07-26T19:30:00Z">
        <w:r w:rsidR="00EC7D55" w:rsidDel="00347EFD">
          <w:delText>can not</w:delText>
        </w:r>
      </w:del>
      <w:ins w:id="801" w:author="Yael Ejgenberg" w:date="2011-07-26T19:30:00Z">
        <w:r w:rsidR="00347EFD">
          <w:t>cannot</w:t>
        </w:r>
      </w:ins>
      <w:r w:rsidR="00EC7D55">
        <w:t xml:space="preserve"> use the </w:t>
      </w:r>
      <w:r w:rsidR="008B14AA">
        <w:t xml:space="preserve">CryptographicHash </w:t>
      </w:r>
      <w:r w:rsidR="00EC7D55">
        <w:t>hash since the underlying BC KDF needs a digest. This constructor will take the name of the digest out of the hash argument and will create a digest</w:t>
      </w:r>
      <w:del w:id="802" w:author="Yael Ejgenberg" w:date="2011-07-26T19:32:00Z">
        <w:r w:rsidR="00EC7D55" w:rsidDel="00347EFD">
          <w:delText xml:space="preserve"> similar to</w:delText>
        </w:r>
      </w:del>
      <w:r w:rsidR="00EC7D55">
        <w:t xml:space="preserve"> </w:t>
      </w:r>
      <w:ins w:id="803" w:author="Yael Ejgenberg" w:date="2011-07-26T19:32:00Z">
        <w:r w:rsidR="00347EFD">
          <w:t xml:space="preserve">in the same manner as </w:t>
        </w:r>
      </w:ins>
      <w:r w:rsidR="00EC7D55">
        <w:t xml:space="preserve">the previous constructor. </w:t>
      </w:r>
      <w:r w:rsidR="003B360C">
        <w:t xml:space="preserve">We supply this constructor to be consistent with other complex classes that may not be wrappings of some library and can utilize the </w:t>
      </w:r>
      <w:r w:rsidR="00EE1FAE">
        <w:t>actual</w:t>
      </w:r>
      <w:r w:rsidR="003B360C">
        <w:t xml:space="preserve"> object efficiently.</w:t>
      </w:r>
      <w:commentRangeStart w:id="804"/>
      <w:r w:rsidR="00347EFD">
        <w:rPr>
          <w:rStyle w:val="CommentReference"/>
        </w:rPr>
        <w:commentReference w:id="805"/>
      </w:r>
      <w:commentRangeEnd w:id="804"/>
      <w:r w:rsidR="003B360C">
        <w:rPr>
          <w:rStyle w:val="CommentReference"/>
        </w:rPr>
        <w:commentReference w:id="804"/>
      </w:r>
    </w:p>
    <w:p w:rsidR="00B9651D" w:rsidRDefault="00E26B8B" w:rsidP="00BB5904">
      <w:pPr>
        <w:pStyle w:val="Caption"/>
        <w:numPr>
          <w:ilvl w:val="0"/>
          <w:numId w:val="9"/>
        </w:numPr>
      </w:pPr>
      <w:r w:rsidRPr="008C242F">
        <w:t xml:space="preserve">Function : </w:t>
      </w:r>
      <w:r>
        <w:t>Bc</w:t>
      </w:r>
      <w:r w:rsidRPr="0087270B">
        <w:t>K</w:t>
      </w:r>
      <w:r>
        <w:t>df</w:t>
      </w:r>
      <w:r w:rsidRPr="0087270B">
        <w:t>ISO18033</w:t>
      </w:r>
      <w:r>
        <w:rPr>
          <w:noProof/>
        </w:rPr>
        <w:t>::</w:t>
      </w:r>
      <w:r w:rsidRPr="0072679E">
        <w:t xml:space="preserve"> </w:t>
      </w:r>
      <w:r w:rsidR="00B9651D">
        <w:rPr>
          <w:noProof/>
        </w:rPr>
        <w:t>generateKey</w:t>
      </w:r>
    </w:p>
    <w:p w:rsidR="00515D3B" w:rsidRDefault="00515D3B" w:rsidP="00616E4D">
      <w:pPr>
        <w:ind w:left="567"/>
      </w:pPr>
      <w:r>
        <w:t xml:space="preserve">This implementation follows the </w:t>
      </w:r>
      <w:r w:rsidRPr="0087270B">
        <w:t>IEEE P1363a/ISO 18033</w:t>
      </w:r>
      <w:r>
        <w:t xml:space="preserve">. This implementation exists in BC and </w:t>
      </w:r>
      <w:r w:rsidR="004F7D01">
        <w:t>is</w:t>
      </w:r>
      <w:r>
        <w:t xml:space="preserve"> taken from there. </w:t>
      </w:r>
      <w:r w:rsidR="004F7D01">
        <w:t>Since</w:t>
      </w:r>
      <w:r>
        <w:t xml:space="preserve"> we use BC implementation we </w:t>
      </w:r>
      <w:r w:rsidR="00994DF2">
        <w:t>need to pass a Digest using the translation tool</w:t>
      </w:r>
      <w:r>
        <w:t xml:space="preserve">. For more information go to section </w:t>
      </w:r>
      <w:hyperlink w:anchor="_Translation_to_concrete" w:history="1">
        <w:r w:rsidR="00342D4D" w:rsidRPr="00342D4D">
          <w:rPr>
            <w:rStyle w:val="Hyperlink"/>
          </w:rPr>
          <w:t>Translation to concrete classes of other libraries</w:t>
        </w:r>
      </w:hyperlink>
      <w:r w:rsidR="00342D4D">
        <w:t>.</w:t>
      </w:r>
    </w:p>
    <w:p w:rsidR="00B634E9" w:rsidRDefault="00B634E9">
      <w:pPr>
        <w:autoSpaceDE/>
        <w:autoSpaceDN/>
        <w:adjustRightInd/>
        <w:rPr>
          <w:ins w:id="806" w:author="LabTest" w:date="2011-08-22T11:53:00Z"/>
        </w:rPr>
      </w:pPr>
      <w:ins w:id="807" w:author="LabTest" w:date="2011-08-22T11:53:00Z">
        <w:r>
          <w:br w:type="page"/>
        </w:r>
      </w:ins>
    </w:p>
    <w:p w:rsidR="00515D3B" w:rsidRPr="0087270B" w:rsidDel="00B634E9" w:rsidRDefault="00515D3B" w:rsidP="00BB5904">
      <w:pPr>
        <w:ind w:left="567"/>
        <w:rPr>
          <w:del w:id="808" w:author="LabTest" w:date="2011-08-22T11:53:00Z"/>
        </w:rPr>
      </w:pPr>
      <w:bookmarkStart w:id="809" w:name="_Toc305321010"/>
      <w:bookmarkStart w:id="810" w:name="_Toc305321140"/>
      <w:bookmarkStart w:id="811" w:name="_Toc305321270"/>
      <w:bookmarkStart w:id="812" w:name="_Toc305321472"/>
      <w:bookmarkStart w:id="813" w:name="_Toc305323486"/>
      <w:bookmarkStart w:id="814" w:name="_Toc305323660"/>
      <w:bookmarkStart w:id="815" w:name="_Toc305323836"/>
      <w:bookmarkStart w:id="816" w:name="_Toc311619800"/>
      <w:bookmarkStart w:id="817" w:name="_Toc315173336"/>
      <w:bookmarkEnd w:id="809"/>
      <w:bookmarkEnd w:id="810"/>
      <w:bookmarkEnd w:id="811"/>
      <w:bookmarkEnd w:id="812"/>
      <w:bookmarkEnd w:id="813"/>
      <w:bookmarkEnd w:id="814"/>
      <w:bookmarkEnd w:id="815"/>
      <w:bookmarkEnd w:id="816"/>
      <w:bookmarkEnd w:id="817"/>
    </w:p>
    <w:p w:rsidR="004B3C9D" w:rsidRDefault="004B3C9D" w:rsidP="008F008C">
      <w:pPr>
        <w:pStyle w:val="Heading2"/>
        <w:numPr>
          <w:ilvl w:val="1"/>
          <w:numId w:val="36"/>
        </w:numPr>
        <w:tabs>
          <w:tab w:val="decimal" w:pos="1701"/>
        </w:tabs>
        <w:ind w:left="993" w:hanging="284"/>
      </w:pPr>
      <w:bookmarkStart w:id="818" w:name="_Key_manipulating_and"/>
      <w:bookmarkStart w:id="819" w:name="_Parameters"/>
      <w:bookmarkStart w:id="820" w:name="_Toc277840075"/>
      <w:bookmarkStart w:id="821" w:name="_Toc277840428"/>
      <w:bookmarkStart w:id="822" w:name="_Toc277840485"/>
      <w:bookmarkStart w:id="823" w:name="_Toc277840631"/>
      <w:bookmarkStart w:id="824" w:name="_Toc277840839"/>
      <w:bookmarkStart w:id="825" w:name="_Toc315173337"/>
      <w:bookmarkEnd w:id="818"/>
      <w:bookmarkEnd w:id="819"/>
      <w:r>
        <w:t>Parameters</w:t>
      </w:r>
      <w:bookmarkEnd w:id="825"/>
    </w:p>
    <w:p w:rsidR="00990BBD" w:rsidRDefault="00990BBD" w:rsidP="007C67ED">
      <w:pPr>
        <w:rPr>
          <w:lang w:eastAsia="en-GB"/>
        </w:rPr>
      </w:pPr>
      <w:r>
        <w:rPr>
          <w:lang w:eastAsia="en-GB"/>
        </w:rPr>
        <w:t>Our implementation requires parameters. We choose to receive the parameters in a special function called init and not in the constructor similar to the provider architecture. The init for every family interface has the same signature</w:t>
      </w:r>
      <w:r w:rsidR="007C67ED">
        <w:rPr>
          <w:lang w:eastAsia="en-GB"/>
        </w:rPr>
        <w:t xml:space="preserve"> and as such declared in the family interface</w:t>
      </w:r>
      <w:r>
        <w:rPr>
          <w:lang w:eastAsia="en-GB"/>
        </w:rPr>
        <w:t>. It can receive both AlgorithmParamterSpec and a Key. It is the derived classes' responsibility to check that the received parameters are legal.</w:t>
      </w:r>
      <w:r w:rsidR="00E0746F">
        <w:rPr>
          <w:lang w:eastAsia="en-GB"/>
        </w:rPr>
        <w:t xml:space="preserve"> The approach of separating the initialization into a separate function and not initializing all fields in construction </w:t>
      </w:r>
      <w:r w:rsidR="007C67ED">
        <w:rPr>
          <w:lang w:eastAsia="en-GB"/>
        </w:rPr>
        <w:t xml:space="preserve">time </w:t>
      </w:r>
      <w:r w:rsidR="00E0746F">
        <w:rPr>
          <w:lang w:eastAsia="en-GB"/>
        </w:rPr>
        <w:t>has the advantage of generalization</w:t>
      </w:r>
      <w:r w:rsidR="007C67ED">
        <w:rPr>
          <w:lang w:eastAsia="en-GB"/>
        </w:rPr>
        <w:t xml:space="preserve"> which is of great importance to keep the project flexible and general</w:t>
      </w:r>
      <w:r w:rsidR="00E0746F">
        <w:rPr>
          <w:lang w:eastAsia="en-GB"/>
        </w:rPr>
        <w:t xml:space="preserve">, however it also has disadvantages. </w:t>
      </w:r>
      <w:r w:rsidR="009B7A0C">
        <w:rPr>
          <w:lang w:eastAsia="en-GB"/>
        </w:rPr>
        <w:t>We list the adv</w:t>
      </w:r>
      <w:r w:rsidR="007C67ED">
        <w:rPr>
          <w:lang w:eastAsia="en-GB"/>
        </w:rPr>
        <w:t>a</w:t>
      </w:r>
      <w:r w:rsidR="009B7A0C">
        <w:rPr>
          <w:lang w:eastAsia="en-GB"/>
        </w:rPr>
        <w:t>ntages as well as the disadvantages of this approach.</w:t>
      </w:r>
    </w:p>
    <w:p w:rsidR="009B7A0C" w:rsidRDefault="009B7A0C" w:rsidP="008F008C">
      <w:pPr>
        <w:pStyle w:val="ListParagraph"/>
        <w:numPr>
          <w:ilvl w:val="0"/>
          <w:numId w:val="27"/>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 xml:space="preserve">Advantages: </w:t>
      </w:r>
    </w:p>
    <w:p w:rsidR="009B7A0C" w:rsidRDefault="009B7A0C" w:rsidP="008F008C">
      <w:pPr>
        <w:pStyle w:val="ListParagraph"/>
        <w:numPr>
          <w:ilvl w:val="1"/>
          <w:numId w:val="27"/>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 xml:space="preserve">Generalization of object </w:t>
      </w:r>
      <w:r w:rsidR="001675E9" w:rsidRPr="009B7A0C">
        <w:rPr>
          <w:rFonts w:ascii="Times New Roman" w:hAnsi="Times New Roman" w:cs="Times New Roman"/>
          <w:sz w:val="24"/>
          <w:szCs w:val="24"/>
          <w:lang w:eastAsia="en-GB" w:bidi="he-IL"/>
        </w:rPr>
        <w:t>creation</w:t>
      </w:r>
      <w:r w:rsidR="001675E9">
        <w:rPr>
          <w:rFonts w:ascii="Times New Roman" w:hAnsi="Times New Roman" w:cs="Times New Roman"/>
          <w:sz w:val="24"/>
          <w:szCs w:val="24"/>
          <w:lang w:eastAsia="en-GB" w:bidi="he-IL"/>
        </w:rPr>
        <w:t>:</w:t>
      </w:r>
      <w:r w:rsidRPr="009B7A0C">
        <w:rPr>
          <w:rFonts w:ascii="Times New Roman" w:hAnsi="Times New Roman" w:cs="Times New Roman"/>
          <w:sz w:val="24"/>
          <w:szCs w:val="24"/>
          <w:lang w:eastAsia="en-GB" w:bidi="he-IL"/>
        </w:rPr>
        <w:t xml:space="preserve"> Since the parameters are given in a different </w:t>
      </w:r>
      <w:r>
        <w:rPr>
          <w:rFonts w:ascii="Times New Roman" w:hAnsi="Times New Roman" w:cs="Times New Roman"/>
          <w:sz w:val="24"/>
          <w:szCs w:val="24"/>
          <w:lang w:eastAsia="en-GB" w:bidi="he-IL"/>
        </w:rPr>
        <w:t>f</w:t>
      </w:r>
      <w:r w:rsidRPr="009B7A0C">
        <w:rPr>
          <w:rFonts w:ascii="Times New Roman" w:hAnsi="Times New Roman" w:cs="Times New Roman"/>
          <w:sz w:val="24"/>
          <w:szCs w:val="24"/>
          <w:lang w:eastAsia="en-GB" w:bidi="he-IL"/>
        </w:rPr>
        <w:t xml:space="preserve">unction the creation of the object can be done in a general way and thus the use </w:t>
      </w:r>
      <w:r>
        <w:rPr>
          <w:rFonts w:ascii="Times New Roman" w:hAnsi="Times New Roman" w:cs="Times New Roman"/>
          <w:sz w:val="24"/>
          <w:szCs w:val="24"/>
          <w:lang w:eastAsia="en-GB" w:bidi="he-IL"/>
        </w:rPr>
        <w:t>of the factories is possible</w:t>
      </w:r>
      <w:r w:rsidR="001675E9">
        <w:rPr>
          <w:rFonts w:ascii="Times New Roman" w:hAnsi="Times New Roman" w:cs="Times New Roman"/>
          <w:sz w:val="24"/>
          <w:szCs w:val="24"/>
          <w:lang w:eastAsia="en-GB" w:bidi="he-IL"/>
        </w:rPr>
        <w:t xml:space="preserve"> (see </w:t>
      </w:r>
      <w:hyperlink w:anchor="_Creation_of_SCAPI" w:history="1">
        <w:r w:rsidR="001675E9" w:rsidRPr="001675E9">
          <w:rPr>
            <w:rStyle w:val="Hyperlink"/>
            <w:rFonts w:ascii="Times New Roman" w:hAnsi="Times New Roman" w:cs="Times New Roman"/>
            <w:sz w:val="24"/>
            <w:szCs w:val="24"/>
            <w:lang w:eastAsia="en-GB" w:bidi="he-IL"/>
          </w:rPr>
          <w:t>Creation of SCAPI objects</w:t>
        </w:r>
      </w:hyperlink>
      <w:r w:rsidR="001675E9">
        <w:rPr>
          <w:rFonts w:ascii="Times New Roman" w:hAnsi="Times New Roman" w:cs="Times New Roman"/>
          <w:sz w:val="24"/>
          <w:szCs w:val="24"/>
          <w:lang w:eastAsia="en-GB" w:bidi="he-IL"/>
        </w:rPr>
        <w:t xml:space="preserve"> for more details)</w:t>
      </w:r>
      <w:r>
        <w:rPr>
          <w:rFonts w:ascii="Times New Roman" w:hAnsi="Times New Roman" w:cs="Times New Roman"/>
          <w:sz w:val="24"/>
          <w:szCs w:val="24"/>
          <w:lang w:eastAsia="en-GB" w:bidi="he-IL"/>
        </w:rPr>
        <w:t>.</w:t>
      </w:r>
    </w:p>
    <w:p w:rsidR="009B7A0C" w:rsidRDefault="009B7A0C" w:rsidP="008F008C">
      <w:pPr>
        <w:pStyle w:val="ListParagraph"/>
        <w:numPr>
          <w:ilvl w:val="1"/>
          <w:numId w:val="2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Fixed </w:t>
      </w:r>
      <w:r w:rsidR="001675E9">
        <w:rPr>
          <w:rFonts w:ascii="Times New Roman" w:hAnsi="Times New Roman" w:cs="Times New Roman"/>
          <w:sz w:val="24"/>
          <w:szCs w:val="24"/>
          <w:lang w:eastAsia="en-GB" w:bidi="he-IL"/>
        </w:rPr>
        <w:t>structure:</w:t>
      </w:r>
      <w:r>
        <w:rPr>
          <w:rFonts w:ascii="Times New Roman" w:hAnsi="Times New Roman" w:cs="Times New Roman"/>
          <w:sz w:val="24"/>
          <w:szCs w:val="24"/>
          <w:lang w:eastAsia="en-GB" w:bidi="he-IL"/>
        </w:rPr>
        <w:t xml:space="preserve"> Every family has the same structure</w:t>
      </w:r>
      <w:r w:rsidR="001675E9">
        <w:rPr>
          <w:rFonts w:ascii="Times New Roman" w:hAnsi="Times New Roman" w:cs="Times New Roman"/>
          <w:sz w:val="24"/>
          <w:szCs w:val="24"/>
          <w:lang w:eastAsia="en-GB" w:bidi="he-IL"/>
        </w:rPr>
        <w:t>.</w:t>
      </w:r>
    </w:p>
    <w:p w:rsidR="009B7A0C" w:rsidRDefault="009B7A0C" w:rsidP="008F008C">
      <w:pPr>
        <w:pStyle w:val="ListParagraph"/>
        <w:numPr>
          <w:ilvl w:val="1"/>
          <w:numId w:val="2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Java </w:t>
      </w:r>
      <w:r w:rsidR="001675E9">
        <w:rPr>
          <w:rFonts w:ascii="Times New Roman" w:hAnsi="Times New Roman" w:cs="Times New Roman"/>
          <w:sz w:val="24"/>
          <w:szCs w:val="24"/>
          <w:lang w:eastAsia="en-GB" w:bidi="he-IL"/>
        </w:rPr>
        <w:t>provider:</w:t>
      </w:r>
      <w:r>
        <w:rPr>
          <w:rFonts w:ascii="Times New Roman" w:hAnsi="Times New Roman" w:cs="Times New Roman"/>
          <w:sz w:val="24"/>
          <w:szCs w:val="24"/>
          <w:lang w:eastAsia="en-GB" w:bidi="he-IL"/>
        </w:rPr>
        <w:t xml:space="preserve"> The java provider is implemented this way and thus this approach is already known. Moreover, as a consequence, it will be easier to wrap the SCAPI provider engines this way.</w:t>
      </w:r>
    </w:p>
    <w:p w:rsidR="009B7A0C" w:rsidRDefault="001675E9" w:rsidP="008F008C">
      <w:pPr>
        <w:pStyle w:val="ListParagraph"/>
        <w:numPr>
          <w:ilvl w:val="0"/>
          <w:numId w:val="27"/>
        </w:numPr>
        <w:rPr>
          <w:rFonts w:ascii="Times New Roman" w:hAnsi="Times New Roman" w:cs="Times New Roman"/>
          <w:sz w:val="24"/>
          <w:szCs w:val="24"/>
          <w:lang w:eastAsia="en-GB" w:bidi="he-IL"/>
        </w:rPr>
      </w:pPr>
      <w:r w:rsidRPr="009B7A0C">
        <w:rPr>
          <w:rFonts w:ascii="Times New Roman" w:hAnsi="Times New Roman" w:cs="Times New Roman"/>
          <w:sz w:val="24"/>
          <w:szCs w:val="24"/>
          <w:lang w:eastAsia="en-GB" w:bidi="he-IL"/>
        </w:rPr>
        <w:t>Disadvantages</w:t>
      </w:r>
      <w:r w:rsidR="009B7A0C" w:rsidRPr="009B7A0C">
        <w:rPr>
          <w:rFonts w:ascii="Times New Roman" w:hAnsi="Times New Roman" w:cs="Times New Roman"/>
          <w:sz w:val="24"/>
          <w:szCs w:val="24"/>
          <w:lang w:eastAsia="en-GB" w:bidi="he-IL"/>
        </w:rPr>
        <w:t xml:space="preserve">: </w:t>
      </w:r>
    </w:p>
    <w:p w:rsidR="009B7A0C" w:rsidRDefault="009B7A0C" w:rsidP="008F008C">
      <w:pPr>
        <w:pStyle w:val="ListParagraph"/>
        <w:numPr>
          <w:ilvl w:val="1"/>
          <w:numId w:val="2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Two functions: To initialize an object there is a need of calling </w:t>
      </w:r>
      <w:r w:rsidR="001675E9">
        <w:rPr>
          <w:rFonts w:ascii="Times New Roman" w:hAnsi="Times New Roman" w:cs="Times New Roman"/>
          <w:sz w:val="24"/>
          <w:szCs w:val="24"/>
          <w:lang w:eastAsia="en-GB" w:bidi="he-IL"/>
        </w:rPr>
        <w:t>two</w:t>
      </w:r>
      <w:r>
        <w:rPr>
          <w:rFonts w:ascii="Times New Roman" w:hAnsi="Times New Roman" w:cs="Times New Roman"/>
          <w:sz w:val="24"/>
          <w:szCs w:val="24"/>
          <w:lang w:eastAsia="en-GB" w:bidi="he-IL"/>
        </w:rPr>
        <w:t xml:space="preserve"> functions in a row.</w:t>
      </w:r>
    </w:p>
    <w:p w:rsidR="009B7A0C" w:rsidRDefault="009B7A0C" w:rsidP="008F008C">
      <w:pPr>
        <w:pStyle w:val="ListParagraph"/>
        <w:numPr>
          <w:ilvl w:val="1"/>
          <w:numId w:val="2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Misuse: If a user by mistake uses an object that was not initialized errors may occur. </w:t>
      </w:r>
    </w:p>
    <w:p w:rsidR="009B7A0C" w:rsidRPr="009B7A0C" w:rsidRDefault="009B7A0C" w:rsidP="008F008C">
      <w:pPr>
        <w:pStyle w:val="ListParagraph"/>
        <w:numPr>
          <w:ilvl w:val="1"/>
          <w:numId w:val="27"/>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Non </w:t>
      </w:r>
      <w:r w:rsidR="001675E9">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This approach is not used in general and thus may be confusing.</w:t>
      </w:r>
    </w:p>
    <w:p w:rsidR="00990BBD" w:rsidRPr="00990BBD" w:rsidRDefault="00990BBD" w:rsidP="00990BBD">
      <w:pPr>
        <w:rPr>
          <w:lang w:eastAsia="en-GB"/>
        </w:rPr>
      </w:pPr>
    </w:p>
    <w:p w:rsidR="004B3C9D" w:rsidRDefault="004B3C9D" w:rsidP="0004679D">
      <w:pPr>
        <w:rPr>
          <w:lang w:eastAsia="en-GB"/>
        </w:rPr>
      </w:pPr>
      <w:r>
        <w:rPr>
          <w:lang w:eastAsia="en-GB"/>
        </w:rPr>
        <w:t>Instead of creating our own interface for parameters to algorithms</w:t>
      </w:r>
      <w:r w:rsidR="00982311">
        <w:rPr>
          <w:lang w:eastAsia="en-GB"/>
        </w:rPr>
        <w:t>,</w:t>
      </w:r>
      <w:r>
        <w:rPr>
          <w:lang w:eastAsia="en-GB"/>
        </w:rPr>
        <w:t xml:space="preserve"> we use the AlgorithmParameterSpec of JCA/JCE. There are several advantages to doing so. </w:t>
      </w:r>
    </w:p>
    <w:p w:rsidR="004B3C9D" w:rsidRDefault="004B3C9D"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Most</w:t>
      </w:r>
      <w:r w:rsidRPr="00994DF2">
        <w:rPr>
          <w:rFonts w:ascii="Times New Roman" w:hAnsi="Times New Roman" w:cs="Times New Roman"/>
          <w:sz w:val="24"/>
          <w:szCs w:val="24"/>
          <w:lang w:eastAsia="en-GB" w:bidi="he-IL"/>
        </w:rPr>
        <w:t xml:space="preserve"> of the parameters for specific algorithms already exist and we can use them.</w:t>
      </w:r>
    </w:p>
    <w:p w:rsidR="004B3C9D" w:rsidRDefault="004B3C9D" w:rsidP="003A0EA5">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AlgorithmParameterSpec is </w:t>
      </w:r>
      <w:r w:rsidR="003A0EA5">
        <w:rPr>
          <w:rFonts w:ascii="Times New Roman" w:hAnsi="Times New Roman" w:cs="Times New Roman"/>
          <w:sz w:val="24"/>
          <w:szCs w:val="24"/>
          <w:lang w:eastAsia="en-GB" w:bidi="he-IL"/>
        </w:rPr>
        <w:t xml:space="preserve">the </w:t>
      </w:r>
      <w:r w:rsidR="004F7D01">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JCA/JCE parameters and as such </w:t>
      </w:r>
      <w:r w:rsidR="003A0EA5">
        <w:rPr>
          <w:rFonts w:ascii="Times New Roman" w:hAnsi="Times New Roman" w:cs="Times New Roman"/>
          <w:sz w:val="24"/>
          <w:szCs w:val="24"/>
          <w:lang w:eastAsia="en-GB" w:bidi="he-IL"/>
        </w:rPr>
        <w:t>is</w:t>
      </w:r>
      <w:r>
        <w:rPr>
          <w:rFonts w:ascii="Times New Roman" w:hAnsi="Times New Roman" w:cs="Times New Roman"/>
          <w:sz w:val="24"/>
          <w:szCs w:val="24"/>
          <w:lang w:eastAsia="en-GB" w:bidi="he-IL"/>
        </w:rPr>
        <w:t xml:space="preserve"> more familiar </w:t>
      </w:r>
      <w:r w:rsidR="003A0EA5">
        <w:rPr>
          <w:rFonts w:ascii="Times New Roman" w:hAnsi="Times New Roman" w:cs="Times New Roman"/>
          <w:sz w:val="24"/>
          <w:szCs w:val="24"/>
          <w:lang w:eastAsia="en-GB" w:bidi="he-IL"/>
        </w:rPr>
        <w:t>to</w:t>
      </w:r>
      <w:r>
        <w:rPr>
          <w:rFonts w:ascii="Times New Roman" w:hAnsi="Times New Roman" w:cs="Times New Roman"/>
          <w:sz w:val="24"/>
          <w:szCs w:val="24"/>
          <w:lang w:eastAsia="en-GB" w:bidi="he-IL"/>
        </w:rPr>
        <w:t xml:space="preserve"> users</w:t>
      </w:r>
      <w:r w:rsidR="003A0EA5">
        <w:rPr>
          <w:rFonts w:ascii="Times New Roman" w:hAnsi="Times New Roman" w:cs="Times New Roman"/>
          <w:sz w:val="24"/>
          <w:szCs w:val="24"/>
          <w:lang w:eastAsia="en-GB" w:bidi="he-IL"/>
        </w:rPr>
        <w:t xml:space="preserve"> of the library</w:t>
      </w:r>
      <w:r>
        <w:rPr>
          <w:rFonts w:ascii="Times New Roman" w:hAnsi="Times New Roman" w:cs="Times New Roman"/>
          <w:sz w:val="24"/>
          <w:szCs w:val="24"/>
          <w:lang w:eastAsia="en-GB" w:bidi="he-IL"/>
        </w:rPr>
        <w:t>.</w:t>
      </w:r>
    </w:p>
    <w:p w:rsidR="004B3C9D" w:rsidRDefault="003A0EA5"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makes for a</w:t>
      </w:r>
      <w:r w:rsidR="004B3C9D">
        <w:rPr>
          <w:rFonts w:ascii="Times New Roman" w:hAnsi="Times New Roman" w:cs="Times New Roman"/>
          <w:sz w:val="24"/>
          <w:szCs w:val="24"/>
          <w:lang w:eastAsia="en-GB" w:bidi="he-IL"/>
        </w:rPr>
        <w:t xml:space="preserve"> very easy adaptation when converting the package to a provider. </w:t>
      </w:r>
    </w:p>
    <w:p w:rsidR="00DF3B8E" w:rsidRPr="00DF3B8E" w:rsidRDefault="00DF3B8E" w:rsidP="00DF3B8E">
      <w:pPr>
        <w:ind w:left="219"/>
        <w:rPr>
          <w:lang w:eastAsia="en-GB"/>
        </w:rPr>
      </w:pPr>
      <w:r>
        <w:rPr>
          <w:lang w:eastAsia="en-GB"/>
        </w:rPr>
        <w:t xml:space="preserve">We separate the notion of algorithm parameters from the notion of key (e.g. in Discrete Log, the group description would be part of the parameters and not the key).Those primitives that require a key as input receive an argument of type Key as well as an argument of type AlgorithmParameterSpec. See for example </w:t>
      </w:r>
      <w:hyperlink w:anchor="_Static_View" w:history="1">
        <w:r w:rsidRPr="00DF3B8E">
          <w:rPr>
            <w:rStyle w:val="Hyperlink"/>
            <w:lang w:eastAsia="en-GB"/>
          </w:rPr>
          <w:t>static view of PRF</w:t>
        </w:r>
      </w:hyperlink>
      <w:r>
        <w:rPr>
          <w:lang w:eastAsia="en-GB"/>
        </w:rPr>
        <w:t>.</w:t>
      </w:r>
    </w:p>
    <w:p w:rsidR="004B3C9D" w:rsidRPr="004B3C9D" w:rsidRDefault="004B3C9D" w:rsidP="004B3C9D">
      <w:pPr>
        <w:rPr>
          <w:lang w:eastAsia="en-GB"/>
        </w:rPr>
      </w:pPr>
    </w:p>
    <w:p w:rsidR="004B3C9D" w:rsidRDefault="00515D3B" w:rsidP="008F008C">
      <w:pPr>
        <w:pStyle w:val="Heading2"/>
        <w:numPr>
          <w:ilvl w:val="1"/>
          <w:numId w:val="36"/>
        </w:numPr>
        <w:tabs>
          <w:tab w:val="decimal" w:pos="1701"/>
        </w:tabs>
        <w:ind w:left="993" w:hanging="284"/>
      </w:pPr>
      <w:bookmarkStart w:id="826" w:name="_Key_manipulating_and_1"/>
      <w:bookmarkStart w:id="827" w:name="_Key_manipulating"/>
      <w:bookmarkStart w:id="828" w:name="_Toc315173338"/>
      <w:bookmarkEnd w:id="826"/>
      <w:bookmarkEnd w:id="827"/>
      <w:r>
        <w:t xml:space="preserve">Key </w:t>
      </w:r>
      <w:r w:rsidRPr="00BC410A">
        <w:t>manipulati</w:t>
      </w:r>
      <w:bookmarkEnd w:id="820"/>
      <w:bookmarkEnd w:id="821"/>
      <w:bookmarkEnd w:id="822"/>
      <w:bookmarkEnd w:id="823"/>
      <w:bookmarkEnd w:id="824"/>
      <w:r w:rsidR="00095339">
        <w:t>on</w:t>
      </w:r>
      <w:bookmarkEnd w:id="828"/>
      <w:r w:rsidR="00994DF2">
        <w:t xml:space="preserve"> </w:t>
      </w:r>
    </w:p>
    <w:p w:rsidR="00515D3B" w:rsidRDefault="00515D3B" w:rsidP="008B14AA">
      <w:pPr>
        <w:rPr>
          <w:lang w:eastAsia="en-GB"/>
        </w:rPr>
      </w:pPr>
      <w:r>
        <w:rPr>
          <w:lang w:eastAsia="en-GB"/>
        </w:rPr>
        <w:t xml:space="preserve">The </w:t>
      </w:r>
      <w:r w:rsidR="003A0EA5">
        <w:rPr>
          <w:lang w:eastAsia="en-GB"/>
        </w:rPr>
        <w:t>J</w:t>
      </w:r>
      <w:r>
        <w:rPr>
          <w:lang w:eastAsia="en-GB"/>
        </w:rPr>
        <w:t xml:space="preserve">ava architecture provides a rich key functionality. It provides an interface to create keys, translate between different key representations and load/store keys to/from database. Since the infrastructure </w:t>
      </w:r>
      <w:r w:rsidR="008B14AA">
        <w:rPr>
          <w:lang w:eastAsia="en-GB"/>
        </w:rPr>
        <w:t>does not provide</w:t>
      </w:r>
      <w:r>
        <w:rPr>
          <w:lang w:eastAsia="en-GB"/>
        </w:rPr>
        <w:t xml:space="preserve"> all of the required </w:t>
      </w:r>
      <w:r w:rsidR="001B4C62">
        <w:rPr>
          <w:lang w:eastAsia="en-GB"/>
        </w:rPr>
        <w:t>utilities,</w:t>
      </w:r>
      <w:r>
        <w:rPr>
          <w:lang w:eastAsia="en-GB"/>
        </w:rPr>
        <w:t xml:space="preserve"> additional interfaces will be provided. We may take key implementations from Bouncy Castle and if we would like to supply more we would implement/wrap to conform to the interfaces/classes of the JCA/JCE.</w:t>
      </w:r>
    </w:p>
    <w:p w:rsidR="00515D3B" w:rsidRDefault="00515D3B" w:rsidP="0004679D">
      <w:pPr>
        <w:rPr>
          <w:lang w:eastAsia="en-GB"/>
        </w:rPr>
      </w:pPr>
      <w:r>
        <w:rPr>
          <w:lang w:eastAsia="en-GB"/>
        </w:rPr>
        <w:lastRenderedPageBreak/>
        <w:t>The functional</w:t>
      </w:r>
      <w:r w:rsidR="00B32BAA">
        <w:rPr>
          <w:lang w:eastAsia="en-GB"/>
        </w:rPr>
        <w:t>it</w:t>
      </w:r>
      <w:r>
        <w:rPr>
          <w:lang w:eastAsia="en-GB"/>
        </w:rPr>
        <w:t xml:space="preserve">y of the keys is taken from </w:t>
      </w:r>
      <w:r w:rsidR="001E046A">
        <w:rPr>
          <w:lang w:eastAsia="en-GB"/>
        </w:rPr>
        <w:t xml:space="preserve">reference [4] </w:t>
      </w:r>
      <w:hyperlink r:id="rId47" w:anchor="Key" w:history="1">
        <w:r w:rsidRPr="00094D21">
          <w:rPr>
            <w:rStyle w:val="Hyperlink"/>
            <w:lang w:eastAsia="en-GB"/>
          </w:rPr>
          <w:t>http://download.oracle.com/javase/6/docs/technotes/guides/security/crypto/CryptoSpec.html#Key</w:t>
        </w:r>
      </w:hyperlink>
      <w:r>
        <w:rPr>
          <w:lang w:eastAsia="en-GB"/>
        </w:rPr>
        <w:t xml:space="preserve"> (for more information follow the link)</w:t>
      </w:r>
    </w:p>
    <w:p w:rsidR="00515D3B" w:rsidRDefault="00515D3B" w:rsidP="0004679D">
      <w:pPr>
        <w:rPr>
          <w:lang w:eastAsia="en-GB"/>
        </w:rPr>
      </w:pPr>
    </w:p>
    <w:p w:rsidR="00515D3B" w:rsidRDefault="00515D3B" w:rsidP="00A27CD0">
      <w:pPr>
        <w:pStyle w:val="Heading3"/>
        <w:numPr>
          <w:ilvl w:val="2"/>
          <w:numId w:val="11"/>
        </w:numPr>
        <w:ind w:left="2694" w:hanging="709"/>
        <w:rPr>
          <w:lang w:eastAsia="en-GB"/>
        </w:rPr>
      </w:pPr>
      <w:bookmarkStart w:id="829" w:name="_Toc277840076"/>
      <w:bookmarkStart w:id="830" w:name="_Toc277840429"/>
      <w:bookmarkStart w:id="831" w:name="_Toc277840486"/>
      <w:bookmarkStart w:id="832" w:name="_Toc277840632"/>
      <w:bookmarkStart w:id="833" w:name="_Toc277840840"/>
      <w:bookmarkStart w:id="834" w:name="_Toc315173339"/>
      <w:r>
        <w:rPr>
          <w:lang w:eastAsia="en-GB"/>
        </w:rPr>
        <w:t>Key representations:</w:t>
      </w:r>
      <w:bookmarkEnd w:id="829"/>
      <w:bookmarkEnd w:id="830"/>
      <w:bookmarkEnd w:id="831"/>
      <w:bookmarkEnd w:id="832"/>
      <w:bookmarkEnd w:id="833"/>
      <w:bookmarkEnd w:id="834"/>
    </w:p>
    <w:p w:rsidR="00515D3B" w:rsidRDefault="001B4C62" w:rsidP="0004679D">
      <w:r>
        <w:rPr>
          <w:b/>
          <w:bCs/>
        </w:rPr>
        <w:t>Key Interface</w:t>
      </w:r>
      <w:r w:rsidR="00515D3B">
        <w:rPr>
          <w:b/>
          <w:bCs/>
        </w:rPr>
        <w:t>:</w:t>
      </w:r>
      <w:r w:rsidR="00515D3B">
        <w:t xml:space="preserve"> An </w:t>
      </w:r>
      <w:r w:rsidR="00515D3B">
        <w:rPr>
          <w:i/>
          <w:iCs/>
        </w:rPr>
        <w:t>opaque</w:t>
      </w:r>
      <w:r w:rsidR="00515D3B">
        <w:t xml:space="preserve"> key representation is one in which you have no direct access to the key material that constitutes a key. In other words: "opaque" gives you limited access to the key--just the three methods defined by the </w:t>
      </w:r>
      <w:r w:rsidR="00515D3B">
        <w:rPr>
          <w:rStyle w:val="HTMLCode"/>
        </w:rPr>
        <w:t>Key</w:t>
      </w:r>
      <w:r w:rsidR="00515D3B">
        <w:t xml:space="preserve"> interface (see below): </w:t>
      </w:r>
      <w:r w:rsidR="00515D3B">
        <w:rPr>
          <w:rStyle w:val="HTMLCode"/>
        </w:rPr>
        <w:t>getAlgorithm</w:t>
      </w:r>
      <w:r w:rsidR="00515D3B">
        <w:t xml:space="preserve">, </w:t>
      </w:r>
      <w:r w:rsidR="00515D3B">
        <w:rPr>
          <w:rStyle w:val="HTMLCode"/>
        </w:rPr>
        <w:t>getFormat</w:t>
      </w:r>
      <w:r w:rsidR="00515D3B">
        <w:t xml:space="preserve">, and </w:t>
      </w:r>
      <w:r w:rsidR="00515D3B">
        <w:rPr>
          <w:rStyle w:val="HTMLCode"/>
        </w:rPr>
        <w:t>getEncoded</w:t>
      </w:r>
      <w:r w:rsidR="00515D3B">
        <w:t>.</w:t>
      </w:r>
    </w:p>
    <w:p w:rsidR="00515D3B" w:rsidRDefault="001B4C62" w:rsidP="0004679D">
      <w:pPr>
        <w:pStyle w:val="NormalWeb"/>
      </w:pPr>
      <w:r>
        <w:rPr>
          <w:b/>
          <w:bCs/>
        </w:rPr>
        <w:t>K</w:t>
      </w:r>
      <w:r w:rsidRPr="00E9711F">
        <w:rPr>
          <w:b/>
          <w:bCs/>
        </w:rPr>
        <w:t>eyPair Clas</w:t>
      </w:r>
      <w:r>
        <w:rPr>
          <w:b/>
          <w:bCs/>
        </w:rPr>
        <w:t>s</w:t>
      </w:r>
      <w:r w:rsidR="00515D3B" w:rsidRPr="00E9711F">
        <w:rPr>
          <w:b/>
          <w:bCs/>
        </w:rPr>
        <w:t>:</w:t>
      </w:r>
      <w:r w:rsidR="00515D3B">
        <w:t xml:space="preserve">  The </w:t>
      </w:r>
      <w:r w:rsidR="00515D3B">
        <w:rPr>
          <w:rStyle w:val="HTMLCode"/>
        </w:rPr>
        <w:t>KeyPair</w:t>
      </w:r>
      <w:r w:rsidR="00515D3B">
        <w:t xml:space="preserve"> class is a simple holder for a key pair (a public key and a private key). It has two public methods, one for returning the private key, and the other for returning the public key:</w:t>
      </w:r>
    </w:p>
    <w:p w:rsidR="00515D3B" w:rsidRDefault="00515D3B" w:rsidP="0004679D">
      <w:pPr>
        <w:pStyle w:val="HTMLPreformatted"/>
      </w:pPr>
      <w:r>
        <w:tab/>
        <w:t>PrivateKey getPrivate()</w:t>
      </w:r>
    </w:p>
    <w:p w:rsidR="00515D3B" w:rsidRDefault="00515D3B" w:rsidP="0004679D">
      <w:pPr>
        <w:pStyle w:val="HTMLPreformatted"/>
      </w:pPr>
      <w:r>
        <w:tab/>
        <w:t>PublicKey getPublic()</w:t>
      </w:r>
    </w:p>
    <w:p w:rsidR="00515D3B" w:rsidRDefault="00515D3B" w:rsidP="0004679D">
      <w:pPr>
        <w:pStyle w:val="HTMLPreformatted"/>
      </w:pPr>
      <w:r>
        <w:tab/>
      </w:r>
    </w:p>
    <w:p w:rsidR="00515D3B" w:rsidRPr="00E9711F" w:rsidRDefault="001B4C62" w:rsidP="0004679D">
      <w:pPr>
        <w:ind w:left="1"/>
      </w:pPr>
      <w:bookmarkStart w:id="835" w:name="_Toc277840077"/>
      <w:bookmarkStart w:id="836" w:name="_Toc277840430"/>
      <w:bookmarkStart w:id="837" w:name="_Toc277840487"/>
      <w:bookmarkStart w:id="838" w:name="_Toc277840633"/>
      <w:bookmarkStart w:id="839" w:name="_Toc277840841"/>
      <w:r w:rsidRPr="001B4C62">
        <w:rPr>
          <w:b/>
          <w:bCs/>
        </w:rPr>
        <w:t>KeySpec Interface</w:t>
      </w:r>
      <w:r w:rsidR="00515D3B">
        <w:t xml:space="preserve">: </w:t>
      </w:r>
      <w:r w:rsidR="00515D3B" w:rsidRPr="00E9711F">
        <w:t>This interface contains no methods or constants. Its only purpose is to group and provide type safety for all key specifications. All key specifications must implement this interface.</w:t>
      </w:r>
      <w:bookmarkEnd w:id="835"/>
      <w:bookmarkEnd w:id="836"/>
      <w:bookmarkEnd w:id="837"/>
      <w:bookmarkEnd w:id="838"/>
      <w:bookmarkEnd w:id="839"/>
    </w:p>
    <w:p w:rsidR="001B4C62" w:rsidRPr="00BC410A" w:rsidRDefault="001B4C62" w:rsidP="00A27CD0">
      <w:pPr>
        <w:pStyle w:val="Heading3"/>
        <w:numPr>
          <w:ilvl w:val="2"/>
          <w:numId w:val="11"/>
        </w:numPr>
        <w:ind w:left="2694" w:hanging="709"/>
        <w:rPr>
          <w:lang w:eastAsia="en-GB"/>
        </w:rPr>
      </w:pPr>
      <w:bookmarkStart w:id="840" w:name="_Toc315173340"/>
      <w:r>
        <w:rPr>
          <w:lang w:eastAsia="en-GB"/>
        </w:rPr>
        <w:t>Key translation</w:t>
      </w:r>
      <w:bookmarkEnd w:id="840"/>
    </w:p>
    <w:p w:rsidR="00515D3B" w:rsidRDefault="001B4C62" w:rsidP="0004679D">
      <w:r w:rsidRPr="00010FEF">
        <w:rPr>
          <w:b/>
          <w:bCs/>
        </w:rPr>
        <w:t>The KeyFactor</w:t>
      </w:r>
      <w:r>
        <w:rPr>
          <w:b/>
          <w:bCs/>
        </w:rPr>
        <w:t xml:space="preserve">y </w:t>
      </w:r>
      <w:r w:rsidR="00515D3B">
        <w:rPr>
          <w:b/>
          <w:bCs/>
        </w:rPr>
        <w:t>class</w:t>
      </w:r>
      <w:r w:rsidR="00515D3B" w:rsidRPr="00010FEF">
        <w:rPr>
          <w:b/>
          <w:bCs/>
        </w:rPr>
        <w:t>:</w:t>
      </w:r>
      <w:r w:rsidR="00515D3B">
        <w:t xml:space="preserve"> The </w:t>
      </w:r>
      <w:r w:rsidR="00515D3B">
        <w:rPr>
          <w:rStyle w:val="HTMLCode"/>
        </w:rPr>
        <w:t>KeyFactory</w:t>
      </w:r>
      <w:r w:rsidR="00515D3B">
        <w:t xml:space="preserve"> class is an </w:t>
      </w:r>
      <w:hyperlink r:id="rId48" w:anchor="Engine" w:history="1">
        <w:r w:rsidR="00515D3B">
          <w:rPr>
            <w:rStyle w:val="Hyperlink"/>
          </w:rPr>
          <w:t>engine class</w:t>
        </w:r>
      </w:hyperlink>
      <w:r w:rsidR="00515D3B">
        <w:t xml:space="preserve"> designed to perform conversions between opaque cryptographic </w:t>
      </w:r>
      <w:hyperlink r:id="rId49" w:anchor="Key" w:history="1">
        <w:r w:rsidR="00515D3B">
          <w:rPr>
            <w:rStyle w:val="HTMLCode"/>
            <w:color w:val="0000FF"/>
            <w:u w:val="single"/>
          </w:rPr>
          <w:t>Key</w:t>
        </w:r>
        <w:r w:rsidR="00515D3B">
          <w:rPr>
            <w:rStyle w:val="Hyperlink"/>
          </w:rPr>
          <w:t>s</w:t>
        </w:r>
      </w:hyperlink>
      <w:r w:rsidR="00515D3B">
        <w:t xml:space="preserve"> and </w:t>
      </w:r>
      <w:hyperlink r:id="rId50" w:anchor="KeySpecs" w:history="1">
        <w:r w:rsidR="00515D3B">
          <w:rPr>
            <w:rStyle w:val="Hyperlink"/>
          </w:rPr>
          <w:t>key specifications</w:t>
        </w:r>
      </w:hyperlink>
      <w:r w:rsidR="00515D3B">
        <w:t xml:space="preserve"> (transparent representations of the underlying key material). </w:t>
      </w:r>
      <w:r w:rsidR="00FD56B9">
        <w:rPr>
          <w:noProof/>
        </w:rPr>
        <w:drawing>
          <wp:anchor distT="0" distB="0" distL="114300" distR="114300" simplePos="0" relativeHeight="251688960" behindDoc="0" locked="0" layoutInCell="1" allowOverlap="1" wp14:anchorId="602E302D" wp14:editId="66FB09AF">
            <wp:simplePos x="0" y="0"/>
            <wp:positionH relativeFrom="column">
              <wp:posOffset>1604645</wp:posOffset>
            </wp:positionH>
            <wp:positionV relativeFrom="paragraph">
              <wp:posOffset>664210</wp:posOffset>
            </wp:positionV>
            <wp:extent cx="2876550" cy="1219200"/>
            <wp:effectExtent l="19050" t="0" r="0" b="0"/>
            <wp:wrapTopAndBottom/>
            <wp:docPr id="891" name="Picture 15" descr="&lt;Image of 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Image of KeyFactory operation&g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76550" cy="1219200"/>
                    </a:xfrm>
                    <a:prstGeom prst="rect">
                      <a:avLst/>
                    </a:prstGeom>
                    <a:noFill/>
                    <a:ln w="9525">
                      <a:noFill/>
                      <a:miter lim="800000"/>
                      <a:headEnd/>
                      <a:tailEnd/>
                    </a:ln>
                  </pic:spPr>
                </pic:pic>
              </a:graphicData>
            </a:graphic>
          </wp:anchor>
        </w:drawing>
      </w:r>
    </w:p>
    <w:p w:rsidR="00515D3B" w:rsidRDefault="00515D3B" w:rsidP="0004679D">
      <w:pPr>
        <w:pStyle w:val="NormalWeb"/>
      </w:pPr>
      <w:r>
        <w:t>Key factories are bi-directional. They allow you to build an opaque key object from a given key specification (key material), or to retrieve the underlying key material of a key object in a suitable format.</w:t>
      </w:r>
    </w:p>
    <w:p w:rsidR="00515D3B" w:rsidRDefault="001B4C62" w:rsidP="0004679D">
      <w:pPr>
        <w:pStyle w:val="NormalWeb"/>
      </w:pPr>
      <w:r>
        <w:rPr>
          <w:b/>
          <w:bCs/>
        </w:rPr>
        <w:t>T</w:t>
      </w:r>
      <w:r w:rsidRPr="00010FEF">
        <w:rPr>
          <w:b/>
          <w:bCs/>
        </w:rPr>
        <w:t>he SecretKeyFactory Clas</w:t>
      </w:r>
      <w:r>
        <w:rPr>
          <w:b/>
          <w:bCs/>
        </w:rPr>
        <w:t>s</w:t>
      </w:r>
      <w:r w:rsidR="00515D3B" w:rsidRPr="00010FEF">
        <w:rPr>
          <w:b/>
          <w:bCs/>
        </w:rPr>
        <w:t>:</w:t>
      </w:r>
      <w:r w:rsidR="00515D3B">
        <w:t xml:space="preserve">  This class represents a factory for secret keys. Unlike </w:t>
      </w:r>
      <w:hyperlink r:id="rId52" w:anchor="KeyFactory" w:history="1">
        <w:r w:rsidR="00515D3B">
          <w:rPr>
            <w:rStyle w:val="HTMLCode"/>
            <w:color w:val="0000FF"/>
            <w:u w:val="single"/>
          </w:rPr>
          <w:t>KeyFactory</w:t>
        </w:r>
      </w:hyperlink>
      <w:r w:rsidR="00515D3B">
        <w:t xml:space="preserve">, a </w:t>
      </w:r>
      <w:r w:rsidR="00515D3B">
        <w:rPr>
          <w:rStyle w:val="HTMLCode"/>
        </w:rPr>
        <w:t>javax.crypto.SecretKeyFactory</w:t>
      </w:r>
      <w:r w:rsidR="00515D3B">
        <w:t xml:space="preserve"> object operates only on secret (symmetric) keys, whereas a </w:t>
      </w:r>
      <w:r w:rsidR="00515D3B">
        <w:rPr>
          <w:rStyle w:val="HTMLCode"/>
        </w:rPr>
        <w:t>java.security.KeyFactory</w:t>
      </w:r>
      <w:r w:rsidR="00515D3B">
        <w:t xml:space="preserve"> object processes the public and private key components of a key pair.</w:t>
      </w:r>
    </w:p>
    <w:p w:rsidR="00515D3B" w:rsidRDefault="00FD56B9" w:rsidP="0004679D">
      <w:r>
        <w:rPr>
          <w:noProof/>
        </w:rPr>
        <w:lastRenderedPageBreak/>
        <w:drawing>
          <wp:inline distT="0" distB="0" distL="0" distR="0" wp14:anchorId="47AF6886" wp14:editId="2F49B060">
            <wp:extent cx="1974850" cy="1168400"/>
            <wp:effectExtent l="19050" t="0" r="6350" b="0"/>
            <wp:docPr id="890" name="Picture 16" descr="&lt;Image of Secret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Image of SecretKeyFactory operation&gt;"/>
                    <pic:cNvPicPr>
                      <a:picLocks noChangeAspect="1" noChangeArrowheads="1"/>
                    </pic:cNvPicPr>
                  </pic:nvPicPr>
                  <pic:blipFill>
                    <a:blip r:embed="rId53" cstate="print"/>
                    <a:srcRect/>
                    <a:stretch>
                      <a:fillRect/>
                    </a:stretch>
                  </pic:blipFill>
                  <pic:spPr bwMode="auto">
                    <a:xfrm>
                      <a:off x="0" y="0"/>
                      <a:ext cx="1974850" cy="1168400"/>
                    </a:xfrm>
                    <a:prstGeom prst="rect">
                      <a:avLst/>
                    </a:prstGeom>
                    <a:noFill/>
                    <a:ln w="9525">
                      <a:noFill/>
                      <a:miter lim="800000"/>
                      <a:headEnd/>
                      <a:tailEnd/>
                    </a:ln>
                  </pic:spPr>
                </pic:pic>
              </a:graphicData>
            </a:graphic>
          </wp:inline>
        </w:drawing>
      </w:r>
    </w:p>
    <w:p w:rsidR="00515D3B" w:rsidRDefault="00515D3B" w:rsidP="0004679D">
      <w:pPr>
        <w:pStyle w:val="NormalWeb"/>
      </w:pPr>
      <w:r>
        <w:t xml:space="preserve">Key factories are used to convert </w:t>
      </w:r>
      <w:hyperlink r:id="rId54" w:anchor="Key" w:history="1">
        <w:r>
          <w:rPr>
            <w:rStyle w:val="HTMLCode"/>
            <w:color w:val="0000FF"/>
            <w:u w:val="single"/>
          </w:rPr>
          <w:t>Key</w:t>
        </w:r>
        <w:r>
          <w:rPr>
            <w:rStyle w:val="Hyperlink"/>
          </w:rPr>
          <w:t>s</w:t>
        </w:r>
      </w:hyperlink>
      <w:r>
        <w:t xml:space="preserve"> (opaque cryptographic keys of type </w:t>
      </w:r>
      <w:r>
        <w:rPr>
          <w:rStyle w:val="HTMLCode"/>
        </w:rPr>
        <w:t>java.security.Key</w:t>
      </w:r>
      <w:r>
        <w:t xml:space="preserve">) into </w:t>
      </w:r>
      <w:hyperlink r:id="rId55" w:anchor="KeySpecs" w:history="1">
        <w:r>
          <w:rPr>
            <w:rStyle w:val="Hyperlink"/>
          </w:rPr>
          <w:t>key specifications</w:t>
        </w:r>
      </w:hyperlink>
      <w:r>
        <w:t xml:space="preserve"> (transparent representations of the underlying key material in a suitable format), and vice versa.</w:t>
      </w:r>
    </w:p>
    <w:p w:rsidR="0006225D" w:rsidRDefault="0006225D" w:rsidP="00A27CD0">
      <w:pPr>
        <w:pStyle w:val="Heading3"/>
        <w:numPr>
          <w:ilvl w:val="2"/>
          <w:numId w:val="11"/>
        </w:numPr>
        <w:ind w:left="2694" w:hanging="709"/>
      </w:pPr>
      <w:bookmarkStart w:id="841" w:name="_Toc277840079"/>
      <w:bookmarkStart w:id="842" w:name="_Toc277840432"/>
      <w:bookmarkStart w:id="843" w:name="_Toc277840489"/>
      <w:bookmarkStart w:id="844" w:name="_Toc277840635"/>
      <w:bookmarkStart w:id="845" w:name="_Toc277840843"/>
      <w:bookmarkStart w:id="846" w:name="_Toc315173341"/>
      <w:r>
        <w:t>Key creation</w:t>
      </w:r>
      <w:bookmarkEnd w:id="841"/>
      <w:bookmarkEnd w:id="842"/>
      <w:bookmarkEnd w:id="843"/>
      <w:bookmarkEnd w:id="844"/>
      <w:bookmarkEnd w:id="845"/>
      <w:bookmarkEnd w:id="846"/>
    </w:p>
    <w:p w:rsidR="00515D3B" w:rsidRDefault="0006225D" w:rsidP="00586DBA">
      <w:pPr>
        <w:pStyle w:val="NormalWeb"/>
      </w:pPr>
      <w:r w:rsidRPr="0006225D">
        <w:t>The KeyPairGenerator Class</w:t>
      </w:r>
      <w:r w:rsidR="001E23AA" w:rsidRPr="0006225D">
        <w:t>:</w:t>
      </w:r>
      <w:r w:rsidR="00515D3B">
        <w:t xml:space="preserve"> The </w:t>
      </w:r>
      <w:r w:rsidR="00515D3B">
        <w:rPr>
          <w:rStyle w:val="HTMLCode"/>
        </w:rPr>
        <w:t>KeyPairGenerator</w:t>
      </w:r>
      <w:r w:rsidR="00515D3B">
        <w:t xml:space="preserve"> class is an </w:t>
      </w:r>
      <w:hyperlink r:id="rId56" w:anchor="Engine" w:history="1">
        <w:r w:rsidR="00515D3B">
          <w:rPr>
            <w:rStyle w:val="Hyperlink"/>
          </w:rPr>
          <w:t>engine class</w:t>
        </w:r>
      </w:hyperlink>
      <w:r w:rsidR="00515D3B">
        <w:t xml:space="preserve"> used to generate pairs of public and private keys.</w:t>
      </w:r>
    </w:p>
    <w:p w:rsidR="00515D3B" w:rsidRDefault="00FD56B9" w:rsidP="0004679D">
      <w:r>
        <w:rPr>
          <w:noProof/>
        </w:rPr>
        <w:drawing>
          <wp:inline distT="0" distB="0" distL="0" distR="0" wp14:anchorId="39002898" wp14:editId="56222144">
            <wp:extent cx="3492500" cy="1657350"/>
            <wp:effectExtent l="19050" t="0" r="0" b="0"/>
            <wp:docPr id="889" name="Picture 17" descr="&lt;Image of KeyPair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Image of KeyPairGenerator operation&gt;"/>
                    <pic:cNvPicPr>
                      <a:picLocks noChangeAspect="1" noChangeArrowheads="1"/>
                    </pic:cNvPicPr>
                  </pic:nvPicPr>
                  <pic:blipFill>
                    <a:blip r:embed="rId57" cstate="print"/>
                    <a:srcRect/>
                    <a:stretch>
                      <a:fillRect/>
                    </a:stretch>
                  </pic:blipFill>
                  <pic:spPr bwMode="auto">
                    <a:xfrm>
                      <a:off x="0" y="0"/>
                      <a:ext cx="3492500" cy="1657350"/>
                    </a:xfrm>
                    <a:prstGeom prst="rect">
                      <a:avLst/>
                    </a:prstGeom>
                    <a:noFill/>
                    <a:ln w="9525">
                      <a:noFill/>
                      <a:miter lim="800000"/>
                      <a:headEnd/>
                      <a:tailEnd/>
                    </a:ln>
                  </pic:spPr>
                </pic:pic>
              </a:graphicData>
            </a:graphic>
          </wp:inline>
        </w:drawing>
      </w:r>
    </w:p>
    <w:p w:rsidR="00515D3B" w:rsidRDefault="00515D3B" w:rsidP="0004679D">
      <w:pPr>
        <w:pStyle w:val="NormalWeb"/>
      </w:pPr>
      <w:r>
        <w:t>There are two ways to generate a key pair: in an algorithm-independent manner, and in an algorithm-specific manner. The only difference between the two is the initialization of the object.</w:t>
      </w:r>
    </w:p>
    <w:p w:rsidR="00515D3B" w:rsidRDefault="001B4C62" w:rsidP="0004679D">
      <w:pPr>
        <w:ind w:left="1"/>
      </w:pPr>
      <w:bookmarkStart w:id="847" w:name="_Toc277840080"/>
      <w:bookmarkStart w:id="848" w:name="_Toc277840433"/>
      <w:bookmarkStart w:id="849" w:name="_Toc277840490"/>
      <w:bookmarkStart w:id="850" w:name="_Toc277840636"/>
      <w:bookmarkStart w:id="851" w:name="_Toc277840844"/>
      <w:r>
        <w:rPr>
          <w:b/>
          <w:bCs/>
        </w:rPr>
        <w:t>T</w:t>
      </w:r>
      <w:r w:rsidRPr="001E23AA">
        <w:rPr>
          <w:b/>
          <w:bCs/>
        </w:rPr>
        <w:t>he KeyGenerator Clas</w:t>
      </w:r>
      <w:r>
        <w:rPr>
          <w:b/>
          <w:bCs/>
        </w:rPr>
        <w:t>s</w:t>
      </w:r>
      <w:r w:rsidR="00515D3B">
        <w:t xml:space="preserve">: </w:t>
      </w:r>
      <w:r w:rsidR="00515D3B" w:rsidRPr="002A0C37">
        <w:t>A key generator is used to generate secret keys for symmetric algorithms.</w:t>
      </w:r>
      <w:bookmarkEnd w:id="847"/>
      <w:bookmarkEnd w:id="848"/>
      <w:bookmarkEnd w:id="849"/>
      <w:bookmarkEnd w:id="850"/>
      <w:bookmarkEnd w:id="851"/>
    </w:p>
    <w:p w:rsidR="001E23AA" w:rsidRPr="002A0C37" w:rsidRDefault="001E23AA" w:rsidP="0004679D">
      <w:pPr>
        <w:ind w:left="1"/>
      </w:pPr>
    </w:p>
    <w:p w:rsidR="00515D3B" w:rsidRDefault="00FD56B9" w:rsidP="0004679D">
      <w:pPr>
        <w:ind w:firstLine="568"/>
      </w:pPr>
      <w:r>
        <w:rPr>
          <w:noProof/>
        </w:rPr>
        <w:drawing>
          <wp:inline distT="0" distB="0" distL="0" distR="0" wp14:anchorId="76630391" wp14:editId="4F8CD806">
            <wp:extent cx="3467100" cy="622300"/>
            <wp:effectExtent l="19050" t="0" r="0" b="0"/>
            <wp:docPr id="888" name="Picture 18" descr="&lt;Image of Key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Image of KeyGenerator operation&gt;"/>
                    <pic:cNvPicPr>
                      <a:picLocks noChangeAspect="1" noChangeArrowheads="1"/>
                    </pic:cNvPicPr>
                  </pic:nvPicPr>
                  <pic:blipFill>
                    <a:blip r:embed="rId58" cstate="print"/>
                    <a:srcRect/>
                    <a:stretch>
                      <a:fillRect/>
                    </a:stretch>
                  </pic:blipFill>
                  <pic:spPr bwMode="auto">
                    <a:xfrm>
                      <a:off x="0" y="0"/>
                      <a:ext cx="3467100" cy="622300"/>
                    </a:xfrm>
                    <a:prstGeom prst="rect">
                      <a:avLst/>
                    </a:prstGeom>
                    <a:noFill/>
                    <a:ln w="9525">
                      <a:noFill/>
                      <a:miter lim="800000"/>
                      <a:headEnd/>
                      <a:tailEnd/>
                    </a:ln>
                  </pic:spPr>
                </pic:pic>
              </a:graphicData>
            </a:graphic>
          </wp:inline>
        </w:drawing>
      </w:r>
    </w:p>
    <w:p w:rsidR="00515D3B" w:rsidRDefault="00515D3B" w:rsidP="0004679D">
      <w:pPr>
        <w:pStyle w:val="HTMLPreformatted"/>
        <w:rPr>
          <w:rFonts w:ascii="Times New Roman" w:hAnsi="Times New Roman" w:cs="Times New Roman"/>
          <w:b/>
          <w:bCs/>
          <w:sz w:val="28"/>
          <w:szCs w:val="24"/>
          <w:lang w:eastAsia="en-GB"/>
        </w:rPr>
      </w:pPr>
    </w:p>
    <w:p w:rsidR="00A27CD0" w:rsidRDefault="00515D3B" w:rsidP="0004679D">
      <w:pPr>
        <w:pStyle w:val="HTMLPreformatted"/>
        <w:rPr>
          <w:rFonts w:ascii="Times New Roman" w:hAnsi="Times New Roman" w:cs="Times New Roman"/>
          <w:b/>
          <w:bCs/>
          <w:sz w:val="28"/>
          <w:szCs w:val="24"/>
          <w:lang w:eastAsia="en-GB"/>
        </w:rPr>
      </w:pPr>
      <w:r>
        <w:rPr>
          <w:rFonts w:ascii="Times New Roman" w:hAnsi="Times New Roman" w:cs="Times New Roman"/>
          <w:b/>
          <w:bCs/>
          <w:sz w:val="28"/>
          <w:szCs w:val="24"/>
          <w:lang w:eastAsia="en-GB"/>
        </w:rPr>
        <w:tab/>
      </w:r>
    </w:p>
    <w:p w:rsidR="00A27CD0" w:rsidRDefault="00A27CD0" w:rsidP="00A27CD0">
      <w:pPr>
        <w:rPr>
          <w:lang w:eastAsia="en-GB"/>
        </w:rPr>
      </w:pPr>
      <w:r>
        <w:rPr>
          <w:lang w:eastAsia="en-GB"/>
        </w:rPr>
        <w:br w:type="page"/>
      </w:r>
    </w:p>
    <w:p w:rsidR="00515D3B" w:rsidRDefault="00515D3B" w:rsidP="0004679D">
      <w:pPr>
        <w:pStyle w:val="HTMLPreformatted"/>
        <w:rPr>
          <w:rFonts w:ascii="Times New Roman" w:hAnsi="Times New Roman" w:cs="Times New Roman"/>
          <w:b/>
          <w:bCs/>
          <w:sz w:val="28"/>
          <w:szCs w:val="24"/>
          <w:lang w:eastAsia="en-GB"/>
        </w:rPr>
      </w:pPr>
    </w:p>
    <w:p w:rsidR="007951C2" w:rsidRDefault="007951C2" w:rsidP="00A27CD0">
      <w:pPr>
        <w:pStyle w:val="Heading3"/>
        <w:numPr>
          <w:ilvl w:val="2"/>
          <w:numId w:val="11"/>
        </w:numPr>
        <w:ind w:left="2694" w:hanging="709"/>
      </w:pPr>
      <w:bookmarkStart w:id="852" w:name="_Toc277840081"/>
      <w:bookmarkStart w:id="853" w:name="_Toc277840434"/>
      <w:bookmarkStart w:id="854" w:name="_Toc277840491"/>
      <w:bookmarkStart w:id="855" w:name="_Toc277840637"/>
      <w:bookmarkStart w:id="856" w:name="_Toc277840845"/>
      <w:bookmarkStart w:id="857" w:name="_Toc315173342"/>
      <w:r>
        <w:t>Key creation for not widely known algorithms</w:t>
      </w:r>
      <w:bookmarkEnd w:id="857"/>
    </w:p>
    <w:p w:rsidR="007951C2" w:rsidRPr="007951C2" w:rsidRDefault="007951C2" w:rsidP="007951C2">
      <w:r>
        <w:t>For example for LubyRackoffPrf, IteratedPrf, Rabin.</w:t>
      </w:r>
    </w:p>
    <w:p w:rsidR="00515D3B" w:rsidRDefault="00515D3B" w:rsidP="00A27CD0">
      <w:pPr>
        <w:pStyle w:val="Heading3"/>
        <w:numPr>
          <w:ilvl w:val="2"/>
          <w:numId w:val="11"/>
        </w:numPr>
        <w:ind w:left="2694" w:hanging="709"/>
      </w:pPr>
      <w:bookmarkStart w:id="858" w:name="_Toc315173343"/>
      <w:r>
        <w:t>Key management</w:t>
      </w:r>
      <w:bookmarkEnd w:id="852"/>
      <w:bookmarkEnd w:id="853"/>
      <w:bookmarkEnd w:id="854"/>
      <w:bookmarkEnd w:id="855"/>
      <w:bookmarkEnd w:id="856"/>
      <w:bookmarkEnd w:id="858"/>
    </w:p>
    <w:p w:rsidR="00515D3B" w:rsidRPr="00A445C7" w:rsidRDefault="001B4C62" w:rsidP="0004679D">
      <w:pPr>
        <w:rPr>
          <w:b/>
          <w:bCs/>
        </w:rPr>
      </w:pPr>
      <w:bookmarkStart w:id="859" w:name="_Toc277668012"/>
      <w:bookmarkStart w:id="860" w:name="_Toc277840082"/>
      <w:bookmarkStart w:id="861" w:name="_Toc277840435"/>
      <w:bookmarkStart w:id="862" w:name="_Toc277840492"/>
      <w:bookmarkStart w:id="863" w:name="_Toc277840638"/>
      <w:bookmarkStart w:id="864" w:name="_Toc277840846"/>
      <w:r w:rsidRPr="00312641">
        <w:t>The KeyStore Class</w:t>
      </w:r>
      <w:r w:rsidR="00515D3B" w:rsidRPr="00312641">
        <w:t xml:space="preserve">: The </w:t>
      </w:r>
      <w:r w:rsidR="00515D3B" w:rsidRPr="00312641">
        <w:rPr>
          <w:rStyle w:val="HTMLCode"/>
          <w:sz w:val="24"/>
          <w:szCs w:val="24"/>
        </w:rPr>
        <w:t>KeyStore</w:t>
      </w:r>
      <w:r w:rsidR="00515D3B" w:rsidRPr="00312641">
        <w:t xml:space="preserve"> class is an </w:t>
      </w:r>
      <w:hyperlink r:id="rId59" w:anchor="Engine" w:history="1">
        <w:r w:rsidR="00515D3B" w:rsidRPr="00312641">
          <w:rPr>
            <w:rStyle w:val="Hyperlink"/>
          </w:rPr>
          <w:t>engine class</w:t>
        </w:r>
      </w:hyperlink>
      <w:r w:rsidR="00515D3B" w:rsidRPr="00312641">
        <w:t xml:space="preserve"> that supplies well-defined interfaces to access and modify the information in a keystore. </w:t>
      </w:r>
      <w:r w:rsidR="00FD56B9">
        <w:rPr>
          <w:b/>
          <w:bCs/>
          <w:noProof/>
        </w:rPr>
        <w:drawing>
          <wp:anchor distT="0" distB="0" distL="114300" distR="114300" simplePos="0" relativeHeight="251689984" behindDoc="0" locked="0" layoutInCell="1" allowOverlap="1" wp14:anchorId="69482BE1" wp14:editId="10C83E71">
            <wp:simplePos x="0" y="0"/>
            <wp:positionH relativeFrom="column">
              <wp:posOffset>3021330</wp:posOffset>
            </wp:positionH>
            <wp:positionV relativeFrom="paragraph">
              <wp:posOffset>185420</wp:posOffset>
            </wp:positionV>
            <wp:extent cx="2298700" cy="2095500"/>
            <wp:effectExtent l="0" t="0" r="0" b="0"/>
            <wp:wrapTopAndBottom/>
            <wp:docPr id="887" name="Picture 19" descr="&lt;Image of KeyStore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Image of KeyStore operation&g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98700" cy="2095500"/>
                    </a:xfrm>
                    <a:prstGeom prst="rect">
                      <a:avLst/>
                    </a:prstGeom>
                    <a:noFill/>
                    <a:ln w="9525">
                      <a:noFill/>
                      <a:miter lim="800000"/>
                      <a:headEnd/>
                      <a:tailEnd/>
                    </a:ln>
                  </pic:spPr>
                </pic:pic>
              </a:graphicData>
            </a:graphic>
          </wp:anchor>
        </w:drawing>
      </w:r>
      <w:bookmarkEnd w:id="859"/>
      <w:bookmarkEnd w:id="860"/>
      <w:bookmarkEnd w:id="861"/>
      <w:bookmarkEnd w:id="862"/>
      <w:bookmarkEnd w:id="863"/>
      <w:bookmarkEnd w:id="864"/>
    </w:p>
    <w:p w:rsidR="00312641" w:rsidRDefault="00312641" w:rsidP="0004679D">
      <w:pPr>
        <w:pStyle w:val="HTMLPreformatted"/>
        <w:rPr>
          <w:rFonts w:ascii="Times New Roman" w:hAnsi="Times New Roman" w:cs="Times New Roman"/>
          <w:sz w:val="24"/>
          <w:szCs w:val="24"/>
        </w:rPr>
      </w:pPr>
    </w:p>
    <w:p w:rsidR="00312641" w:rsidRDefault="00312641" w:rsidP="0004679D">
      <w:pPr>
        <w:pStyle w:val="HTMLPreformatted"/>
        <w:rPr>
          <w:rFonts w:ascii="Times New Roman" w:hAnsi="Times New Roman" w:cs="Times New Roman"/>
          <w:sz w:val="24"/>
          <w:szCs w:val="24"/>
        </w:rPr>
      </w:pPr>
    </w:p>
    <w:p w:rsidR="00515D3B" w:rsidRDefault="00515D3B" w:rsidP="00C32987">
      <w:pPr>
        <w:pStyle w:val="HTMLPreformatted"/>
        <w:rPr>
          <w:rFonts w:ascii="Times New Roman" w:hAnsi="Times New Roman" w:cs="Times New Roman"/>
          <w:sz w:val="24"/>
          <w:szCs w:val="24"/>
        </w:rPr>
      </w:pPr>
      <w:r>
        <w:rPr>
          <w:rFonts w:ascii="Times New Roman" w:hAnsi="Times New Roman" w:cs="Times New Roman"/>
          <w:sz w:val="24"/>
          <w:szCs w:val="24"/>
        </w:rPr>
        <w:t>Note that we do not have to write our own KeyStore. We can use Sun or BC implementations that are suitable for all the elements of this layer. Unlike other classes there should not be one for each algorithm</w:t>
      </w:r>
      <w:r w:rsidR="00C32987">
        <w:rPr>
          <w:rFonts w:ascii="Times New Roman" w:hAnsi="Times New Roman" w:cs="Times New Roman"/>
          <w:sz w:val="24"/>
          <w:szCs w:val="24"/>
        </w:rPr>
        <w:t>.</w:t>
      </w:r>
      <w:r>
        <w:rPr>
          <w:rFonts w:ascii="Times New Roman" w:hAnsi="Times New Roman" w:cs="Times New Roman"/>
          <w:sz w:val="24"/>
          <w:szCs w:val="24"/>
        </w:rPr>
        <w:t xml:space="preserve"> </w:t>
      </w:r>
      <w:r w:rsidR="00C32987">
        <w:rPr>
          <w:rFonts w:ascii="Times New Roman" w:hAnsi="Times New Roman" w:cs="Times New Roman"/>
          <w:sz w:val="24"/>
          <w:szCs w:val="24"/>
        </w:rPr>
        <w:t>R</w:t>
      </w:r>
      <w:r>
        <w:rPr>
          <w:rFonts w:ascii="Times New Roman" w:hAnsi="Times New Roman" w:cs="Times New Roman"/>
          <w:sz w:val="24"/>
          <w:szCs w:val="24"/>
        </w:rPr>
        <w:t xml:space="preserve">ather, each KeyStore is suitable for all algorithms. </w:t>
      </w:r>
    </w:p>
    <w:p w:rsidR="00515D3B" w:rsidRDefault="00515D3B"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p>
    <w:p w:rsidR="00515D3B" w:rsidRDefault="00515D3B" w:rsidP="00595328">
      <w:pPr>
        <w:pStyle w:val="HTMLPreformatted"/>
        <w:rPr>
          <w:rFonts w:ascii="Times New Roman" w:hAnsi="Times New Roman" w:cs="Times New Roman"/>
          <w:sz w:val="24"/>
          <w:szCs w:val="24"/>
        </w:rPr>
      </w:pPr>
      <w:r w:rsidRPr="00D90D7D">
        <w:rPr>
          <w:rFonts w:ascii="Times New Roman" w:hAnsi="Times New Roman" w:cs="Times New Roman"/>
          <w:sz w:val="24"/>
          <w:szCs w:val="24"/>
        </w:rPr>
        <w:t xml:space="preserve">To use </w:t>
      </w:r>
      <w:r>
        <w:rPr>
          <w:rFonts w:ascii="Times New Roman" w:hAnsi="Times New Roman" w:cs="Times New Roman"/>
          <w:sz w:val="24"/>
          <w:szCs w:val="24"/>
        </w:rPr>
        <w:t xml:space="preserve">all of </w:t>
      </w:r>
      <w:r w:rsidRPr="00D90D7D">
        <w:rPr>
          <w:rFonts w:ascii="Times New Roman" w:hAnsi="Times New Roman" w:cs="Times New Roman"/>
          <w:sz w:val="24"/>
          <w:szCs w:val="24"/>
        </w:rPr>
        <w:t xml:space="preserve">the above </w:t>
      </w:r>
      <w:r>
        <w:rPr>
          <w:rFonts w:ascii="Times New Roman" w:hAnsi="Times New Roman" w:cs="Times New Roman"/>
          <w:sz w:val="24"/>
          <w:szCs w:val="24"/>
        </w:rPr>
        <w:t>classes of the security architecture</w:t>
      </w:r>
      <w:r w:rsidRPr="00D90D7D">
        <w:rPr>
          <w:rFonts w:ascii="Times New Roman" w:hAnsi="Times New Roman" w:cs="Times New Roman"/>
          <w:sz w:val="24"/>
          <w:szCs w:val="24"/>
        </w:rPr>
        <w:t xml:space="preserve"> we will implement the relevant key</w:t>
      </w:r>
      <w:r w:rsidR="00C32987">
        <w:rPr>
          <w:rFonts w:ascii="Times New Roman" w:hAnsi="Times New Roman" w:cs="Times New Roman"/>
          <w:sz w:val="24"/>
          <w:szCs w:val="24"/>
        </w:rPr>
        <w:t xml:space="preserve"> abstract clas</w:t>
      </w:r>
      <w:r>
        <w:rPr>
          <w:rFonts w:ascii="Times New Roman" w:hAnsi="Times New Roman" w:cs="Times New Roman"/>
          <w:sz w:val="24"/>
          <w:szCs w:val="24"/>
        </w:rPr>
        <w:t>s/interfaces</w:t>
      </w:r>
      <w:r w:rsidRPr="00D90D7D">
        <w:rPr>
          <w:rFonts w:ascii="Times New Roman" w:hAnsi="Times New Roman" w:cs="Times New Roman"/>
          <w:sz w:val="24"/>
          <w:szCs w:val="24"/>
        </w:rPr>
        <w:t xml:space="preserve"> with respect to each primitive. </w:t>
      </w:r>
      <w:r w:rsidR="00C32987">
        <w:rPr>
          <w:rFonts w:ascii="Times New Roman" w:hAnsi="Times New Roman" w:cs="Times New Roman"/>
          <w:sz w:val="24"/>
          <w:szCs w:val="24"/>
        </w:rPr>
        <w:t>I.e., for RSA, Elgam</w:t>
      </w:r>
      <w:r>
        <w:rPr>
          <w:rFonts w:ascii="Times New Roman" w:hAnsi="Times New Roman" w:cs="Times New Roman"/>
          <w:sz w:val="24"/>
          <w:szCs w:val="24"/>
        </w:rPr>
        <w:t xml:space="preserve">al, AES, DES and so on. </w:t>
      </w:r>
      <w:r w:rsidRPr="00D90D7D">
        <w:rPr>
          <w:rFonts w:ascii="Times New Roman" w:hAnsi="Times New Roman" w:cs="Times New Roman"/>
          <w:sz w:val="24"/>
          <w:szCs w:val="24"/>
        </w:rPr>
        <w:t>This will be done by extending the relevant engines and implementing the relevant interfaces.</w:t>
      </w:r>
      <w:r>
        <w:rPr>
          <w:rFonts w:ascii="Times New Roman" w:hAnsi="Times New Roman" w:cs="Times New Roman"/>
          <w:sz w:val="24"/>
          <w:szCs w:val="24"/>
        </w:rPr>
        <w:t xml:space="preserve"> For example for RSA we should have RSAPublicKey, RSAPrivateKey, RSAKeySpec, RSAKeyFactory, RSAKeyPairGenerator and the general KeyStore.</w:t>
      </w:r>
    </w:p>
    <w:p w:rsidR="00515D3B" w:rsidRPr="00BA2853" w:rsidRDefault="00515D3B" w:rsidP="0004679D">
      <w:pPr>
        <w:pStyle w:val="HTMLPreformatted"/>
        <w:rPr>
          <w:rFonts w:ascii="Times New Roman" w:hAnsi="Times New Roman" w:cs="Times New Roman"/>
          <w:sz w:val="24"/>
          <w:szCs w:val="24"/>
        </w:rPr>
      </w:pPr>
    </w:p>
    <w:p w:rsidR="0006225D" w:rsidRDefault="0006225D">
      <w:pPr>
        <w:autoSpaceDE/>
        <w:autoSpaceDN/>
        <w:adjustRightInd/>
        <w:rPr>
          <w:b/>
          <w:bCs/>
          <w:sz w:val="28"/>
          <w:lang w:eastAsia="en-GB"/>
        </w:rPr>
      </w:pPr>
      <w:r>
        <w:br w:type="page"/>
      </w:r>
    </w:p>
    <w:p w:rsidR="00515D3B" w:rsidRDefault="00824A25" w:rsidP="00A27CD0">
      <w:pPr>
        <w:pStyle w:val="Heading2"/>
        <w:numPr>
          <w:ilvl w:val="1"/>
          <w:numId w:val="11"/>
        </w:numPr>
        <w:tabs>
          <w:tab w:val="decimal" w:pos="1701"/>
        </w:tabs>
        <w:ind w:left="993" w:hanging="284"/>
      </w:pPr>
      <w:bookmarkStart w:id="865" w:name="_Toc315173344"/>
      <w:r w:rsidRPr="00BC410A">
        <w:lastRenderedPageBreak/>
        <w:t>Implementation</w:t>
      </w:r>
      <w:r>
        <w:t xml:space="preserve"> of concrete classes</w:t>
      </w:r>
      <w:bookmarkEnd w:id="865"/>
    </w:p>
    <w:p w:rsidR="0006225D" w:rsidRDefault="0006225D" w:rsidP="0006225D">
      <w:r>
        <w:t>Many or most of the primitives presented in this document have been already implemented in well- known libraries such as Bouncy Castle and Crypto++.  We will incorporate some of those implementations into our project</w:t>
      </w:r>
      <w:r w:rsidR="00515D3B" w:rsidRPr="002A716C">
        <w:t xml:space="preserve"> using the adapter design pattern</w:t>
      </w:r>
      <w:r>
        <w:t>:</w:t>
      </w:r>
    </w:p>
    <w:p w:rsidR="0006225D" w:rsidRDefault="0006225D" w:rsidP="0006225D">
      <w:r w:rsidRPr="0006225D">
        <w:rPr>
          <w:noProof/>
        </w:rPr>
        <w:drawing>
          <wp:inline distT="0" distB="0" distL="0" distR="0" wp14:anchorId="6D103782" wp14:editId="222E7ADA">
            <wp:extent cx="5657850" cy="2260600"/>
            <wp:effectExtent l="19050" t="0" r="0" b="0"/>
            <wp:docPr id="1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1" cstate="print"/>
                    <a:srcRect/>
                    <a:stretch>
                      <a:fillRect/>
                    </a:stretch>
                  </pic:blipFill>
                  <pic:spPr bwMode="auto">
                    <a:xfrm>
                      <a:off x="0" y="0"/>
                      <a:ext cx="5657850" cy="2260600"/>
                    </a:xfrm>
                    <a:prstGeom prst="rect">
                      <a:avLst/>
                    </a:prstGeom>
                    <a:noFill/>
                    <a:ln w="9525">
                      <a:noFill/>
                      <a:miter lim="800000"/>
                      <a:headEnd/>
                      <a:tailEnd/>
                    </a:ln>
                  </pic:spPr>
                </pic:pic>
              </a:graphicData>
            </a:graphic>
          </wp:inline>
        </w:drawing>
      </w:r>
    </w:p>
    <w:p w:rsidR="00515D3B" w:rsidRDefault="004F7D01" w:rsidP="0070764E">
      <w:r>
        <w:t>In this section</w:t>
      </w:r>
      <w:r w:rsidR="0070764E">
        <w:t>,</w:t>
      </w:r>
      <w:r>
        <w:t xml:space="preserve"> we provide</w:t>
      </w:r>
      <w:r w:rsidR="00515D3B">
        <w:t xml:space="preserve"> examples </w:t>
      </w:r>
      <w:r>
        <w:t xml:space="preserve">of </w:t>
      </w:r>
      <w:r w:rsidR="00515D3B">
        <w:t>wrapp</w:t>
      </w:r>
      <w:r w:rsidR="0070764E">
        <w:t>ers</w:t>
      </w:r>
      <w:r w:rsidR="00515D3B">
        <w:t xml:space="preserve"> </w:t>
      </w:r>
      <w:r w:rsidR="0070764E">
        <w:t>for</w:t>
      </w:r>
      <w:r w:rsidR="00515D3B">
        <w:t xml:space="preserve"> Bouncy </w:t>
      </w:r>
      <w:r w:rsidR="0070764E">
        <w:t>C</w:t>
      </w:r>
      <w:r w:rsidR="00515D3B">
        <w:t xml:space="preserve">astle </w:t>
      </w:r>
      <w:r w:rsidR="00125D12">
        <w:t xml:space="preserve">and </w:t>
      </w:r>
      <w:r w:rsidR="0070764E">
        <w:t>C</w:t>
      </w:r>
      <w:r w:rsidR="00125D12">
        <w:t xml:space="preserve">rypto++ </w:t>
      </w:r>
      <w:r w:rsidR="00515D3B">
        <w:t>implementations.</w:t>
      </w:r>
    </w:p>
    <w:p w:rsidR="0070764E" w:rsidRDefault="0070764E" w:rsidP="0070764E">
      <w:r>
        <w:t xml:space="preserve">Whenever possible we will attempt to adapt a higher-level interface/abstract class in the above-mentioned libraries. </w:t>
      </w:r>
      <w:r w:rsidR="00515D3B">
        <w:t>In general</w:t>
      </w:r>
      <w:r>
        <w:t>,</w:t>
      </w:r>
      <w:r w:rsidR="00515D3B">
        <w:t xml:space="preserve"> if the wrapped package has a general interface/abstract class similar to our primitive we would prefer a general class with a reference to that interface/abstract class. </w:t>
      </w:r>
    </w:p>
    <w:p w:rsidR="00515D3B" w:rsidRDefault="0070764E" w:rsidP="0070764E">
      <w:r>
        <w:t>In the following sub-sections, we present wrappers for such general classes in Bouncy Castle</w:t>
      </w:r>
      <w:r w:rsidR="00515D3B">
        <w:t>.</w:t>
      </w:r>
      <w:r>
        <w:t xml:space="preserve"> When </w:t>
      </w:r>
      <w:r w:rsidR="00515D3B">
        <w:t xml:space="preserve">such </w:t>
      </w:r>
      <w:r>
        <w:t xml:space="preserve">general </w:t>
      </w:r>
      <w:r w:rsidR="00515D3B">
        <w:t>interface/abstract class</w:t>
      </w:r>
      <w:r>
        <w:t>es</w:t>
      </w:r>
      <w:r w:rsidR="00515D3B">
        <w:t xml:space="preserve"> </w:t>
      </w:r>
      <w:r>
        <w:t>are not implemented in Bouncy Castle</w:t>
      </w:r>
      <w:r w:rsidR="004C5B99">
        <w:t>,</w:t>
      </w:r>
      <w:r>
        <w:t xml:space="preserve"> </w:t>
      </w:r>
      <w:r w:rsidR="00515D3B">
        <w:t>we w</w:t>
      </w:r>
      <w:r>
        <w:t>ill</w:t>
      </w:r>
      <w:r w:rsidR="00515D3B">
        <w:t xml:space="preserve"> wrap each concrete primitive </w:t>
      </w:r>
      <w:r w:rsidR="004F7D01">
        <w:t>separately</w:t>
      </w:r>
      <w:r w:rsidR="00515D3B">
        <w:t>.</w:t>
      </w:r>
    </w:p>
    <w:p w:rsidR="00125D12" w:rsidRDefault="00125D12" w:rsidP="0004679D"/>
    <w:p w:rsidR="00125D12" w:rsidRDefault="00E03EDF" w:rsidP="00E03EDF">
      <w:r w:rsidRPr="00E03EDF">
        <w:t>In the following table, we summarize a list of the existing primitives in each package, grouped by the root interfaces as presented above.</w:t>
      </w:r>
    </w:p>
    <w:p w:rsidR="00125D12" w:rsidRDefault="00125D12" w:rsidP="00125D12">
      <w:pPr>
        <w:ind w:left="720"/>
      </w:pPr>
    </w:p>
    <w:p w:rsidR="00125D12" w:rsidRDefault="00125D12" w:rsidP="00515D3B">
      <w:pPr>
        <w:ind w:left="720"/>
      </w:pPr>
    </w:p>
    <w:tbl>
      <w:tblPr>
        <w:tblStyle w:val="TableGrid"/>
        <w:tblW w:w="9986" w:type="dxa"/>
        <w:tblInd w:w="-664" w:type="dxa"/>
        <w:shd w:val="pct5" w:color="auto" w:fill="auto"/>
        <w:tblLayout w:type="fixed"/>
        <w:tblLook w:val="04A0" w:firstRow="1" w:lastRow="0" w:firstColumn="1" w:lastColumn="0" w:noHBand="0" w:noVBand="1"/>
      </w:tblPr>
      <w:tblGrid>
        <w:gridCol w:w="2757"/>
        <w:gridCol w:w="2410"/>
        <w:gridCol w:w="992"/>
        <w:gridCol w:w="850"/>
        <w:gridCol w:w="1134"/>
        <w:gridCol w:w="1843"/>
      </w:tblGrid>
      <w:tr w:rsidR="00250B32" w:rsidRPr="00E03EDF" w:rsidTr="00250B32">
        <w:tc>
          <w:tcPr>
            <w:tcW w:w="2757" w:type="dxa"/>
            <w:shd w:val="pct5" w:color="auto" w:fill="auto"/>
            <w:noWrap/>
          </w:tcPr>
          <w:p w:rsidR="00250B32" w:rsidRPr="00E03EDF" w:rsidRDefault="00250B32" w:rsidP="00E03EDF">
            <w:pPr>
              <w:rPr>
                <w:sz w:val="22"/>
                <w:szCs w:val="22"/>
              </w:rPr>
            </w:pPr>
            <w:r w:rsidRPr="00E03EDF">
              <w:rPr>
                <w:sz w:val="22"/>
                <w:szCs w:val="22"/>
              </w:rPr>
              <w:t>Interface</w:t>
            </w:r>
          </w:p>
        </w:tc>
        <w:tc>
          <w:tcPr>
            <w:tcW w:w="2410" w:type="dxa"/>
            <w:shd w:val="pct5" w:color="auto" w:fill="auto"/>
            <w:noWrap/>
          </w:tcPr>
          <w:p w:rsidR="00250B32" w:rsidRPr="00E03EDF" w:rsidRDefault="00250B32" w:rsidP="00E03EDF">
            <w:pPr>
              <w:rPr>
                <w:sz w:val="22"/>
                <w:szCs w:val="22"/>
              </w:rPr>
            </w:pPr>
            <w:r w:rsidRPr="00E03EDF">
              <w:rPr>
                <w:sz w:val="22"/>
                <w:szCs w:val="22"/>
              </w:rPr>
              <w:t>Primitive</w:t>
            </w:r>
          </w:p>
        </w:tc>
        <w:tc>
          <w:tcPr>
            <w:tcW w:w="992" w:type="dxa"/>
            <w:shd w:val="pct5" w:color="auto" w:fill="auto"/>
            <w:noWrap/>
          </w:tcPr>
          <w:p w:rsidR="00250B32" w:rsidRPr="00E03EDF" w:rsidRDefault="00250B32" w:rsidP="00E03EDF">
            <w:pPr>
              <w:rPr>
                <w:sz w:val="22"/>
                <w:szCs w:val="22"/>
              </w:rPr>
            </w:pPr>
            <w:r w:rsidRPr="00E03EDF">
              <w:rPr>
                <w:sz w:val="22"/>
                <w:szCs w:val="22"/>
              </w:rPr>
              <w:t>SCAPI</w:t>
            </w:r>
          </w:p>
        </w:tc>
        <w:tc>
          <w:tcPr>
            <w:tcW w:w="850" w:type="dxa"/>
            <w:shd w:val="pct5" w:color="auto" w:fill="auto"/>
            <w:noWrap/>
          </w:tcPr>
          <w:p w:rsidR="00250B32" w:rsidRPr="00E03EDF" w:rsidRDefault="00250B32" w:rsidP="00E03EDF">
            <w:pPr>
              <w:rPr>
                <w:sz w:val="22"/>
                <w:szCs w:val="22"/>
              </w:rPr>
            </w:pPr>
            <w:r w:rsidRPr="00E03EDF">
              <w:rPr>
                <w:sz w:val="22"/>
                <w:szCs w:val="22"/>
              </w:rPr>
              <w:t>BC</w:t>
            </w:r>
          </w:p>
        </w:tc>
        <w:tc>
          <w:tcPr>
            <w:tcW w:w="1134" w:type="dxa"/>
            <w:shd w:val="pct5" w:color="auto" w:fill="auto"/>
            <w:noWrap/>
          </w:tcPr>
          <w:p w:rsidR="00250B32" w:rsidRPr="00E03EDF" w:rsidRDefault="00250B32" w:rsidP="00E03EDF">
            <w:pPr>
              <w:rPr>
                <w:sz w:val="22"/>
                <w:szCs w:val="22"/>
              </w:rPr>
            </w:pPr>
            <w:r w:rsidRPr="00E03EDF">
              <w:rPr>
                <w:sz w:val="22"/>
                <w:szCs w:val="22"/>
              </w:rPr>
              <w:t>Crypto++</w:t>
            </w:r>
          </w:p>
        </w:tc>
        <w:tc>
          <w:tcPr>
            <w:tcW w:w="1843" w:type="dxa"/>
            <w:shd w:val="pct5" w:color="auto" w:fill="auto"/>
          </w:tcPr>
          <w:p w:rsidR="00250B32" w:rsidRPr="00E03EDF" w:rsidRDefault="00250B32" w:rsidP="00E03EDF">
            <w:pPr>
              <w:rPr>
                <w:sz w:val="22"/>
                <w:szCs w:val="22"/>
              </w:rPr>
            </w:pPr>
            <w:r>
              <w:rPr>
                <w:sz w:val="22"/>
                <w:szCs w:val="22"/>
              </w:rPr>
              <w:t>MIRACL</w:t>
            </w:r>
          </w:p>
        </w:tc>
      </w:tr>
      <w:tr w:rsidR="00250B32" w:rsidRPr="00E03EDF" w:rsidTr="00250B32">
        <w:tc>
          <w:tcPr>
            <w:tcW w:w="2757" w:type="dxa"/>
            <w:vMerge w:val="restart"/>
            <w:shd w:val="pct5" w:color="auto" w:fill="auto"/>
          </w:tcPr>
          <w:p w:rsidR="00250B32" w:rsidRPr="00E03EDF" w:rsidRDefault="00250B32" w:rsidP="00E03EDF">
            <w:pPr>
              <w:rPr>
                <w:sz w:val="22"/>
                <w:szCs w:val="22"/>
              </w:rPr>
            </w:pPr>
            <w:r w:rsidRPr="00E03EDF">
              <w:rPr>
                <w:sz w:val="22"/>
                <w:szCs w:val="22"/>
              </w:rPr>
              <w:t>Hash</w:t>
            </w:r>
          </w:p>
        </w:tc>
        <w:tc>
          <w:tcPr>
            <w:tcW w:w="2410" w:type="dxa"/>
            <w:shd w:val="pct5" w:color="auto" w:fill="auto"/>
          </w:tcPr>
          <w:p w:rsidR="00250B32" w:rsidRPr="00E03EDF" w:rsidRDefault="00250B32" w:rsidP="00E03EDF">
            <w:pPr>
              <w:rPr>
                <w:sz w:val="22"/>
                <w:szCs w:val="22"/>
              </w:rPr>
            </w:pPr>
            <w:r w:rsidRPr="00E03EDF">
              <w:rPr>
                <w:sz w:val="22"/>
                <w:szCs w:val="22"/>
              </w:rPr>
              <w:t>SHA1</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SHA256</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SHA224</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SHA512</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SHA384</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Universal one-way/target collision-resistant hashing</w:t>
            </w:r>
          </w:p>
        </w:tc>
        <w:tc>
          <w:tcPr>
            <w:tcW w:w="992" w:type="dxa"/>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shd w:val="pct5" w:color="auto" w:fill="auto"/>
          </w:tcPr>
          <w:p w:rsidR="00250B32" w:rsidRPr="00E03EDF" w:rsidRDefault="00250B32" w:rsidP="00E03EDF">
            <w:pPr>
              <w:rPr>
                <w:sz w:val="22"/>
                <w:szCs w:val="22"/>
              </w:rPr>
            </w:pPr>
          </w:p>
        </w:tc>
        <w:tc>
          <w:tcPr>
            <w:tcW w:w="1134" w:type="dxa"/>
            <w:shd w:val="pct5" w:color="auto" w:fill="auto"/>
          </w:tcPr>
          <w:p w:rsidR="00250B32" w:rsidRPr="00E03EDF" w:rsidRDefault="00250B32" w:rsidP="00E03EDF">
            <w:pPr>
              <w:rPr>
                <w:sz w:val="22"/>
                <w:szCs w:val="22"/>
              </w:rPr>
            </w:pPr>
          </w:p>
        </w:tc>
        <w:tc>
          <w:tcPr>
            <w:tcW w:w="1843" w:type="dxa"/>
            <w:shd w:val="pct5" w:color="auto" w:fill="auto"/>
          </w:tcPr>
          <w:p w:rsidR="00250B32" w:rsidRPr="00E03EDF" w:rsidRDefault="00250B32" w:rsidP="00E03EDF">
            <w:pPr>
              <w:rPr>
                <w:sz w:val="22"/>
                <w:szCs w:val="22"/>
              </w:rPr>
            </w:pPr>
          </w:p>
        </w:tc>
      </w:tr>
      <w:tr w:rsidR="00B062DE" w:rsidRPr="00E03EDF" w:rsidTr="00250B32">
        <w:tc>
          <w:tcPr>
            <w:tcW w:w="2757" w:type="dxa"/>
            <w:tcBorders>
              <w:bottom w:val="single" w:sz="4" w:space="0" w:color="auto"/>
            </w:tcBorders>
            <w:shd w:val="pct5" w:color="auto" w:fill="auto"/>
          </w:tcPr>
          <w:p w:rsidR="00B062DE" w:rsidRPr="00E03EDF" w:rsidRDefault="00B062DE" w:rsidP="00E03EDF">
            <w:pPr>
              <w:rPr>
                <w:sz w:val="22"/>
                <w:szCs w:val="22"/>
              </w:rPr>
            </w:pPr>
            <w:r>
              <w:rPr>
                <w:sz w:val="22"/>
                <w:szCs w:val="22"/>
              </w:rPr>
              <w:t>UniversalHash</w:t>
            </w:r>
          </w:p>
        </w:tc>
        <w:tc>
          <w:tcPr>
            <w:tcW w:w="2410" w:type="dxa"/>
            <w:tcBorders>
              <w:bottom w:val="single" w:sz="4" w:space="0" w:color="auto"/>
            </w:tcBorders>
            <w:shd w:val="pct5" w:color="auto" w:fill="auto"/>
          </w:tcPr>
          <w:p w:rsidR="00B062DE" w:rsidRPr="00E03EDF" w:rsidRDefault="00B062DE" w:rsidP="00E03EDF">
            <w:pPr>
              <w:rPr>
                <w:sz w:val="22"/>
                <w:szCs w:val="22"/>
              </w:rPr>
            </w:pPr>
            <w:r w:rsidRPr="00E03EDF">
              <w:rPr>
                <w:sz w:val="22"/>
                <w:szCs w:val="22"/>
              </w:rPr>
              <w:t>Perfect universal hash functions</w:t>
            </w:r>
          </w:p>
        </w:tc>
        <w:tc>
          <w:tcPr>
            <w:tcW w:w="992" w:type="dxa"/>
            <w:tcBorders>
              <w:bottom w:val="single" w:sz="4" w:space="0" w:color="auto"/>
            </w:tcBorders>
            <w:shd w:val="pct5" w:color="auto" w:fill="auto"/>
          </w:tcPr>
          <w:p w:rsidR="00B062DE" w:rsidRPr="00E03EDF" w:rsidRDefault="00B062DE" w:rsidP="00E03EDF">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B062DE" w:rsidRPr="00E03EDF" w:rsidRDefault="00B062DE" w:rsidP="00E03EDF">
            <w:pPr>
              <w:rPr>
                <w:sz w:val="22"/>
                <w:szCs w:val="22"/>
              </w:rPr>
            </w:pPr>
          </w:p>
        </w:tc>
        <w:tc>
          <w:tcPr>
            <w:tcW w:w="1134" w:type="dxa"/>
            <w:tcBorders>
              <w:bottom w:val="single" w:sz="4" w:space="0" w:color="auto"/>
            </w:tcBorders>
            <w:shd w:val="pct5" w:color="auto" w:fill="auto"/>
          </w:tcPr>
          <w:p w:rsidR="00B062DE" w:rsidRPr="00E03EDF" w:rsidRDefault="00B062DE" w:rsidP="00E03EDF">
            <w:pPr>
              <w:rPr>
                <w:sz w:val="22"/>
                <w:szCs w:val="22"/>
              </w:rPr>
            </w:pPr>
          </w:p>
        </w:tc>
        <w:tc>
          <w:tcPr>
            <w:tcW w:w="1843" w:type="dxa"/>
            <w:tcBorders>
              <w:bottom w:val="single" w:sz="4" w:space="0" w:color="auto"/>
            </w:tcBorders>
            <w:shd w:val="pct5" w:color="auto" w:fill="auto"/>
          </w:tcPr>
          <w:p w:rsidR="00B062DE" w:rsidRPr="00E03EDF" w:rsidRDefault="00B062DE" w:rsidP="00E03EDF">
            <w:pPr>
              <w:rPr>
                <w:sz w:val="22"/>
                <w:szCs w:val="22"/>
              </w:rPr>
            </w:pPr>
          </w:p>
        </w:tc>
      </w:tr>
      <w:tr w:rsidR="00250B32" w:rsidRPr="00E03EDF" w:rsidTr="00250B32">
        <w:tc>
          <w:tcPr>
            <w:tcW w:w="2757" w:type="dxa"/>
            <w:vMerge w:val="restart"/>
            <w:shd w:val="pct10" w:color="auto" w:fill="auto"/>
          </w:tcPr>
          <w:p w:rsidR="00250B32" w:rsidRPr="00E03EDF" w:rsidRDefault="00250B32" w:rsidP="00E03EDF">
            <w:pPr>
              <w:rPr>
                <w:sz w:val="22"/>
                <w:szCs w:val="22"/>
              </w:rPr>
            </w:pPr>
            <w:r w:rsidRPr="00E03EDF">
              <w:rPr>
                <w:sz w:val="22"/>
                <w:szCs w:val="22"/>
              </w:rPr>
              <w:t>PseudorandomPermutation</w:t>
            </w:r>
          </w:p>
        </w:tc>
        <w:tc>
          <w:tcPr>
            <w:tcW w:w="2410" w:type="dxa"/>
            <w:shd w:val="pct10" w:color="auto" w:fill="auto"/>
          </w:tcPr>
          <w:p w:rsidR="00250B32" w:rsidRPr="00E03EDF" w:rsidRDefault="00250B32" w:rsidP="00E03EDF">
            <w:pPr>
              <w:rPr>
                <w:sz w:val="22"/>
                <w:szCs w:val="22"/>
              </w:rPr>
            </w:pPr>
            <w:r w:rsidRPr="00E03EDF">
              <w:rPr>
                <w:sz w:val="22"/>
                <w:szCs w:val="22"/>
              </w:rPr>
              <w:t>AES</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r w:rsidRPr="00E03EDF">
              <w:rPr>
                <w:sz w:val="22"/>
                <w:szCs w:val="22"/>
              </w:rPr>
              <w:sym w:font="Symbol" w:char="F0D6"/>
            </w: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TripleDes</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PRP varying input/output length</w:t>
            </w:r>
          </w:p>
        </w:tc>
        <w:tc>
          <w:tcPr>
            <w:tcW w:w="992" w:type="dxa"/>
            <w:shd w:val="pct10" w:color="auto" w:fill="auto"/>
          </w:tcPr>
          <w:p w:rsidR="00250B32" w:rsidRPr="00E03EDF" w:rsidRDefault="00250B32" w:rsidP="00E03EDF">
            <w:pPr>
              <w:rPr>
                <w:sz w:val="22"/>
                <w:szCs w:val="22"/>
              </w:rPr>
            </w:pPr>
            <w:r w:rsidRPr="00E03EDF">
              <w:rPr>
                <w:sz w:val="22"/>
                <w:szCs w:val="22"/>
              </w:rPr>
              <w:sym w:font="Symbol" w:char="F0D6"/>
            </w:r>
          </w:p>
        </w:tc>
        <w:tc>
          <w:tcPr>
            <w:tcW w:w="850" w:type="dxa"/>
            <w:shd w:val="pct10" w:color="auto" w:fill="auto"/>
          </w:tcPr>
          <w:p w:rsidR="00250B32" w:rsidRPr="00E03EDF" w:rsidRDefault="00250B32" w:rsidP="00E03EDF">
            <w:pPr>
              <w:rPr>
                <w:sz w:val="22"/>
                <w:szCs w:val="22"/>
              </w:rPr>
            </w:pPr>
          </w:p>
        </w:tc>
        <w:tc>
          <w:tcPr>
            <w:tcW w:w="1134" w:type="dxa"/>
            <w:shd w:val="pct10" w:color="auto" w:fill="auto"/>
          </w:tcPr>
          <w:p w:rsidR="00250B32" w:rsidRPr="00E03EDF" w:rsidRDefault="00250B32" w:rsidP="00E03EDF">
            <w:pPr>
              <w:rPr>
                <w:sz w:val="22"/>
                <w:szCs w:val="22"/>
              </w:rPr>
            </w:pP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val="restart"/>
            <w:shd w:val="pct5" w:color="auto" w:fill="auto"/>
          </w:tcPr>
          <w:p w:rsidR="00250B32" w:rsidRPr="00E03EDF" w:rsidRDefault="00250B32" w:rsidP="00E03EDF">
            <w:pPr>
              <w:rPr>
                <w:sz w:val="22"/>
                <w:szCs w:val="22"/>
              </w:rPr>
            </w:pPr>
            <w:r w:rsidRPr="00E03EDF">
              <w:rPr>
                <w:sz w:val="22"/>
                <w:szCs w:val="22"/>
              </w:rPr>
              <w:t>PseudorandomFunction</w:t>
            </w:r>
          </w:p>
        </w:tc>
        <w:tc>
          <w:tcPr>
            <w:tcW w:w="2410" w:type="dxa"/>
            <w:shd w:val="pct5" w:color="auto" w:fill="auto"/>
          </w:tcPr>
          <w:p w:rsidR="00250B32" w:rsidRPr="00E03EDF" w:rsidRDefault="00250B32" w:rsidP="00E03EDF">
            <w:pPr>
              <w:rPr>
                <w:sz w:val="22"/>
                <w:szCs w:val="22"/>
              </w:rPr>
            </w:pPr>
            <w:r w:rsidRPr="00E03EDF">
              <w:rPr>
                <w:sz w:val="22"/>
                <w:szCs w:val="22"/>
              </w:rPr>
              <w:t>Hmac</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tcBorders>
              <w:bottom w:val="single" w:sz="4" w:space="0" w:color="auto"/>
            </w:tcBorders>
            <w:shd w:val="pct5" w:color="auto" w:fill="auto"/>
          </w:tcPr>
          <w:p w:rsidR="00250B32" w:rsidRPr="00E03EDF" w:rsidRDefault="00250B32" w:rsidP="00E03EDF">
            <w:pPr>
              <w:rPr>
                <w:sz w:val="22"/>
                <w:szCs w:val="22"/>
              </w:rPr>
            </w:pPr>
          </w:p>
        </w:tc>
        <w:tc>
          <w:tcPr>
            <w:tcW w:w="2410"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t>PRF varying input and output length</w:t>
            </w:r>
          </w:p>
        </w:tc>
        <w:tc>
          <w:tcPr>
            <w:tcW w:w="992"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250B32" w:rsidRPr="00E03EDF" w:rsidRDefault="00250B32" w:rsidP="00E03EDF">
            <w:pPr>
              <w:rPr>
                <w:sz w:val="22"/>
                <w:szCs w:val="22"/>
              </w:rPr>
            </w:pPr>
          </w:p>
        </w:tc>
        <w:tc>
          <w:tcPr>
            <w:tcW w:w="1134" w:type="dxa"/>
            <w:tcBorders>
              <w:bottom w:val="single" w:sz="4" w:space="0" w:color="auto"/>
            </w:tcBorders>
            <w:shd w:val="pct5" w:color="auto" w:fill="auto"/>
          </w:tcPr>
          <w:p w:rsidR="00250B32" w:rsidRPr="00E03EDF" w:rsidRDefault="00250B32" w:rsidP="00E03EDF">
            <w:pPr>
              <w:rPr>
                <w:sz w:val="22"/>
                <w:szCs w:val="22"/>
              </w:rPr>
            </w:pPr>
          </w:p>
        </w:tc>
        <w:tc>
          <w:tcPr>
            <w:tcW w:w="1843" w:type="dxa"/>
            <w:tcBorders>
              <w:bottom w:val="single" w:sz="4" w:space="0" w:color="auto"/>
            </w:tcBorders>
            <w:shd w:val="pct5" w:color="auto" w:fill="auto"/>
          </w:tcPr>
          <w:p w:rsidR="00250B32" w:rsidRPr="00E03EDF" w:rsidRDefault="00250B32" w:rsidP="00E03EDF">
            <w:pPr>
              <w:rPr>
                <w:sz w:val="22"/>
                <w:szCs w:val="22"/>
              </w:rPr>
            </w:pPr>
          </w:p>
        </w:tc>
      </w:tr>
      <w:tr w:rsidR="00250B32" w:rsidRPr="00E03EDF" w:rsidTr="00250B32">
        <w:tc>
          <w:tcPr>
            <w:tcW w:w="2757" w:type="dxa"/>
            <w:vMerge w:val="restart"/>
            <w:shd w:val="pct10" w:color="auto" w:fill="auto"/>
          </w:tcPr>
          <w:p w:rsidR="00250B32" w:rsidRPr="00E03EDF" w:rsidRDefault="00250B32" w:rsidP="00E03EDF">
            <w:pPr>
              <w:rPr>
                <w:sz w:val="22"/>
                <w:szCs w:val="22"/>
              </w:rPr>
            </w:pPr>
            <w:r w:rsidRPr="00E03EDF">
              <w:rPr>
                <w:sz w:val="22"/>
                <w:szCs w:val="22"/>
              </w:rPr>
              <w:lastRenderedPageBreak/>
              <w:t>PseudorandomGenerator</w:t>
            </w:r>
          </w:p>
        </w:tc>
        <w:tc>
          <w:tcPr>
            <w:tcW w:w="2410" w:type="dxa"/>
            <w:shd w:val="pct10" w:color="auto" w:fill="auto"/>
          </w:tcPr>
          <w:p w:rsidR="00250B32" w:rsidRPr="00E03EDF" w:rsidRDefault="00250B32" w:rsidP="00E03EDF">
            <w:pPr>
              <w:rPr>
                <w:sz w:val="22"/>
                <w:szCs w:val="22"/>
              </w:rPr>
            </w:pPr>
            <w:r w:rsidRPr="00E03EDF">
              <w:rPr>
                <w:sz w:val="22"/>
                <w:szCs w:val="22"/>
              </w:rPr>
              <w:t>RC4</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t>Alleged RC4 ARC4</w:t>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SHA-based PRG</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shd w:val="pct5" w:color="auto" w:fill="auto"/>
          </w:tcPr>
          <w:p w:rsidR="00250B32" w:rsidRPr="00E03EDF" w:rsidRDefault="00250B32" w:rsidP="00E03EDF">
            <w:pPr>
              <w:rPr>
                <w:sz w:val="22"/>
                <w:szCs w:val="22"/>
              </w:rPr>
            </w:pPr>
            <w:r w:rsidRPr="00E03EDF">
              <w:rPr>
                <w:sz w:val="22"/>
                <w:szCs w:val="22"/>
              </w:rPr>
              <w:t>TrapdoorPermutation</w:t>
            </w:r>
          </w:p>
        </w:tc>
        <w:tc>
          <w:tcPr>
            <w:tcW w:w="2410" w:type="dxa"/>
            <w:shd w:val="pct5" w:color="auto" w:fill="auto"/>
          </w:tcPr>
          <w:p w:rsidR="00250B32" w:rsidRPr="00E03EDF" w:rsidRDefault="00250B32" w:rsidP="00E03EDF">
            <w:pPr>
              <w:rPr>
                <w:sz w:val="22"/>
                <w:szCs w:val="22"/>
              </w:rPr>
            </w:pPr>
            <w:r w:rsidRPr="00E03EDF">
              <w:rPr>
                <w:sz w:val="22"/>
                <w:szCs w:val="22"/>
              </w:rPr>
              <w:t>RSA</w:t>
            </w:r>
          </w:p>
        </w:tc>
        <w:tc>
          <w:tcPr>
            <w:tcW w:w="992" w:type="dxa"/>
            <w:shd w:val="pct5" w:color="auto" w:fill="auto"/>
          </w:tcPr>
          <w:p w:rsidR="00250B32" w:rsidRPr="00E03EDF" w:rsidRDefault="00B062DE" w:rsidP="00E03EDF">
            <w:pPr>
              <w:rPr>
                <w:sz w:val="22"/>
                <w:szCs w:val="22"/>
              </w:rPr>
            </w:pPr>
            <w:r w:rsidRPr="00E03EDF">
              <w:rPr>
                <w:sz w:val="22"/>
                <w:szCs w:val="22"/>
              </w:rPr>
              <w:sym w:font="Symbol" w:char="F0D6"/>
            </w: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tcBorders>
              <w:bottom w:val="single" w:sz="4" w:space="0" w:color="auto"/>
            </w:tcBorders>
            <w:shd w:val="pct5" w:color="auto" w:fill="auto"/>
          </w:tcPr>
          <w:p w:rsidR="00250B32" w:rsidRPr="00E03EDF" w:rsidRDefault="00250B32" w:rsidP="00E03EDF">
            <w:pPr>
              <w:rPr>
                <w:sz w:val="22"/>
                <w:szCs w:val="22"/>
              </w:rPr>
            </w:pPr>
          </w:p>
        </w:tc>
        <w:tc>
          <w:tcPr>
            <w:tcW w:w="2410"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t>Rabin</w:t>
            </w:r>
          </w:p>
        </w:tc>
        <w:tc>
          <w:tcPr>
            <w:tcW w:w="992" w:type="dxa"/>
            <w:tcBorders>
              <w:bottom w:val="single" w:sz="4" w:space="0" w:color="auto"/>
            </w:tcBorders>
            <w:shd w:val="pct5" w:color="auto" w:fill="auto"/>
          </w:tcPr>
          <w:p w:rsidR="00250B32" w:rsidRPr="00E03EDF" w:rsidRDefault="00250B32" w:rsidP="00E03EDF">
            <w:pPr>
              <w:rPr>
                <w:sz w:val="22"/>
                <w:szCs w:val="22"/>
              </w:rPr>
            </w:pPr>
          </w:p>
        </w:tc>
        <w:tc>
          <w:tcPr>
            <w:tcW w:w="850" w:type="dxa"/>
            <w:tcBorders>
              <w:bottom w:val="single" w:sz="4" w:space="0" w:color="auto"/>
            </w:tcBorders>
            <w:shd w:val="pct5" w:color="auto" w:fill="auto"/>
          </w:tcPr>
          <w:p w:rsidR="00250B32" w:rsidRPr="00E03EDF" w:rsidRDefault="00250B32" w:rsidP="00E03EDF">
            <w:pPr>
              <w:rPr>
                <w:sz w:val="22"/>
                <w:szCs w:val="22"/>
              </w:rPr>
            </w:pPr>
          </w:p>
        </w:tc>
        <w:tc>
          <w:tcPr>
            <w:tcW w:w="1134" w:type="dxa"/>
            <w:tcBorders>
              <w:bottom w:val="single" w:sz="4" w:space="0" w:color="auto"/>
            </w:tcBorders>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tcBorders>
              <w:bottom w:val="single" w:sz="4" w:space="0" w:color="auto"/>
            </w:tcBorders>
            <w:shd w:val="pct5" w:color="auto" w:fill="auto"/>
          </w:tcPr>
          <w:p w:rsidR="00250B32" w:rsidRPr="00E03EDF" w:rsidRDefault="00250B32" w:rsidP="00E03EDF">
            <w:pPr>
              <w:rPr>
                <w:sz w:val="22"/>
                <w:szCs w:val="22"/>
              </w:rPr>
            </w:pPr>
          </w:p>
        </w:tc>
      </w:tr>
      <w:tr w:rsidR="00250B32" w:rsidRPr="00E03EDF" w:rsidTr="00250B32">
        <w:tc>
          <w:tcPr>
            <w:tcW w:w="2757" w:type="dxa"/>
            <w:vMerge w:val="restart"/>
            <w:shd w:val="pct10" w:color="auto" w:fill="auto"/>
          </w:tcPr>
          <w:p w:rsidR="00250B32" w:rsidRPr="00E03EDF" w:rsidRDefault="00250B32" w:rsidP="00E03EDF">
            <w:pPr>
              <w:rPr>
                <w:sz w:val="22"/>
                <w:szCs w:val="22"/>
              </w:rPr>
            </w:pPr>
            <w:r w:rsidRPr="00E03EDF">
              <w:rPr>
                <w:sz w:val="22"/>
                <w:szCs w:val="22"/>
              </w:rPr>
              <w:t>DiscreteLog</w:t>
            </w:r>
          </w:p>
        </w:tc>
        <w:tc>
          <w:tcPr>
            <w:tcW w:w="2410" w:type="dxa"/>
            <w:shd w:val="pct10" w:color="auto" w:fill="auto"/>
          </w:tcPr>
          <w:p w:rsidR="00250B32" w:rsidRPr="00E03EDF" w:rsidRDefault="00250B32" w:rsidP="00E03EDF">
            <w:pPr>
              <w:rPr>
                <w:sz w:val="22"/>
                <w:szCs w:val="22"/>
              </w:rPr>
            </w:pPr>
            <w:r w:rsidRPr="00E03EDF">
              <w:rPr>
                <w:sz w:val="22"/>
                <w:szCs w:val="22"/>
              </w:rPr>
              <w:t>Zp*</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250B32" w:rsidP="00E03EDF">
            <w:pPr>
              <w:rPr>
                <w:sz w:val="22"/>
                <w:szCs w:val="22"/>
              </w:rPr>
            </w:pP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EC over the field GF(2</w:t>
            </w:r>
            <w:r w:rsidRPr="00E03EDF">
              <w:rPr>
                <w:sz w:val="22"/>
                <w:szCs w:val="22"/>
                <w:vertAlign w:val="superscript"/>
              </w:rPr>
              <w:t>m</w:t>
            </w:r>
            <w:r w:rsidRPr="00E03EDF">
              <w:rPr>
                <w:sz w:val="22"/>
                <w:szCs w:val="22"/>
              </w:rPr>
              <w:t>)</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420478" w:rsidP="00E03EDF">
            <w:pPr>
              <w:rPr>
                <w:sz w:val="22"/>
                <w:szCs w:val="22"/>
              </w:rPr>
            </w:pPr>
            <w:r w:rsidRPr="00E03EDF">
              <w:rPr>
                <w:sz w:val="22"/>
                <w:szCs w:val="22"/>
              </w:rPr>
              <w:sym w:font="Symbol" w:char="F0D6"/>
            </w:r>
          </w:p>
        </w:tc>
      </w:tr>
      <w:tr w:rsidR="00250B32" w:rsidRPr="00E03EDF" w:rsidTr="00250B32">
        <w:tc>
          <w:tcPr>
            <w:tcW w:w="2757" w:type="dxa"/>
            <w:vMerge/>
            <w:shd w:val="pct10" w:color="auto" w:fill="auto"/>
          </w:tcPr>
          <w:p w:rsidR="00250B32" w:rsidRPr="00E03EDF" w:rsidRDefault="00250B32" w:rsidP="00E03EDF">
            <w:pPr>
              <w:rPr>
                <w:sz w:val="22"/>
                <w:szCs w:val="22"/>
              </w:rPr>
            </w:pPr>
          </w:p>
        </w:tc>
        <w:tc>
          <w:tcPr>
            <w:tcW w:w="2410" w:type="dxa"/>
            <w:shd w:val="pct10" w:color="auto" w:fill="auto"/>
          </w:tcPr>
          <w:p w:rsidR="00250B32" w:rsidRPr="00E03EDF" w:rsidRDefault="00250B32" w:rsidP="00E03EDF">
            <w:pPr>
              <w:rPr>
                <w:sz w:val="22"/>
                <w:szCs w:val="22"/>
              </w:rPr>
            </w:pPr>
            <w:r w:rsidRPr="00E03EDF">
              <w:rPr>
                <w:sz w:val="22"/>
                <w:szCs w:val="22"/>
              </w:rPr>
              <w:t>EC over the field Zp*</w:t>
            </w:r>
          </w:p>
        </w:tc>
        <w:tc>
          <w:tcPr>
            <w:tcW w:w="992" w:type="dxa"/>
            <w:shd w:val="pct10" w:color="auto" w:fill="auto"/>
          </w:tcPr>
          <w:p w:rsidR="00250B32" w:rsidRPr="00E03EDF" w:rsidRDefault="00250B32" w:rsidP="00E03EDF">
            <w:pPr>
              <w:rPr>
                <w:sz w:val="22"/>
                <w:szCs w:val="22"/>
              </w:rPr>
            </w:pPr>
          </w:p>
        </w:tc>
        <w:tc>
          <w:tcPr>
            <w:tcW w:w="850" w:type="dxa"/>
            <w:shd w:val="pct10" w:color="auto" w:fill="auto"/>
          </w:tcPr>
          <w:p w:rsidR="00250B32" w:rsidRPr="00E03EDF" w:rsidRDefault="00250B32" w:rsidP="00E03EDF">
            <w:pPr>
              <w:rPr>
                <w:sz w:val="22"/>
                <w:szCs w:val="22"/>
              </w:rPr>
            </w:pPr>
            <w:r w:rsidRPr="00E03EDF">
              <w:rPr>
                <w:sz w:val="22"/>
                <w:szCs w:val="22"/>
              </w:rPr>
              <w:sym w:font="Symbol" w:char="F0D6"/>
            </w:r>
          </w:p>
        </w:tc>
        <w:tc>
          <w:tcPr>
            <w:tcW w:w="1134" w:type="dxa"/>
            <w:shd w:val="pct10" w:color="auto" w:fill="auto"/>
          </w:tcPr>
          <w:p w:rsidR="00250B32" w:rsidRPr="00E03EDF" w:rsidRDefault="00250B32" w:rsidP="00E03EDF">
            <w:pPr>
              <w:rPr>
                <w:sz w:val="22"/>
                <w:szCs w:val="22"/>
              </w:rPr>
            </w:pPr>
            <w:r w:rsidRPr="00E03EDF">
              <w:rPr>
                <w:sz w:val="22"/>
                <w:szCs w:val="22"/>
              </w:rPr>
              <w:sym w:font="Symbol" w:char="F0D6"/>
            </w:r>
          </w:p>
        </w:tc>
        <w:tc>
          <w:tcPr>
            <w:tcW w:w="1843" w:type="dxa"/>
            <w:shd w:val="pct10" w:color="auto" w:fill="auto"/>
          </w:tcPr>
          <w:p w:rsidR="00250B32" w:rsidRPr="00E03EDF" w:rsidRDefault="00420478" w:rsidP="00E03EDF">
            <w:pPr>
              <w:rPr>
                <w:sz w:val="22"/>
                <w:szCs w:val="22"/>
              </w:rPr>
            </w:pPr>
            <w:r w:rsidRPr="00E03EDF">
              <w:rPr>
                <w:sz w:val="22"/>
                <w:szCs w:val="22"/>
              </w:rPr>
              <w:sym w:font="Symbol" w:char="F0D6"/>
            </w:r>
          </w:p>
        </w:tc>
      </w:tr>
      <w:tr w:rsidR="00250B32" w:rsidRPr="00E03EDF" w:rsidTr="00250B32">
        <w:tc>
          <w:tcPr>
            <w:tcW w:w="2757" w:type="dxa"/>
            <w:vMerge w:val="restart"/>
            <w:shd w:val="pct5" w:color="auto" w:fill="auto"/>
          </w:tcPr>
          <w:p w:rsidR="00250B32" w:rsidRPr="00E03EDF" w:rsidRDefault="00250B32" w:rsidP="00E03EDF">
            <w:pPr>
              <w:rPr>
                <w:sz w:val="22"/>
                <w:szCs w:val="22"/>
              </w:rPr>
            </w:pPr>
            <w:r w:rsidRPr="00E03EDF">
              <w:rPr>
                <w:sz w:val="22"/>
                <w:szCs w:val="22"/>
              </w:rPr>
              <w:t>KeyDerivationFunction</w:t>
            </w:r>
          </w:p>
        </w:tc>
        <w:tc>
          <w:tcPr>
            <w:tcW w:w="2410" w:type="dxa"/>
            <w:shd w:val="pct5" w:color="auto" w:fill="auto"/>
          </w:tcPr>
          <w:p w:rsidR="00250B32" w:rsidRPr="00E03EDF" w:rsidRDefault="00250B32" w:rsidP="00E03EDF">
            <w:pPr>
              <w:rPr>
                <w:sz w:val="22"/>
                <w:szCs w:val="22"/>
              </w:rPr>
            </w:pPr>
            <w:r w:rsidRPr="00E03EDF">
              <w:rPr>
                <w:sz w:val="22"/>
                <w:szCs w:val="22"/>
              </w:rPr>
              <w:t>HKDF</w:t>
            </w:r>
          </w:p>
        </w:tc>
        <w:tc>
          <w:tcPr>
            <w:tcW w:w="992" w:type="dxa"/>
            <w:shd w:val="pct5" w:color="auto" w:fill="auto"/>
          </w:tcPr>
          <w:p w:rsidR="00250B32" w:rsidRPr="00E03EDF" w:rsidRDefault="00250B32" w:rsidP="00E03EDF">
            <w:pPr>
              <w:rPr>
                <w:sz w:val="22"/>
                <w:szCs w:val="22"/>
              </w:rPr>
            </w:pPr>
            <w:r w:rsidRPr="00E03EDF">
              <w:rPr>
                <w:sz w:val="22"/>
                <w:szCs w:val="22"/>
              </w:rPr>
              <w:sym w:font="Symbol" w:char="F0D6"/>
            </w:r>
          </w:p>
        </w:tc>
        <w:tc>
          <w:tcPr>
            <w:tcW w:w="850" w:type="dxa"/>
            <w:shd w:val="pct5" w:color="auto" w:fill="auto"/>
          </w:tcPr>
          <w:p w:rsidR="00250B32" w:rsidRPr="00E03EDF" w:rsidRDefault="00250B32" w:rsidP="00E03EDF">
            <w:pPr>
              <w:rPr>
                <w:sz w:val="22"/>
                <w:szCs w:val="22"/>
              </w:rPr>
            </w:pPr>
          </w:p>
        </w:tc>
        <w:tc>
          <w:tcPr>
            <w:tcW w:w="1134" w:type="dxa"/>
            <w:shd w:val="pct5" w:color="auto" w:fill="auto"/>
          </w:tcPr>
          <w:p w:rsidR="00250B32" w:rsidRPr="00E03EDF" w:rsidRDefault="00250B32" w:rsidP="00E03EDF">
            <w:pPr>
              <w:rPr>
                <w:sz w:val="22"/>
                <w:szCs w:val="22"/>
              </w:rPr>
            </w:pPr>
          </w:p>
        </w:tc>
        <w:tc>
          <w:tcPr>
            <w:tcW w:w="1843" w:type="dxa"/>
            <w:shd w:val="pct5" w:color="auto" w:fill="auto"/>
          </w:tcPr>
          <w:p w:rsidR="00250B32" w:rsidRPr="00E03EDF" w:rsidRDefault="00250B32" w:rsidP="00E03EDF">
            <w:pPr>
              <w:rPr>
                <w:sz w:val="22"/>
                <w:szCs w:val="22"/>
              </w:rPr>
            </w:pPr>
          </w:p>
        </w:tc>
      </w:tr>
      <w:tr w:rsidR="00250B32" w:rsidRPr="00E03EDF" w:rsidTr="00250B32">
        <w:tc>
          <w:tcPr>
            <w:tcW w:w="2757" w:type="dxa"/>
            <w:vMerge/>
            <w:shd w:val="pct5" w:color="auto" w:fill="auto"/>
          </w:tcPr>
          <w:p w:rsidR="00250B32" w:rsidRPr="00E03EDF" w:rsidRDefault="00250B32" w:rsidP="00E03EDF">
            <w:pPr>
              <w:rPr>
                <w:sz w:val="22"/>
                <w:szCs w:val="22"/>
              </w:rPr>
            </w:pPr>
          </w:p>
        </w:tc>
        <w:tc>
          <w:tcPr>
            <w:tcW w:w="2410" w:type="dxa"/>
            <w:shd w:val="pct5" w:color="auto" w:fill="auto"/>
          </w:tcPr>
          <w:p w:rsidR="00250B32" w:rsidRPr="00E03EDF" w:rsidRDefault="00250B32" w:rsidP="00E03EDF">
            <w:pPr>
              <w:rPr>
                <w:sz w:val="22"/>
                <w:szCs w:val="22"/>
              </w:rPr>
            </w:pPr>
            <w:r w:rsidRPr="00E03EDF">
              <w:rPr>
                <w:sz w:val="22"/>
                <w:szCs w:val="22"/>
              </w:rPr>
              <w:t>KDFISO18033</w:t>
            </w:r>
          </w:p>
        </w:tc>
        <w:tc>
          <w:tcPr>
            <w:tcW w:w="992" w:type="dxa"/>
            <w:shd w:val="pct5" w:color="auto" w:fill="auto"/>
          </w:tcPr>
          <w:p w:rsidR="00250B32" w:rsidRPr="00E03EDF" w:rsidRDefault="00250B32" w:rsidP="00E03EDF">
            <w:pPr>
              <w:rPr>
                <w:sz w:val="22"/>
                <w:szCs w:val="22"/>
              </w:rPr>
            </w:pPr>
          </w:p>
        </w:tc>
        <w:tc>
          <w:tcPr>
            <w:tcW w:w="850" w:type="dxa"/>
            <w:shd w:val="pct5" w:color="auto" w:fill="auto"/>
          </w:tcPr>
          <w:p w:rsidR="00250B32" w:rsidRPr="00E03EDF" w:rsidRDefault="00250B32" w:rsidP="00E03EDF">
            <w:pPr>
              <w:rPr>
                <w:sz w:val="22"/>
                <w:szCs w:val="22"/>
              </w:rPr>
            </w:pPr>
            <w:r w:rsidRPr="00E03EDF">
              <w:rPr>
                <w:sz w:val="22"/>
                <w:szCs w:val="22"/>
              </w:rPr>
              <w:sym w:font="Symbol" w:char="F0D6"/>
            </w:r>
          </w:p>
        </w:tc>
        <w:tc>
          <w:tcPr>
            <w:tcW w:w="1134" w:type="dxa"/>
            <w:shd w:val="pct5" w:color="auto" w:fill="auto"/>
          </w:tcPr>
          <w:p w:rsidR="00250B32" w:rsidRPr="00E03EDF" w:rsidRDefault="00250B32" w:rsidP="00E03EDF">
            <w:pPr>
              <w:rPr>
                <w:sz w:val="22"/>
                <w:szCs w:val="22"/>
              </w:rPr>
            </w:pPr>
            <w:r w:rsidRPr="00E03EDF">
              <w:rPr>
                <w:sz w:val="22"/>
                <w:szCs w:val="22"/>
              </w:rPr>
              <w:sym w:font="Symbol" w:char="F0D6"/>
            </w:r>
          </w:p>
        </w:tc>
        <w:tc>
          <w:tcPr>
            <w:tcW w:w="1843" w:type="dxa"/>
            <w:shd w:val="pct5" w:color="auto" w:fill="auto"/>
          </w:tcPr>
          <w:p w:rsidR="00250B32" w:rsidRPr="00E03EDF" w:rsidRDefault="00250B32" w:rsidP="00E03EDF">
            <w:pPr>
              <w:rPr>
                <w:sz w:val="22"/>
                <w:szCs w:val="22"/>
              </w:rPr>
            </w:pPr>
          </w:p>
        </w:tc>
      </w:tr>
    </w:tbl>
    <w:p w:rsidR="004F7D01" w:rsidRDefault="004F7D01" w:rsidP="0004679D"/>
    <w:p w:rsidR="00515D3B" w:rsidRDefault="00515D3B" w:rsidP="0004679D"/>
    <w:p w:rsidR="00B062DE" w:rsidRDefault="00B062DE" w:rsidP="00B062DE">
      <w:r>
        <w:t xml:space="preserve">The following table </w:t>
      </w:r>
      <w:r w:rsidRPr="00E03EDF">
        <w:t>summarize</w:t>
      </w:r>
      <w:r>
        <w:t>s</w:t>
      </w:r>
      <w:r w:rsidRPr="00E03EDF">
        <w:t xml:space="preserve"> a list of the primitives </w:t>
      </w:r>
      <w:r>
        <w:t xml:space="preserve">we currently wrap </w:t>
      </w:r>
      <w:r w:rsidRPr="00E03EDF">
        <w:t>in each package</w:t>
      </w:r>
      <w:r>
        <w:t>:</w:t>
      </w:r>
    </w:p>
    <w:p w:rsidR="00B062DE" w:rsidRDefault="00B062DE" w:rsidP="00B062DE">
      <w:pPr>
        <w:ind w:left="720"/>
      </w:pPr>
    </w:p>
    <w:p w:rsidR="00B062DE" w:rsidRDefault="00B062DE" w:rsidP="00B062DE">
      <w:pPr>
        <w:ind w:left="720"/>
      </w:pPr>
    </w:p>
    <w:tbl>
      <w:tblPr>
        <w:tblStyle w:val="TableGrid"/>
        <w:tblW w:w="9986" w:type="dxa"/>
        <w:tblInd w:w="-664" w:type="dxa"/>
        <w:shd w:val="pct5" w:color="auto" w:fill="auto"/>
        <w:tblLayout w:type="fixed"/>
        <w:tblLook w:val="04A0" w:firstRow="1" w:lastRow="0" w:firstColumn="1" w:lastColumn="0" w:noHBand="0" w:noVBand="1"/>
      </w:tblPr>
      <w:tblGrid>
        <w:gridCol w:w="2757"/>
        <w:gridCol w:w="2410"/>
        <w:gridCol w:w="992"/>
        <w:gridCol w:w="850"/>
        <w:gridCol w:w="1134"/>
        <w:gridCol w:w="1843"/>
      </w:tblGrid>
      <w:tr w:rsidR="00B062DE" w:rsidRPr="00E03EDF" w:rsidTr="00102405">
        <w:tc>
          <w:tcPr>
            <w:tcW w:w="2757" w:type="dxa"/>
            <w:shd w:val="pct5" w:color="auto" w:fill="auto"/>
            <w:noWrap/>
          </w:tcPr>
          <w:p w:rsidR="00B062DE" w:rsidRPr="00E03EDF" w:rsidRDefault="00B062DE" w:rsidP="00102405">
            <w:pPr>
              <w:rPr>
                <w:sz w:val="22"/>
                <w:szCs w:val="22"/>
              </w:rPr>
            </w:pPr>
            <w:r w:rsidRPr="00E03EDF">
              <w:rPr>
                <w:sz w:val="22"/>
                <w:szCs w:val="22"/>
              </w:rPr>
              <w:t>Interface</w:t>
            </w:r>
          </w:p>
        </w:tc>
        <w:tc>
          <w:tcPr>
            <w:tcW w:w="2410" w:type="dxa"/>
            <w:shd w:val="pct5" w:color="auto" w:fill="auto"/>
            <w:noWrap/>
          </w:tcPr>
          <w:p w:rsidR="00B062DE" w:rsidRPr="00E03EDF" w:rsidRDefault="00B062DE" w:rsidP="00102405">
            <w:pPr>
              <w:rPr>
                <w:sz w:val="22"/>
                <w:szCs w:val="22"/>
              </w:rPr>
            </w:pPr>
            <w:r w:rsidRPr="00E03EDF">
              <w:rPr>
                <w:sz w:val="22"/>
                <w:szCs w:val="22"/>
              </w:rPr>
              <w:t>Primitive</w:t>
            </w:r>
          </w:p>
        </w:tc>
        <w:tc>
          <w:tcPr>
            <w:tcW w:w="992" w:type="dxa"/>
            <w:shd w:val="pct5" w:color="auto" w:fill="auto"/>
            <w:noWrap/>
          </w:tcPr>
          <w:p w:rsidR="00B062DE" w:rsidRPr="00E03EDF" w:rsidRDefault="00B062DE" w:rsidP="00102405">
            <w:pPr>
              <w:rPr>
                <w:sz w:val="22"/>
                <w:szCs w:val="22"/>
              </w:rPr>
            </w:pPr>
            <w:r w:rsidRPr="00E03EDF">
              <w:rPr>
                <w:sz w:val="22"/>
                <w:szCs w:val="22"/>
              </w:rPr>
              <w:t>SCAPI</w:t>
            </w:r>
          </w:p>
        </w:tc>
        <w:tc>
          <w:tcPr>
            <w:tcW w:w="850" w:type="dxa"/>
            <w:shd w:val="pct5" w:color="auto" w:fill="auto"/>
            <w:noWrap/>
          </w:tcPr>
          <w:p w:rsidR="00B062DE" w:rsidRPr="00E03EDF" w:rsidRDefault="00B062DE" w:rsidP="00102405">
            <w:pPr>
              <w:rPr>
                <w:sz w:val="22"/>
                <w:szCs w:val="22"/>
              </w:rPr>
            </w:pPr>
            <w:r w:rsidRPr="00E03EDF">
              <w:rPr>
                <w:sz w:val="22"/>
                <w:szCs w:val="22"/>
              </w:rPr>
              <w:t>BC</w:t>
            </w:r>
          </w:p>
        </w:tc>
        <w:tc>
          <w:tcPr>
            <w:tcW w:w="1134" w:type="dxa"/>
            <w:shd w:val="pct5" w:color="auto" w:fill="auto"/>
            <w:noWrap/>
          </w:tcPr>
          <w:p w:rsidR="00B062DE" w:rsidRPr="00E03EDF" w:rsidRDefault="00B062DE" w:rsidP="00102405">
            <w:pPr>
              <w:rPr>
                <w:sz w:val="22"/>
                <w:szCs w:val="22"/>
              </w:rPr>
            </w:pPr>
            <w:r w:rsidRPr="00E03EDF">
              <w:rPr>
                <w:sz w:val="22"/>
                <w:szCs w:val="22"/>
              </w:rPr>
              <w:t>Crypto++</w:t>
            </w:r>
          </w:p>
        </w:tc>
        <w:tc>
          <w:tcPr>
            <w:tcW w:w="1843" w:type="dxa"/>
            <w:shd w:val="pct5" w:color="auto" w:fill="auto"/>
          </w:tcPr>
          <w:p w:rsidR="00B062DE" w:rsidRPr="00E03EDF" w:rsidRDefault="00B062DE" w:rsidP="00102405">
            <w:pPr>
              <w:rPr>
                <w:sz w:val="22"/>
                <w:szCs w:val="22"/>
              </w:rPr>
            </w:pPr>
            <w:r>
              <w:rPr>
                <w:sz w:val="22"/>
                <w:szCs w:val="22"/>
              </w:rPr>
              <w:t>MIRACL</w:t>
            </w:r>
          </w:p>
        </w:tc>
      </w:tr>
      <w:tr w:rsidR="00B062DE" w:rsidRPr="00E03EDF" w:rsidTr="00102405">
        <w:tc>
          <w:tcPr>
            <w:tcW w:w="2757" w:type="dxa"/>
            <w:vMerge w:val="restart"/>
            <w:shd w:val="pct5" w:color="auto" w:fill="auto"/>
          </w:tcPr>
          <w:p w:rsidR="00B062DE" w:rsidRPr="00E03EDF" w:rsidRDefault="00B062DE" w:rsidP="00102405">
            <w:pPr>
              <w:rPr>
                <w:sz w:val="22"/>
                <w:szCs w:val="22"/>
              </w:rPr>
            </w:pPr>
            <w:r w:rsidRPr="00E03EDF">
              <w:rPr>
                <w:sz w:val="22"/>
                <w:szCs w:val="22"/>
              </w:rPr>
              <w:t>Hash</w:t>
            </w:r>
          </w:p>
        </w:tc>
        <w:tc>
          <w:tcPr>
            <w:tcW w:w="2410" w:type="dxa"/>
            <w:shd w:val="pct5" w:color="auto" w:fill="auto"/>
          </w:tcPr>
          <w:p w:rsidR="00B062DE" w:rsidRPr="00E03EDF" w:rsidRDefault="00B062DE" w:rsidP="00102405">
            <w:pPr>
              <w:rPr>
                <w:sz w:val="22"/>
                <w:szCs w:val="22"/>
              </w:rPr>
            </w:pPr>
            <w:r w:rsidRPr="00E03EDF">
              <w:rPr>
                <w:sz w:val="22"/>
                <w:szCs w:val="22"/>
              </w:rPr>
              <w:t>SHA1</w:t>
            </w:r>
          </w:p>
        </w:tc>
        <w:tc>
          <w:tcPr>
            <w:tcW w:w="992" w:type="dxa"/>
            <w:shd w:val="pct5" w:color="auto" w:fill="auto"/>
          </w:tcPr>
          <w:p w:rsidR="00B062DE" w:rsidRPr="00E03EDF" w:rsidRDefault="00B062DE" w:rsidP="00102405">
            <w:pPr>
              <w:rPr>
                <w:sz w:val="22"/>
                <w:szCs w:val="22"/>
              </w:rPr>
            </w:pPr>
          </w:p>
        </w:tc>
        <w:tc>
          <w:tcPr>
            <w:tcW w:w="850" w:type="dxa"/>
            <w:shd w:val="pct5" w:color="auto" w:fill="auto"/>
          </w:tcPr>
          <w:p w:rsidR="00B062DE" w:rsidRPr="00E03EDF" w:rsidRDefault="00B062DE" w:rsidP="00102405">
            <w:pPr>
              <w:rPr>
                <w:sz w:val="22"/>
                <w:szCs w:val="22"/>
              </w:rPr>
            </w:pPr>
            <w:r w:rsidRPr="00E03EDF">
              <w:rPr>
                <w:sz w:val="22"/>
                <w:szCs w:val="22"/>
              </w:rPr>
              <w:sym w:font="Symbol" w:char="F0D6"/>
            </w:r>
          </w:p>
        </w:tc>
        <w:tc>
          <w:tcPr>
            <w:tcW w:w="1134" w:type="dxa"/>
            <w:shd w:val="pct5" w:color="auto" w:fill="auto"/>
          </w:tcPr>
          <w:p w:rsidR="00B062DE" w:rsidRPr="00E03EDF" w:rsidRDefault="00B062DE" w:rsidP="00102405">
            <w:pPr>
              <w:rPr>
                <w:sz w:val="22"/>
                <w:szCs w:val="22"/>
              </w:rPr>
            </w:pPr>
            <w:r w:rsidRPr="00E03EDF">
              <w:rPr>
                <w:sz w:val="22"/>
                <w:szCs w:val="22"/>
              </w:rPr>
              <w:sym w:font="Symbol" w:char="F0D6"/>
            </w:r>
          </w:p>
        </w:tc>
        <w:tc>
          <w:tcPr>
            <w:tcW w:w="1843" w:type="dxa"/>
            <w:shd w:val="pct5" w:color="auto" w:fill="auto"/>
          </w:tcPr>
          <w:p w:rsidR="00B062DE" w:rsidRPr="00E03EDF" w:rsidRDefault="00B062DE" w:rsidP="00102405">
            <w:pPr>
              <w:rPr>
                <w:sz w:val="22"/>
                <w:szCs w:val="22"/>
              </w:rPr>
            </w:pPr>
          </w:p>
        </w:tc>
      </w:tr>
      <w:tr w:rsidR="00B062DE" w:rsidRPr="00E03EDF" w:rsidTr="00102405">
        <w:tc>
          <w:tcPr>
            <w:tcW w:w="2757" w:type="dxa"/>
            <w:vMerge/>
            <w:shd w:val="pct5" w:color="auto" w:fill="auto"/>
          </w:tcPr>
          <w:p w:rsidR="00B062DE" w:rsidRPr="00E03EDF" w:rsidRDefault="00B062DE" w:rsidP="00102405">
            <w:pPr>
              <w:rPr>
                <w:sz w:val="22"/>
                <w:szCs w:val="22"/>
              </w:rPr>
            </w:pPr>
          </w:p>
        </w:tc>
        <w:tc>
          <w:tcPr>
            <w:tcW w:w="2410" w:type="dxa"/>
            <w:shd w:val="pct5" w:color="auto" w:fill="auto"/>
          </w:tcPr>
          <w:p w:rsidR="00B062DE" w:rsidRPr="00E03EDF" w:rsidRDefault="00B062DE" w:rsidP="00102405">
            <w:pPr>
              <w:rPr>
                <w:sz w:val="22"/>
                <w:szCs w:val="22"/>
              </w:rPr>
            </w:pPr>
            <w:r w:rsidRPr="00E03EDF">
              <w:rPr>
                <w:sz w:val="22"/>
                <w:szCs w:val="22"/>
              </w:rPr>
              <w:t>SHA256</w:t>
            </w:r>
          </w:p>
        </w:tc>
        <w:tc>
          <w:tcPr>
            <w:tcW w:w="992" w:type="dxa"/>
            <w:shd w:val="pct5" w:color="auto" w:fill="auto"/>
          </w:tcPr>
          <w:p w:rsidR="00B062DE" w:rsidRPr="00E03EDF" w:rsidRDefault="00B062DE" w:rsidP="00102405">
            <w:pPr>
              <w:rPr>
                <w:sz w:val="22"/>
                <w:szCs w:val="22"/>
              </w:rPr>
            </w:pPr>
          </w:p>
        </w:tc>
        <w:tc>
          <w:tcPr>
            <w:tcW w:w="850" w:type="dxa"/>
            <w:shd w:val="pct5" w:color="auto" w:fill="auto"/>
          </w:tcPr>
          <w:p w:rsidR="00B062DE" w:rsidRPr="00E03EDF" w:rsidRDefault="00B062DE" w:rsidP="00102405">
            <w:pPr>
              <w:rPr>
                <w:sz w:val="22"/>
                <w:szCs w:val="22"/>
              </w:rPr>
            </w:pPr>
            <w:r w:rsidRPr="00E03EDF">
              <w:rPr>
                <w:sz w:val="22"/>
                <w:szCs w:val="22"/>
              </w:rPr>
              <w:sym w:font="Symbol" w:char="F0D6"/>
            </w:r>
          </w:p>
        </w:tc>
        <w:tc>
          <w:tcPr>
            <w:tcW w:w="1134" w:type="dxa"/>
            <w:shd w:val="pct5" w:color="auto" w:fill="auto"/>
          </w:tcPr>
          <w:p w:rsidR="00B062DE" w:rsidRPr="00E03EDF" w:rsidRDefault="00B062DE" w:rsidP="00102405">
            <w:pPr>
              <w:rPr>
                <w:sz w:val="22"/>
                <w:szCs w:val="22"/>
              </w:rPr>
            </w:pPr>
            <w:r w:rsidRPr="00E03EDF">
              <w:rPr>
                <w:sz w:val="22"/>
                <w:szCs w:val="22"/>
              </w:rPr>
              <w:sym w:font="Symbol" w:char="F0D6"/>
            </w:r>
          </w:p>
        </w:tc>
        <w:tc>
          <w:tcPr>
            <w:tcW w:w="1843" w:type="dxa"/>
            <w:shd w:val="pct5" w:color="auto" w:fill="auto"/>
          </w:tcPr>
          <w:p w:rsidR="00B062DE" w:rsidRPr="00E03EDF" w:rsidRDefault="00B062DE" w:rsidP="00102405">
            <w:pPr>
              <w:rPr>
                <w:sz w:val="22"/>
                <w:szCs w:val="22"/>
              </w:rPr>
            </w:pPr>
          </w:p>
        </w:tc>
      </w:tr>
      <w:tr w:rsidR="00B062DE" w:rsidRPr="00E03EDF" w:rsidTr="00102405">
        <w:tc>
          <w:tcPr>
            <w:tcW w:w="2757" w:type="dxa"/>
            <w:vMerge/>
            <w:shd w:val="pct5" w:color="auto" w:fill="auto"/>
          </w:tcPr>
          <w:p w:rsidR="00B062DE" w:rsidRPr="00E03EDF" w:rsidRDefault="00B062DE" w:rsidP="00102405">
            <w:pPr>
              <w:rPr>
                <w:sz w:val="22"/>
                <w:szCs w:val="22"/>
              </w:rPr>
            </w:pPr>
          </w:p>
        </w:tc>
        <w:tc>
          <w:tcPr>
            <w:tcW w:w="2410" w:type="dxa"/>
            <w:shd w:val="pct5" w:color="auto" w:fill="auto"/>
          </w:tcPr>
          <w:p w:rsidR="00B062DE" w:rsidRPr="00E03EDF" w:rsidRDefault="00B062DE" w:rsidP="00102405">
            <w:pPr>
              <w:rPr>
                <w:sz w:val="22"/>
                <w:szCs w:val="22"/>
              </w:rPr>
            </w:pPr>
            <w:r w:rsidRPr="00E03EDF">
              <w:rPr>
                <w:sz w:val="22"/>
                <w:szCs w:val="22"/>
              </w:rPr>
              <w:t>SHA224</w:t>
            </w:r>
          </w:p>
        </w:tc>
        <w:tc>
          <w:tcPr>
            <w:tcW w:w="992" w:type="dxa"/>
            <w:shd w:val="pct5" w:color="auto" w:fill="auto"/>
          </w:tcPr>
          <w:p w:rsidR="00B062DE" w:rsidRPr="00E03EDF" w:rsidRDefault="00B062DE" w:rsidP="00102405">
            <w:pPr>
              <w:rPr>
                <w:sz w:val="22"/>
                <w:szCs w:val="22"/>
              </w:rPr>
            </w:pPr>
          </w:p>
        </w:tc>
        <w:tc>
          <w:tcPr>
            <w:tcW w:w="850" w:type="dxa"/>
            <w:shd w:val="pct5" w:color="auto" w:fill="auto"/>
          </w:tcPr>
          <w:p w:rsidR="00B062DE" w:rsidRPr="00E03EDF" w:rsidRDefault="00B062DE" w:rsidP="00102405">
            <w:pPr>
              <w:rPr>
                <w:sz w:val="22"/>
                <w:szCs w:val="22"/>
              </w:rPr>
            </w:pPr>
            <w:r w:rsidRPr="00E03EDF">
              <w:rPr>
                <w:sz w:val="22"/>
                <w:szCs w:val="22"/>
              </w:rPr>
              <w:sym w:font="Symbol" w:char="F0D6"/>
            </w:r>
          </w:p>
        </w:tc>
        <w:tc>
          <w:tcPr>
            <w:tcW w:w="1134" w:type="dxa"/>
            <w:shd w:val="pct5" w:color="auto" w:fill="auto"/>
          </w:tcPr>
          <w:p w:rsidR="00B062DE" w:rsidRPr="00E03EDF" w:rsidRDefault="00B062DE" w:rsidP="00102405">
            <w:pPr>
              <w:rPr>
                <w:sz w:val="22"/>
                <w:szCs w:val="22"/>
              </w:rPr>
            </w:pPr>
            <w:r w:rsidRPr="00E03EDF">
              <w:rPr>
                <w:sz w:val="22"/>
                <w:szCs w:val="22"/>
              </w:rPr>
              <w:sym w:font="Symbol" w:char="F0D6"/>
            </w:r>
          </w:p>
        </w:tc>
        <w:tc>
          <w:tcPr>
            <w:tcW w:w="1843" w:type="dxa"/>
            <w:shd w:val="pct5" w:color="auto" w:fill="auto"/>
          </w:tcPr>
          <w:p w:rsidR="00B062DE" w:rsidRPr="00E03EDF" w:rsidRDefault="00B062DE" w:rsidP="00102405">
            <w:pPr>
              <w:rPr>
                <w:sz w:val="22"/>
                <w:szCs w:val="22"/>
              </w:rPr>
            </w:pPr>
          </w:p>
        </w:tc>
      </w:tr>
      <w:tr w:rsidR="00B062DE" w:rsidRPr="00E03EDF" w:rsidTr="00102405">
        <w:tc>
          <w:tcPr>
            <w:tcW w:w="2757" w:type="dxa"/>
            <w:vMerge/>
            <w:shd w:val="pct5" w:color="auto" w:fill="auto"/>
          </w:tcPr>
          <w:p w:rsidR="00B062DE" w:rsidRPr="00E03EDF" w:rsidRDefault="00B062DE" w:rsidP="00102405">
            <w:pPr>
              <w:rPr>
                <w:sz w:val="22"/>
                <w:szCs w:val="22"/>
              </w:rPr>
            </w:pPr>
          </w:p>
        </w:tc>
        <w:tc>
          <w:tcPr>
            <w:tcW w:w="2410" w:type="dxa"/>
            <w:shd w:val="pct5" w:color="auto" w:fill="auto"/>
          </w:tcPr>
          <w:p w:rsidR="00B062DE" w:rsidRPr="00E03EDF" w:rsidRDefault="00B062DE" w:rsidP="00102405">
            <w:pPr>
              <w:rPr>
                <w:sz w:val="22"/>
                <w:szCs w:val="22"/>
              </w:rPr>
            </w:pPr>
            <w:r w:rsidRPr="00E03EDF">
              <w:rPr>
                <w:sz w:val="22"/>
                <w:szCs w:val="22"/>
              </w:rPr>
              <w:t>SHA512</w:t>
            </w:r>
          </w:p>
        </w:tc>
        <w:tc>
          <w:tcPr>
            <w:tcW w:w="992" w:type="dxa"/>
            <w:shd w:val="pct5" w:color="auto" w:fill="auto"/>
          </w:tcPr>
          <w:p w:rsidR="00B062DE" w:rsidRPr="00E03EDF" w:rsidRDefault="00B062DE" w:rsidP="00102405">
            <w:pPr>
              <w:rPr>
                <w:sz w:val="22"/>
                <w:szCs w:val="22"/>
              </w:rPr>
            </w:pPr>
          </w:p>
        </w:tc>
        <w:tc>
          <w:tcPr>
            <w:tcW w:w="850" w:type="dxa"/>
            <w:shd w:val="pct5" w:color="auto" w:fill="auto"/>
          </w:tcPr>
          <w:p w:rsidR="00B062DE" w:rsidRPr="00E03EDF" w:rsidRDefault="00B062DE" w:rsidP="00102405">
            <w:pPr>
              <w:rPr>
                <w:sz w:val="22"/>
                <w:szCs w:val="22"/>
              </w:rPr>
            </w:pPr>
            <w:r w:rsidRPr="00E03EDF">
              <w:rPr>
                <w:sz w:val="22"/>
                <w:szCs w:val="22"/>
              </w:rPr>
              <w:sym w:font="Symbol" w:char="F0D6"/>
            </w:r>
          </w:p>
        </w:tc>
        <w:tc>
          <w:tcPr>
            <w:tcW w:w="1134" w:type="dxa"/>
            <w:shd w:val="pct5" w:color="auto" w:fill="auto"/>
          </w:tcPr>
          <w:p w:rsidR="00B062DE" w:rsidRPr="00E03EDF" w:rsidRDefault="00B062DE" w:rsidP="00102405">
            <w:pPr>
              <w:rPr>
                <w:sz w:val="22"/>
                <w:szCs w:val="22"/>
              </w:rPr>
            </w:pPr>
            <w:r w:rsidRPr="00E03EDF">
              <w:rPr>
                <w:sz w:val="22"/>
                <w:szCs w:val="22"/>
              </w:rPr>
              <w:sym w:font="Symbol" w:char="F0D6"/>
            </w:r>
          </w:p>
        </w:tc>
        <w:tc>
          <w:tcPr>
            <w:tcW w:w="1843" w:type="dxa"/>
            <w:shd w:val="pct5" w:color="auto" w:fill="auto"/>
          </w:tcPr>
          <w:p w:rsidR="00B062DE" w:rsidRPr="00E03EDF" w:rsidRDefault="00B062DE" w:rsidP="00102405">
            <w:pPr>
              <w:rPr>
                <w:sz w:val="22"/>
                <w:szCs w:val="22"/>
              </w:rPr>
            </w:pPr>
          </w:p>
        </w:tc>
      </w:tr>
      <w:tr w:rsidR="00B062DE" w:rsidRPr="00E03EDF" w:rsidTr="00102405">
        <w:tc>
          <w:tcPr>
            <w:tcW w:w="2757" w:type="dxa"/>
            <w:vMerge/>
            <w:shd w:val="pct5" w:color="auto" w:fill="auto"/>
          </w:tcPr>
          <w:p w:rsidR="00B062DE" w:rsidRPr="00E03EDF" w:rsidRDefault="00B062DE" w:rsidP="00102405">
            <w:pPr>
              <w:rPr>
                <w:sz w:val="22"/>
                <w:szCs w:val="22"/>
              </w:rPr>
            </w:pPr>
          </w:p>
        </w:tc>
        <w:tc>
          <w:tcPr>
            <w:tcW w:w="2410" w:type="dxa"/>
            <w:shd w:val="pct5" w:color="auto" w:fill="auto"/>
          </w:tcPr>
          <w:p w:rsidR="00B062DE" w:rsidRPr="00E03EDF" w:rsidRDefault="00B062DE" w:rsidP="00102405">
            <w:pPr>
              <w:rPr>
                <w:sz w:val="22"/>
                <w:szCs w:val="22"/>
              </w:rPr>
            </w:pPr>
            <w:r w:rsidRPr="00E03EDF">
              <w:rPr>
                <w:sz w:val="22"/>
                <w:szCs w:val="22"/>
              </w:rPr>
              <w:t>SHA384</w:t>
            </w:r>
          </w:p>
        </w:tc>
        <w:tc>
          <w:tcPr>
            <w:tcW w:w="992" w:type="dxa"/>
            <w:shd w:val="pct5" w:color="auto" w:fill="auto"/>
          </w:tcPr>
          <w:p w:rsidR="00B062DE" w:rsidRPr="00E03EDF" w:rsidRDefault="00B062DE" w:rsidP="00102405">
            <w:pPr>
              <w:rPr>
                <w:sz w:val="22"/>
                <w:szCs w:val="22"/>
              </w:rPr>
            </w:pPr>
          </w:p>
        </w:tc>
        <w:tc>
          <w:tcPr>
            <w:tcW w:w="850" w:type="dxa"/>
            <w:shd w:val="pct5" w:color="auto" w:fill="auto"/>
          </w:tcPr>
          <w:p w:rsidR="00B062DE" w:rsidRPr="00E03EDF" w:rsidRDefault="00B062DE" w:rsidP="00102405">
            <w:pPr>
              <w:rPr>
                <w:sz w:val="22"/>
                <w:szCs w:val="22"/>
              </w:rPr>
            </w:pPr>
            <w:r w:rsidRPr="00E03EDF">
              <w:rPr>
                <w:sz w:val="22"/>
                <w:szCs w:val="22"/>
              </w:rPr>
              <w:sym w:font="Symbol" w:char="F0D6"/>
            </w:r>
          </w:p>
        </w:tc>
        <w:tc>
          <w:tcPr>
            <w:tcW w:w="1134" w:type="dxa"/>
            <w:shd w:val="pct5" w:color="auto" w:fill="auto"/>
          </w:tcPr>
          <w:p w:rsidR="00B062DE" w:rsidRPr="00E03EDF" w:rsidRDefault="00B062DE" w:rsidP="00102405">
            <w:pPr>
              <w:rPr>
                <w:sz w:val="22"/>
                <w:szCs w:val="22"/>
              </w:rPr>
            </w:pPr>
            <w:r w:rsidRPr="00E03EDF">
              <w:rPr>
                <w:sz w:val="22"/>
                <w:szCs w:val="22"/>
              </w:rPr>
              <w:sym w:font="Symbol" w:char="F0D6"/>
            </w:r>
          </w:p>
        </w:tc>
        <w:tc>
          <w:tcPr>
            <w:tcW w:w="1843" w:type="dxa"/>
            <w:shd w:val="pct5" w:color="auto" w:fill="auto"/>
          </w:tcPr>
          <w:p w:rsidR="00B062DE" w:rsidRPr="00E03EDF" w:rsidRDefault="00B062DE" w:rsidP="00102405">
            <w:pPr>
              <w:rPr>
                <w:sz w:val="22"/>
                <w:szCs w:val="22"/>
              </w:rPr>
            </w:pPr>
          </w:p>
        </w:tc>
      </w:tr>
      <w:tr w:rsidR="00B062DE" w:rsidRPr="00E03EDF" w:rsidTr="00102405">
        <w:tc>
          <w:tcPr>
            <w:tcW w:w="2757" w:type="dxa"/>
            <w:vMerge/>
            <w:shd w:val="pct5" w:color="auto" w:fill="auto"/>
          </w:tcPr>
          <w:p w:rsidR="00B062DE" w:rsidRPr="00E03EDF" w:rsidRDefault="00B062DE" w:rsidP="00102405">
            <w:pPr>
              <w:rPr>
                <w:sz w:val="22"/>
                <w:szCs w:val="22"/>
              </w:rPr>
            </w:pPr>
          </w:p>
        </w:tc>
        <w:tc>
          <w:tcPr>
            <w:tcW w:w="2410" w:type="dxa"/>
            <w:shd w:val="pct5" w:color="auto" w:fill="auto"/>
          </w:tcPr>
          <w:p w:rsidR="00B062DE" w:rsidRPr="00E03EDF" w:rsidRDefault="00B062DE" w:rsidP="00102405">
            <w:pPr>
              <w:rPr>
                <w:sz w:val="22"/>
                <w:szCs w:val="22"/>
              </w:rPr>
            </w:pPr>
            <w:r w:rsidRPr="00E03EDF">
              <w:rPr>
                <w:sz w:val="22"/>
                <w:szCs w:val="22"/>
              </w:rPr>
              <w:t>Universal one-way/target collision-resistant hashing</w:t>
            </w:r>
          </w:p>
        </w:tc>
        <w:tc>
          <w:tcPr>
            <w:tcW w:w="992" w:type="dxa"/>
            <w:shd w:val="pct5" w:color="auto" w:fill="auto"/>
          </w:tcPr>
          <w:p w:rsidR="00B062DE" w:rsidRPr="00E03EDF" w:rsidRDefault="00B062DE" w:rsidP="00102405">
            <w:pPr>
              <w:rPr>
                <w:sz w:val="22"/>
                <w:szCs w:val="22"/>
              </w:rPr>
            </w:pPr>
          </w:p>
        </w:tc>
        <w:tc>
          <w:tcPr>
            <w:tcW w:w="850" w:type="dxa"/>
            <w:shd w:val="pct5" w:color="auto" w:fill="auto"/>
          </w:tcPr>
          <w:p w:rsidR="00B062DE" w:rsidRPr="00E03EDF" w:rsidRDefault="00B062DE" w:rsidP="00102405">
            <w:pPr>
              <w:rPr>
                <w:sz w:val="22"/>
                <w:szCs w:val="22"/>
              </w:rPr>
            </w:pPr>
          </w:p>
        </w:tc>
        <w:tc>
          <w:tcPr>
            <w:tcW w:w="1134" w:type="dxa"/>
            <w:shd w:val="pct5" w:color="auto" w:fill="auto"/>
          </w:tcPr>
          <w:p w:rsidR="00B062DE" w:rsidRPr="00E03EDF" w:rsidRDefault="00B062DE" w:rsidP="00102405">
            <w:pPr>
              <w:rPr>
                <w:sz w:val="22"/>
                <w:szCs w:val="22"/>
              </w:rPr>
            </w:pPr>
          </w:p>
        </w:tc>
        <w:tc>
          <w:tcPr>
            <w:tcW w:w="1843" w:type="dxa"/>
            <w:shd w:val="pct5" w:color="auto" w:fill="auto"/>
          </w:tcPr>
          <w:p w:rsidR="00B062DE" w:rsidRPr="00E03EDF" w:rsidRDefault="00B062DE" w:rsidP="00102405">
            <w:pPr>
              <w:rPr>
                <w:sz w:val="22"/>
                <w:szCs w:val="22"/>
              </w:rPr>
            </w:pPr>
          </w:p>
        </w:tc>
      </w:tr>
      <w:tr w:rsidR="00B062DE" w:rsidRPr="00E03EDF" w:rsidTr="00102405">
        <w:tc>
          <w:tcPr>
            <w:tcW w:w="2757" w:type="dxa"/>
            <w:tcBorders>
              <w:bottom w:val="single" w:sz="4" w:space="0" w:color="auto"/>
            </w:tcBorders>
            <w:shd w:val="pct5" w:color="auto" w:fill="auto"/>
          </w:tcPr>
          <w:p w:rsidR="00B062DE" w:rsidRPr="00E03EDF" w:rsidRDefault="00B062DE" w:rsidP="00102405">
            <w:pPr>
              <w:rPr>
                <w:sz w:val="22"/>
                <w:szCs w:val="22"/>
              </w:rPr>
            </w:pPr>
            <w:r>
              <w:rPr>
                <w:sz w:val="22"/>
                <w:szCs w:val="22"/>
              </w:rPr>
              <w:t>UniversalHash</w:t>
            </w:r>
          </w:p>
        </w:tc>
        <w:tc>
          <w:tcPr>
            <w:tcW w:w="2410" w:type="dxa"/>
            <w:tcBorders>
              <w:bottom w:val="single" w:sz="4" w:space="0" w:color="auto"/>
            </w:tcBorders>
            <w:shd w:val="pct5" w:color="auto" w:fill="auto"/>
          </w:tcPr>
          <w:p w:rsidR="00B062DE" w:rsidRPr="00E03EDF" w:rsidRDefault="00B062DE" w:rsidP="00102405">
            <w:pPr>
              <w:rPr>
                <w:sz w:val="22"/>
                <w:szCs w:val="22"/>
              </w:rPr>
            </w:pPr>
            <w:r w:rsidRPr="00E03EDF">
              <w:rPr>
                <w:sz w:val="22"/>
                <w:szCs w:val="22"/>
              </w:rPr>
              <w:t>Perfect universal hash functions</w:t>
            </w:r>
          </w:p>
        </w:tc>
        <w:tc>
          <w:tcPr>
            <w:tcW w:w="992" w:type="dxa"/>
            <w:tcBorders>
              <w:bottom w:val="single" w:sz="4" w:space="0" w:color="auto"/>
            </w:tcBorders>
            <w:shd w:val="pct5" w:color="auto" w:fill="auto"/>
          </w:tcPr>
          <w:p w:rsidR="00B062DE" w:rsidRPr="00E03EDF" w:rsidRDefault="00B062DE" w:rsidP="00102405">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B062DE" w:rsidRPr="00E03EDF" w:rsidRDefault="00B062DE" w:rsidP="00102405">
            <w:pPr>
              <w:rPr>
                <w:sz w:val="22"/>
                <w:szCs w:val="22"/>
              </w:rPr>
            </w:pPr>
          </w:p>
        </w:tc>
        <w:tc>
          <w:tcPr>
            <w:tcW w:w="1134" w:type="dxa"/>
            <w:tcBorders>
              <w:bottom w:val="single" w:sz="4" w:space="0" w:color="auto"/>
            </w:tcBorders>
            <w:shd w:val="pct5" w:color="auto" w:fill="auto"/>
          </w:tcPr>
          <w:p w:rsidR="00B062DE" w:rsidRPr="00E03EDF" w:rsidRDefault="00B062DE" w:rsidP="00102405">
            <w:pPr>
              <w:rPr>
                <w:sz w:val="22"/>
                <w:szCs w:val="22"/>
              </w:rPr>
            </w:pPr>
          </w:p>
        </w:tc>
        <w:tc>
          <w:tcPr>
            <w:tcW w:w="1843" w:type="dxa"/>
            <w:tcBorders>
              <w:bottom w:val="single" w:sz="4" w:space="0" w:color="auto"/>
            </w:tcBorders>
            <w:shd w:val="pct5" w:color="auto" w:fill="auto"/>
          </w:tcPr>
          <w:p w:rsidR="00B062DE" w:rsidRPr="00E03EDF" w:rsidRDefault="00B062DE" w:rsidP="00102405">
            <w:pPr>
              <w:rPr>
                <w:sz w:val="22"/>
                <w:szCs w:val="22"/>
              </w:rPr>
            </w:pPr>
          </w:p>
        </w:tc>
      </w:tr>
      <w:tr w:rsidR="00B062DE" w:rsidRPr="00E03EDF" w:rsidTr="00102405">
        <w:tc>
          <w:tcPr>
            <w:tcW w:w="2757" w:type="dxa"/>
            <w:vMerge w:val="restart"/>
            <w:shd w:val="pct10" w:color="auto" w:fill="auto"/>
          </w:tcPr>
          <w:p w:rsidR="00B062DE" w:rsidRPr="00E03EDF" w:rsidRDefault="00B062DE" w:rsidP="00102405">
            <w:pPr>
              <w:rPr>
                <w:sz w:val="22"/>
                <w:szCs w:val="22"/>
              </w:rPr>
            </w:pPr>
            <w:r w:rsidRPr="00E03EDF">
              <w:rPr>
                <w:sz w:val="22"/>
                <w:szCs w:val="22"/>
              </w:rPr>
              <w:t>PseudorandomPermutation</w:t>
            </w:r>
          </w:p>
        </w:tc>
        <w:tc>
          <w:tcPr>
            <w:tcW w:w="2410" w:type="dxa"/>
            <w:shd w:val="pct10" w:color="auto" w:fill="auto"/>
          </w:tcPr>
          <w:p w:rsidR="00B062DE" w:rsidRPr="00E03EDF" w:rsidRDefault="00B062DE" w:rsidP="00102405">
            <w:pPr>
              <w:rPr>
                <w:sz w:val="22"/>
                <w:szCs w:val="22"/>
              </w:rPr>
            </w:pPr>
            <w:r w:rsidRPr="00E03EDF">
              <w:rPr>
                <w:sz w:val="22"/>
                <w:szCs w:val="22"/>
              </w:rPr>
              <w:t>AES</w:t>
            </w:r>
          </w:p>
        </w:tc>
        <w:tc>
          <w:tcPr>
            <w:tcW w:w="992" w:type="dxa"/>
            <w:shd w:val="pct10" w:color="auto" w:fill="auto"/>
          </w:tcPr>
          <w:p w:rsidR="00B062DE" w:rsidRPr="00E03EDF" w:rsidRDefault="00B062DE" w:rsidP="00102405">
            <w:pPr>
              <w:rPr>
                <w:sz w:val="22"/>
                <w:szCs w:val="22"/>
              </w:rPr>
            </w:pPr>
          </w:p>
        </w:tc>
        <w:tc>
          <w:tcPr>
            <w:tcW w:w="850" w:type="dxa"/>
            <w:shd w:val="pct10" w:color="auto" w:fill="auto"/>
          </w:tcPr>
          <w:p w:rsidR="00B062DE" w:rsidRPr="00E03EDF" w:rsidRDefault="00B062DE" w:rsidP="00102405">
            <w:pPr>
              <w:rPr>
                <w:sz w:val="22"/>
                <w:szCs w:val="22"/>
              </w:rPr>
            </w:pPr>
            <w:r w:rsidRPr="00E03EDF">
              <w:rPr>
                <w:sz w:val="22"/>
                <w:szCs w:val="22"/>
              </w:rPr>
              <w:sym w:font="Symbol" w:char="F0D6"/>
            </w:r>
          </w:p>
        </w:tc>
        <w:tc>
          <w:tcPr>
            <w:tcW w:w="1134" w:type="dxa"/>
            <w:shd w:val="pct10" w:color="auto" w:fill="auto"/>
          </w:tcPr>
          <w:p w:rsidR="00B062DE" w:rsidRPr="00E03EDF" w:rsidRDefault="00B062DE" w:rsidP="00102405">
            <w:pPr>
              <w:rPr>
                <w:sz w:val="22"/>
                <w:szCs w:val="22"/>
              </w:rPr>
            </w:pPr>
          </w:p>
        </w:tc>
        <w:tc>
          <w:tcPr>
            <w:tcW w:w="1843" w:type="dxa"/>
            <w:shd w:val="pct10" w:color="auto" w:fill="auto"/>
          </w:tcPr>
          <w:p w:rsidR="00B062DE" w:rsidRPr="00E03EDF" w:rsidRDefault="00B062DE" w:rsidP="00102405">
            <w:pPr>
              <w:rPr>
                <w:sz w:val="22"/>
                <w:szCs w:val="22"/>
              </w:rPr>
            </w:pPr>
          </w:p>
        </w:tc>
      </w:tr>
      <w:tr w:rsidR="00B062DE" w:rsidRPr="00E03EDF" w:rsidTr="00102405">
        <w:tc>
          <w:tcPr>
            <w:tcW w:w="2757" w:type="dxa"/>
            <w:vMerge/>
            <w:shd w:val="pct10" w:color="auto" w:fill="auto"/>
          </w:tcPr>
          <w:p w:rsidR="00B062DE" w:rsidRPr="00E03EDF" w:rsidRDefault="00B062DE" w:rsidP="00102405">
            <w:pPr>
              <w:rPr>
                <w:sz w:val="22"/>
                <w:szCs w:val="22"/>
              </w:rPr>
            </w:pPr>
          </w:p>
        </w:tc>
        <w:tc>
          <w:tcPr>
            <w:tcW w:w="2410" w:type="dxa"/>
            <w:shd w:val="pct10" w:color="auto" w:fill="auto"/>
          </w:tcPr>
          <w:p w:rsidR="00B062DE" w:rsidRPr="00E03EDF" w:rsidRDefault="00B062DE" w:rsidP="00102405">
            <w:pPr>
              <w:rPr>
                <w:sz w:val="22"/>
                <w:szCs w:val="22"/>
              </w:rPr>
            </w:pPr>
            <w:r w:rsidRPr="00E03EDF">
              <w:rPr>
                <w:sz w:val="22"/>
                <w:szCs w:val="22"/>
              </w:rPr>
              <w:t>TripleDes</w:t>
            </w:r>
          </w:p>
        </w:tc>
        <w:tc>
          <w:tcPr>
            <w:tcW w:w="992" w:type="dxa"/>
            <w:shd w:val="pct10" w:color="auto" w:fill="auto"/>
          </w:tcPr>
          <w:p w:rsidR="00B062DE" w:rsidRPr="00E03EDF" w:rsidRDefault="00B062DE" w:rsidP="00102405">
            <w:pPr>
              <w:rPr>
                <w:sz w:val="22"/>
                <w:szCs w:val="22"/>
              </w:rPr>
            </w:pPr>
          </w:p>
        </w:tc>
        <w:tc>
          <w:tcPr>
            <w:tcW w:w="850" w:type="dxa"/>
            <w:shd w:val="pct10" w:color="auto" w:fill="auto"/>
          </w:tcPr>
          <w:p w:rsidR="00B062DE" w:rsidRPr="00E03EDF" w:rsidRDefault="00B062DE" w:rsidP="00102405">
            <w:pPr>
              <w:rPr>
                <w:sz w:val="22"/>
                <w:szCs w:val="22"/>
              </w:rPr>
            </w:pPr>
            <w:r w:rsidRPr="00E03EDF">
              <w:rPr>
                <w:sz w:val="22"/>
                <w:szCs w:val="22"/>
              </w:rPr>
              <w:sym w:font="Symbol" w:char="F0D6"/>
            </w:r>
          </w:p>
        </w:tc>
        <w:tc>
          <w:tcPr>
            <w:tcW w:w="1134" w:type="dxa"/>
            <w:shd w:val="pct10" w:color="auto" w:fill="auto"/>
          </w:tcPr>
          <w:p w:rsidR="00B062DE" w:rsidRPr="00E03EDF" w:rsidRDefault="00B062DE" w:rsidP="00102405">
            <w:pPr>
              <w:rPr>
                <w:sz w:val="22"/>
                <w:szCs w:val="22"/>
              </w:rPr>
            </w:pPr>
          </w:p>
        </w:tc>
        <w:tc>
          <w:tcPr>
            <w:tcW w:w="1843" w:type="dxa"/>
            <w:shd w:val="pct10" w:color="auto" w:fill="auto"/>
          </w:tcPr>
          <w:p w:rsidR="00B062DE" w:rsidRPr="00E03EDF" w:rsidRDefault="00B062DE" w:rsidP="00102405">
            <w:pPr>
              <w:rPr>
                <w:sz w:val="22"/>
                <w:szCs w:val="22"/>
              </w:rPr>
            </w:pPr>
          </w:p>
        </w:tc>
      </w:tr>
      <w:tr w:rsidR="00B062DE" w:rsidRPr="00E03EDF" w:rsidTr="00102405">
        <w:tc>
          <w:tcPr>
            <w:tcW w:w="2757" w:type="dxa"/>
            <w:vMerge/>
            <w:shd w:val="pct10" w:color="auto" w:fill="auto"/>
          </w:tcPr>
          <w:p w:rsidR="00B062DE" w:rsidRPr="00E03EDF" w:rsidRDefault="00B062DE" w:rsidP="00102405">
            <w:pPr>
              <w:rPr>
                <w:sz w:val="22"/>
                <w:szCs w:val="22"/>
              </w:rPr>
            </w:pPr>
          </w:p>
        </w:tc>
        <w:tc>
          <w:tcPr>
            <w:tcW w:w="2410" w:type="dxa"/>
            <w:shd w:val="pct10" w:color="auto" w:fill="auto"/>
          </w:tcPr>
          <w:p w:rsidR="00B062DE" w:rsidRPr="00E03EDF" w:rsidRDefault="00B062DE" w:rsidP="00102405">
            <w:pPr>
              <w:rPr>
                <w:sz w:val="22"/>
                <w:szCs w:val="22"/>
              </w:rPr>
            </w:pPr>
            <w:r w:rsidRPr="00E03EDF">
              <w:rPr>
                <w:sz w:val="22"/>
                <w:szCs w:val="22"/>
              </w:rPr>
              <w:t>PRP varying input/output length</w:t>
            </w:r>
          </w:p>
        </w:tc>
        <w:tc>
          <w:tcPr>
            <w:tcW w:w="992" w:type="dxa"/>
            <w:shd w:val="pct10" w:color="auto" w:fill="auto"/>
          </w:tcPr>
          <w:p w:rsidR="00B062DE" w:rsidRPr="00E03EDF" w:rsidRDefault="00B062DE" w:rsidP="00102405">
            <w:pPr>
              <w:rPr>
                <w:sz w:val="22"/>
                <w:szCs w:val="22"/>
              </w:rPr>
            </w:pPr>
            <w:r w:rsidRPr="00E03EDF">
              <w:rPr>
                <w:sz w:val="22"/>
                <w:szCs w:val="22"/>
              </w:rPr>
              <w:sym w:font="Symbol" w:char="F0D6"/>
            </w:r>
          </w:p>
        </w:tc>
        <w:tc>
          <w:tcPr>
            <w:tcW w:w="850" w:type="dxa"/>
            <w:shd w:val="pct10" w:color="auto" w:fill="auto"/>
          </w:tcPr>
          <w:p w:rsidR="00B062DE" w:rsidRPr="00E03EDF" w:rsidRDefault="00B062DE" w:rsidP="00102405">
            <w:pPr>
              <w:rPr>
                <w:sz w:val="22"/>
                <w:szCs w:val="22"/>
              </w:rPr>
            </w:pPr>
          </w:p>
        </w:tc>
        <w:tc>
          <w:tcPr>
            <w:tcW w:w="1134" w:type="dxa"/>
            <w:shd w:val="pct10" w:color="auto" w:fill="auto"/>
          </w:tcPr>
          <w:p w:rsidR="00B062DE" w:rsidRPr="00E03EDF" w:rsidRDefault="00B062DE" w:rsidP="00102405">
            <w:pPr>
              <w:rPr>
                <w:sz w:val="22"/>
                <w:szCs w:val="22"/>
              </w:rPr>
            </w:pPr>
          </w:p>
        </w:tc>
        <w:tc>
          <w:tcPr>
            <w:tcW w:w="1843" w:type="dxa"/>
            <w:shd w:val="pct10" w:color="auto" w:fill="auto"/>
          </w:tcPr>
          <w:p w:rsidR="00B062DE" w:rsidRPr="00E03EDF" w:rsidRDefault="00B062DE" w:rsidP="00102405">
            <w:pPr>
              <w:rPr>
                <w:sz w:val="22"/>
                <w:szCs w:val="22"/>
              </w:rPr>
            </w:pPr>
          </w:p>
        </w:tc>
      </w:tr>
      <w:tr w:rsidR="00B062DE" w:rsidRPr="00E03EDF" w:rsidTr="00102405">
        <w:tc>
          <w:tcPr>
            <w:tcW w:w="2757" w:type="dxa"/>
            <w:vMerge w:val="restart"/>
            <w:shd w:val="pct5" w:color="auto" w:fill="auto"/>
          </w:tcPr>
          <w:p w:rsidR="00B062DE" w:rsidRPr="00E03EDF" w:rsidRDefault="00B062DE" w:rsidP="00102405">
            <w:pPr>
              <w:rPr>
                <w:sz w:val="22"/>
                <w:szCs w:val="22"/>
              </w:rPr>
            </w:pPr>
            <w:r w:rsidRPr="00E03EDF">
              <w:rPr>
                <w:sz w:val="22"/>
                <w:szCs w:val="22"/>
              </w:rPr>
              <w:t>PseudorandomFunction</w:t>
            </w:r>
          </w:p>
        </w:tc>
        <w:tc>
          <w:tcPr>
            <w:tcW w:w="2410" w:type="dxa"/>
            <w:shd w:val="pct5" w:color="auto" w:fill="auto"/>
          </w:tcPr>
          <w:p w:rsidR="00B062DE" w:rsidRPr="00E03EDF" w:rsidRDefault="00B062DE" w:rsidP="00102405">
            <w:pPr>
              <w:rPr>
                <w:sz w:val="22"/>
                <w:szCs w:val="22"/>
              </w:rPr>
            </w:pPr>
            <w:r w:rsidRPr="00E03EDF">
              <w:rPr>
                <w:sz w:val="22"/>
                <w:szCs w:val="22"/>
              </w:rPr>
              <w:t>Hmac</w:t>
            </w:r>
          </w:p>
        </w:tc>
        <w:tc>
          <w:tcPr>
            <w:tcW w:w="992" w:type="dxa"/>
            <w:shd w:val="pct5" w:color="auto" w:fill="auto"/>
          </w:tcPr>
          <w:p w:rsidR="00B062DE" w:rsidRPr="00E03EDF" w:rsidRDefault="00B062DE" w:rsidP="00102405">
            <w:pPr>
              <w:rPr>
                <w:sz w:val="22"/>
                <w:szCs w:val="22"/>
              </w:rPr>
            </w:pPr>
          </w:p>
        </w:tc>
        <w:tc>
          <w:tcPr>
            <w:tcW w:w="850" w:type="dxa"/>
            <w:shd w:val="pct5" w:color="auto" w:fill="auto"/>
          </w:tcPr>
          <w:p w:rsidR="00B062DE" w:rsidRPr="00E03EDF" w:rsidRDefault="00B062DE" w:rsidP="00102405">
            <w:pPr>
              <w:rPr>
                <w:sz w:val="22"/>
                <w:szCs w:val="22"/>
              </w:rPr>
            </w:pPr>
            <w:r w:rsidRPr="00E03EDF">
              <w:rPr>
                <w:sz w:val="22"/>
                <w:szCs w:val="22"/>
              </w:rPr>
              <w:sym w:font="Symbol" w:char="F0D6"/>
            </w:r>
          </w:p>
        </w:tc>
        <w:tc>
          <w:tcPr>
            <w:tcW w:w="1134" w:type="dxa"/>
            <w:shd w:val="pct5" w:color="auto" w:fill="auto"/>
          </w:tcPr>
          <w:p w:rsidR="00B062DE" w:rsidRPr="00E03EDF" w:rsidRDefault="00B062DE" w:rsidP="00102405">
            <w:pPr>
              <w:rPr>
                <w:sz w:val="22"/>
                <w:szCs w:val="22"/>
              </w:rPr>
            </w:pPr>
          </w:p>
        </w:tc>
        <w:tc>
          <w:tcPr>
            <w:tcW w:w="1843" w:type="dxa"/>
            <w:shd w:val="pct5" w:color="auto" w:fill="auto"/>
          </w:tcPr>
          <w:p w:rsidR="00B062DE" w:rsidRPr="00E03EDF" w:rsidRDefault="00B062DE" w:rsidP="00102405">
            <w:pPr>
              <w:rPr>
                <w:sz w:val="22"/>
                <w:szCs w:val="22"/>
              </w:rPr>
            </w:pPr>
          </w:p>
        </w:tc>
      </w:tr>
      <w:tr w:rsidR="00B062DE" w:rsidRPr="00E03EDF" w:rsidTr="00102405">
        <w:tc>
          <w:tcPr>
            <w:tcW w:w="2757" w:type="dxa"/>
            <w:vMerge/>
            <w:tcBorders>
              <w:bottom w:val="single" w:sz="4" w:space="0" w:color="auto"/>
            </w:tcBorders>
            <w:shd w:val="pct5" w:color="auto" w:fill="auto"/>
          </w:tcPr>
          <w:p w:rsidR="00B062DE" w:rsidRPr="00E03EDF" w:rsidRDefault="00B062DE" w:rsidP="00102405">
            <w:pPr>
              <w:rPr>
                <w:sz w:val="22"/>
                <w:szCs w:val="22"/>
              </w:rPr>
            </w:pPr>
          </w:p>
        </w:tc>
        <w:tc>
          <w:tcPr>
            <w:tcW w:w="2410" w:type="dxa"/>
            <w:tcBorders>
              <w:bottom w:val="single" w:sz="4" w:space="0" w:color="auto"/>
            </w:tcBorders>
            <w:shd w:val="pct5" w:color="auto" w:fill="auto"/>
          </w:tcPr>
          <w:p w:rsidR="00B062DE" w:rsidRPr="00E03EDF" w:rsidRDefault="00B062DE" w:rsidP="00102405">
            <w:pPr>
              <w:rPr>
                <w:sz w:val="22"/>
                <w:szCs w:val="22"/>
              </w:rPr>
            </w:pPr>
            <w:r w:rsidRPr="00E03EDF">
              <w:rPr>
                <w:sz w:val="22"/>
                <w:szCs w:val="22"/>
              </w:rPr>
              <w:t>PRF varying input and output length</w:t>
            </w:r>
          </w:p>
        </w:tc>
        <w:tc>
          <w:tcPr>
            <w:tcW w:w="992" w:type="dxa"/>
            <w:tcBorders>
              <w:bottom w:val="single" w:sz="4" w:space="0" w:color="auto"/>
            </w:tcBorders>
            <w:shd w:val="pct5" w:color="auto" w:fill="auto"/>
          </w:tcPr>
          <w:p w:rsidR="00B062DE" w:rsidRPr="00E03EDF" w:rsidRDefault="00B062DE" w:rsidP="00102405">
            <w:pPr>
              <w:rPr>
                <w:sz w:val="22"/>
                <w:szCs w:val="22"/>
              </w:rPr>
            </w:pPr>
            <w:r w:rsidRPr="00E03EDF">
              <w:rPr>
                <w:sz w:val="22"/>
                <w:szCs w:val="22"/>
              </w:rPr>
              <w:sym w:font="Symbol" w:char="F0D6"/>
            </w:r>
          </w:p>
        </w:tc>
        <w:tc>
          <w:tcPr>
            <w:tcW w:w="850" w:type="dxa"/>
            <w:tcBorders>
              <w:bottom w:val="single" w:sz="4" w:space="0" w:color="auto"/>
            </w:tcBorders>
            <w:shd w:val="pct5" w:color="auto" w:fill="auto"/>
          </w:tcPr>
          <w:p w:rsidR="00B062DE" w:rsidRPr="00E03EDF" w:rsidRDefault="00B062DE" w:rsidP="00102405">
            <w:pPr>
              <w:rPr>
                <w:sz w:val="22"/>
                <w:szCs w:val="22"/>
              </w:rPr>
            </w:pPr>
          </w:p>
        </w:tc>
        <w:tc>
          <w:tcPr>
            <w:tcW w:w="1134" w:type="dxa"/>
            <w:tcBorders>
              <w:bottom w:val="single" w:sz="4" w:space="0" w:color="auto"/>
            </w:tcBorders>
            <w:shd w:val="pct5" w:color="auto" w:fill="auto"/>
          </w:tcPr>
          <w:p w:rsidR="00B062DE" w:rsidRPr="00E03EDF" w:rsidRDefault="00B062DE" w:rsidP="00102405">
            <w:pPr>
              <w:rPr>
                <w:sz w:val="22"/>
                <w:szCs w:val="22"/>
              </w:rPr>
            </w:pPr>
          </w:p>
        </w:tc>
        <w:tc>
          <w:tcPr>
            <w:tcW w:w="1843" w:type="dxa"/>
            <w:tcBorders>
              <w:bottom w:val="single" w:sz="4" w:space="0" w:color="auto"/>
            </w:tcBorders>
            <w:shd w:val="pct5" w:color="auto" w:fill="auto"/>
          </w:tcPr>
          <w:p w:rsidR="00B062DE" w:rsidRPr="00E03EDF" w:rsidRDefault="00B062DE" w:rsidP="00102405">
            <w:pPr>
              <w:rPr>
                <w:sz w:val="22"/>
                <w:szCs w:val="22"/>
              </w:rPr>
            </w:pPr>
          </w:p>
        </w:tc>
      </w:tr>
      <w:tr w:rsidR="00B062DE" w:rsidRPr="00E03EDF" w:rsidTr="00102405">
        <w:tc>
          <w:tcPr>
            <w:tcW w:w="2757" w:type="dxa"/>
            <w:vMerge w:val="restart"/>
            <w:shd w:val="pct10" w:color="auto" w:fill="auto"/>
          </w:tcPr>
          <w:p w:rsidR="00B062DE" w:rsidRPr="00E03EDF" w:rsidRDefault="00B062DE" w:rsidP="00102405">
            <w:pPr>
              <w:rPr>
                <w:sz w:val="22"/>
                <w:szCs w:val="22"/>
              </w:rPr>
            </w:pPr>
            <w:r w:rsidRPr="00E03EDF">
              <w:rPr>
                <w:sz w:val="22"/>
                <w:szCs w:val="22"/>
              </w:rPr>
              <w:t>PseudorandomGenerator</w:t>
            </w:r>
          </w:p>
        </w:tc>
        <w:tc>
          <w:tcPr>
            <w:tcW w:w="2410" w:type="dxa"/>
            <w:shd w:val="pct10" w:color="auto" w:fill="auto"/>
          </w:tcPr>
          <w:p w:rsidR="00B062DE" w:rsidRPr="00E03EDF" w:rsidRDefault="00B062DE" w:rsidP="00102405">
            <w:pPr>
              <w:rPr>
                <w:sz w:val="22"/>
                <w:szCs w:val="22"/>
              </w:rPr>
            </w:pPr>
            <w:r w:rsidRPr="00E03EDF">
              <w:rPr>
                <w:sz w:val="22"/>
                <w:szCs w:val="22"/>
              </w:rPr>
              <w:t>RC4</w:t>
            </w:r>
          </w:p>
        </w:tc>
        <w:tc>
          <w:tcPr>
            <w:tcW w:w="992" w:type="dxa"/>
            <w:shd w:val="pct10" w:color="auto" w:fill="auto"/>
          </w:tcPr>
          <w:p w:rsidR="00B062DE" w:rsidRPr="00E03EDF" w:rsidRDefault="00B062DE" w:rsidP="00102405">
            <w:pPr>
              <w:rPr>
                <w:sz w:val="22"/>
                <w:szCs w:val="22"/>
              </w:rPr>
            </w:pPr>
          </w:p>
        </w:tc>
        <w:tc>
          <w:tcPr>
            <w:tcW w:w="850" w:type="dxa"/>
            <w:shd w:val="pct10" w:color="auto" w:fill="auto"/>
          </w:tcPr>
          <w:p w:rsidR="00B062DE" w:rsidRPr="00E03EDF" w:rsidRDefault="00B062DE" w:rsidP="00102405">
            <w:pPr>
              <w:rPr>
                <w:sz w:val="22"/>
                <w:szCs w:val="22"/>
              </w:rPr>
            </w:pPr>
            <w:r w:rsidRPr="00E03EDF">
              <w:rPr>
                <w:sz w:val="22"/>
                <w:szCs w:val="22"/>
              </w:rPr>
              <w:sym w:font="Symbol" w:char="F0D6"/>
            </w:r>
          </w:p>
        </w:tc>
        <w:tc>
          <w:tcPr>
            <w:tcW w:w="1134" w:type="dxa"/>
            <w:shd w:val="pct10" w:color="auto" w:fill="auto"/>
          </w:tcPr>
          <w:p w:rsidR="00B062DE" w:rsidRPr="00E03EDF" w:rsidRDefault="00B062DE" w:rsidP="00102405">
            <w:pPr>
              <w:rPr>
                <w:sz w:val="22"/>
                <w:szCs w:val="22"/>
              </w:rPr>
            </w:pPr>
          </w:p>
        </w:tc>
        <w:tc>
          <w:tcPr>
            <w:tcW w:w="1843" w:type="dxa"/>
            <w:shd w:val="pct10" w:color="auto" w:fill="auto"/>
          </w:tcPr>
          <w:p w:rsidR="00B062DE" w:rsidRPr="00E03EDF" w:rsidRDefault="00B062DE" w:rsidP="00102405">
            <w:pPr>
              <w:rPr>
                <w:sz w:val="22"/>
                <w:szCs w:val="22"/>
              </w:rPr>
            </w:pPr>
          </w:p>
        </w:tc>
      </w:tr>
      <w:tr w:rsidR="00B062DE" w:rsidRPr="00E03EDF" w:rsidTr="00102405">
        <w:tc>
          <w:tcPr>
            <w:tcW w:w="2757" w:type="dxa"/>
            <w:vMerge/>
            <w:shd w:val="pct10" w:color="auto" w:fill="auto"/>
          </w:tcPr>
          <w:p w:rsidR="00B062DE" w:rsidRPr="00E03EDF" w:rsidRDefault="00B062DE" w:rsidP="00102405">
            <w:pPr>
              <w:rPr>
                <w:sz w:val="22"/>
                <w:szCs w:val="22"/>
              </w:rPr>
            </w:pPr>
          </w:p>
        </w:tc>
        <w:tc>
          <w:tcPr>
            <w:tcW w:w="2410" w:type="dxa"/>
            <w:shd w:val="pct10" w:color="auto" w:fill="auto"/>
          </w:tcPr>
          <w:p w:rsidR="00B062DE" w:rsidRPr="00E03EDF" w:rsidRDefault="00B062DE" w:rsidP="00102405">
            <w:pPr>
              <w:rPr>
                <w:sz w:val="22"/>
                <w:szCs w:val="22"/>
              </w:rPr>
            </w:pPr>
            <w:r w:rsidRPr="00E03EDF">
              <w:rPr>
                <w:sz w:val="22"/>
                <w:szCs w:val="22"/>
              </w:rPr>
              <w:t>SHA-based PRG</w:t>
            </w:r>
          </w:p>
        </w:tc>
        <w:tc>
          <w:tcPr>
            <w:tcW w:w="992" w:type="dxa"/>
            <w:shd w:val="pct10" w:color="auto" w:fill="auto"/>
          </w:tcPr>
          <w:p w:rsidR="00B062DE" w:rsidRPr="00E03EDF" w:rsidRDefault="00B062DE" w:rsidP="00102405">
            <w:pPr>
              <w:rPr>
                <w:sz w:val="22"/>
                <w:szCs w:val="22"/>
              </w:rPr>
            </w:pPr>
          </w:p>
        </w:tc>
        <w:tc>
          <w:tcPr>
            <w:tcW w:w="850" w:type="dxa"/>
            <w:shd w:val="pct10" w:color="auto" w:fill="auto"/>
          </w:tcPr>
          <w:p w:rsidR="00B062DE" w:rsidRPr="00E03EDF" w:rsidRDefault="00B062DE" w:rsidP="00102405">
            <w:pPr>
              <w:rPr>
                <w:sz w:val="22"/>
                <w:szCs w:val="22"/>
              </w:rPr>
            </w:pPr>
          </w:p>
        </w:tc>
        <w:tc>
          <w:tcPr>
            <w:tcW w:w="1134" w:type="dxa"/>
            <w:shd w:val="pct10" w:color="auto" w:fill="auto"/>
          </w:tcPr>
          <w:p w:rsidR="00B062DE" w:rsidRPr="00E03EDF" w:rsidRDefault="00B062DE" w:rsidP="00102405">
            <w:pPr>
              <w:rPr>
                <w:sz w:val="22"/>
                <w:szCs w:val="22"/>
              </w:rPr>
            </w:pPr>
          </w:p>
        </w:tc>
        <w:tc>
          <w:tcPr>
            <w:tcW w:w="1843" w:type="dxa"/>
            <w:shd w:val="pct10" w:color="auto" w:fill="auto"/>
          </w:tcPr>
          <w:p w:rsidR="00B062DE" w:rsidRPr="00E03EDF" w:rsidRDefault="00B062DE" w:rsidP="00102405">
            <w:pPr>
              <w:rPr>
                <w:sz w:val="22"/>
                <w:szCs w:val="22"/>
              </w:rPr>
            </w:pPr>
          </w:p>
        </w:tc>
      </w:tr>
      <w:tr w:rsidR="00B062DE" w:rsidRPr="00E03EDF" w:rsidTr="00102405">
        <w:tc>
          <w:tcPr>
            <w:tcW w:w="2757" w:type="dxa"/>
            <w:shd w:val="pct5" w:color="auto" w:fill="auto"/>
          </w:tcPr>
          <w:p w:rsidR="00B062DE" w:rsidRPr="00E03EDF" w:rsidRDefault="00B062DE" w:rsidP="00102405">
            <w:pPr>
              <w:rPr>
                <w:sz w:val="22"/>
                <w:szCs w:val="22"/>
              </w:rPr>
            </w:pPr>
            <w:r w:rsidRPr="00E03EDF">
              <w:rPr>
                <w:sz w:val="22"/>
                <w:szCs w:val="22"/>
              </w:rPr>
              <w:t>TrapdoorPermutation</w:t>
            </w:r>
          </w:p>
        </w:tc>
        <w:tc>
          <w:tcPr>
            <w:tcW w:w="2410" w:type="dxa"/>
            <w:shd w:val="pct5" w:color="auto" w:fill="auto"/>
          </w:tcPr>
          <w:p w:rsidR="00B062DE" w:rsidRPr="00E03EDF" w:rsidRDefault="00B062DE" w:rsidP="00102405">
            <w:pPr>
              <w:rPr>
                <w:sz w:val="22"/>
                <w:szCs w:val="22"/>
              </w:rPr>
            </w:pPr>
            <w:r w:rsidRPr="00E03EDF">
              <w:rPr>
                <w:sz w:val="22"/>
                <w:szCs w:val="22"/>
              </w:rPr>
              <w:t>RSA</w:t>
            </w:r>
          </w:p>
        </w:tc>
        <w:tc>
          <w:tcPr>
            <w:tcW w:w="992" w:type="dxa"/>
            <w:shd w:val="pct5" w:color="auto" w:fill="auto"/>
          </w:tcPr>
          <w:p w:rsidR="00B062DE" w:rsidRPr="00E03EDF" w:rsidRDefault="00B062DE" w:rsidP="00102405">
            <w:pPr>
              <w:rPr>
                <w:sz w:val="22"/>
                <w:szCs w:val="22"/>
              </w:rPr>
            </w:pPr>
            <w:r w:rsidRPr="00E03EDF">
              <w:rPr>
                <w:sz w:val="22"/>
                <w:szCs w:val="22"/>
              </w:rPr>
              <w:sym w:font="Symbol" w:char="F0D6"/>
            </w:r>
          </w:p>
        </w:tc>
        <w:tc>
          <w:tcPr>
            <w:tcW w:w="850" w:type="dxa"/>
            <w:shd w:val="pct5" w:color="auto" w:fill="auto"/>
          </w:tcPr>
          <w:p w:rsidR="00B062DE" w:rsidRPr="00E03EDF" w:rsidRDefault="00B062DE" w:rsidP="00102405">
            <w:pPr>
              <w:rPr>
                <w:sz w:val="22"/>
                <w:szCs w:val="22"/>
              </w:rPr>
            </w:pPr>
          </w:p>
        </w:tc>
        <w:tc>
          <w:tcPr>
            <w:tcW w:w="1134" w:type="dxa"/>
            <w:shd w:val="pct5" w:color="auto" w:fill="auto"/>
          </w:tcPr>
          <w:p w:rsidR="00B062DE" w:rsidRPr="00E03EDF" w:rsidRDefault="00B062DE" w:rsidP="00102405">
            <w:pPr>
              <w:rPr>
                <w:sz w:val="22"/>
                <w:szCs w:val="22"/>
              </w:rPr>
            </w:pPr>
            <w:r w:rsidRPr="00E03EDF">
              <w:rPr>
                <w:sz w:val="22"/>
                <w:szCs w:val="22"/>
              </w:rPr>
              <w:sym w:font="Symbol" w:char="F0D6"/>
            </w:r>
          </w:p>
        </w:tc>
        <w:tc>
          <w:tcPr>
            <w:tcW w:w="1843" w:type="dxa"/>
            <w:shd w:val="pct5" w:color="auto" w:fill="auto"/>
          </w:tcPr>
          <w:p w:rsidR="00B062DE" w:rsidRPr="00E03EDF" w:rsidRDefault="00B062DE" w:rsidP="00102405">
            <w:pPr>
              <w:rPr>
                <w:sz w:val="22"/>
                <w:szCs w:val="22"/>
              </w:rPr>
            </w:pPr>
          </w:p>
        </w:tc>
      </w:tr>
      <w:tr w:rsidR="00B062DE" w:rsidRPr="00E03EDF" w:rsidTr="00102405">
        <w:tc>
          <w:tcPr>
            <w:tcW w:w="2757" w:type="dxa"/>
            <w:tcBorders>
              <w:bottom w:val="single" w:sz="4" w:space="0" w:color="auto"/>
            </w:tcBorders>
            <w:shd w:val="pct5" w:color="auto" w:fill="auto"/>
          </w:tcPr>
          <w:p w:rsidR="00B062DE" w:rsidRPr="00E03EDF" w:rsidRDefault="00B062DE" w:rsidP="00102405">
            <w:pPr>
              <w:rPr>
                <w:sz w:val="22"/>
                <w:szCs w:val="22"/>
              </w:rPr>
            </w:pPr>
          </w:p>
        </w:tc>
        <w:tc>
          <w:tcPr>
            <w:tcW w:w="2410" w:type="dxa"/>
            <w:tcBorders>
              <w:bottom w:val="single" w:sz="4" w:space="0" w:color="auto"/>
            </w:tcBorders>
            <w:shd w:val="pct5" w:color="auto" w:fill="auto"/>
          </w:tcPr>
          <w:p w:rsidR="00B062DE" w:rsidRPr="00E03EDF" w:rsidRDefault="00B062DE" w:rsidP="00102405">
            <w:pPr>
              <w:rPr>
                <w:sz w:val="22"/>
                <w:szCs w:val="22"/>
              </w:rPr>
            </w:pPr>
            <w:r w:rsidRPr="00E03EDF">
              <w:rPr>
                <w:sz w:val="22"/>
                <w:szCs w:val="22"/>
              </w:rPr>
              <w:t>Rabin</w:t>
            </w:r>
          </w:p>
        </w:tc>
        <w:tc>
          <w:tcPr>
            <w:tcW w:w="992" w:type="dxa"/>
            <w:tcBorders>
              <w:bottom w:val="single" w:sz="4" w:space="0" w:color="auto"/>
            </w:tcBorders>
            <w:shd w:val="pct5" w:color="auto" w:fill="auto"/>
          </w:tcPr>
          <w:p w:rsidR="00B062DE" w:rsidRPr="00E03EDF" w:rsidRDefault="00B062DE" w:rsidP="00102405">
            <w:pPr>
              <w:rPr>
                <w:sz w:val="22"/>
                <w:szCs w:val="22"/>
              </w:rPr>
            </w:pPr>
          </w:p>
        </w:tc>
        <w:tc>
          <w:tcPr>
            <w:tcW w:w="850" w:type="dxa"/>
            <w:tcBorders>
              <w:bottom w:val="single" w:sz="4" w:space="0" w:color="auto"/>
            </w:tcBorders>
            <w:shd w:val="pct5" w:color="auto" w:fill="auto"/>
          </w:tcPr>
          <w:p w:rsidR="00B062DE" w:rsidRPr="00E03EDF" w:rsidRDefault="00B062DE" w:rsidP="00102405">
            <w:pPr>
              <w:rPr>
                <w:sz w:val="22"/>
                <w:szCs w:val="22"/>
              </w:rPr>
            </w:pPr>
          </w:p>
        </w:tc>
        <w:tc>
          <w:tcPr>
            <w:tcW w:w="1134" w:type="dxa"/>
            <w:tcBorders>
              <w:bottom w:val="single" w:sz="4" w:space="0" w:color="auto"/>
            </w:tcBorders>
            <w:shd w:val="pct5" w:color="auto" w:fill="auto"/>
          </w:tcPr>
          <w:p w:rsidR="00B062DE" w:rsidRPr="00E03EDF" w:rsidRDefault="00B062DE" w:rsidP="00102405">
            <w:pPr>
              <w:rPr>
                <w:sz w:val="22"/>
                <w:szCs w:val="22"/>
              </w:rPr>
            </w:pPr>
            <w:r w:rsidRPr="00E03EDF">
              <w:rPr>
                <w:sz w:val="22"/>
                <w:szCs w:val="22"/>
              </w:rPr>
              <w:sym w:font="Symbol" w:char="F0D6"/>
            </w:r>
          </w:p>
        </w:tc>
        <w:tc>
          <w:tcPr>
            <w:tcW w:w="1843" w:type="dxa"/>
            <w:tcBorders>
              <w:bottom w:val="single" w:sz="4" w:space="0" w:color="auto"/>
            </w:tcBorders>
            <w:shd w:val="pct5" w:color="auto" w:fill="auto"/>
          </w:tcPr>
          <w:p w:rsidR="00B062DE" w:rsidRPr="00E03EDF" w:rsidRDefault="00B062DE" w:rsidP="00102405">
            <w:pPr>
              <w:rPr>
                <w:sz w:val="22"/>
                <w:szCs w:val="22"/>
              </w:rPr>
            </w:pPr>
          </w:p>
        </w:tc>
      </w:tr>
      <w:tr w:rsidR="00B062DE" w:rsidRPr="00E03EDF" w:rsidTr="00102405">
        <w:tc>
          <w:tcPr>
            <w:tcW w:w="2757" w:type="dxa"/>
            <w:vMerge w:val="restart"/>
            <w:shd w:val="pct10" w:color="auto" w:fill="auto"/>
          </w:tcPr>
          <w:p w:rsidR="00B062DE" w:rsidRPr="00E03EDF" w:rsidRDefault="00B062DE" w:rsidP="00102405">
            <w:pPr>
              <w:rPr>
                <w:sz w:val="22"/>
                <w:szCs w:val="22"/>
              </w:rPr>
            </w:pPr>
            <w:r w:rsidRPr="00E03EDF">
              <w:rPr>
                <w:sz w:val="22"/>
                <w:szCs w:val="22"/>
              </w:rPr>
              <w:t>DiscreteLog</w:t>
            </w:r>
          </w:p>
        </w:tc>
        <w:tc>
          <w:tcPr>
            <w:tcW w:w="2410" w:type="dxa"/>
            <w:shd w:val="pct10" w:color="auto" w:fill="auto"/>
          </w:tcPr>
          <w:p w:rsidR="00B062DE" w:rsidRPr="00E03EDF" w:rsidRDefault="00B062DE" w:rsidP="00102405">
            <w:pPr>
              <w:rPr>
                <w:sz w:val="22"/>
                <w:szCs w:val="22"/>
              </w:rPr>
            </w:pPr>
            <w:r w:rsidRPr="00E03EDF">
              <w:rPr>
                <w:sz w:val="22"/>
                <w:szCs w:val="22"/>
              </w:rPr>
              <w:t>Zp*</w:t>
            </w:r>
          </w:p>
        </w:tc>
        <w:tc>
          <w:tcPr>
            <w:tcW w:w="992" w:type="dxa"/>
            <w:shd w:val="pct10" w:color="auto" w:fill="auto"/>
          </w:tcPr>
          <w:p w:rsidR="00B062DE" w:rsidRPr="00E03EDF" w:rsidRDefault="00B062DE" w:rsidP="00102405">
            <w:pPr>
              <w:rPr>
                <w:sz w:val="22"/>
                <w:szCs w:val="22"/>
              </w:rPr>
            </w:pPr>
          </w:p>
        </w:tc>
        <w:tc>
          <w:tcPr>
            <w:tcW w:w="850" w:type="dxa"/>
            <w:shd w:val="pct10" w:color="auto" w:fill="auto"/>
          </w:tcPr>
          <w:p w:rsidR="00B062DE" w:rsidRPr="00E03EDF" w:rsidRDefault="00B062DE" w:rsidP="00102405">
            <w:pPr>
              <w:rPr>
                <w:sz w:val="22"/>
                <w:szCs w:val="22"/>
              </w:rPr>
            </w:pPr>
          </w:p>
        </w:tc>
        <w:tc>
          <w:tcPr>
            <w:tcW w:w="1134" w:type="dxa"/>
            <w:shd w:val="pct10" w:color="auto" w:fill="auto"/>
          </w:tcPr>
          <w:p w:rsidR="00B062DE" w:rsidRPr="00E03EDF" w:rsidRDefault="00B062DE" w:rsidP="00102405">
            <w:pPr>
              <w:rPr>
                <w:sz w:val="22"/>
                <w:szCs w:val="22"/>
              </w:rPr>
            </w:pPr>
            <w:r w:rsidRPr="00E03EDF">
              <w:rPr>
                <w:sz w:val="22"/>
                <w:szCs w:val="22"/>
              </w:rPr>
              <w:sym w:font="Symbol" w:char="F0D6"/>
            </w:r>
          </w:p>
        </w:tc>
        <w:tc>
          <w:tcPr>
            <w:tcW w:w="1843" w:type="dxa"/>
            <w:shd w:val="pct10" w:color="auto" w:fill="auto"/>
          </w:tcPr>
          <w:p w:rsidR="00B062DE" w:rsidRPr="00E03EDF" w:rsidRDefault="00B062DE" w:rsidP="00102405">
            <w:pPr>
              <w:rPr>
                <w:sz w:val="22"/>
                <w:szCs w:val="22"/>
              </w:rPr>
            </w:pPr>
          </w:p>
        </w:tc>
      </w:tr>
      <w:tr w:rsidR="00B062DE" w:rsidRPr="00E03EDF" w:rsidTr="00102405">
        <w:tc>
          <w:tcPr>
            <w:tcW w:w="2757" w:type="dxa"/>
            <w:vMerge/>
            <w:shd w:val="pct10" w:color="auto" w:fill="auto"/>
          </w:tcPr>
          <w:p w:rsidR="00B062DE" w:rsidRPr="00E03EDF" w:rsidRDefault="00B062DE" w:rsidP="00102405">
            <w:pPr>
              <w:rPr>
                <w:sz w:val="22"/>
                <w:szCs w:val="22"/>
              </w:rPr>
            </w:pPr>
          </w:p>
        </w:tc>
        <w:tc>
          <w:tcPr>
            <w:tcW w:w="2410" w:type="dxa"/>
            <w:shd w:val="pct10" w:color="auto" w:fill="auto"/>
          </w:tcPr>
          <w:p w:rsidR="00B062DE" w:rsidRPr="00E03EDF" w:rsidRDefault="00B062DE" w:rsidP="00102405">
            <w:pPr>
              <w:rPr>
                <w:sz w:val="22"/>
                <w:szCs w:val="22"/>
              </w:rPr>
            </w:pPr>
            <w:r w:rsidRPr="00E03EDF">
              <w:rPr>
                <w:sz w:val="22"/>
                <w:szCs w:val="22"/>
              </w:rPr>
              <w:t>EC over the field GF(2</w:t>
            </w:r>
            <w:r w:rsidRPr="00E03EDF">
              <w:rPr>
                <w:sz w:val="22"/>
                <w:szCs w:val="22"/>
                <w:vertAlign w:val="superscript"/>
              </w:rPr>
              <w:t>m</w:t>
            </w:r>
            <w:r w:rsidRPr="00E03EDF">
              <w:rPr>
                <w:sz w:val="22"/>
                <w:szCs w:val="22"/>
              </w:rPr>
              <w:t>)</w:t>
            </w:r>
          </w:p>
        </w:tc>
        <w:tc>
          <w:tcPr>
            <w:tcW w:w="992" w:type="dxa"/>
            <w:shd w:val="pct10" w:color="auto" w:fill="auto"/>
          </w:tcPr>
          <w:p w:rsidR="00B062DE" w:rsidRPr="00E03EDF" w:rsidRDefault="00B062DE" w:rsidP="00102405">
            <w:pPr>
              <w:rPr>
                <w:sz w:val="22"/>
                <w:szCs w:val="22"/>
              </w:rPr>
            </w:pPr>
          </w:p>
        </w:tc>
        <w:tc>
          <w:tcPr>
            <w:tcW w:w="850" w:type="dxa"/>
            <w:shd w:val="pct10" w:color="auto" w:fill="auto"/>
          </w:tcPr>
          <w:p w:rsidR="00B062DE" w:rsidRPr="00E03EDF" w:rsidRDefault="00B062DE" w:rsidP="00102405">
            <w:pPr>
              <w:rPr>
                <w:sz w:val="22"/>
                <w:szCs w:val="22"/>
              </w:rPr>
            </w:pPr>
            <w:r w:rsidRPr="00E03EDF">
              <w:rPr>
                <w:sz w:val="22"/>
                <w:szCs w:val="22"/>
              </w:rPr>
              <w:sym w:font="Symbol" w:char="F0D6"/>
            </w:r>
          </w:p>
        </w:tc>
        <w:tc>
          <w:tcPr>
            <w:tcW w:w="1134" w:type="dxa"/>
            <w:shd w:val="pct10" w:color="auto" w:fill="auto"/>
          </w:tcPr>
          <w:p w:rsidR="00B062DE" w:rsidRPr="00E03EDF" w:rsidRDefault="00B062DE" w:rsidP="00102405">
            <w:pPr>
              <w:rPr>
                <w:sz w:val="22"/>
                <w:szCs w:val="22"/>
              </w:rPr>
            </w:pPr>
          </w:p>
        </w:tc>
        <w:tc>
          <w:tcPr>
            <w:tcW w:w="1843" w:type="dxa"/>
            <w:shd w:val="pct10" w:color="auto" w:fill="auto"/>
          </w:tcPr>
          <w:p w:rsidR="00B062DE" w:rsidRPr="00E03EDF" w:rsidRDefault="00B062DE" w:rsidP="00102405">
            <w:pPr>
              <w:rPr>
                <w:sz w:val="22"/>
                <w:szCs w:val="22"/>
              </w:rPr>
            </w:pPr>
            <w:r w:rsidRPr="00E03EDF">
              <w:rPr>
                <w:sz w:val="22"/>
                <w:szCs w:val="22"/>
              </w:rPr>
              <w:sym w:font="Symbol" w:char="F0D6"/>
            </w:r>
          </w:p>
        </w:tc>
      </w:tr>
      <w:tr w:rsidR="00B062DE" w:rsidRPr="00E03EDF" w:rsidTr="00102405">
        <w:tc>
          <w:tcPr>
            <w:tcW w:w="2757" w:type="dxa"/>
            <w:vMerge/>
            <w:shd w:val="pct10" w:color="auto" w:fill="auto"/>
          </w:tcPr>
          <w:p w:rsidR="00B062DE" w:rsidRPr="00E03EDF" w:rsidRDefault="00B062DE" w:rsidP="00102405">
            <w:pPr>
              <w:rPr>
                <w:sz w:val="22"/>
                <w:szCs w:val="22"/>
              </w:rPr>
            </w:pPr>
          </w:p>
        </w:tc>
        <w:tc>
          <w:tcPr>
            <w:tcW w:w="2410" w:type="dxa"/>
            <w:shd w:val="pct10" w:color="auto" w:fill="auto"/>
          </w:tcPr>
          <w:p w:rsidR="00B062DE" w:rsidRPr="00E03EDF" w:rsidRDefault="00B062DE" w:rsidP="00102405">
            <w:pPr>
              <w:rPr>
                <w:sz w:val="22"/>
                <w:szCs w:val="22"/>
              </w:rPr>
            </w:pPr>
            <w:r w:rsidRPr="00E03EDF">
              <w:rPr>
                <w:sz w:val="22"/>
                <w:szCs w:val="22"/>
              </w:rPr>
              <w:t>EC over the field Zp*</w:t>
            </w:r>
          </w:p>
        </w:tc>
        <w:tc>
          <w:tcPr>
            <w:tcW w:w="992" w:type="dxa"/>
            <w:shd w:val="pct10" w:color="auto" w:fill="auto"/>
          </w:tcPr>
          <w:p w:rsidR="00B062DE" w:rsidRPr="00E03EDF" w:rsidRDefault="00B062DE" w:rsidP="00102405">
            <w:pPr>
              <w:rPr>
                <w:sz w:val="22"/>
                <w:szCs w:val="22"/>
              </w:rPr>
            </w:pPr>
          </w:p>
        </w:tc>
        <w:tc>
          <w:tcPr>
            <w:tcW w:w="850" w:type="dxa"/>
            <w:shd w:val="pct10" w:color="auto" w:fill="auto"/>
          </w:tcPr>
          <w:p w:rsidR="00B062DE" w:rsidRPr="00E03EDF" w:rsidRDefault="00B062DE" w:rsidP="00102405">
            <w:pPr>
              <w:rPr>
                <w:sz w:val="22"/>
                <w:szCs w:val="22"/>
              </w:rPr>
            </w:pPr>
            <w:r w:rsidRPr="00E03EDF">
              <w:rPr>
                <w:sz w:val="22"/>
                <w:szCs w:val="22"/>
              </w:rPr>
              <w:sym w:font="Symbol" w:char="F0D6"/>
            </w:r>
          </w:p>
        </w:tc>
        <w:tc>
          <w:tcPr>
            <w:tcW w:w="1134" w:type="dxa"/>
            <w:shd w:val="pct10" w:color="auto" w:fill="auto"/>
          </w:tcPr>
          <w:p w:rsidR="00B062DE" w:rsidRPr="00E03EDF" w:rsidRDefault="00B062DE" w:rsidP="00102405">
            <w:pPr>
              <w:rPr>
                <w:sz w:val="22"/>
                <w:szCs w:val="22"/>
              </w:rPr>
            </w:pPr>
          </w:p>
        </w:tc>
        <w:tc>
          <w:tcPr>
            <w:tcW w:w="1843" w:type="dxa"/>
            <w:shd w:val="pct10" w:color="auto" w:fill="auto"/>
          </w:tcPr>
          <w:p w:rsidR="00B062DE" w:rsidRPr="00E03EDF" w:rsidRDefault="00B062DE" w:rsidP="00102405">
            <w:pPr>
              <w:rPr>
                <w:sz w:val="22"/>
                <w:szCs w:val="22"/>
              </w:rPr>
            </w:pPr>
            <w:r w:rsidRPr="00E03EDF">
              <w:rPr>
                <w:sz w:val="22"/>
                <w:szCs w:val="22"/>
              </w:rPr>
              <w:sym w:font="Symbol" w:char="F0D6"/>
            </w:r>
          </w:p>
        </w:tc>
      </w:tr>
      <w:tr w:rsidR="00B062DE" w:rsidRPr="00E03EDF" w:rsidTr="00102405">
        <w:tc>
          <w:tcPr>
            <w:tcW w:w="2757" w:type="dxa"/>
            <w:vMerge w:val="restart"/>
            <w:shd w:val="pct5" w:color="auto" w:fill="auto"/>
          </w:tcPr>
          <w:p w:rsidR="00B062DE" w:rsidRPr="00E03EDF" w:rsidRDefault="00B062DE" w:rsidP="00102405">
            <w:pPr>
              <w:rPr>
                <w:sz w:val="22"/>
                <w:szCs w:val="22"/>
              </w:rPr>
            </w:pPr>
            <w:r w:rsidRPr="00E03EDF">
              <w:rPr>
                <w:sz w:val="22"/>
                <w:szCs w:val="22"/>
              </w:rPr>
              <w:t>KeyDerivationFunction</w:t>
            </w:r>
          </w:p>
        </w:tc>
        <w:tc>
          <w:tcPr>
            <w:tcW w:w="2410" w:type="dxa"/>
            <w:shd w:val="pct5" w:color="auto" w:fill="auto"/>
          </w:tcPr>
          <w:p w:rsidR="00B062DE" w:rsidRPr="00E03EDF" w:rsidRDefault="00B062DE" w:rsidP="00102405">
            <w:pPr>
              <w:rPr>
                <w:sz w:val="22"/>
                <w:szCs w:val="22"/>
              </w:rPr>
            </w:pPr>
            <w:r w:rsidRPr="00E03EDF">
              <w:rPr>
                <w:sz w:val="22"/>
                <w:szCs w:val="22"/>
              </w:rPr>
              <w:t>HKDF</w:t>
            </w:r>
          </w:p>
        </w:tc>
        <w:tc>
          <w:tcPr>
            <w:tcW w:w="992" w:type="dxa"/>
            <w:shd w:val="pct5" w:color="auto" w:fill="auto"/>
          </w:tcPr>
          <w:p w:rsidR="00B062DE" w:rsidRPr="00E03EDF" w:rsidRDefault="00B062DE" w:rsidP="00102405">
            <w:pPr>
              <w:rPr>
                <w:sz w:val="22"/>
                <w:szCs w:val="22"/>
              </w:rPr>
            </w:pPr>
            <w:r w:rsidRPr="00E03EDF">
              <w:rPr>
                <w:sz w:val="22"/>
                <w:szCs w:val="22"/>
              </w:rPr>
              <w:sym w:font="Symbol" w:char="F0D6"/>
            </w:r>
          </w:p>
        </w:tc>
        <w:tc>
          <w:tcPr>
            <w:tcW w:w="850" w:type="dxa"/>
            <w:shd w:val="pct5" w:color="auto" w:fill="auto"/>
          </w:tcPr>
          <w:p w:rsidR="00B062DE" w:rsidRPr="00E03EDF" w:rsidRDefault="00B062DE" w:rsidP="00102405">
            <w:pPr>
              <w:rPr>
                <w:sz w:val="22"/>
                <w:szCs w:val="22"/>
              </w:rPr>
            </w:pPr>
          </w:p>
        </w:tc>
        <w:tc>
          <w:tcPr>
            <w:tcW w:w="1134" w:type="dxa"/>
            <w:shd w:val="pct5" w:color="auto" w:fill="auto"/>
          </w:tcPr>
          <w:p w:rsidR="00B062DE" w:rsidRPr="00E03EDF" w:rsidRDefault="00B062DE" w:rsidP="00102405">
            <w:pPr>
              <w:rPr>
                <w:sz w:val="22"/>
                <w:szCs w:val="22"/>
              </w:rPr>
            </w:pPr>
          </w:p>
        </w:tc>
        <w:tc>
          <w:tcPr>
            <w:tcW w:w="1843" w:type="dxa"/>
            <w:shd w:val="pct5" w:color="auto" w:fill="auto"/>
          </w:tcPr>
          <w:p w:rsidR="00B062DE" w:rsidRPr="00E03EDF" w:rsidRDefault="00B062DE" w:rsidP="00102405">
            <w:pPr>
              <w:rPr>
                <w:sz w:val="22"/>
                <w:szCs w:val="22"/>
              </w:rPr>
            </w:pPr>
          </w:p>
        </w:tc>
      </w:tr>
      <w:tr w:rsidR="00B062DE" w:rsidRPr="00E03EDF" w:rsidTr="00102405">
        <w:tc>
          <w:tcPr>
            <w:tcW w:w="2757" w:type="dxa"/>
            <w:vMerge/>
            <w:shd w:val="pct5" w:color="auto" w:fill="auto"/>
          </w:tcPr>
          <w:p w:rsidR="00B062DE" w:rsidRPr="00E03EDF" w:rsidRDefault="00B062DE" w:rsidP="00102405">
            <w:pPr>
              <w:rPr>
                <w:sz w:val="22"/>
                <w:szCs w:val="22"/>
              </w:rPr>
            </w:pPr>
          </w:p>
        </w:tc>
        <w:tc>
          <w:tcPr>
            <w:tcW w:w="2410" w:type="dxa"/>
            <w:shd w:val="pct5" w:color="auto" w:fill="auto"/>
          </w:tcPr>
          <w:p w:rsidR="00B062DE" w:rsidRPr="00E03EDF" w:rsidRDefault="00B062DE" w:rsidP="00102405">
            <w:pPr>
              <w:rPr>
                <w:sz w:val="22"/>
                <w:szCs w:val="22"/>
              </w:rPr>
            </w:pPr>
            <w:r w:rsidRPr="00E03EDF">
              <w:rPr>
                <w:sz w:val="22"/>
                <w:szCs w:val="22"/>
              </w:rPr>
              <w:t>KDFISO18033</w:t>
            </w:r>
          </w:p>
        </w:tc>
        <w:tc>
          <w:tcPr>
            <w:tcW w:w="992" w:type="dxa"/>
            <w:shd w:val="pct5" w:color="auto" w:fill="auto"/>
          </w:tcPr>
          <w:p w:rsidR="00B062DE" w:rsidRPr="00E03EDF" w:rsidRDefault="00B062DE" w:rsidP="00102405">
            <w:pPr>
              <w:rPr>
                <w:sz w:val="22"/>
                <w:szCs w:val="22"/>
              </w:rPr>
            </w:pPr>
          </w:p>
        </w:tc>
        <w:tc>
          <w:tcPr>
            <w:tcW w:w="850" w:type="dxa"/>
            <w:shd w:val="pct5" w:color="auto" w:fill="auto"/>
          </w:tcPr>
          <w:p w:rsidR="00B062DE" w:rsidRPr="00E03EDF" w:rsidRDefault="00B062DE" w:rsidP="00102405">
            <w:pPr>
              <w:rPr>
                <w:sz w:val="22"/>
                <w:szCs w:val="22"/>
              </w:rPr>
            </w:pPr>
            <w:r w:rsidRPr="00E03EDF">
              <w:rPr>
                <w:sz w:val="22"/>
                <w:szCs w:val="22"/>
              </w:rPr>
              <w:sym w:font="Symbol" w:char="F0D6"/>
            </w:r>
          </w:p>
        </w:tc>
        <w:tc>
          <w:tcPr>
            <w:tcW w:w="1134" w:type="dxa"/>
            <w:shd w:val="pct5" w:color="auto" w:fill="auto"/>
          </w:tcPr>
          <w:p w:rsidR="00B062DE" w:rsidRPr="00E03EDF" w:rsidRDefault="00B062DE" w:rsidP="00102405">
            <w:pPr>
              <w:rPr>
                <w:sz w:val="22"/>
                <w:szCs w:val="22"/>
              </w:rPr>
            </w:pPr>
          </w:p>
        </w:tc>
        <w:tc>
          <w:tcPr>
            <w:tcW w:w="1843" w:type="dxa"/>
            <w:shd w:val="pct5" w:color="auto" w:fill="auto"/>
          </w:tcPr>
          <w:p w:rsidR="00B062DE" w:rsidRPr="00E03EDF" w:rsidRDefault="00B062DE" w:rsidP="00102405">
            <w:pPr>
              <w:rPr>
                <w:sz w:val="22"/>
                <w:szCs w:val="22"/>
              </w:rPr>
            </w:pPr>
          </w:p>
        </w:tc>
      </w:tr>
    </w:tbl>
    <w:p w:rsidR="00B062DE" w:rsidRDefault="00B062DE" w:rsidP="00B062DE"/>
    <w:p w:rsidR="00B062DE" w:rsidRDefault="00B062DE" w:rsidP="00B062DE"/>
    <w:p w:rsidR="00B062DE" w:rsidRDefault="00B062DE" w:rsidP="00B062DE">
      <w:pPr>
        <w:ind w:left="720"/>
        <w:rPr>
          <w:b/>
          <w:bCs/>
          <w:u w:val="single"/>
        </w:rPr>
      </w:pPr>
    </w:p>
    <w:p w:rsidR="00624E7B" w:rsidRDefault="00624E7B">
      <w:pPr>
        <w:autoSpaceDE/>
        <w:autoSpaceDN/>
        <w:adjustRightInd/>
        <w:rPr>
          <w:b/>
          <w:bCs/>
          <w:u w:val="single"/>
        </w:rPr>
      </w:pPr>
      <w:r>
        <w:rPr>
          <w:b/>
          <w:bCs/>
          <w:u w:val="single"/>
        </w:rPr>
        <w:br w:type="page"/>
      </w:r>
    </w:p>
    <w:p w:rsidR="00B062DE" w:rsidRPr="00B062DE" w:rsidRDefault="00B062DE" w:rsidP="00B062DE">
      <w:pPr>
        <w:ind w:left="720"/>
      </w:pPr>
      <w:r w:rsidRPr="00B062DE">
        <w:lastRenderedPageBreak/>
        <w:t xml:space="preserve">Below there are some examples of </w:t>
      </w:r>
      <w:r>
        <w:t>wrappers from bouncy castle and crypto++.</w:t>
      </w:r>
    </w:p>
    <w:p w:rsidR="00515D3B" w:rsidRDefault="00515D3B" w:rsidP="00515D3B">
      <w:pPr>
        <w:ind w:left="720"/>
        <w:rPr>
          <w:b/>
          <w:bCs/>
          <w:u w:val="single"/>
        </w:rPr>
      </w:pPr>
    </w:p>
    <w:p w:rsidR="00515D3B" w:rsidRDefault="00515D3B" w:rsidP="00515D3B">
      <w:pPr>
        <w:ind w:left="720"/>
        <w:rPr>
          <w:b/>
          <w:bCs/>
          <w:u w:val="single"/>
        </w:rPr>
      </w:pPr>
    </w:p>
    <w:p w:rsidR="00515D3B" w:rsidRDefault="000B43DF" w:rsidP="002C4EFA">
      <w:pPr>
        <w:pStyle w:val="Heading3"/>
        <w:numPr>
          <w:ilvl w:val="2"/>
          <w:numId w:val="11"/>
        </w:numPr>
        <w:rPr>
          <w:u w:val="single"/>
        </w:rPr>
      </w:pPr>
      <w:bookmarkStart w:id="866" w:name="_Hash_-_BC"/>
      <w:bookmarkStart w:id="867" w:name="_Hash_–_BC"/>
      <w:bookmarkStart w:id="868" w:name="_Toc277840085"/>
      <w:bookmarkStart w:id="869" w:name="_Toc277840438"/>
      <w:bookmarkStart w:id="870" w:name="_Toc277840495"/>
      <w:bookmarkStart w:id="871" w:name="_Toc277840641"/>
      <w:bookmarkStart w:id="872" w:name="_Toc277840849"/>
      <w:bookmarkStart w:id="873" w:name="_Toc315173345"/>
      <w:bookmarkEnd w:id="866"/>
      <w:bookmarkEnd w:id="867"/>
      <w:r>
        <w:t>Wrapper f</w:t>
      </w:r>
      <w:r w:rsidR="004E02DE">
        <w:t>or</w:t>
      </w:r>
      <w:r>
        <w:t xml:space="preserve"> </w:t>
      </w:r>
      <w:r w:rsidR="00515D3B">
        <w:t xml:space="preserve">Hash </w:t>
      </w:r>
      <w:r>
        <w:t>functions in</w:t>
      </w:r>
      <w:r w:rsidR="00515D3B">
        <w:t xml:space="preserve"> BC</w:t>
      </w:r>
      <w:bookmarkEnd w:id="868"/>
      <w:bookmarkEnd w:id="869"/>
      <w:bookmarkEnd w:id="870"/>
      <w:bookmarkEnd w:id="871"/>
      <w:bookmarkEnd w:id="872"/>
      <w:bookmarkEnd w:id="873"/>
    </w:p>
    <w:p w:rsidR="000461B7" w:rsidRDefault="00B062DE" w:rsidP="000461B7">
      <w:r w:rsidRPr="00B062DE">
        <w:drawing>
          <wp:inline distT="0" distB="0" distL="0" distR="0" wp14:anchorId="6C2BC400" wp14:editId="660B26CA">
            <wp:extent cx="5486400" cy="4558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4558030"/>
                    </a:xfrm>
                    <a:prstGeom prst="rect">
                      <a:avLst/>
                    </a:prstGeom>
                  </pic:spPr>
                </pic:pic>
              </a:graphicData>
            </a:graphic>
          </wp:inline>
        </w:drawing>
      </w:r>
    </w:p>
    <w:p w:rsidR="00312641" w:rsidRDefault="00312641" w:rsidP="000461B7"/>
    <w:p w:rsidR="00A60827" w:rsidRDefault="00A60827">
      <w:pPr>
        <w:autoSpaceDE/>
        <w:autoSpaceDN/>
        <w:adjustRightInd/>
      </w:pPr>
      <w:r>
        <w:br w:type="page"/>
      </w:r>
    </w:p>
    <w:p w:rsidR="00407BD4" w:rsidRDefault="00407BD4" w:rsidP="00B53B8F">
      <w:pPr>
        <w:pStyle w:val="Heading3"/>
        <w:numPr>
          <w:ilvl w:val="2"/>
          <w:numId w:val="11"/>
        </w:numPr>
      </w:pPr>
      <w:bookmarkStart w:id="874" w:name="_Wrapper_for_Hash"/>
      <w:bookmarkStart w:id="875" w:name="_Toc277840084"/>
      <w:bookmarkStart w:id="876" w:name="_Toc277840437"/>
      <w:bookmarkStart w:id="877" w:name="_Toc277840494"/>
      <w:bookmarkStart w:id="878" w:name="_Toc277840640"/>
      <w:bookmarkStart w:id="879" w:name="_Toc277840848"/>
      <w:bookmarkStart w:id="880" w:name="_Toc315173346"/>
      <w:bookmarkEnd w:id="874"/>
      <w:r>
        <w:lastRenderedPageBreak/>
        <w:t>Wrapper for Hash functions in Crypto++</w:t>
      </w:r>
      <w:bookmarkEnd w:id="880"/>
    </w:p>
    <w:p w:rsidR="00A60827" w:rsidRDefault="00A60827" w:rsidP="00A60827">
      <w:r>
        <w:t>Wrapping for crypto++ is different since we use the JNI tool. The JNI tool provides functions and not classes and thus, to generate a class from C++ we will have a related class that calls the relevant functions.</w:t>
      </w:r>
    </w:p>
    <w:p w:rsidR="00A60827" w:rsidRPr="00A60827" w:rsidRDefault="00A60827" w:rsidP="00A60827">
      <w:pPr>
        <w:ind w:left="720"/>
      </w:pPr>
    </w:p>
    <w:p w:rsidR="00B53B8F" w:rsidRDefault="001C5728" w:rsidP="0012348A">
      <w:r w:rsidRPr="001C5728">
        <w:drawing>
          <wp:inline distT="0" distB="0" distL="0" distR="0" wp14:anchorId="54DBF7B6" wp14:editId="15BAE347">
            <wp:extent cx="6356601"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356601" cy="3028950"/>
                    </a:xfrm>
                    <a:prstGeom prst="rect">
                      <a:avLst/>
                    </a:prstGeom>
                  </pic:spPr>
                </pic:pic>
              </a:graphicData>
            </a:graphic>
          </wp:inline>
        </w:drawing>
      </w:r>
    </w:p>
    <w:p w:rsidR="001C5728" w:rsidRDefault="001C5728">
      <w:pPr>
        <w:autoSpaceDE/>
        <w:autoSpaceDN/>
        <w:adjustRightInd/>
      </w:pPr>
      <w:r>
        <w:br w:type="page"/>
      </w:r>
    </w:p>
    <w:p w:rsidR="00312641" w:rsidRDefault="000B43DF" w:rsidP="00B53B8F">
      <w:pPr>
        <w:pStyle w:val="Heading3"/>
        <w:numPr>
          <w:ilvl w:val="2"/>
          <w:numId w:val="11"/>
        </w:numPr>
      </w:pPr>
      <w:bookmarkStart w:id="881" w:name="_Toc315173347"/>
      <w:r>
        <w:lastRenderedPageBreak/>
        <w:t>Wrapper f</w:t>
      </w:r>
      <w:r w:rsidR="004E02DE">
        <w:t>or</w:t>
      </w:r>
      <w:r>
        <w:t xml:space="preserve"> </w:t>
      </w:r>
      <w:r w:rsidR="00312641">
        <w:t xml:space="preserve">PRP </w:t>
      </w:r>
      <w:r>
        <w:t xml:space="preserve">in </w:t>
      </w:r>
      <w:r w:rsidR="00312641">
        <w:t>BC</w:t>
      </w:r>
      <w:bookmarkEnd w:id="875"/>
      <w:bookmarkEnd w:id="876"/>
      <w:bookmarkEnd w:id="877"/>
      <w:bookmarkEnd w:id="878"/>
      <w:bookmarkEnd w:id="879"/>
      <w:bookmarkEnd w:id="881"/>
    </w:p>
    <w:p w:rsidR="00312641" w:rsidRDefault="00312641" w:rsidP="00312641">
      <w:pPr>
        <w:ind w:left="720"/>
      </w:pPr>
    </w:p>
    <w:p w:rsidR="00312641" w:rsidRDefault="00312641" w:rsidP="000B43DF">
      <w:r w:rsidRPr="00382055">
        <w:t xml:space="preserve">The pseudorandom permutation </w:t>
      </w:r>
      <w:r w:rsidR="000B43DF">
        <w:t>fixed interface</w:t>
      </w:r>
      <w:r>
        <w:t xml:space="preserve"> represents the </w:t>
      </w:r>
      <w:r w:rsidRPr="00382055">
        <w:t>target</w:t>
      </w:r>
      <w:r>
        <w:t xml:space="preserve"> class in the adapter design pattern</w:t>
      </w:r>
      <w:r w:rsidRPr="00382055">
        <w:t>, the adapter is the class B</w:t>
      </w:r>
      <w:r w:rsidR="004F7D01">
        <w:t>c</w:t>
      </w:r>
      <w:r>
        <w:t>PRP</w:t>
      </w:r>
      <w:r w:rsidRPr="00382055">
        <w:t xml:space="preserve"> and the adaptee is the implementation of BC of </w:t>
      </w:r>
      <w:del w:id="882" w:author="LabTest" w:date="2011-08-22T09:46:00Z">
        <w:r w:rsidR="005C4218" w:rsidDel="002F1B12">
          <w:delText>3</w:delText>
        </w:r>
        <w:r w:rsidRPr="00382055" w:rsidDel="002F1B12">
          <w:delText>DES</w:delText>
        </w:r>
      </w:del>
      <w:ins w:id="883" w:author="LabTest" w:date="2011-08-22T09:46:00Z">
        <w:r w:rsidR="002F1B12">
          <w:t>TripleDES</w:t>
        </w:r>
      </w:ins>
      <w:r w:rsidRPr="00382055">
        <w:t xml:space="preserve"> in the class DES</w:t>
      </w:r>
      <w:r w:rsidR="005C4218">
        <w:t>ede</w:t>
      </w:r>
      <w:r w:rsidRPr="00382055">
        <w:t>Engine. The B</w:t>
      </w:r>
      <w:r w:rsidR="004F7D01">
        <w:t>c</w:t>
      </w:r>
      <w:r>
        <w:t>PRP</w:t>
      </w:r>
      <w:r w:rsidRPr="00382055">
        <w:t xml:space="preserve"> (adapter) implements the pseudorandom permutation interface </w:t>
      </w:r>
      <w:r>
        <w:t xml:space="preserve">(for example the functions </w:t>
      </w:r>
      <w:r w:rsidR="005C4218">
        <w:t>computeBlock</w:t>
      </w:r>
      <w:r>
        <w:t xml:space="preserve">, getAlgorithmName and so on) </w:t>
      </w:r>
      <w:r w:rsidRPr="00382055">
        <w:t>and calls function</w:t>
      </w:r>
      <w:r>
        <w:t>s</w:t>
      </w:r>
      <w:r w:rsidRPr="00382055">
        <w:t xml:space="preserve"> implemented in the DES</w:t>
      </w:r>
      <w:r w:rsidR="005C4218">
        <w:t>ede</w:t>
      </w:r>
      <w:r w:rsidRPr="00382055">
        <w:t>Engine such as processBlock().</w:t>
      </w:r>
    </w:p>
    <w:p w:rsidR="00312641" w:rsidRDefault="00312641" w:rsidP="0004679D">
      <w:pPr>
        <w:rPr>
          <w:noProof/>
        </w:rPr>
      </w:pPr>
    </w:p>
    <w:p w:rsidR="004F7D01" w:rsidRPr="00382055" w:rsidRDefault="001C5728" w:rsidP="0004679D">
      <w:r w:rsidRPr="001C5728">
        <w:drawing>
          <wp:inline distT="0" distB="0" distL="0" distR="0" wp14:anchorId="3DADCC52" wp14:editId="4F84421A">
            <wp:extent cx="5486400" cy="4917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86400" cy="4917440"/>
                    </a:xfrm>
                    <a:prstGeom prst="rect">
                      <a:avLst/>
                    </a:prstGeom>
                  </pic:spPr>
                </pic:pic>
              </a:graphicData>
            </a:graphic>
          </wp:inline>
        </w:drawing>
      </w:r>
    </w:p>
    <w:p w:rsidR="00EC7B22" w:rsidRDefault="00EC7B22" w:rsidP="00EC7B22">
      <w:bookmarkStart w:id="884" w:name="_Toc277840086"/>
      <w:bookmarkStart w:id="885" w:name="_Toc277840439"/>
      <w:bookmarkStart w:id="886" w:name="_Toc277840496"/>
      <w:bookmarkStart w:id="887" w:name="_Toc277840642"/>
      <w:bookmarkStart w:id="888" w:name="_Toc277840850"/>
    </w:p>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EC7B22" w:rsidRDefault="00EC7B22" w:rsidP="00EC7B22"/>
    <w:p w:rsidR="009437A3" w:rsidRDefault="009437A3" w:rsidP="009437A3">
      <w:bookmarkStart w:id="889" w:name="_Toc277840087"/>
      <w:bookmarkStart w:id="890" w:name="_Toc277840440"/>
      <w:bookmarkStart w:id="891" w:name="_Toc277840497"/>
      <w:bookmarkStart w:id="892" w:name="_Toc277840643"/>
      <w:bookmarkStart w:id="893" w:name="_Toc277840851"/>
      <w:bookmarkEnd w:id="884"/>
      <w:bookmarkEnd w:id="885"/>
      <w:bookmarkEnd w:id="886"/>
      <w:bookmarkEnd w:id="887"/>
      <w:bookmarkEnd w:id="888"/>
    </w:p>
    <w:p w:rsidR="004F7D01" w:rsidRPr="009437A3" w:rsidRDefault="004F7D01" w:rsidP="009437A3"/>
    <w:p w:rsidR="00515D3B" w:rsidRPr="00A44E39" w:rsidRDefault="004E02DE" w:rsidP="00B53B8F">
      <w:pPr>
        <w:pStyle w:val="Heading3"/>
        <w:numPr>
          <w:ilvl w:val="2"/>
          <w:numId w:val="11"/>
        </w:numPr>
      </w:pPr>
      <w:bookmarkStart w:id="894" w:name="_Toc277840088"/>
      <w:bookmarkStart w:id="895" w:name="_Toc277840441"/>
      <w:bookmarkStart w:id="896" w:name="_Toc277840498"/>
      <w:bookmarkStart w:id="897" w:name="_Toc277840644"/>
      <w:bookmarkStart w:id="898" w:name="_Toc277840852"/>
      <w:bookmarkStart w:id="899" w:name="_Toc315173348"/>
      <w:bookmarkEnd w:id="889"/>
      <w:bookmarkEnd w:id="890"/>
      <w:bookmarkEnd w:id="891"/>
      <w:bookmarkEnd w:id="892"/>
      <w:bookmarkEnd w:id="893"/>
      <w:r>
        <w:lastRenderedPageBreak/>
        <w:t xml:space="preserve">Wrapper for </w:t>
      </w:r>
      <w:r w:rsidR="00515D3B">
        <w:t>Trapdoor</w:t>
      </w:r>
      <w:r>
        <w:t xml:space="preserve"> </w:t>
      </w:r>
      <w:r w:rsidR="00515D3B">
        <w:t>Permutation (Rabin</w:t>
      </w:r>
      <w:r w:rsidR="007D56CE">
        <w:t>, RSA</w:t>
      </w:r>
      <w:r w:rsidR="00515D3B">
        <w:t xml:space="preserve">) </w:t>
      </w:r>
      <w:r>
        <w:t>in</w:t>
      </w:r>
      <w:r w:rsidR="00515D3B">
        <w:t xml:space="preserve"> Crypto++</w:t>
      </w:r>
      <w:bookmarkEnd w:id="894"/>
      <w:bookmarkEnd w:id="895"/>
      <w:bookmarkEnd w:id="896"/>
      <w:bookmarkEnd w:id="897"/>
      <w:bookmarkEnd w:id="898"/>
      <w:bookmarkEnd w:id="899"/>
    </w:p>
    <w:p w:rsidR="00515D3B" w:rsidRPr="005B6928" w:rsidRDefault="00515D3B" w:rsidP="00515D3B">
      <w:pPr>
        <w:ind w:left="567"/>
      </w:pPr>
    </w:p>
    <w:p w:rsidR="00320799" w:rsidRDefault="009465B7" w:rsidP="00320799">
      <w:pPr>
        <w:rPr>
          <w:lang w:eastAsia="en-GB"/>
        </w:rPr>
      </w:pPr>
      <w:r w:rsidRPr="009465B7">
        <w:rPr>
          <w:lang w:eastAsia="en-GB"/>
        </w:rPr>
        <w:drawing>
          <wp:inline distT="0" distB="0" distL="0" distR="0" wp14:anchorId="1FE8B0E5" wp14:editId="3CD705AD">
            <wp:extent cx="5486400" cy="575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86400" cy="5753100"/>
                    </a:xfrm>
                    <a:prstGeom prst="rect">
                      <a:avLst/>
                    </a:prstGeom>
                  </pic:spPr>
                </pic:pic>
              </a:graphicData>
            </a:graphic>
          </wp:inline>
        </w:drawing>
      </w:r>
    </w:p>
    <w:p w:rsidR="00320799" w:rsidRDefault="00320799" w:rsidP="00320799">
      <w:pPr>
        <w:rPr>
          <w:lang w:eastAsia="en-GB"/>
        </w:rPr>
      </w:pPr>
    </w:p>
    <w:p w:rsidR="00320799" w:rsidRDefault="00320799">
      <w:pPr>
        <w:autoSpaceDE/>
        <w:autoSpaceDN/>
        <w:adjustRightInd/>
        <w:rPr>
          <w:b/>
          <w:bCs/>
          <w:sz w:val="26"/>
          <w:szCs w:val="18"/>
        </w:rPr>
      </w:pPr>
      <w:r>
        <w:br w:type="page"/>
      </w:r>
    </w:p>
    <w:p w:rsidR="00A27CD0" w:rsidRPr="00A27CD0" w:rsidRDefault="00A27CD0" w:rsidP="008F008C">
      <w:pPr>
        <w:pStyle w:val="ListParagraph"/>
        <w:keepNext/>
        <w:keepLines/>
        <w:numPr>
          <w:ilvl w:val="0"/>
          <w:numId w:val="25"/>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900" w:name="_Dlog_Elliptic_curve"/>
      <w:bookmarkStart w:id="901" w:name="_Toc289956270"/>
      <w:bookmarkStart w:id="902" w:name="_Toc296853761"/>
      <w:bookmarkStart w:id="903" w:name="_Creation_of_SCAPI"/>
      <w:bookmarkStart w:id="904" w:name="_Toc298923958"/>
      <w:bookmarkStart w:id="905" w:name="_Toc301769189"/>
      <w:bookmarkStart w:id="906" w:name="_Toc305321025"/>
      <w:bookmarkStart w:id="907" w:name="_Toc305321155"/>
      <w:bookmarkStart w:id="908" w:name="_Toc305321285"/>
      <w:bookmarkStart w:id="909" w:name="_Toc305321487"/>
      <w:bookmarkStart w:id="910" w:name="_Toc305323500"/>
      <w:bookmarkStart w:id="911" w:name="_Toc305323674"/>
      <w:bookmarkStart w:id="912" w:name="_Toc305323850"/>
      <w:bookmarkStart w:id="913" w:name="_Toc311619814"/>
      <w:bookmarkStart w:id="914" w:name="_Toc277840089"/>
      <w:bookmarkStart w:id="915" w:name="_Toc277840442"/>
      <w:bookmarkStart w:id="916" w:name="_Toc277840499"/>
      <w:bookmarkStart w:id="917" w:name="_Toc277840645"/>
      <w:bookmarkStart w:id="918" w:name="_Toc277840853"/>
      <w:bookmarkStart w:id="919" w:name="_Toc315168955"/>
      <w:bookmarkStart w:id="920" w:name="_Toc315169132"/>
      <w:bookmarkStart w:id="921" w:name="_Toc31517334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9"/>
      <w:bookmarkEnd w:id="920"/>
      <w:bookmarkEnd w:id="921"/>
    </w:p>
    <w:p w:rsidR="00A27CD0" w:rsidRPr="00A27CD0" w:rsidRDefault="00A27CD0" w:rsidP="008F008C">
      <w:pPr>
        <w:pStyle w:val="ListParagraph"/>
        <w:keepNext/>
        <w:keepLines/>
        <w:numPr>
          <w:ilvl w:val="1"/>
          <w:numId w:val="25"/>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922" w:name="_Toc298923959"/>
      <w:bookmarkStart w:id="923" w:name="_Toc301769190"/>
      <w:bookmarkStart w:id="924" w:name="_Toc305321026"/>
      <w:bookmarkStart w:id="925" w:name="_Toc305321156"/>
      <w:bookmarkStart w:id="926" w:name="_Toc305321286"/>
      <w:bookmarkStart w:id="927" w:name="_Toc305321488"/>
      <w:bookmarkStart w:id="928" w:name="_Toc305323501"/>
      <w:bookmarkStart w:id="929" w:name="_Toc305323675"/>
      <w:bookmarkStart w:id="930" w:name="_Toc305323851"/>
      <w:bookmarkStart w:id="931" w:name="_Toc311619815"/>
      <w:bookmarkStart w:id="932" w:name="_Toc315168956"/>
      <w:bookmarkStart w:id="933" w:name="_Toc315169133"/>
      <w:bookmarkStart w:id="934" w:name="_Toc315173350"/>
      <w:bookmarkEnd w:id="922"/>
      <w:bookmarkEnd w:id="923"/>
      <w:bookmarkEnd w:id="924"/>
      <w:bookmarkEnd w:id="925"/>
      <w:bookmarkEnd w:id="926"/>
      <w:bookmarkEnd w:id="927"/>
      <w:bookmarkEnd w:id="928"/>
      <w:bookmarkEnd w:id="929"/>
      <w:bookmarkEnd w:id="930"/>
      <w:bookmarkEnd w:id="931"/>
      <w:bookmarkEnd w:id="932"/>
      <w:bookmarkEnd w:id="933"/>
      <w:bookmarkEnd w:id="934"/>
    </w:p>
    <w:p w:rsidR="00A27CD0" w:rsidRPr="00A27CD0" w:rsidRDefault="00A27CD0" w:rsidP="008F008C">
      <w:pPr>
        <w:pStyle w:val="ListParagraph"/>
        <w:keepNext/>
        <w:keepLines/>
        <w:numPr>
          <w:ilvl w:val="1"/>
          <w:numId w:val="25"/>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935" w:name="_Toc298923960"/>
      <w:bookmarkStart w:id="936" w:name="_Toc301769191"/>
      <w:bookmarkStart w:id="937" w:name="_Toc305321027"/>
      <w:bookmarkStart w:id="938" w:name="_Toc305321157"/>
      <w:bookmarkStart w:id="939" w:name="_Toc305321287"/>
      <w:bookmarkStart w:id="940" w:name="_Toc305321489"/>
      <w:bookmarkStart w:id="941" w:name="_Toc305323502"/>
      <w:bookmarkStart w:id="942" w:name="_Toc305323676"/>
      <w:bookmarkStart w:id="943" w:name="_Toc305323852"/>
      <w:bookmarkStart w:id="944" w:name="_Toc311619816"/>
      <w:bookmarkStart w:id="945" w:name="_Toc315168957"/>
      <w:bookmarkStart w:id="946" w:name="_Toc315169134"/>
      <w:bookmarkStart w:id="947" w:name="_Toc315173351"/>
      <w:bookmarkEnd w:id="935"/>
      <w:bookmarkEnd w:id="936"/>
      <w:bookmarkEnd w:id="937"/>
      <w:bookmarkEnd w:id="938"/>
      <w:bookmarkEnd w:id="939"/>
      <w:bookmarkEnd w:id="940"/>
      <w:bookmarkEnd w:id="941"/>
      <w:bookmarkEnd w:id="942"/>
      <w:bookmarkEnd w:id="943"/>
      <w:bookmarkEnd w:id="944"/>
      <w:bookmarkEnd w:id="945"/>
      <w:bookmarkEnd w:id="946"/>
      <w:bookmarkEnd w:id="947"/>
    </w:p>
    <w:p w:rsidR="00A27CD0" w:rsidRPr="00586DBA" w:rsidRDefault="00982311" w:rsidP="008F008C">
      <w:pPr>
        <w:pStyle w:val="Heading2"/>
        <w:numPr>
          <w:ilvl w:val="1"/>
          <w:numId w:val="25"/>
        </w:numPr>
        <w:tabs>
          <w:tab w:val="decimal" w:pos="1701"/>
        </w:tabs>
        <w:ind w:left="993" w:hanging="284"/>
      </w:pPr>
      <w:bookmarkStart w:id="948" w:name="_Creation_of_SCAPI_1"/>
      <w:bookmarkStart w:id="949" w:name="_Toc315173352"/>
      <w:bookmarkEnd w:id="948"/>
      <w:r>
        <w:t>Creation of SCAPI objects</w:t>
      </w:r>
      <w:bookmarkStart w:id="950" w:name="_SCAPI_Factory"/>
      <w:bookmarkStart w:id="951" w:name="_Toc289956272"/>
      <w:bookmarkStart w:id="952" w:name="_Toc296853763"/>
      <w:bookmarkStart w:id="953" w:name="_Toc301769193"/>
      <w:bookmarkStart w:id="954" w:name="_Toc298923969"/>
      <w:bookmarkStart w:id="955" w:name="_Toc301769200"/>
      <w:bookmarkStart w:id="956" w:name="_Toc305321036"/>
      <w:bookmarkStart w:id="957" w:name="_Toc305321166"/>
      <w:bookmarkStart w:id="958" w:name="_Toc305321296"/>
      <w:bookmarkStart w:id="959" w:name="_Toc305321498"/>
      <w:bookmarkStart w:id="960" w:name="_Toc277840090"/>
      <w:bookmarkStart w:id="961" w:name="_Toc277840443"/>
      <w:bookmarkStart w:id="962" w:name="_Toc277840500"/>
      <w:bookmarkStart w:id="963" w:name="_Toc277840646"/>
      <w:bookmarkStart w:id="964" w:name="_Toc277840854"/>
      <w:bookmarkEnd w:id="914"/>
      <w:bookmarkEnd w:id="915"/>
      <w:bookmarkEnd w:id="916"/>
      <w:bookmarkEnd w:id="917"/>
      <w:bookmarkEnd w:id="918"/>
      <w:bookmarkEnd w:id="949"/>
      <w:bookmarkEnd w:id="950"/>
      <w:bookmarkEnd w:id="951"/>
      <w:bookmarkEnd w:id="952"/>
      <w:bookmarkEnd w:id="953"/>
      <w:bookmarkEnd w:id="954"/>
      <w:bookmarkEnd w:id="955"/>
      <w:bookmarkEnd w:id="956"/>
      <w:bookmarkEnd w:id="957"/>
      <w:bookmarkEnd w:id="958"/>
      <w:bookmarkEnd w:id="959"/>
    </w:p>
    <w:p w:rsidR="00586DBA" w:rsidRPr="00586DBA" w:rsidRDefault="00586DBA" w:rsidP="00586DBA">
      <w:pPr>
        <w:pStyle w:val="ListParagraph"/>
        <w:keepNext/>
        <w:keepLines/>
        <w:numPr>
          <w:ilvl w:val="1"/>
          <w:numId w:val="1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965" w:name="_Toc305323504"/>
      <w:bookmarkStart w:id="966" w:name="_Toc305323678"/>
      <w:bookmarkStart w:id="967" w:name="_Toc305323854"/>
      <w:bookmarkStart w:id="968" w:name="_Toc311619818"/>
      <w:bookmarkStart w:id="969" w:name="_Toc315168959"/>
      <w:bookmarkStart w:id="970" w:name="_Toc315169136"/>
      <w:bookmarkStart w:id="971" w:name="_Toc315173353"/>
      <w:bookmarkEnd w:id="965"/>
      <w:bookmarkEnd w:id="966"/>
      <w:bookmarkEnd w:id="967"/>
      <w:bookmarkEnd w:id="968"/>
      <w:bookmarkEnd w:id="969"/>
      <w:bookmarkEnd w:id="970"/>
      <w:bookmarkEnd w:id="971"/>
    </w:p>
    <w:p w:rsidR="00586DBA" w:rsidRDefault="008B6F0F" w:rsidP="00586DBA">
      <w:pPr>
        <w:pStyle w:val="Heading3"/>
        <w:numPr>
          <w:ilvl w:val="2"/>
          <w:numId w:val="11"/>
        </w:numPr>
      </w:pPr>
      <w:bookmarkStart w:id="972" w:name="_Toc315173354"/>
      <w:r w:rsidRPr="00586DBA">
        <w:t>G</w:t>
      </w:r>
      <w:r w:rsidR="00241C9F" w:rsidRPr="00586DBA">
        <w:t>oals</w:t>
      </w:r>
      <w:bookmarkEnd w:id="972"/>
    </w:p>
    <w:p w:rsidR="006F220B" w:rsidRPr="006F220B" w:rsidRDefault="00BA5429" w:rsidP="00586DBA">
      <w:pPr>
        <w:pStyle w:val="Heading4"/>
        <w:numPr>
          <w:ilvl w:val="0"/>
          <w:numId w:val="0"/>
        </w:numPr>
        <w:ind w:left="1429"/>
      </w:pPr>
      <w:bookmarkStart w:id="973" w:name="_Toc315173355"/>
      <w:r w:rsidRPr="00586DBA">
        <w:rPr>
          <w:szCs w:val="26"/>
        </w:rPr>
        <w:t xml:space="preserve">5.7.1.1 </w:t>
      </w:r>
      <w:r w:rsidR="006F220B" w:rsidRPr="006F220B">
        <w:rPr>
          <w:lang w:eastAsia="en-GB"/>
        </w:rPr>
        <w:t>External Users</w:t>
      </w:r>
      <w:bookmarkEnd w:id="973"/>
    </w:p>
    <w:p w:rsidR="006F220B" w:rsidRPr="006F220B" w:rsidRDefault="008B6F0F" w:rsidP="008F008C">
      <w:pPr>
        <w:pStyle w:val="ListParagraph"/>
        <w:numPr>
          <w:ilvl w:val="0"/>
          <w:numId w:val="28"/>
        </w:numPr>
        <w:rPr>
          <w:rFonts w:ascii="Times New Roman" w:hAnsi="Times New Roman" w:cs="Times New Roman"/>
          <w:sz w:val="24"/>
          <w:szCs w:val="24"/>
          <w:lang w:eastAsia="en-GB" w:bidi="he-IL"/>
        </w:rPr>
      </w:pPr>
      <w:r w:rsidRPr="006F220B">
        <w:rPr>
          <w:rFonts w:ascii="Times New Roman" w:hAnsi="Times New Roman" w:cs="Times New Roman"/>
          <w:sz w:val="24"/>
          <w:szCs w:val="24"/>
          <w:lang w:eastAsia="en-GB" w:bidi="he-IL"/>
        </w:rPr>
        <w:t xml:space="preserve">Our primary goal is to provide the primitives' functionality to the external user of the package without requiring any knowledge of the underlying implementation. The user will provide the name of the required algorithm and will get an instantiation of that algorithm. The underlying implementation can be our own or a wrapper for an implementation of an external library. </w:t>
      </w:r>
    </w:p>
    <w:p w:rsidR="008B6F0F" w:rsidRPr="006F220B" w:rsidRDefault="006F220B" w:rsidP="008F008C">
      <w:pPr>
        <w:pStyle w:val="ListParagraph"/>
        <w:numPr>
          <w:ilvl w:val="0"/>
          <w:numId w:val="28"/>
        </w:numPr>
        <w:rPr>
          <w:rFonts w:ascii="Times New Roman" w:hAnsi="Times New Roman" w:cs="Times New Roman"/>
          <w:sz w:val="24"/>
          <w:szCs w:val="24"/>
          <w:lang w:eastAsia="en-GB" w:bidi="he-IL"/>
        </w:rPr>
      </w:pPr>
      <w:r w:rsidRPr="006F220B">
        <w:rPr>
          <w:rFonts w:ascii="Times New Roman" w:hAnsi="Times New Roman" w:cs="Times New Roman"/>
          <w:sz w:val="24"/>
          <w:szCs w:val="24"/>
          <w:lang w:eastAsia="en-GB" w:bidi="he-IL"/>
        </w:rPr>
        <w:t>O</w:t>
      </w:r>
      <w:r w:rsidR="008B6F0F" w:rsidRPr="006F220B">
        <w:rPr>
          <w:rFonts w:ascii="Times New Roman" w:hAnsi="Times New Roman" w:cs="Times New Roman"/>
          <w:sz w:val="24"/>
          <w:szCs w:val="24"/>
          <w:lang w:eastAsia="en-GB" w:bidi="he-IL"/>
        </w:rPr>
        <w:t>ur secondary goal is to allow the creation of complex classes via a general tool. We define a complex class to be a class that needs other primitive classes</w:t>
      </w:r>
      <w:r w:rsidR="00C20E25" w:rsidRPr="006F220B">
        <w:rPr>
          <w:rFonts w:ascii="Times New Roman" w:hAnsi="Times New Roman" w:cs="Times New Roman"/>
          <w:sz w:val="24"/>
          <w:szCs w:val="24"/>
          <w:lang w:eastAsia="en-GB" w:bidi="he-IL"/>
        </w:rPr>
        <w:t xml:space="preserve"> – possibly more than one –</w:t>
      </w:r>
      <w:r w:rsidR="008B6F0F" w:rsidRPr="006F220B">
        <w:rPr>
          <w:rFonts w:ascii="Times New Roman" w:hAnsi="Times New Roman" w:cs="Times New Roman"/>
          <w:sz w:val="24"/>
          <w:szCs w:val="24"/>
          <w:lang w:eastAsia="en-GB" w:bidi="he-IL"/>
        </w:rPr>
        <w:t xml:space="preserve"> for</w:t>
      </w:r>
      <w:r w:rsidR="00C20E25" w:rsidRPr="006F220B">
        <w:rPr>
          <w:rFonts w:ascii="Times New Roman" w:hAnsi="Times New Roman" w:cs="Times New Roman"/>
          <w:sz w:val="24"/>
          <w:szCs w:val="24"/>
          <w:lang w:eastAsia="en-GB" w:bidi="he-IL"/>
        </w:rPr>
        <w:t xml:space="preserve"> </w:t>
      </w:r>
      <w:r w:rsidR="008B6F0F" w:rsidRPr="006F220B">
        <w:rPr>
          <w:rFonts w:ascii="Times New Roman" w:hAnsi="Times New Roman" w:cs="Times New Roman"/>
          <w:sz w:val="24"/>
          <w:szCs w:val="24"/>
          <w:lang w:eastAsia="en-GB" w:bidi="he-IL"/>
        </w:rPr>
        <w:t>its creation. For example Hmac that uses hash in its inner implementation.</w:t>
      </w:r>
    </w:p>
    <w:p w:rsidR="00FB3555" w:rsidRDefault="00FB3555" w:rsidP="008B6F0F">
      <w:pPr>
        <w:rPr>
          <w:lang w:eastAsia="en-GB"/>
        </w:rPr>
      </w:pPr>
    </w:p>
    <w:p w:rsidR="00BA5429" w:rsidRPr="006F220B" w:rsidRDefault="00BA5429" w:rsidP="00AD7757">
      <w:pPr>
        <w:pStyle w:val="Heading4"/>
        <w:numPr>
          <w:ilvl w:val="0"/>
          <w:numId w:val="0"/>
        </w:numPr>
        <w:ind w:left="1429"/>
        <w:rPr>
          <w:lang w:eastAsia="en-GB"/>
        </w:rPr>
      </w:pPr>
      <w:bookmarkStart w:id="974" w:name="_Toc315173356"/>
      <w:r w:rsidRPr="00186EB0">
        <w:rPr>
          <w:szCs w:val="26"/>
        </w:rPr>
        <w:t>5.</w:t>
      </w:r>
      <w:r>
        <w:rPr>
          <w:szCs w:val="26"/>
        </w:rPr>
        <w:t>7</w:t>
      </w:r>
      <w:r w:rsidRPr="00186EB0">
        <w:rPr>
          <w:szCs w:val="26"/>
        </w:rPr>
        <w:t>.1.</w:t>
      </w:r>
      <w:r>
        <w:rPr>
          <w:szCs w:val="26"/>
        </w:rPr>
        <w:t>2</w:t>
      </w:r>
      <w:r w:rsidRPr="00186EB0">
        <w:rPr>
          <w:szCs w:val="26"/>
        </w:rPr>
        <w:t xml:space="preserve"> </w:t>
      </w:r>
      <w:r w:rsidR="00AD7757">
        <w:rPr>
          <w:lang w:eastAsia="en-GB"/>
        </w:rPr>
        <w:t>In</w:t>
      </w:r>
      <w:r w:rsidRPr="006F220B">
        <w:rPr>
          <w:lang w:eastAsia="en-GB"/>
        </w:rPr>
        <w:t>ternal Users</w:t>
      </w:r>
      <w:bookmarkEnd w:id="974"/>
    </w:p>
    <w:p w:rsidR="009126FC" w:rsidRPr="001B6685" w:rsidRDefault="00CB533A" w:rsidP="0094168E">
      <w:pPr>
        <w:pStyle w:val="ListParagraph"/>
        <w:ind w:left="375"/>
        <w:rPr>
          <w:rFonts w:ascii="Times New Roman" w:hAnsi="Times New Roman" w:cs="Times New Roman"/>
          <w:sz w:val="24"/>
          <w:szCs w:val="24"/>
          <w:lang w:eastAsia="en-GB" w:bidi="he-IL"/>
        </w:rPr>
      </w:pPr>
      <w:commentRangeStart w:id="975"/>
      <w:commentRangeStart w:id="976"/>
      <w:del w:id="977" w:author="LabTest" w:date="2011-07-27T11:47:00Z">
        <w:r w:rsidRPr="006F220B" w:rsidDel="006F220B">
          <w:rPr>
            <w:rFonts w:ascii="Times New Roman" w:hAnsi="Times New Roman" w:cs="Times New Roman"/>
            <w:sz w:val="24"/>
            <w:szCs w:val="24"/>
            <w:lang w:eastAsia="en-GB" w:bidi="he-IL"/>
          </w:rPr>
          <w:delText xml:space="preserve">We also want </w:delText>
        </w:r>
        <w:commentRangeEnd w:id="975"/>
        <w:r w:rsidR="004A34D9" w:rsidRPr="006F220B" w:rsidDel="006F220B">
          <w:rPr>
            <w:rFonts w:ascii="Times New Roman" w:hAnsi="Times New Roman" w:cs="Times New Roman"/>
            <w:sz w:val="24"/>
            <w:szCs w:val="24"/>
            <w:lang w:eastAsia="en-GB" w:bidi="he-IL"/>
          </w:rPr>
          <w:commentReference w:id="975"/>
        </w:r>
        <w:commentRangeEnd w:id="976"/>
        <w:r w:rsidR="006F220B" w:rsidRPr="006F220B" w:rsidDel="006F220B">
          <w:rPr>
            <w:rFonts w:ascii="Times New Roman" w:hAnsi="Times New Roman" w:cs="Times New Roman"/>
            <w:sz w:val="24"/>
            <w:szCs w:val="24"/>
            <w:lang w:eastAsia="en-GB" w:bidi="he-IL"/>
          </w:rPr>
          <w:commentReference w:id="976"/>
        </w:r>
        <w:r w:rsidRPr="006F220B" w:rsidDel="006F220B">
          <w:rPr>
            <w:rFonts w:ascii="Times New Roman" w:hAnsi="Times New Roman" w:cs="Times New Roman"/>
            <w:sz w:val="24"/>
            <w:szCs w:val="24"/>
            <w:lang w:eastAsia="en-GB" w:bidi="he-IL"/>
          </w:rPr>
          <w:delText>to p</w:delText>
        </w:r>
      </w:del>
      <w:ins w:id="978" w:author="LabTest" w:date="2011-07-27T11:47:00Z">
        <w:r w:rsidR="006F220B">
          <w:rPr>
            <w:rFonts w:ascii="Times New Roman" w:hAnsi="Times New Roman" w:cs="Times New Roman"/>
            <w:sz w:val="24"/>
            <w:szCs w:val="24"/>
            <w:lang w:eastAsia="en-GB" w:bidi="he-IL"/>
          </w:rPr>
          <w:t>P</w:t>
        </w:r>
      </w:ins>
      <w:r w:rsidRPr="006F220B">
        <w:rPr>
          <w:rFonts w:ascii="Times New Roman" w:hAnsi="Times New Roman" w:cs="Times New Roman"/>
          <w:sz w:val="24"/>
          <w:szCs w:val="24"/>
          <w:lang w:eastAsia="en-GB" w:bidi="he-IL"/>
        </w:rPr>
        <w:t xml:space="preserve">rovide an internal user the ability to instantiate </w:t>
      </w:r>
      <w:r w:rsidR="00FB3555" w:rsidRPr="006F220B">
        <w:rPr>
          <w:rFonts w:ascii="Times New Roman" w:hAnsi="Times New Roman" w:cs="Times New Roman"/>
          <w:sz w:val="24"/>
          <w:szCs w:val="24"/>
          <w:lang w:eastAsia="en-GB" w:bidi="he-IL"/>
        </w:rPr>
        <w:t>objects direct</w:t>
      </w:r>
      <w:r w:rsidRPr="006F220B">
        <w:rPr>
          <w:rFonts w:ascii="Times New Roman" w:hAnsi="Times New Roman" w:cs="Times New Roman"/>
          <w:sz w:val="24"/>
          <w:szCs w:val="24"/>
          <w:lang w:eastAsia="en-GB" w:bidi="he-IL"/>
        </w:rPr>
        <w:t>ly</w:t>
      </w:r>
      <w:r w:rsidR="00FB3555" w:rsidRPr="006F220B">
        <w:rPr>
          <w:rFonts w:ascii="Times New Roman" w:hAnsi="Times New Roman" w:cs="Times New Roman"/>
          <w:sz w:val="24"/>
          <w:szCs w:val="24"/>
          <w:lang w:eastAsia="en-GB" w:bidi="he-IL"/>
        </w:rPr>
        <w:t>. That is, instantiating an object by calling its related class constructor</w:t>
      </w:r>
      <w:r w:rsidRPr="006F220B">
        <w:rPr>
          <w:rFonts w:ascii="Times New Roman" w:hAnsi="Times New Roman" w:cs="Times New Roman"/>
          <w:sz w:val="24"/>
          <w:szCs w:val="24"/>
          <w:lang w:eastAsia="en-GB" w:bidi="he-IL"/>
        </w:rPr>
        <w:t xml:space="preserve"> </w:t>
      </w:r>
      <w:del w:id="979" w:author="LabTest" w:date="2011-07-27T11:48:00Z">
        <w:r w:rsidRPr="006F220B" w:rsidDel="006F220B">
          <w:rPr>
            <w:rFonts w:ascii="Times New Roman" w:hAnsi="Times New Roman" w:cs="Times New Roman"/>
            <w:sz w:val="24"/>
            <w:szCs w:val="24"/>
            <w:lang w:eastAsia="en-GB" w:bidi="he-IL"/>
          </w:rPr>
          <w:delText xml:space="preserve">in the </w:delText>
        </w:r>
        <w:commentRangeStart w:id="980"/>
        <w:commentRangeStart w:id="981"/>
        <w:r w:rsidRPr="006F220B" w:rsidDel="006F220B">
          <w:rPr>
            <w:rFonts w:ascii="Times New Roman" w:hAnsi="Times New Roman" w:cs="Times New Roman"/>
            <w:sz w:val="24"/>
            <w:szCs w:val="24"/>
            <w:lang w:eastAsia="en-GB" w:bidi="he-IL"/>
          </w:rPr>
          <w:delText>old fashion way</w:delText>
        </w:r>
        <w:commentRangeEnd w:id="980"/>
        <w:r w:rsidR="00701EA1" w:rsidRPr="006F220B" w:rsidDel="006F220B">
          <w:rPr>
            <w:rFonts w:ascii="Times New Roman" w:hAnsi="Times New Roman" w:cs="Times New Roman"/>
            <w:sz w:val="24"/>
            <w:szCs w:val="24"/>
            <w:lang w:eastAsia="en-GB" w:bidi="he-IL"/>
          </w:rPr>
          <w:commentReference w:id="980"/>
        </w:r>
      </w:del>
      <w:commentRangeEnd w:id="981"/>
      <w:del w:id="982" w:author="Unknown">
        <w:r w:rsidR="006F220B" w:rsidRPr="001B6685" w:rsidDel="006F220B">
          <w:rPr>
            <w:sz w:val="24"/>
            <w:szCs w:val="24"/>
            <w:lang w:eastAsia="en-GB"/>
          </w:rPr>
          <w:commentReference w:id="981"/>
        </w:r>
      </w:del>
      <w:ins w:id="983" w:author="LabTest" w:date="2011-07-27T11:48:00Z">
        <w:r w:rsidR="006F220B">
          <w:rPr>
            <w:rFonts w:ascii="Times New Roman" w:hAnsi="Times New Roman" w:cs="Times New Roman"/>
            <w:sz w:val="24"/>
            <w:szCs w:val="24"/>
            <w:lang w:eastAsia="en-GB" w:bidi="he-IL"/>
          </w:rPr>
          <w:t xml:space="preserve">as done </w:t>
        </w:r>
      </w:ins>
      <w:ins w:id="984" w:author="LabTest" w:date="2011-07-27T11:49:00Z">
        <w:r w:rsidR="0094168E">
          <w:rPr>
            <w:rFonts w:ascii="Times New Roman" w:hAnsi="Times New Roman" w:cs="Times New Roman"/>
            <w:sz w:val="24"/>
            <w:szCs w:val="24"/>
            <w:lang w:eastAsia="en-GB" w:bidi="he-IL"/>
          </w:rPr>
          <w:t>usually in Java or any other object oriented language</w:t>
        </w:r>
      </w:ins>
      <w:r w:rsidR="00FB3555" w:rsidRPr="006F220B">
        <w:rPr>
          <w:rFonts w:ascii="Times New Roman" w:hAnsi="Times New Roman" w:cs="Times New Roman"/>
          <w:sz w:val="24"/>
          <w:szCs w:val="24"/>
          <w:lang w:eastAsia="en-GB" w:bidi="he-IL"/>
        </w:rPr>
        <w:t xml:space="preserve">. This requires a deeper knowledge of the classes and wrapped library classes of </w:t>
      </w:r>
      <w:del w:id="985" w:author="Yael Ejgenberg" w:date="2011-07-26T20:04:00Z">
        <w:r w:rsidR="00FB3555" w:rsidRPr="006F220B" w:rsidDel="00701EA1">
          <w:rPr>
            <w:rFonts w:ascii="Times New Roman" w:hAnsi="Times New Roman" w:cs="Times New Roman"/>
            <w:sz w:val="24"/>
            <w:szCs w:val="24"/>
            <w:lang w:eastAsia="en-GB" w:bidi="he-IL"/>
          </w:rPr>
          <w:delText>SCAPI which</w:delText>
        </w:r>
      </w:del>
      <w:ins w:id="986" w:author="Yael Ejgenberg" w:date="2011-07-26T20:04:00Z">
        <w:r w:rsidR="00701EA1" w:rsidRPr="006F220B">
          <w:rPr>
            <w:rFonts w:ascii="Times New Roman" w:hAnsi="Times New Roman" w:cs="Times New Roman"/>
            <w:sz w:val="24"/>
            <w:szCs w:val="24"/>
            <w:lang w:eastAsia="en-GB" w:bidi="he-IL"/>
          </w:rPr>
          <w:t>SCAPI, which</w:t>
        </w:r>
      </w:ins>
      <w:r w:rsidR="00FB3555" w:rsidRPr="006F220B">
        <w:rPr>
          <w:rFonts w:ascii="Times New Roman" w:hAnsi="Times New Roman" w:cs="Times New Roman"/>
          <w:sz w:val="24"/>
          <w:szCs w:val="24"/>
          <w:lang w:eastAsia="en-GB" w:bidi="he-IL"/>
        </w:rPr>
        <w:t xml:space="preserve"> we do not assume from an external user.</w:t>
      </w:r>
      <w:ins w:id="987" w:author="LabTest" w:date="2011-07-27T11:51:00Z">
        <w:r w:rsidR="0094168E">
          <w:rPr>
            <w:rFonts w:ascii="Times New Roman" w:hAnsi="Times New Roman" w:cs="Times New Roman"/>
            <w:sz w:val="24"/>
            <w:szCs w:val="24"/>
            <w:lang w:eastAsia="en-GB" w:bidi="he-IL"/>
          </w:rPr>
          <w:t xml:space="preserve"> </w:t>
        </w:r>
      </w:ins>
      <w:r w:rsidR="00FB3555" w:rsidRPr="001B6685">
        <w:rPr>
          <w:rFonts w:ascii="Times New Roman" w:hAnsi="Times New Roman" w:cs="Times New Roman"/>
          <w:sz w:val="24"/>
          <w:szCs w:val="24"/>
          <w:lang w:eastAsia="en-GB" w:bidi="he-IL"/>
        </w:rPr>
        <w:t xml:space="preserve">A scenario where an internal user might want to use the direct approach may be in complex classes. Suppose that the user wants to create an Hkdf. Instead of passing the string of the Hmac and the underlying collision resistant </w:t>
      </w:r>
      <w:del w:id="988" w:author="Yael Ejgenberg" w:date="2011-07-26T20:04:00Z">
        <w:r w:rsidR="00FB3555" w:rsidRPr="001B6685" w:rsidDel="00701EA1">
          <w:rPr>
            <w:rFonts w:ascii="Times New Roman" w:hAnsi="Times New Roman" w:cs="Times New Roman"/>
            <w:sz w:val="24"/>
            <w:szCs w:val="24"/>
            <w:lang w:eastAsia="en-GB" w:bidi="he-IL"/>
          </w:rPr>
          <w:delText>hash</w:delText>
        </w:r>
      </w:del>
      <w:ins w:id="989" w:author="Yael Ejgenberg" w:date="2011-07-26T20:04:00Z">
        <w:r w:rsidR="00701EA1" w:rsidRPr="001B6685">
          <w:rPr>
            <w:rFonts w:ascii="Times New Roman" w:hAnsi="Times New Roman" w:cs="Times New Roman"/>
            <w:sz w:val="24"/>
            <w:szCs w:val="24"/>
            <w:lang w:eastAsia="en-GB" w:bidi="he-IL"/>
          </w:rPr>
          <w:t>hash,</w:t>
        </w:r>
      </w:ins>
      <w:r w:rsidR="00FB3555" w:rsidRPr="001B6685">
        <w:rPr>
          <w:rFonts w:ascii="Times New Roman" w:hAnsi="Times New Roman" w:cs="Times New Roman"/>
          <w:sz w:val="24"/>
          <w:szCs w:val="24"/>
          <w:lang w:eastAsia="en-GB" w:bidi="he-IL"/>
        </w:rPr>
        <w:t xml:space="preserve"> it may pass an already initialized and maybe already used object of Hmac. In these </w:t>
      </w:r>
      <w:del w:id="990" w:author="Yael Ejgenberg" w:date="2011-07-26T20:05:00Z">
        <w:r w:rsidR="00FB3555" w:rsidRPr="001B6685" w:rsidDel="00701EA1">
          <w:rPr>
            <w:rFonts w:ascii="Times New Roman" w:hAnsi="Times New Roman" w:cs="Times New Roman"/>
            <w:sz w:val="24"/>
            <w:szCs w:val="24"/>
            <w:lang w:eastAsia="en-GB" w:bidi="he-IL"/>
          </w:rPr>
          <w:delText>cases</w:delText>
        </w:r>
      </w:del>
      <w:ins w:id="991" w:author="Yael Ejgenberg" w:date="2011-07-26T20:05:00Z">
        <w:r w:rsidR="00701EA1" w:rsidRPr="001B6685">
          <w:rPr>
            <w:rFonts w:ascii="Times New Roman" w:hAnsi="Times New Roman" w:cs="Times New Roman"/>
            <w:sz w:val="24"/>
            <w:szCs w:val="24"/>
            <w:lang w:eastAsia="en-GB" w:bidi="he-IL"/>
          </w:rPr>
          <w:t>cases,</w:t>
        </w:r>
      </w:ins>
      <w:r w:rsidR="00FB3555" w:rsidRPr="001B6685">
        <w:rPr>
          <w:rFonts w:ascii="Times New Roman" w:hAnsi="Times New Roman" w:cs="Times New Roman"/>
          <w:sz w:val="24"/>
          <w:szCs w:val="24"/>
          <w:lang w:eastAsia="en-GB" w:bidi="he-IL"/>
        </w:rPr>
        <w:t xml:space="preserve"> </w:t>
      </w:r>
      <w:commentRangeStart w:id="992"/>
      <w:commentRangeStart w:id="993"/>
      <w:r w:rsidR="00FB3555" w:rsidRPr="001B6685">
        <w:rPr>
          <w:rFonts w:ascii="Times New Roman" w:hAnsi="Times New Roman" w:cs="Times New Roman"/>
          <w:sz w:val="24"/>
          <w:szCs w:val="24"/>
          <w:lang w:eastAsia="en-GB" w:bidi="he-IL"/>
        </w:rPr>
        <w:t xml:space="preserve">we </w:t>
      </w:r>
      <w:del w:id="994" w:author="LabTest" w:date="2011-07-27T11:50:00Z">
        <w:r w:rsidR="00FB3555" w:rsidRPr="001B6685" w:rsidDel="0094168E">
          <w:rPr>
            <w:rFonts w:ascii="Times New Roman" w:hAnsi="Times New Roman" w:cs="Times New Roman"/>
            <w:sz w:val="24"/>
            <w:szCs w:val="24"/>
            <w:lang w:eastAsia="en-GB" w:bidi="he-IL"/>
          </w:rPr>
          <w:delText xml:space="preserve">assume </w:delText>
        </w:r>
      </w:del>
      <w:commentRangeEnd w:id="992"/>
      <w:ins w:id="995" w:author="LabTest" w:date="2011-07-27T11:50:00Z">
        <w:r w:rsidR="0094168E" w:rsidRPr="001B6685">
          <w:rPr>
            <w:rFonts w:ascii="Times New Roman" w:hAnsi="Times New Roman" w:cs="Times New Roman"/>
            <w:sz w:val="24"/>
            <w:szCs w:val="24"/>
            <w:lang w:eastAsia="en-GB" w:bidi="he-IL"/>
          </w:rPr>
          <w:t xml:space="preserve">check </w:t>
        </w:r>
      </w:ins>
      <w:r w:rsidR="00701EA1" w:rsidRPr="001B6685">
        <w:rPr>
          <w:rFonts w:ascii="Times New Roman" w:hAnsi="Times New Roman" w:cs="Times New Roman"/>
          <w:sz w:val="24"/>
          <w:szCs w:val="24"/>
          <w:lang w:eastAsia="en-GB" w:bidi="he-IL"/>
        </w:rPr>
        <w:commentReference w:id="992"/>
      </w:r>
      <w:commentRangeEnd w:id="993"/>
      <w:r w:rsidR="0094168E" w:rsidRPr="001B6685">
        <w:rPr>
          <w:rFonts w:ascii="Times New Roman" w:hAnsi="Times New Roman" w:cs="Times New Roman"/>
          <w:sz w:val="24"/>
          <w:szCs w:val="24"/>
          <w:lang w:eastAsia="en-GB" w:bidi="he-IL"/>
        </w:rPr>
        <w:commentReference w:id="993"/>
      </w:r>
      <w:r w:rsidR="00FB3555" w:rsidRPr="001B6685">
        <w:rPr>
          <w:rFonts w:ascii="Times New Roman" w:hAnsi="Times New Roman" w:cs="Times New Roman"/>
          <w:sz w:val="24"/>
          <w:szCs w:val="24"/>
          <w:lang w:eastAsia="en-GB" w:bidi="he-IL"/>
        </w:rPr>
        <w:t>that the passed object is initialized and otherwise throw an exception.</w:t>
      </w:r>
      <w:r w:rsidR="009126FC" w:rsidRPr="001B6685">
        <w:rPr>
          <w:rFonts w:ascii="Times New Roman" w:hAnsi="Times New Roman" w:cs="Times New Roman"/>
          <w:sz w:val="24"/>
          <w:szCs w:val="24"/>
          <w:lang w:eastAsia="en-GB" w:bidi="he-IL"/>
        </w:rPr>
        <w:t xml:space="preserve"> </w:t>
      </w:r>
    </w:p>
    <w:p w:rsidR="008B6F0F" w:rsidRPr="008B6F0F" w:rsidRDefault="008B6F0F" w:rsidP="008B6F0F">
      <w:pPr>
        <w:rPr>
          <w:lang w:eastAsia="en-GB"/>
        </w:rPr>
      </w:pPr>
    </w:p>
    <w:p w:rsidR="003866CC" w:rsidRDefault="00241C9F" w:rsidP="00586DBA">
      <w:pPr>
        <w:pStyle w:val="Heading3"/>
        <w:numPr>
          <w:ilvl w:val="2"/>
          <w:numId w:val="11"/>
        </w:numPr>
      </w:pPr>
      <w:bookmarkStart w:id="996" w:name="_Toc315173357"/>
      <w:r>
        <w:t>Solution</w:t>
      </w:r>
      <w:bookmarkEnd w:id="996"/>
    </w:p>
    <w:p w:rsidR="003866CC" w:rsidRDefault="003866CC" w:rsidP="003866CC">
      <w:pPr>
        <w:rPr>
          <w:ins w:id="997" w:author="LabTest" w:date="2011-07-27T12:11:00Z"/>
        </w:rPr>
      </w:pPr>
      <w:ins w:id="998" w:author="LabTest" w:date="2011-07-27T12:11:00Z">
        <w:r>
          <w:t>We provide both options of creating algorithm objects in SCAPI, that is</w:t>
        </w:r>
      </w:ins>
      <w:r w:rsidR="00D018B5">
        <w:t>,</w:t>
      </w:r>
      <w:ins w:id="999" w:author="LabTest" w:date="2011-07-27T12:11:00Z">
        <w:r>
          <w:t xml:space="preserve"> the direct approach for the external user and the general tool for the internal user.</w:t>
        </w:r>
      </w:ins>
    </w:p>
    <w:p w:rsidR="00AF7117" w:rsidRDefault="003866CC" w:rsidP="00D018B5">
      <w:pPr>
        <w:rPr>
          <w:lang w:eastAsia="en-GB"/>
        </w:rPr>
      </w:pPr>
      <w:ins w:id="1000" w:author="LabTest" w:date="2011-07-27T12:12:00Z">
        <w:r>
          <w:t xml:space="preserve">For the internal user, a simple class can be instantiated via a call to the empty constructor. </w:t>
        </w:r>
      </w:ins>
      <w:ins w:id="1001" w:author="LabTest" w:date="2011-07-27T12:13:00Z">
        <w:r>
          <w:t>For complex classes we also supply a constructor that can get the inner underlying object</w:t>
        </w:r>
      </w:ins>
      <w:ins w:id="1002" w:author="LabTest" w:date="2011-07-27T12:14:00Z">
        <w:r>
          <w:t xml:space="preserve"> or objects</w:t>
        </w:r>
      </w:ins>
      <w:ins w:id="1003" w:author="LabTest" w:date="2011-07-27T12:13:00Z">
        <w:r>
          <w:t>.</w:t>
        </w:r>
      </w:ins>
      <w:ins w:id="1004" w:author="LabTest" w:date="2011-07-27T12:14:00Z">
        <w:r>
          <w:t xml:space="preserve"> We provide such a constructor even if the implemented complex element is taken from a library</w:t>
        </w:r>
      </w:ins>
      <w:ins w:id="1005" w:author="LabTest" w:date="2011-07-27T12:15:00Z">
        <w:r>
          <w:t xml:space="preserve">. For example, </w:t>
        </w:r>
      </w:ins>
      <w:r w:rsidR="00D018B5">
        <w:t>w</w:t>
      </w:r>
      <w:ins w:id="1006" w:author="LabTest" w:date="2011-07-27T12:15:00Z">
        <w:r>
          <w:t xml:space="preserve">e provide a constructor that gets a TargetCollisionResistant hash </w:t>
        </w:r>
      </w:ins>
      <w:ins w:id="1007" w:author="LabTest" w:date="2011-07-27T12:16:00Z">
        <w:r>
          <w:t xml:space="preserve">for BcHmac even though it </w:t>
        </w:r>
      </w:ins>
      <w:ins w:id="1008" w:author="LabTest" w:date="2011-07-27T12:17:00Z">
        <w:r>
          <w:t>need</w:t>
        </w:r>
      </w:ins>
      <w:r w:rsidR="00D018B5">
        <w:t>s</w:t>
      </w:r>
      <w:ins w:id="1009" w:author="LabTest" w:date="2011-07-27T12:17:00Z">
        <w:r>
          <w:t xml:space="preserve"> to create a digest.</w:t>
        </w:r>
        <w:r w:rsidRPr="003866CC">
          <w:t xml:space="preserve"> </w:t>
        </w:r>
        <w:r>
          <w:t>In that case, BcHmac will retrieve the required parameters to create the related digest</w:t>
        </w:r>
      </w:ins>
      <w:ins w:id="1010" w:author="LabTest" w:date="2011-07-27T12:18:00Z">
        <w:r>
          <w:t>.</w:t>
        </w:r>
      </w:ins>
      <w:r w:rsidR="00D018B5">
        <w:t xml:space="preserve"> </w:t>
      </w:r>
      <w:del w:id="1011" w:author="LabTest" w:date="2011-07-27T12:18:00Z">
        <w:r w:rsidR="00AF7117" w:rsidDel="003866CC">
          <w:delText xml:space="preserve">We provide </w:delText>
        </w:r>
        <w:commentRangeStart w:id="1012"/>
        <w:commentRangeStart w:id="1013"/>
        <w:r w:rsidR="00AF7117" w:rsidDel="003866CC">
          <w:delText xml:space="preserve">both solutions </w:delText>
        </w:r>
        <w:commentRangeEnd w:id="1012"/>
        <w:r w:rsidR="00AF7117" w:rsidDel="003866CC">
          <w:rPr>
            <w:rStyle w:val="CommentReference"/>
          </w:rPr>
          <w:commentReference w:id="1012"/>
        </w:r>
      </w:del>
      <w:commentRangeEnd w:id="1013"/>
      <w:r>
        <w:rPr>
          <w:rStyle w:val="CommentReference"/>
        </w:rPr>
        <w:commentReference w:id="1013"/>
      </w:r>
      <w:del w:id="1014" w:author="LabTest" w:date="2011-07-27T12:18:00Z">
        <w:r w:rsidR="00AF7117" w:rsidDel="003866CC">
          <w:delText>even if the implemented complex element is taken from a library. Although the concrete passed hash object for BcHmac for example does not make sense since we need to create a digest. In that case, BcHmac will retrieve the requires</w:delText>
        </w:r>
      </w:del>
      <w:ins w:id="1015" w:author="Yael Ejgenberg" w:date="2011-07-26T20:18:00Z">
        <w:del w:id="1016" w:author="LabTest" w:date="2011-07-27T12:18:00Z">
          <w:r w:rsidR="00AF7117" w:rsidDel="003866CC">
            <w:delText>d</w:delText>
          </w:r>
        </w:del>
      </w:ins>
      <w:del w:id="1017" w:author="LabTest" w:date="2011-07-27T12:18:00Z">
        <w:r w:rsidR="00AF7117" w:rsidDel="003866CC">
          <w:delText xml:space="preserve"> parameters to create the related digest. </w:delText>
        </w:r>
      </w:del>
      <w:commentRangeStart w:id="1018"/>
      <w:commentRangeStart w:id="1019"/>
      <w:r w:rsidR="00AF7117">
        <w:rPr>
          <w:lang w:eastAsia="en-GB"/>
        </w:rPr>
        <w:t xml:space="preserve">This is an example where the direct approach is not </w:t>
      </w:r>
      <w:ins w:id="1020" w:author="LabTest" w:date="2011-07-27T12:20:00Z">
        <w:r>
          <w:rPr>
            <w:lang w:eastAsia="en-GB"/>
          </w:rPr>
          <w:t>more efficient than using the general tool for the external user</w:t>
        </w:r>
      </w:ins>
      <w:r w:rsidR="00AF7117">
        <w:rPr>
          <w:lang w:eastAsia="en-GB"/>
        </w:rPr>
        <w:t>, however we allow this option for consistency.</w:t>
      </w:r>
      <w:commentRangeEnd w:id="1018"/>
      <w:r w:rsidR="00AF7117">
        <w:rPr>
          <w:rStyle w:val="CommentReference"/>
        </w:rPr>
        <w:commentReference w:id="1018"/>
      </w:r>
      <w:commentRangeEnd w:id="1019"/>
      <w:r w:rsidR="001E6BEA">
        <w:rPr>
          <w:rStyle w:val="CommentReference"/>
        </w:rPr>
        <w:commentReference w:id="1019"/>
      </w:r>
    </w:p>
    <w:p w:rsidR="00AF7117" w:rsidRDefault="00AF7117" w:rsidP="00AF7117">
      <w:pPr>
        <w:rPr>
          <w:lang w:eastAsia="en-GB"/>
        </w:rPr>
      </w:pPr>
    </w:p>
    <w:p w:rsidR="00A60D20" w:rsidRDefault="00A60D20" w:rsidP="00A60D20">
      <w:pPr>
        <w:rPr>
          <w:lang w:eastAsia="en-GB"/>
        </w:rPr>
      </w:pPr>
      <w:commentRangeStart w:id="1021"/>
      <w:r>
        <w:rPr>
          <w:lang w:eastAsia="en-GB"/>
        </w:rPr>
        <w:t xml:space="preserve">From this point onwards until the end of this section called </w:t>
      </w:r>
      <w:hyperlink w:anchor="_Creation_of_SCAPI_1" w:history="1">
        <w:r w:rsidRPr="00A60D20">
          <w:rPr>
            <w:rStyle w:val="Hyperlink"/>
            <w:lang w:eastAsia="en-GB"/>
          </w:rPr>
          <w:t>Creation of SCAPI objects</w:t>
        </w:r>
      </w:hyperlink>
      <w:r>
        <w:rPr>
          <w:lang w:eastAsia="en-GB"/>
        </w:rPr>
        <w:t>, we only consider the external user approach and only talk about the general tool that we call the factories.</w:t>
      </w:r>
      <w:commentRangeEnd w:id="1021"/>
      <w:r>
        <w:rPr>
          <w:rStyle w:val="CommentReference"/>
        </w:rPr>
        <w:commentReference w:id="1021"/>
      </w:r>
    </w:p>
    <w:p w:rsidR="00236473" w:rsidRDefault="001E6BEA" w:rsidP="001E6BEA">
      <w:pPr>
        <w:rPr>
          <w:lang w:eastAsia="en-GB"/>
        </w:rPr>
      </w:pPr>
      <w:r>
        <w:rPr>
          <w:lang w:eastAsia="en-GB"/>
        </w:rPr>
        <w:t>F</w:t>
      </w:r>
      <w:ins w:id="1022" w:author="LabTest" w:date="2011-07-27T11:57:00Z">
        <w:r>
          <w:rPr>
            <w:lang w:eastAsia="en-GB"/>
          </w:rPr>
          <w:t>or the external user</w:t>
        </w:r>
      </w:ins>
      <w:r>
        <w:rPr>
          <w:lang w:eastAsia="en-GB"/>
        </w:rPr>
        <w:t>,</w:t>
      </w:r>
      <w:ins w:id="1023" w:author="LabTest" w:date="2011-07-27T11:57:00Z">
        <w:r>
          <w:rPr>
            <w:lang w:eastAsia="en-GB"/>
          </w:rPr>
          <w:t xml:space="preserve"> </w:t>
        </w:r>
      </w:ins>
      <w:r>
        <w:rPr>
          <w:lang w:eastAsia="en-GB"/>
        </w:rPr>
        <w:t>w</w:t>
      </w:r>
      <w:r w:rsidR="008B6F0F">
        <w:rPr>
          <w:lang w:eastAsia="en-GB"/>
        </w:rPr>
        <w:t xml:space="preserve">e achieve </w:t>
      </w:r>
      <w:commentRangeStart w:id="1024"/>
      <w:commentRangeStart w:id="1025"/>
      <w:r w:rsidR="008B6F0F">
        <w:rPr>
          <w:lang w:eastAsia="en-GB"/>
        </w:rPr>
        <w:t xml:space="preserve">both goals </w:t>
      </w:r>
      <w:commentRangeEnd w:id="1024"/>
      <w:r w:rsidR="00701EA1">
        <w:rPr>
          <w:rStyle w:val="CommentReference"/>
        </w:rPr>
        <w:commentReference w:id="1024"/>
      </w:r>
      <w:commentRangeEnd w:id="1025"/>
      <w:r w:rsidR="00A60D20">
        <w:rPr>
          <w:rStyle w:val="CommentReference"/>
        </w:rPr>
        <w:commentReference w:id="1025"/>
      </w:r>
      <w:ins w:id="1026" w:author="LabTest" w:date="2011-07-27T11:57:00Z">
        <w:r w:rsidR="001B6685">
          <w:rPr>
            <w:lang w:eastAsia="en-GB"/>
          </w:rPr>
          <w:t xml:space="preserve"> </w:t>
        </w:r>
      </w:ins>
      <w:r w:rsidR="008B6F0F">
        <w:rPr>
          <w:lang w:eastAsia="en-GB"/>
        </w:rPr>
        <w:t xml:space="preserve">by having factory classes for each family of SCAPI primitive types as well as for Bouncy Castle types. For example, </w:t>
      </w:r>
      <w:r w:rsidR="00236473">
        <w:rPr>
          <w:lang w:eastAsia="en-GB"/>
        </w:rPr>
        <w:t>for all primitives that are a type</w:t>
      </w:r>
      <w:r w:rsidR="008B6F0F">
        <w:rPr>
          <w:lang w:eastAsia="en-GB"/>
        </w:rPr>
        <w:t xml:space="preserve"> </w:t>
      </w:r>
      <w:r w:rsidR="00236473">
        <w:rPr>
          <w:lang w:eastAsia="en-GB"/>
        </w:rPr>
        <w:t>of Pseudorandom Function, we have a PseudorandomFunctionFactory.</w:t>
      </w:r>
    </w:p>
    <w:p w:rsidR="008B6F0F" w:rsidRDefault="00236473" w:rsidP="00236473">
      <w:pPr>
        <w:rPr>
          <w:lang w:eastAsia="en-GB"/>
        </w:rPr>
      </w:pPr>
      <w:r>
        <w:rPr>
          <w:lang w:eastAsia="en-GB"/>
        </w:rPr>
        <w:t>The first goal is achieved by having each factory have two main methods:</w:t>
      </w:r>
    </w:p>
    <w:p w:rsidR="00236473" w:rsidRDefault="00236473" w:rsidP="002C4EFA">
      <w:pPr>
        <w:pStyle w:val="ListParagraph"/>
        <w:numPr>
          <w:ilvl w:val="0"/>
          <w:numId w:val="17"/>
        </w:numPr>
        <w:rPr>
          <w:lang w:eastAsia="en-GB"/>
        </w:rPr>
      </w:pPr>
      <w:r>
        <w:rPr>
          <w:lang w:eastAsia="en-GB"/>
        </w:rPr>
        <w:t>getObject(String algName, String provider)</w:t>
      </w:r>
    </w:p>
    <w:p w:rsidR="00241C9F" w:rsidRDefault="00236473" w:rsidP="002C4EFA">
      <w:pPr>
        <w:pStyle w:val="ListParagraph"/>
        <w:numPr>
          <w:ilvl w:val="0"/>
          <w:numId w:val="17"/>
        </w:numPr>
        <w:rPr>
          <w:lang w:eastAsia="en-GB"/>
        </w:rPr>
      </w:pPr>
      <w:r>
        <w:rPr>
          <w:lang w:eastAsia="en-GB"/>
        </w:rPr>
        <w:lastRenderedPageBreak/>
        <w:t>getObject(String algName)</w:t>
      </w:r>
    </w:p>
    <w:p w:rsidR="00236473" w:rsidRDefault="00236473" w:rsidP="00241C9F">
      <w:pPr>
        <w:rPr>
          <w:lang w:eastAsia="en-GB"/>
        </w:rPr>
      </w:pPr>
      <w:r>
        <w:rPr>
          <w:lang w:eastAsia="en-GB"/>
        </w:rPr>
        <w:t>With these methods, we give the external user different levels of access to the implementations of the primitives. With the first method the user not only requests a specific algorithm but also specifies the library (provider) from which she wants the implementation. With the second method, the user relies on SCAPI to return as a default implementation one that it considers the best.</w:t>
      </w:r>
    </w:p>
    <w:p w:rsidR="001703F5" w:rsidRPr="0032228F" w:rsidRDefault="001703F5" w:rsidP="001703F5">
      <w:r w:rsidRPr="0032228F">
        <w:t xml:space="preserve">The secondary goal is achieved by allowing the argument algName (String) to be composed of a </w:t>
      </w:r>
      <w:r>
        <w:t>series</w:t>
      </w:r>
      <w:r w:rsidRPr="0032228F">
        <w:t xml:space="preserve"> of the names of the classes needed by a complex class (as defined above). </w:t>
      </w:r>
      <w:r>
        <w:t>We process/parse the string in a manner similar to the processing of a native language function where the leftmost element is the function and the other elements are parameters. In our case, the leftmost element is the main algorithm and the elements in the parenthesis (if the main algorithm is complex) are inner sub algorithms which are the main algorithm input separated in commas. Note that, a sub algorithm may recursively also be complex and thus will get its arguments in additional parenthesis. A typical algName would look like the following string.</w:t>
      </w:r>
      <w:r w:rsidRPr="0032228F">
        <w:t xml:space="preserve"> </w:t>
      </w:r>
      <w:r>
        <w:t>"</w:t>
      </w:r>
      <w:r w:rsidRPr="0032228F">
        <w:t>alg1Name</w:t>
      </w:r>
      <w:r>
        <w:t>(</w:t>
      </w:r>
      <w:r w:rsidRPr="0032228F">
        <w:t>alg2Name</w:t>
      </w:r>
      <w:r>
        <w:t>,alg3Name(alg4Name, …,alg</w:t>
      </w:r>
      <w:r w:rsidRPr="0032228F">
        <w:rPr>
          <w:i/>
          <w:iCs/>
        </w:rPr>
        <w:t>n</w:t>
      </w:r>
      <w:r>
        <w:t>Name)</w:t>
      </w:r>
      <w:r w:rsidR="00D91F71">
        <w:t>)</w:t>
      </w:r>
      <w:r>
        <w:t>"</w:t>
      </w:r>
      <w:r w:rsidRPr="0032228F">
        <w:t> </w:t>
      </w:r>
      <w:r>
        <w:t xml:space="preserve">. </w:t>
      </w:r>
    </w:p>
    <w:p w:rsidR="001703F5" w:rsidRPr="0032228F" w:rsidRDefault="001703F5" w:rsidP="001703F5">
      <w:r w:rsidRPr="0032228F">
        <w:t>To make the use of the factories tool possible we have three basic requirements from a complex class.</w:t>
      </w:r>
    </w:p>
    <w:p w:rsidR="001703F5" w:rsidRPr="0032228F" w:rsidRDefault="001703F5" w:rsidP="001E6BEA">
      <w:pPr>
        <w:ind w:left="720"/>
      </w:pPr>
      <w:r w:rsidRPr="0032228F">
        <w:rPr>
          <w:rFonts w:ascii="Symbol" w:hAnsi="Symbol"/>
        </w:rPr>
        <w:t></w:t>
      </w:r>
      <w:r w:rsidRPr="0032228F">
        <w:rPr>
          <w:sz w:val="14"/>
          <w:szCs w:val="14"/>
        </w:rPr>
        <w:t xml:space="preserve">                     </w:t>
      </w:r>
      <w:r w:rsidRPr="0032228F">
        <w:t>A complex class gets the underlying basic object</w:t>
      </w:r>
      <w:r>
        <w:t>s</w:t>
      </w:r>
      <w:r w:rsidRPr="0032228F">
        <w:t xml:space="preserve"> name</w:t>
      </w:r>
      <w:r>
        <w:t>s</w:t>
      </w:r>
      <w:r w:rsidRPr="0032228F">
        <w:t xml:space="preserve"> in the constructor</w:t>
      </w:r>
      <w:del w:id="1027" w:author="LabTest" w:date="2011-07-27T12:25:00Z">
        <w:r w:rsidRPr="0032228F" w:rsidDel="001E6BEA">
          <w:delText xml:space="preserve"> </w:delText>
        </w:r>
        <w:commentRangeStart w:id="1028"/>
        <w:commentRangeStart w:id="1029"/>
        <w:r w:rsidRPr="0032228F" w:rsidDel="001E6BEA">
          <w:delText>and not the object</w:delText>
        </w:r>
        <w:r w:rsidDel="001E6BEA">
          <w:delText>s</w:delText>
        </w:r>
        <w:r w:rsidRPr="0032228F" w:rsidDel="001E6BEA">
          <w:delText xml:space="preserve"> </w:delText>
        </w:r>
        <w:r w:rsidDel="001E6BEA">
          <w:delText>themselves</w:delText>
        </w:r>
        <w:commentRangeEnd w:id="1028"/>
        <w:r w:rsidR="004A34D9" w:rsidDel="001E6BEA">
          <w:rPr>
            <w:rStyle w:val="CommentReference"/>
          </w:rPr>
          <w:commentReference w:id="1028"/>
        </w:r>
        <w:commentRangeEnd w:id="1029"/>
        <w:r w:rsidR="001E6BEA" w:rsidDel="001E6BEA">
          <w:rPr>
            <w:rStyle w:val="CommentReference"/>
          </w:rPr>
          <w:commentReference w:id="1029"/>
        </w:r>
        <w:r w:rsidRPr="0032228F" w:rsidDel="001E6BEA">
          <w:delText>.</w:delText>
        </w:r>
        <w:r w:rsidR="008A099F" w:rsidDel="001E6BEA">
          <w:delText xml:space="preserve"> The concrete initialized objects may be passed by an internal user to a different constructor.</w:delText>
        </w:r>
        <w:r w:rsidR="0055618E" w:rsidDel="001E6BEA">
          <w:delText xml:space="preserve"> For consistency, any </w:delText>
        </w:r>
        <w:r w:rsidR="00B02C88" w:rsidDel="001E6BEA">
          <w:delText xml:space="preserve">complex </w:delText>
        </w:r>
        <w:r w:rsidR="0055618E" w:rsidDel="001E6BEA">
          <w:delText xml:space="preserve">object </w:delText>
        </w:r>
        <w:r w:rsidR="00B02C88" w:rsidDel="001E6BEA">
          <w:delText>consists of both constructors</w:delText>
        </w:r>
      </w:del>
      <w:r w:rsidR="00B02C88">
        <w:t>.</w:t>
      </w:r>
    </w:p>
    <w:p w:rsidR="001703F5" w:rsidRPr="0032228F" w:rsidRDefault="001703F5" w:rsidP="001703F5">
      <w:pPr>
        <w:ind w:left="720"/>
      </w:pPr>
      <w:r w:rsidRPr="0032228F">
        <w:rPr>
          <w:rFonts w:ascii="Symbol" w:hAnsi="Symbol"/>
        </w:rPr>
        <w:t></w:t>
      </w:r>
      <w:r w:rsidRPr="0032228F">
        <w:rPr>
          <w:sz w:val="14"/>
          <w:szCs w:val="14"/>
        </w:rPr>
        <w:t xml:space="preserve">                     </w:t>
      </w:r>
      <w:r w:rsidRPr="0032228F">
        <w:t>It is the responsibility of a complex class to use the factories in order to create the inner object</w:t>
      </w:r>
      <w:r>
        <w:t>s</w:t>
      </w:r>
      <w:r w:rsidRPr="0032228F">
        <w:t xml:space="preserve"> from the passed string algorithm name</w:t>
      </w:r>
      <w:r>
        <w:t>s</w:t>
      </w:r>
      <w:r w:rsidRPr="0032228F">
        <w:t>.</w:t>
      </w:r>
    </w:p>
    <w:p w:rsidR="001703F5" w:rsidRDefault="001703F5" w:rsidP="001703F5">
      <w:pPr>
        <w:ind w:left="720"/>
      </w:pPr>
      <w:r w:rsidRPr="0032228F">
        <w:rPr>
          <w:rFonts w:ascii="Symbol" w:hAnsi="Symbol"/>
        </w:rPr>
        <w:t></w:t>
      </w:r>
      <w:r w:rsidRPr="0032228F">
        <w:rPr>
          <w:sz w:val="14"/>
          <w:szCs w:val="14"/>
        </w:rPr>
        <w:t xml:space="preserve">                     </w:t>
      </w:r>
      <w:r w:rsidRPr="0032228F">
        <w:t>It is the responsibility of the complex class to init the inner object</w:t>
      </w:r>
      <w:r>
        <w:t>s</w:t>
      </w:r>
      <w:r w:rsidRPr="0032228F">
        <w:t xml:space="preserve"> by calling the init function of </w:t>
      </w:r>
      <w:r>
        <w:t>each</w:t>
      </w:r>
      <w:r w:rsidRPr="0032228F">
        <w:t xml:space="preserve"> inner class from the init function of the complex class.</w:t>
      </w:r>
    </w:p>
    <w:p w:rsidR="00AF7117" w:rsidRDefault="00AF7117" w:rsidP="001703F5">
      <w:pPr>
        <w:rPr>
          <w:rStyle w:val="CommentReference"/>
        </w:rPr>
      </w:pPr>
    </w:p>
    <w:p w:rsidR="001703F5" w:rsidRDefault="001703F5" w:rsidP="001703F5">
      <w:r w:rsidRPr="0032228F">
        <w:t>Consider the following example. Suppose we have a complex class that uses another complex class, the creation of object</w:t>
      </w:r>
      <w:r>
        <w:t>s</w:t>
      </w:r>
      <w:r w:rsidRPr="0032228F">
        <w:t xml:space="preserve"> will be done recursively. Let </w:t>
      </w:r>
      <w:r>
        <w:t>"</w:t>
      </w:r>
      <w:r w:rsidRPr="0032228F">
        <w:t>alg1Name</w:t>
      </w:r>
      <w:r>
        <w:t>(</w:t>
      </w:r>
      <w:r w:rsidRPr="0032228F">
        <w:t>alg2Name</w:t>
      </w:r>
      <w:r>
        <w:t>,alg3Name(alg4Name, alg</w:t>
      </w:r>
      <w:r>
        <w:rPr>
          <w:i/>
          <w:iCs/>
        </w:rPr>
        <w:t>5</w:t>
      </w:r>
      <w:r>
        <w:t>Name)</w:t>
      </w:r>
      <w:r w:rsidR="00D91F71">
        <w:t>)</w:t>
      </w:r>
      <w:r>
        <w:t>"</w:t>
      </w:r>
      <w:r w:rsidRPr="0032228F">
        <w:t xml:space="preserve">  be a string that indicates that alg1 complex class uses alg2 </w:t>
      </w:r>
      <w:r>
        <w:t>simple</w:t>
      </w:r>
      <w:r w:rsidRPr="0032228F">
        <w:t xml:space="preserve"> class </w:t>
      </w:r>
      <w:r>
        <w:t xml:space="preserve">and </w:t>
      </w:r>
      <w:r w:rsidRPr="0032228F">
        <w:t xml:space="preserve">alg3 </w:t>
      </w:r>
      <w:r>
        <w:t>complex class</w:t>
      </w:r>
      <w:r w:rsidRPr="0032228F">
        <w:t>. When the user calls the factory to create alg1 by passing "alg1Name</w:t>
      </w:r>
      <w:r>
        <w:t>(</w:t>
      </w:r>
      <w:r w:rsidRPr="0032228F">
        <w:t>alg2Name</w:t>
      </w:r>
      <w:r>
        <w:t>,alg3Name(alg4Name, alg</w:t>
      </w:r>
      <w:r>
        <w:rPr>
          <w:i/>
          <w:iCs/>
        </w:rPr>
        <w:t>5</w:t>
      </w:r>
      <w:r>
        <w:t>Name)</w:t>
      </w:r>
      <w:r w:rsidR="00D91F71">
        <w:t>)</w:t>
      </w:r>
      <w:r w:rsidRPr="0032228F">
        <w:t xml:space="preserve">", the factory will create alg1 </w:t>
      </w:r>
      <w:r>
        <w:t>by calling the related alg1 class constructor with the two string arguments "</w:t>
      </w:r>
      <w:r w:rsidRPr="0032228F">
        <w:t>alg2Name</w:t>
      </w:r>
      <w:r>
        <w:t xml:space="preserve">" and </w:t>
      </w:r>
      <w:r w:rsidRPr="0032228F">
        <w:t xml:space="preserve"> </w:t>
      </w:r>
      <w:r>
        <w:t>"</w:t>
      </w:r>
      <w:r w:rsidRPr="00B96700">
        <w:t xml:space="preserve"> </w:t>
      </w:r>
      <w:r>
        <w:t>alg3Name(alg4Name, alg</w:t>
      </w:r>
      <w:r>
        <w:rPr>
          <w:i/>
          <w:iCs/>
        </w:rPr>
        <w:t>5</w:t>
      </w:r>
      <w:r>
        <w:t xml:space="preserve">Name)". Note that alg1 MUST have a constructor that can receive two strings, otherwise; the creation of this object will fail. </w:t>
      </w:r>
    </w:p>
    <w:p w:rsidR="008350E5" w:rsidRDefault="001703F5" w:rsidP="00D91F71">
      <w:pPr>
        <w:rPr>
          <w:lang w:eastAsia="en-GB"/>
        </w:rPr>
      </w:pPr>
      <w:r>
        <w:t>In the constructor of</w:t>
      </w:r>
      <w:r w:rsidRPr="0032228F">
        <w:t xml:space="preserve"> </w:t>
      </w:r>
      <w:r>
        <w:t>a</w:t>
      </w:r>
      <w:r w:rsidRPr="0032228F">
        <w:t>lg1</w:t>
      </w:r>
      <w:r>
        <w:t>, alg1</w:t>
      </w:r>
      <w:r w:rsidRPr="0032228F">
        <w:t xml:space="preserve"> will call the factory again to create </w:t>
      </w:r>
      <w:r>
        <w:t>the two sub</w:t>
      </w:r>
      <w:r w:rsidR="00D91F71">
        <w:t>-</w:t>
      </w:r>
      <w:r>
        <w:t>algorithms alg2 and alg3. Alg2 is a simple class and thus receives no arguments. The factory will call alg2 empty constructor.</w:t>
      </w:r>
      <w:r w:rsidRPr="0032228F">
        <w:t xml:space="preserve"> </w:t>
      </w:r>
      <w:r>
        <w:t xml:space="preserve">Since alg3 is also complex the constructor of alg3 which receives </w:t>
      </w:r>
      <w:r w:rsidR="00D91F71">
        <w:t>two</w:t>
      </w:r>
      <w:r>
        <w:t xml:space="preserve"> strings will call t</w:t>
      </w:r>
      <w:r w:rsidRPr="0032228F">
        <w:t xml:space="preserve">he factory </w:t>
      </w:r>
      <w:r>
        <w:t xml:space="preserve">again to create </w:t>
      </w:r>
      <w:r w:rsidRPr="0032228F">
        <w:t>alg</w:t>
      </w:r>
      <w:r>
        <w:t>4 and alg5 simple algorithms (Note that, alg4 and alg5 may also be complex (not in this example) and may also recursively use other complex classes).</w:t>
      </w:r>
    </w:p>
    <w:p w:rsidR="00710746" w:rsidRDefault="00710746" w:rsidP="00710746">
      <w:pPr>
        <w:rPr>
          <w:lang w:eastAsia="en-GB"/>
        </w:rPr>
      </w:pPr>
    </w:p>
    <w:p w:rsidR="006D2352" w:rsidRDefault="006D2352" w:rsidP="001703F5">
      <w:pPr>
        <w:rPr>
          <w:lang w:eastAsia="en-GB"/>
        </w:rPr>
      </w:pPr>
      <w:r>
        <w:rPr>
          <w:lang w:eastAsia="en-GB"/>
        </w:rPr>
        <w:t>The classes of this layer and from other layer</w:t>
      </w:r>
      <w:r w:rsidR="00300D87">
        <w:rPr>
          <w:lang w:eastAsia="en-GB"/>
        </w:rPr>
        <w:t>s</w:t>
      </w:r>
      <w:r>
        <w:rPr>
          <w:lang w:eastAsia="en-GB"/>
        </w:rPr>
        <w:t xml:space="preserve"> within the SCAPI project </w:t>
      </w:r>
      <w:r w:rsidR="00710746">
        <w:rPr>
          <w:lang w:eastAsia="en-GB"/>
        </w:rPr>
        <w:t>are not obliged to</w:t>
      </w:r>
      <w:r>
        <w:rPr>
          <w:lang w:eastAsia="en-GB"/>
        </w:rPr>
        <w:t xml:space="preserve"> use the </w:t>
      </w:r>
      <w:r w:rsidR="006278B1">
        <w:rPr>
          <w:lang w:eastAsia="en-GB"/>
        </w:rPr>
        <w:t>factories;</w:t>
      </w:r>
      <w:r>
        <w:rPr>
          <w:lang w:eastAsia="en-GB"/>
        </w:rPr>
        <w:t xml:space="preserve"> </w:t>
      </w:r>
      <w:r w:rsidR="008D4706">
        <w:rPr>
          <w:lang w:eastAsia="en-GB"/>
        </w:rPr>
        <w:t xml:space="preserve">direct </w:t>
      </w:r>
      <w:r>
        <w:rPr>
          <w:lang w:eastAsia="en-GB"/>
        </w:rPr>
        <w:t>call to the concrete classes of the package</w:t>
      </w:r>
      <w:r w:rsidR="008D4706">
        <w:rPr>
          <w:lang w:eastAsia="en-GB"/>
        </w:rPr>
        <w:t xml:space="preserve"> is possible</w:t>
      </w:r>
      <w:r w:rsidR="006278B1">
        <w:rPr>
          <w:lang w:eastAsia="en-GB"/>
        </w:rPr>
        <w:t xml:space="preserve"> as explained in section </w:t>
      </w:r>
      <w:hyperlink w:anchor="_Direct_object_instantiation" w:history="1">
        <w:r w:rsidR="006278B1" w:rsidRPr="006278B1">
          <w:rPr>
            <w:rStyle w:val="Hyperlink"/>
            <w:lang w:eastAsia="en-GB"/>
          </w:rPr>
          <w:t>4.5.1</w:t>
        </w:r>
      </w:hyperlink>
      <w:r w:rsidR="006278B1">
        <w:rPr>
          <w:lang w:eastAsia="en-GB"/>
        </w:rPr>
        <w:t xml:space="preserve">. However, we stress that an external user </w:t>
      </w:r>
      <w:r w:rsidR="001703F5">
        <w:rPr>
          <w:lang w:eastAsia="en-GB"/>
        </w:rPr>
        <w:t>should not</w:t>
      </w:r>
      <w:r w:rsidR="006278B1">
        <w:rPr>
          <w:lang w:eastAsia="en-GB"/>
        </w:rPr>
        <w:t xml:space="preserve"> instantiate any concrete class directly, but </w:t>
      </w:r>
      <w:r w:rsidR="001703F5">
        <w:rPr>
          <w:lang w:eastAsia="en-GB"/>
        </w:rPr>
        <w:t>is strongly advice</w:t>
      </w:r>
      <w:r w:rsidR="006278B1">
        <w:rPr>
          <w:lang w:eastAsia="en-GB"/>
        </w:rPr>
        <w:t xml:space="preserve"> to use the factories.</w:t>
      </w:r>
      <w:r w:rsidR="001703F5">
        <w:rPr>
          <w:lang w:eastAsia="en-GB"/>
        </w:rPr>
        <w:t xml:space="preserve"> </w:t>
      </w:r>
    </w:p>
    <w:p w:rsidR="00197ABB" w:rsidRDefault="00197ABB">
      <w:pPr>
        <w:autoSpaceDE/>
        <w:autoSpaceDN/>
        <w:adjustRightInd/>
        <w:rPr>
          <w:lang w:eastAsia="en-GB"/>
        </w:rPr>
      </w:pPr>
    </w:p>
    <w:p w:rsidR="009C3C5A" w:rsidRDefault="009C3C5A">
      <w:pPr>
        <w:autoSpaceDE/>
        <w:autoSpaceDN/>
        <w:adjustRightInd/>
        <w:rPr>
          <w:b/>
          <w:bCs/>
          <w:sz w:val="26"/>
          <w:szCs w:val="18"/>
        </w:rPr>
      </w:pPr>
    </w:p>
    <w:p w:rsidR="00A27CD0" w:rsidRPr="00A27CD0" w:rsidRDefault="00197ABB" w:rsidP="00586DBA">
      <w:pPr>
        <w:pStyle w:val="Heading3"/>
        <w:numPr>
          <w:ilvl w:val="2"/>
          <w:numId w:val="11"/>
        </w:numPr>
      </w:pPr>
      <w:r>
        <w:lastRenderedPageBreak/>
        <w:t xml:space="preserve"> </w:t>
      </w:r>
      <w:bookmarkStart w:id="1030" w:name="_Toc315173358"/>
      <w:r>
        <w:t>Static view</w:t>
      </w:r>
      <w:bookmarkEnd w:id="1030"/>
    </w:p>
    <w:p w:rsidR="001349DB" w:rsidRPr="003066CC" w:rsidRDefault="003066CC" w:rsidP="00586DBA">
      <w:pPr>
        <w:pStyle w:val="Heading4"/>
        <w:numPr>
          <w:ilvl w:val="0"/>
          <w:numId w:val="0"/>
        </w:numPr>
        <w:ind w:left="1429"/>
      </w:pPr>
      <w:bookmarkStart w:id="1031" w:name="_Toc315173359"/>
      <w:r w:rsidRPr="003066CC">
        <w:t xml:space="preserve">5.7.3.1 </w:t>
      </w:r>
      <w:r w:rsidR="001349DB" w:rsidRPr="003066CC">
        <w:t>Classes</w:t>
      </w:r>
      <w:bookmarkEnd w:id="1031"/>
    </w:p>
    <w:p w:rsidR="003A7042" w:rsidRPr="001349DB" w:rsidRDefault="003A7042" w:rsidP="008F008C">
      <w:pPr>
        <w:pStyle w:val="ListParagraph"/>
        <w:keepNext/>
        <w:keepLines/>
        <w:numPr>
          <w:ilvl w:val="1"/>
          <w:numId w:val="31"/>
        </w:numPr>
        <w:spacing w:before="240" w:after="240"/>
        <w:outlineLvl w:val="1"/>
        <w:rPr>
          <w:b/>
          <w:bCs/>
          <w:vanish/>
          <w:sz w:val="28"/>
          <w:lang w:eastAsia="en-GB"/>
        </w:rPr>
      </w:pPr>
      <w:bookmarkStart w:id="1032" w:name="_Toc283907105"/>
      <w:bookmarkStart w:id="1033" w:name="_Toc283908958"/>
      <w:bookmarkStart w:id="1034" w:name="_Toc287350694"/>
      <w:bookmarkStart w:id="1035" w:name="_Toc289002233"/>
      <w:bookmarkStart w:id="1036" w:name="_Toc289002362"/>
      <w:bookmarkStart w:id="1037" w:name="_Toc289956279"/>
      <w:bookmarkStart w:id="1038" w:name="_Toc296853770"/>
      <w:bookmarkStart w:id="1039" w:name="_Toc298923973"/>
      <w:bookmarkStart w:id="1040" w:name="_Toc301769204"/>
      <w:bookmarkStart w:id="1041" w:name="_Toc305321040"/>
      <w:bookmarkStart w:id="1042" w:name="_Toc305321170"/>
      <w:bookmarkStart w:id="1043" w:name="_Toc305321300"/>
      <w:bookmarkStart w:id="1044" w:name="_Toc305321504"/>
      <w:bookmarkStart w:id="1045" w:name="_Toc305323511"/>
      <w:bookmarkStart w:id="1046" w:name="_Toc305323685"/>
      <w:bookmarkStart w:id="1047" w:name="_Toc305323861"/>
      <w:bookmarkStart w:id="1048" w:name="_Toc311619825"/>
      <w:bookmarkStart w:id="1049" w:name="_Toc315168966"/>
      <w:bookmarkStart w:id="1050" w:name="_Toc315169143"/>
      <w:bookmarkStart w:id="1051" w:name="_Toc315173360"/>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p>
    <w:p w:rsidR="003A7042" w:rsidRPr="001349DB" w:rsidRDefault="003A7042" w:rsidP="008F008C">
      <w:pPr>
        <w:pStyle w:val="ListParagraph"/>
        <w:keepNext/>
        <w:keepLines/>
        <w:numPr>
          <w:ilvl w:val="1"/>
          <w:numId w:val="31"/>
        </w:numPr>
        <w:spacing w:before="240" w:after="240"/>
        <w:outlineLvl w:val="1"/>
        <w:rPr>
          <w:b/>
          <w:bCs/>
          <w:vanish/>
          <w:sz w:val="28"/>
          <w:lang w:eastAsia="en-GB"/>
        </w:rPr>
      </w:pPr>
      <w:bookmarkStart w:id="1052" w:name="_Toc283907106"/>
      <w:bookmarkStart w:id="1053" w:name="_Toc283908959"/>
      <w:bookmarkStart w:id="1054" w:name="_Toc287350695"/>
      <w:bookmarkStart w:id="1055" w:name="_Toc289002234"/>
      <w:bookmarkStart w:id="1056" w:name="_Toc289002363"/>
      <w:bookmarkStart w:id="1057" w:name="_Toc289956280"/>
      <w:bookmarkStart w:id="1058" w:name="_Toc296853771"/>
      <w:bookmarkStart w:id="1059" w:name="_Toc298923974"/>
      <w:bookmarkStart w:id="1060" w:name="_Toc301769205"/>
      <w:bookmarkStart w:id="1061" w:name="_Toc305321041"/>
      <w:bookmarkStart w:id="1062" w:name="_Toc305321171"/>
      <w:bookmarkStart w:id="1063" w:name="_Toc305321301"/>
      <w:bookmarkStart w:id="1064" w:name="_Toc305321505"/>
      <w:bookmarkStart w:id="1065" w:name="_Toc305323512"/>
      <w:bookmarkStart w:id="1066" w:name="_Toc305323686"/>
      <w:bookmarkStart w:id="1067" w:name="_Toc305323862"/>
      <w:bookmarkStart w:id="1068" w:name="_Toc311619826"/>
      <w:bookmarkStart w:id="1069" w:name="_Toc315168967"/>
      <w:bookmarkStart w:id="1070" w:name="_Toc315169144"/>
      <w:bookmarkStart w:id="1071" w:name="_Toc31517336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p>
    <w:p w:rsidR="003A7042" w:rsidRPr="001349DB" w:rsidRDefault="003A7042" w:rsidP="008F008C">
      <w:pPr>
        <w:pStyle w:val="ListParagraph"/>
        <w:keepNext/>
        <w:keepLines/>
        <w:numPr>
          <w:ilvl w:val="2"/>
          <w:numId w:val="31"/>
        </w:numPr>
        <w:spacing w:before="180" w:after="180"/>
        <w:outlineLvl w:val="2"/>
        <w:rPr>
          <w:b/>
          <w:bCs/>
          <w:vanish/>
          <w:sz w:val="26"/>
          <w:szCs w:val="18"/>
        </w:rPr>
      </w:pPr>
      <w:bookmarkStart w:id="1072" w:name="_Toc283907107"/>
      <w:bookmarkStart w:id="1073" w:name="_Toc283908960"/>
      <w:bookmarkStart w:id="1074" w:name="_Toc287350696"/>
      <w:bookmarkStart w:id="1075" w:name="_Toc289002235"/>
      <w:bookmarkStart w:id="1076" w:name="_Toc289002364"/>
      <w:bookmarkStart w:id="1077" w:name="_Toc289956281"/>
      <w:bookmarkStart w:id="1078" w:name="_Toc296853772"/>
      <w:bookmarkStart w:id="1079" w:name="_Toc298923975"/>
      <w:bookmarkStart w:id="1080" w:name="_Toc301769206"/>
      <w:bookmarkStart w:id="1081" w:name="_Toc305321042"/>
      <w:bookmarkStart w:id="1082" w:name="_Toc305321172"/>
      <w:bookmarkStart w:id="1083" w:name="_Toc305321302"/>
      <w:bookmarkStart w:id="1084" w:name="_Toc305321506"/>
      <w:bookmarkStart w:id="1085" w:name="_Toc305323513"/>
      <w:bookmarkStart w:id="1086" w:name="_Toc305323687"/>
      <w:bookmarkStart w:id="1087" w:name="_Toc305323863"/>
      <w:bookmarkStart w:id="1088" w:name="_Toc311619827"/>
      <w:bookmarkStart w:id="1089" w:name="_Toc315168968"/>
      <w:bookmarkStart w:id="1090" w:name="_Toc315169145"/>
      <w:bookmarkStart w:id="1091" w:name="_Toc315173362"/>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p>
    <w:p w:rsidR="003A7042" w:rsidRPr="001349DB" w:rsidRDefault="003A7042" w:rsidP="008F008C">
      <w:pPr>
        <w:pStyle w:val="ListParagraph"/>
        <w:keepNext/>
        <w:keepLines/>
        <w:numPr>
          <w:ilvl w:val="2"/>
          <w:numId w:val="31"/>
        </w:numPr>
        <w:spacing w:before="180" w:after="180"/>
        <w:outlineLvl w:val="2"/>
        <w:rPr>
          <w:b/>
          <w:bCs/>
          <w:vanish/>
          <w:sz w:val="26"/>
          <w:szCs w:val="18"/>
        </w:rPr>
      </w:pPr>
      <w:bookmarkStart w:id="1092" w:name="_Toc283907108"/>
      <w:bookmarkStart w:id="1093" w:name="_Toc283908961"/>
      <w:bookmarkStart w:id="1094" w:name="_Toc287350697"/>
      <w:bookmarkStart w:id="1095" w:name="_Toc289002236"/>
      <w:bookmarkStart w:id="1096" w:name="_Toc289002365"/>
      <w:bookmarkStart w:id="1097" w:name="_Toc289956282"/>
      <w:bookmarkStart w:id="1098" w:name="_Toc296853773"/>
      <w:bookmarkStart w:id="1099" w:name="_Toc298923976"/>
      <w:bookmarkStart w:id="1100" w:name="_Toc301769207"/>
      <w:bookmarkStart w:id="1101" w:name="_Toc305321043"/>
      <w:bookmarkStart w:id="1102" w:name="_Toc305321173"/>
      <w:bookmarkStart w:id="1103" w:name="_Toc305321303"/>
      <w:bookmarkStart w:id="1104" w:name="_Toc305321507"/>
      <w:bookmarkStart w:id="1105" w:name="_Toc305323514"/>
      <w:bookmarkStart w:id="1106" w:name="_Toc305323688"/>
      <w:bookmarkStart w:id="1107" w:name="_Toc305323864"/>
      <w:bookmarkStart w:id="1108" w:name="_Toc311619828"/>
      <w:bookmarkStart w:id="1109" w:name="_Toc315168969"/>
      <w:bookmarkStart w:id="1110" w:name="_Toc315169146"/>
      <w:bookmarkStart w:id="1111" w:name="_Toc315173363"/>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p>
    <w:p w:rsidR="003A7042" w:rsidRPr="001349DB" w:rsidRDefault="003A7042" w:rsidP="008F008C">
      <w:pPr>
        <w:pStyle w:val="ListParagraph"/>
        <w:keepNext/>
        <w:keepLines/>
        <w:numPr>
          <w:ilvl w:val="2"/>
          <w:numId w:val="31"/>
        </w:numPr>
        <w:spacing w:before="180" w:after="180"/>
        <w:outlineLvl w:val="2"/>
        <w:rPr>
          <w:b/>
          <w:bCs/>
          <w:vanish/>
          <w:sz w:val="26"/>
          <w:szCs w:val="18"/>
        </w:rPr>
      </w:pPr>
      <w:bookmarkStart w:id="1112" w:name="_Toc283907109"/>
      <w:bookmarkStart w:id="1113" w:name="_Toc283908962"/>
      <w:bookmarkStart w:id="1114" w:name="_Toc287350698"/>
      <w:bookmarkStart w:id="1115" w:name="_Toc289002237"/>
      <w:bookmarkStart w:id="1116" w:name="_Toc289002366"/>
      <w:bookmarkStart w:id="1117" w:name="_Toc289956283"/>
      <w:bookmarkStart w:id="1118" w:name="_Toc296853774"/>
      <w:bookmarkStart w:id="1119" w:name="_Toc298923977"/>
      <w:bookmarkStart w:id="1120" w:name="_Toc301769208"/>
      <w:bookmarkStart w:id="1121" w:name="_Toc305321044"/>
      <w:bookmarkStart w:id="1122" w:name="_Toc305321174"/>
      <w:bookmarkStart w:id="1123" w:name="_Toc305321304"/>
      <w:bookmarkStart w:id="1124" w:name="_Toc305321508"/>
      <w:bookmarkStart w:id="1125" w:name="_Toc305323515"/>
      <w:bookmarkStart w:id="1126" w:name="_Toc305323689"/>
      <w:bookmarkStart w:id="1127" w:name="_Toc305323865"/>
      <w:bookmarkStart w:id="1128" w:name="_Toc311619829"/>
      <w:bookmarkStart w:id="1129" w:name="_Toc315168970"/>
      <w:bookmarkStart w:id="1130" w:name="_Toc315169147"/>
      <w:bookmarkStart w:id="1131" w:name="_Toc315173364"/>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p>
    <w:p w:rsidR="003A7042" w:rsidRPr="001349DB" w:rsidRDefault="003A7042" w:rsidP="008F008C">
      <w:pPr>
        <w:pStyle w:val="ListParagraph"/>
        <w:keepNext/>
        <w:keepLines/>
        <w:numPr>
          <w:ilvl w:val="2"/>
          <w:numId w:val="31"/>
        </w:numPr>
        <w:spacing w:before="180" w:after="180"/>
        <w:outlineLvl w:val="2"/>
        <w:rPr>
          <w:b/>
          <w:bCs/>
          <w:vanish/>
          <w:sz w:val="26"/>
          <w:szCs w:val="18"/>
        </w:rPr>
      </w:pPr>
      <w:bookmarkStart w:id="1132" w:name="_Toc283907110"/>
      <w:bookmarkStart w:id="1133" w:name="_Toc283908963"/>
      <w:bookmarkStart w:id="1134" w:name="_Toc287350699"/>
      <w:bookmarkStart w:id="1135" w:name="_Toc289002238"/>
      <w:bookmarkStart w:id="1136" w:name="_Toc289002367"/>
      <w:bookmarkStart w:id="1137" w:name="_Toc289956284"/>
      <w:bookmarkStart w:id="1138" w:name="_Toc296853775"/>
      <w:bookmarkStart w:id="1139" w:name="_Toc298923978"/>
      <w:bookmarkStart w:id="1140" w:name="_Toc301769209"/>
      <w:bookmarkStart w:id="1141" w:name="_Toc305321045"/>
      <w:bookmarkStart w:id="1142" w:name="_Toc305321175"/>
      <w:bookmarkStart w:id="1143" w:name="_Toc305321305"/>
      <w:bookmarkStart w:id="1144" w:name="_Toc305321509"/>
      <w:bookmarkStart w:id="1145" w:name="_Toc305323516"/>
      <w:bookmarkStart w:id="1146" w:name="_Toc305323690"/>
      <w:bookmarkStart w:id="1147" w:name="_Toc305323866"/>
      <w:bookmarkStart w:id="1148" w:name="_Toc311619830"/>
      <w:bookmarkStart w:id="1149" w:name="_Toc315168971"/>
      <w:bookmarkStart w:id="1150" w:name="_Toc315169148"/>
      <w:bookmarkStart w:id="1151" w:name="_Toc315173365"/>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p>
    <w:p w:rsidR="003A7042" w:rsidRPr="001349DB" w:rsidRDefault="003A7042" w:rsidP="008F008C">
      <w:pPr>
        <w:pStyle w:val="ListParagraph"/>
        <w:keepNext/>
        <w:keepLines/>
        <w:numPr>
          <w:ilvl w:val="2"/>
          <w:numId w:val="31"/>
        </w:numPr>
        <w:spacing w:before="180" w:after="180"/>
        <w:outlineLvl w:val="2"/>
        <w:rPr>
          <w:b/>
          <w:bCs/>
          <w:vanish/>
          <w:sz w:val="26"/>
          <w:szCs w:val="18"/>
        </w:rPr>
      </w:pPr>
      <w:bookmarkStart w:id="1152" w:name="_Toc283907111"/>
      <w:bookmarkStart w:id="1153" w:name="_Toc283908964"/>
      <w:bookmarkStart w:id="1154" w:name="_Toc287350700"/>
      <w:bookmarkStart w:id="1155" w:name="_Toc289002239"/>
      <w:bookmarkStart w:id="1156" w:name="_Toc289002368"/>
      <w:bookmarkStart w:id="1157" w:name="_Toc289956285"/>
      <w:bookmarkStart w:id="1158" w:name="_Toc296853776"/>
      <w:bookmarkStart w:id="1159" w:name="_Toc298923979"/>
      <w:bookmarkStart w:id="1160" w:name="_Toc301769210"/>
      <w:bookmarkStart w:id="1161" w:name="_Toc305321046"/>
      <w:bookmarkStart w:id="1162" w:name="_Toc305321176"/>
      <w:bookmarkStart w:id="1163" w:name="_Toc305321306"/>
      <w:bookmarkStart w:id="1164" w:name="_Toc305321510"/>
      <w:bookmarkStart w:id="1165" w:name="_Toc305323517"/>
      <w:bookmarkStart w:id="1166" w:name="_Toc305323691"/>
      <w:bookmarkStart w:id="1167" w:name="_Toc305323867"/>
      <w:bookmarkStart w:id="1168" w:name="_Toc311619831"/>
      <w:bookmarkStart w:id="1169" w:name="_Toc315168972"/>
      <w:bookmarkStart w:id="1170" w:name="_Toc315169149"/>
      <w:bookmarkStart w:id="1171" w:name="_Toc315173366"/>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p>
    <w:p w:rsidR="003A7042" w:rsidRPr="001349DB" w:rsidRDefault="003A7042" w:rsidP="008F008C">
      <w:pPr>
        <w:pStyle w:val="ListParagraph"/>
        <w:keepNext/>
        <w:keepLines/>
        <w:numPr>
          <w:ilvl w:val="2"/>
          <w:numId w:val="31"/>
        </w:numPr>
        <w:spacing w:before="180" w:after="180"/>
        <w:outlineLvl w:val="2"/>
        <w:rPr>
          <w:b/>
          <w:bCs/>
          <w:vanish/>
          <w:sz w:val="26"/>
          <w:szCs w:val="18"/>
        </w:rPr>
      </w:pPr>
      <w:bookmarkStart w:id="1172" w:name="_Toc283907112"/>
      <w:bookmarkStart w:id="1173" w:name="_Toc283908965"/>
      <w:bookmarkStart w:id="1174" w:name="_Toc287350701"/>
      <w:bookmarkStart w:id="1175" w:name="_Toc289002240"/>
      <w:bookmarkStart w:id="1176" w:name="_Toc289002369"/>
      <w:bookmarkStart w:id="1177" w:name="_Toc289956286"/>
      <w:bookmarkStart w:id="1178" w:name="_Toc296853777"/>
      <w:bookmarkStart w:id="1179" w:name="_Toc298923980"/>
      <w:bookmarkStart w:id="1180" w:name="_Toc301769211"/>
      <w:bookmarkStart w:id="1181" w:name="_Toc305321047"/>
      <w:bookmarkStart w:id="1182" w:name="_Toc305321177"/>
      <w:bookmarkStart w:id="1183" w:name="_Toc305321307"/>
      <w:bookmarkStart w:id="1184" w:name="_Toc305321511"/>
      <w:bookmarkStart w:id="1185" w:name="_Toc305323518"/>
      <w:bookmarkStart w:id="1186" w:name="_Toc305323692"/>
      <w:bookmarkStart w:id="1187" w:name="_Toc305323868"/>
      <w:bookmarkStart w:id="1188" w:name="_Toc311619832"/>
      <w:bookmarkStart w:id="1189" w:name="_Toc315168973"/>
      <w:bookmarkStart w:id="1190" w:name="_Toc315169150"/>
      <w:bookmarkStart w:id="1191" w:name="_Toc315173367"/>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p>
    <w:p w:rsidR="003A7042" w:rsidRPr="001349DB" w:rsidRDefault="003A7042" w:rsidP="008F008C">
      <w:pPr>
        <w:pStyle w:val="ListParagraph"/>
        <w:keepNext/>
        <w:keepLines/>
        <w:numPr>
          <w:ilvl w:val="2"/>
          <w:numId w:val="31"/>
        </w:numPr>
        <w:spacing w:before="180" w:after="180"/>
        <w:outlineLvl w:val="2"/>
        <w:rPr>
          <w:b/>
          <w:bCs/>
          <w:vanish/>
          <w:sz w:val="26"/>
          <w:szCs w:val="18"/>
        </w:rPr>
      </w:pPr>
      <w:bookmarkStart w:id="1192" w:name="_Toc283907113"/>
      <w:bookmarkStart w:id="1193" w:name="_Toc283908966"/>
      <w:bookmarkStart w:id="1194" w:name="_Toc287350702"/>
      <w:bookmarkStart w:id="1195" w:name="_Toc289002241"/>
      <w:bookmarkStart w:id="1196" w:name="_Toc289002370"/>
      <w:bookmarkStart w:id="1197" w:name="_Toc289956287"/>
      <w:bookmarkStart w:id="1198" w:name="_Toc296853778"/>
      <w:bookmarkStart w:id="1199" w:name="_Toc298923981"/>
      <w:bookmarkStart w:id="1200" w:name="_Toc301769212"/>
      <w:bookmarkStart w:id="1201" w:name="_Toc305321048"/>
      <w:bookmarkStart w:id="1202" w:name="_Toc305321178"/>
      <w:bookmarkStart w:id="1203" w:name="_Toc305321308"/>
      <w:bookmarkStart w:id="1204" w:name="_Toc305321512"/>
      <w:bookmarkStart w:id="1205" w:name="_Toc305323519"/>
      <w:bookmarkStart w:id="1206" w:name="_Toc305323693"/>
      <w:bookmarkStart w:id="1207" w:name="_Toc305323869"/>
      <w:bookmarkStart w:id="1208" w:name="_Toc311619833"/>
      <w:bookmarkStart w:id="1209" w:name="_Toc315168974"/>
      <w:bookmarkStart w:id="1210" w:name="_Toc315169151"/>
      <w:bookmarkStart w:id="1211" w:name="_Toc315173368"/>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p>
    <w:p w:rsidR="003A7042" w:rsidRPr="001349DB" w:rsidRDefault="003A7042" w:rsidP="008F008C">
      <w:pPr>
        <w:pStyle w:val="ListParagraph"/>
        <w:keepNext/>
        <w:keepLines/>
        <w:numPr>
          <w:ilvl w:val="2"/>
          <w:numId w:val="31"/>
        </w:numPr>
        <w:spacing w:before="180" w:after="180"/>
        <w:outlineLvl w:val="2"/>
        <w:rPr>
          <w:b/>
          <w:bCs/>
          <w:vanish/>
          <w:sz w:val="26"/>
          <w:szCs w:val="18"/>
        </w:rPr>
      </w:pPr>
      <w:bookmarkStart w:id="1212" w:name="_Toc283907114"/>
      <w:bookmarkStart w:id="1213" w:name="_Toc283908967"/>
      <w:bookmarkStart w:id="1214" w:name="_Toc287350703"/>
      <w:bookmarkStart w:id="1215" w:name="_Toc289002242"/>
      <w:bookmarkStart w:id="1216" w:name="_Toc289002371"/>
      <w:bookmarkStart w:id="1217" w:name="_Toc289956288"/>
      <w:bookmarkStart w:id="1218" w:name="_Toc296853779"/>
      <w:bookmarkStart w:id="1219" w:name="_Toc298923982"/>
      <w:bookmarkStart w:id="1220" w:name="_Toc301769213"/>
      <w:bookmarkStart w:id="1221" w:name="_Toc305321049"/>
      <w:bookmarkStart w:id="1222" w:name="_Toc305321179"/>
      <w:bookmarkStart w:id="1223" w:name="_Toc305321309"/>
      <w:bookmarkStart w:id="1224" w:name="_Toc305321513"/>
      <w:bookmarkStart w:id="1225" w:name="_Toc305323520"/>
      <w:bookmarkStart w:id="1226" w:name="_Toc305323694"/>
      <w:bookmarkStart w:id="1227" w:name="_Toc305323870"/>
      <w:bookmarkStart w:id="1228" w:name="_Toc311619834"/>
      <w:bookmarkStart w:id="1229" w:name="_Toc315168975"/>
      <w:bookmarkStart w:id="1230" w:name="_Toc315169152"/>
      <w:bookmarkStart w:id="1231" w:name="_Toc315173369"/>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p>
    <w:p w:rsidR="001E1C83" w:rsidRDefault="00856E2D" w:rsidP="001E1C83">
      <w:r>
        <w:t>We present here the architecture of the factories.</w:t>
      </w:r>
      <w:r w:rsidR="00077276">
        <w:t xml:space="preserve"> Each family factory resides in the package of the pertinent family. There are two groups of families: those that their return type is a SCAPI element and </w:t>
      </w:r>
      <w:r w:rsidR="006D1FC7">
        <w:t>those</w:t>
      </w:r>
      <w:r w:rsidR="00077276">
        <w:t xml:space="preserve"> that its return type is an element from Bouncy Castle. All the factories are singletons therefore are created only once throughout the code and there is a single instance of each of them. Each of these factories holds as a member variable an object of type FactoriesUtility, which performs</w:t>
      </w:r>
      <w:r w:rsidR="009C3C5A">
        <w:t xml:space="preserve"> t</w:t>
      </w:r>
      <w:r w:rsidR="00077276">
        <w:t>he actual creation of the objects. FactoriesUtility resides in the package edu.biu.scapi.tools.</w:t>
      </w:r>
    </w:p>
    <w:p w:rsidR="003066CC" w:rsidRPr="003066CC" w:rsidRDefault="00077276" w:rsidP="001E1C83">
      <w:pPr>
        <w:rPr>
          <w:b/>
          <w:bCs/>
          <w:sz w:val="22"/>
          <w:szCs w:val="22"/>
        </w:rPr>
      </w:pPr>
      <w:r>
        <w:t xml:space="preserve"> </w:t>
      </w:r>
      <w:r w:rsidR="00B91794">
        <w:rPr>
          <w:rStyle w:val="CommentReference"/>
        </w:rPr>
        <w:commentReference w:id="1232"/>
      </w:r>
      <w:r w:rsidR="001E1C83" w:rsidRPr="001E1C83">
        <w:rPr>
          <w:noProof/>
        </w:rPr>
        <w:t xml:space="preserve"> </w:t>
      </w:r>
      <w:r w:rsidR="007B01D5" w:rsidRPr="007B01D5">
        <w:rPr>
          <w:noProof/>
        </w:rPr>
        <w:drawing>
          <wp:inline distT="0" distB="0" distL="0" distR="0" wp14:anchorId="20019870" wp14:editId="7841CB50">
            <wp:extent cx="6380516" cy="57594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380516" cy="5759450"/>
                    </a:xfrm>
                    <a:prstGeom prst="rect">
                      <a:avLst/>
                    </a:prstGeom>
                  </pic:spPr>
                </pic:pic>
              </a:graphicData>
            </a:graphic>
          </wp:inline>
        </w:drawing>
      </w:r>
    </w:p>
    <w:p w:rsidR="001E1C83" w:rsidRDefault="001E1C83">
      <w:pPr>
        <w:autoSpaceDE/>
        <w:autoSpaceDN/>
        <w:adjustRightInd/>
        <w:rPr>
          <w:b/>
          <w:bCs/>
          <w:sz w:val="26"/>
          <w:szCs w:val="18"/>
        </w:rPr>
      </w:pPr>
      <w:r>
        <w:br w:type="page"/>
      </w:r>
    </w:p>
    <w:p w:rsidR="0065500A" w:rsidRDefault="003066CC" w:rsidP="00586DBA">
      <w:pPr>
        <w:pStyle w:val="Heading4"/>
        <w:numPr>
          <w:ilvl w:val="0"/>
          <w:numId w:val="0"/>
        </w:numPr>
        <w:ind w:left="1429"/>
      </w:pPr>
      <w:bookmarkStart w:id="1233" w:name="_Toc315173370"/>
      <w:r w:rsidRPr="003066CC">
        <w:lastRenderedPageBreak/>
        <w:t xml:space="preserve">5.7.3.2 </w:t>
      </w:r>
      <w:r w:rsidR="003A7042" w:rsidRPr="003066CC">
        <w:t>Data</w:t>
      </w:r>
      <w:bookmarkEnd w:id="1233"/>
    </w:p>
    <w:p w:rsidR="003066CC" w:rsidRPr="003066CC" w:rsidRDefault="003066CC" w:rsidP="003066CC">
      <w:pPr>
        <w:tabs>
          <w:tab w:val="left" w:pos="567"/>
        </w:tabs>
        <w:rPr>
          <w:b/>
          <w:bCs/>
        </w:rPr>
      </w:pPr>
    </w:p>
    <w:p w:rsidR="003A7042" w:rsidRDefault="00691672" w:rsidP="003A7042">
      <w:pPr>
        <w:autoSpaceDE/>
        <w:autoSpaceDN/>
        <w:adjustRightInd/>
        <w:rPr>
          <w:lang w:eastAsia="en-GB"/>
        </w:rPr>
      </w:pPr>
      <w:r>
        <w:rPr>
          <w:lang w:eastAsia="en-GB"/>
        </w:rPr>
        <w:t>For each family of elements there is a file that indicates for each algorithm (that is compatible with the family type) and for each provider, what is the corresponding class name. The format of this file complies with the “properties” file of Java. Java has a special class (called Properties) that knows how to read from “properties” files. An object of type Proper</w:t>
      </w:r>
      <w:r w:rsidR="003A7042">
        <w:rPr>
          <w:lang w:eastAsia="en-GB"/>
        </w:rPr>
        <w:t>t</w:t>
      </w:r>
      <w:r>
        <w:rPr>
          <w:lang w:eastAsia="en-GB"/>
        </w:rPr>
        <w:t>ies is actually a type of Hash</w:t>
      </w:r>
      <w:r w:rsidR="006D1FC7">
        <w:rPr>
          <w:lang w:eastAsia="en-GB"/>
        </w:rPr>
        <w:t xml:space="preserve"> </w:t>
      </w:r>
      <w:r>
        <w:rPr>
          <w:lang w:eastAsia="en-GB"/>
        </w:rPr>
        <w:t xml:space="preserve">table. It has a key and a value. The key to the map is the concatenation of provider + algorithm name. The value is the actual class name to load. </w:t>
      </w:r>
      <w:r w:rsidR="003A7042">
        <w:rPr>
          <w:lang w:eastAsia="en-GB"/>
        </w:rPr>
        <w:t xml:space="preserve">This map holds only concrete algorithms and not intermediate sub-types of types. The reason is that this map is used for the factory to return an actual instance of the type. If we do not support an implementation for a certain provider then it will not appear in the map. For example, if we support </w:t>
      </w:r>
      <w:del w:id="1234" w:author="LabTest" w:date="2011-08-22T09:46:00Z">
        <w:r w:rsidR="003A7042" w:rsidDel="002F1B12">
          <w:rPr>
            <w:lang w:eastAsia="en-GB"/>
          </w:rPr>
          <w:delText>3DES</w:delText>
        </w:r>
      </w:del>
      <w:ins w:id="1235" w:author="LabTest" w:date="2011-08-22T09:46:00Z">
        <w:r w:rsidR="002F1B12">
          <w:rPr>
            <w:lang w:eastAsia="en-GB"/>
          </w:rPr>
          <w:t>TripleDES</w:t>
        </w:r>
      </w:ins>
      <w:r w:rsidR="003A7042">
        <w:rPr>
          <w:lang w:eastAsia="en-GB"/>
        </w:rPr>
        <w:t xml:space="preserve"> only from BC and Crypto++, but not from SCAPI, the Sc</w:t>
      </w:r>
      <w:del w:id="1236" w:author="LabTest" w:date="2011-08-22T09:46:00Z">
        <w:r w:rsidR="003A7042" w:rsidDel="002F1B12">
          <w:rPr>
            <w:lang w:eastAsia="en-GB"/>
          </w:rPr>
          <w:delText>3Des</w:delText>
        </w:r>
      </w:del>
      <w:ins w:id="1237" w:author="LabTest" w:date="2011-08-22T09:46:00Z">
        <w:r w:rsidR="002F1B12">
          <w:rPr>
            <w:lang w:eastAsia="en-GB"/>
          </w:rPr>
          <w:t>TripleDES</w:t>
        </w:r>
      </w:ins>
      <w:r w:rsidR="003A7042">
        <w:rPr>
          <w:lang w:eastAsia="en-GB"/>
        </w:rPr>
        <w:t xml:space="preserve"> will not appear in the map.</w:t>
      </w:r>
    </w:p>
    <w:p w:rsidR="00691672" w:rsidRDefault="00691672" w:rsidP="00691672">
      <w:pPr>
        <w:rPr>
          <w:lang w:eastAsia="en-GB"/>
        </w:rPr>
      </w:pPr>
    </w:p>
    <w:p w:rsidR="0065500A" w:rsidRDefault="003A7042" w:rsidP="003A7042">
      <w:pPr>
        <w:autoSpaceDE/>
        <w:autoSpaceDN/>
        <w:adjustRightInd/>
        <w:rPr>
          <w:lang w:eastAsia="en-GB"/>
        </w:rPr>
      </w:pPr>
      <w:r>
        <w:rPr>
          <w:lang w:eastAsia="en-GB"/>
        </w:rPr>
        <w:t xml:space="preserve">The </w:t>
      </w:r>
      <w:r w:rsidR="00691672">
        <w:rPr>
          <w:lang w:eastAsia="en-GB"/>
        </w:rPr>
        <w:t xml:space="preserve">Pseudorandom-Function </w:t>
      </w:r>
      <w:r>
        <w:rPr>
          <w:lang w:eastAsia="en-GB"/>
        </w:rPr>
        <w:t>properties file may look as follows: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701"/>
        <w:gridCol w:w="6296"/>
      </w:tblGrid>
      <w:tr w:rsidR="00691672" w:rsidTr="0079733E">
        <w:tc>
          <w:tcPr>
            <w:tcW w:w="4998" w:type="dxa"/>
          </w:tcPr>
          <w:p w:rsidR="00691672" w:rsidRPr="003A7042" w:rsidRDefault="0079733E">
            <w:pPr>
              <w:autoSpaceDE/>
              <w:autoSpaceDN/>
              <w:adjustRightInd/>
              <w:rPr>
                <w:b/>
                <w:bCs/>
                <w:lang w:eastAsia="en-GB"/>
              </w:rPr>
            </w:pPr>
            <w:r>
              <w:rPr>
                <w:b/>
                <w:bCs/>
                <w:lang w:eastAsia="en-GB"/>
              </w:rPr>
              <w:t>//</w:t>
            </w:r>
            <w:r w:rsidR="00691672" w:rsidRPr="003A7042">
              <w:rPr>
                <w:b/>
                <w:bCs/>
                <w:lang w:eastAsia="en-GB"/>
              </w:rPr>
              <w:t>Key</w:t>
            </w:r>
          </w:p>
        </w:tc>
        <w:tc>
          <w:tcPr>
            <w:tcW w:w="4999" w:type="dxa"/>
          </w:tcPr>
          <w:p w:rsidR="00691672" w:rsidRPr="003A7042" w:rsidRDefault="00691672">
            <w:pPr>
              <w:autoSpaceDE/>
              <w:autoSpaceDN/>
              <w:adjustRightInd/>
              <w:rPr>
                <w:b/>
                <w:bCs/>
                <w:lang w:eastAsia="en-GB"/>
              </w:rPr>
            </w:pPr>
            <w:r w:rsidRPr="003A7042">
              <w:rPr>
                <w:b/>
                <w:bCs/>
                <w:lang w:eastAsia="en-GB"/>
              </w:rPr>
              <w:t>Value</w:t>
            </w:r>
          </w:p>
        </w:tc>
      </w:tr>
      <w:tr w:rsidR="00691672" w:rsidTr="0079733E">
        <w:tc>
          <w:tcPr>
            <w:tcW w:w="4998" w:type="dxa"/>
          </w:tcPr>
          <w:p w:rsidR="00691672" w:rsidRDefault="00691672" w:rsidP="00787128">
            <w:pPr>
              <w:autoSpaceDE/>
              <w:autoSpaceDN/>
              <w:adjustRightInd/>
              <w:rPr>
                <w:lang w:eastAsia="en-GB"/>
              </w:rPr>
            </w:pPr>
            <w:r>
              <w:rPr>
                <w:lang w:eastAsia="en-GB"/>
              </w:rPr>
              <w:t>B</w:t>
            </w:r>
            <w:r w:rsidR="00787128">
              <w:rPr>
                <w:lang w:eastAsia="en-GB"/>
              </w:rPr>
              <w:t>C</w:t>
            </w:r>
            <w:r>
              <w:rPr>
                <w:lang w:eastAsia="en-GB"/>
              </w:rPr>
              <w:t>Aes</w:t>
            </w:r>
            <w:r w:rsidR="0079733E">
              <w:rPr>
                <w:lang w:eastAsia="en-GB"/>
              </w:rPr>
              <w:t xml:space="preserve"> =</w:t>
            </w:r>
          </w:p>
        </w:tc>
        <w:tc>
          <w:tcPr>
            <w:tcW w:w="4999" w:type="dxa"/>
          </w:tcPr>
          <w:p w:rsidR="00691672" w:rsidRDefault="001E1C83">
            <w:pPr>
              <w:autoSpaceDE/>
              <w:autoSpaceDN/>
              <w:adjustRightInd/>
              <w:rPr>
                <w:lang w:eastAsia="en-GB"/>
              </w:rPr>
            </w:pPr>
            <w:r w:rsidRPr="001E1C83">
              <w:rPr>
                <w:lang w:eastAsia="en-GB"/>
              </w:rPr>
              <w:t>edu.biu.scapi.primitives.prf.bc.BcAES</w:t>
            </w:r>
          </w:p>
        </w:tc>
      </w:tr>
      <w:tr w:rsidR="00691672" w:rsidTr="0079733E">
        <w:tc>
          <w:tcPr>
            <w:tcW w:w="4998" w:type="dxa"/>
          </w:tcPr>
          <w:p w:rsidR="00691672" w:rsidRDefault="00632892" w:rsidP="00EA29BD">
            <w:pPr>
              <w:autoSpaceDE/>
              <w:autoSpaceDN/>
              <w:adjustRightInd/>
              <w:rPr>
                <w:lang w:eastAsia="en-GB"/>
              </w:rPr>
            </w:pPr>
            <w:r>
              <w:rPr>
                <w:lang w:eastAsia="en-GB"/>
              </w:rPr>
              <w:t>S</w:t>
            </w:r>
            <w:r w:rsidR="001E1C83">
              <w:rPr>
                <w:lang w:eastAsia="en-GB"/>
              </w:rPr>
              <w:t>capi</w:t>
            </w:r>
            <w:r w:rsidR="001E1C83" w:rsidRPr="001E1C83">
              <w:rPr>
                <w:lang w:eastAsia="en-GB"/>
              </w:rPr>
              <w:t>IteratedPrfVarying</w:t>
            </w:r>
            <w:r w:rsidR="0079733E">
              <w:rPr>
                <w:lang w:eastAsia="en-GB"/>
              </w:rPr>
              <w:t xml:space="preserve"> =</w:t>
            </w:r>
          </w:p>
        </w:tc>
        <w:tc>
          <w:tcPr>
            <w:tcW w:w="4999" w:type="dxa"/>
          </w:tcPr>
          <w:p w:rsidR="00691672" w:rsidRDefault="001E1C83">
            <w:pPr>
              <w:autoSpaceDE/>
              <w:autoSpaceDN/>
              <w:adjustRightInd/>
              <w:rPr>
                <w:lang w:eastAsia="en-GB"/>
              </w:rPr>
            </w:pPr>
            <w:r w:rsidRPr="001E1C83">
              <w:rPr>
                <w:lang w:eastAsia="en-GB"/>
              </w:rPr>
              <w:t>edu.biu.scapi.primitives.prf.IteratedPrfVarying</w:t>
            </w:r>
          </w:p>
        </w:tc>
      </w:tr>
      <w:tr w:rsidR="00691672" w:rsidTr="0079733E">
        <w:tc>
          <w:tcPr>
            <w:tcW w:w="4998" w:type="dxa"/>
          </w:tcPr>
          <w:p w:rsidR="00691672" w:rsidRDefault="00632892" w:rsidP="00787128">
            <w:pPr>
              <w:autoSpaceDE/>
              <w:autoSpaceDN/>
              <w:adjustRightInd/>
              <w:rPr>
                <w:lang w:eastAsia="en-GB"/>
              </w:rPr>
            </w:pPr>
            <w:r>
              <w:rPr>
                <w:lang w:eastAsia="en-GB"/>
              </w:rPr>
              <w:t>B</w:t>
            </w:r>
            <w:r w:rsidR="00787128">
              <w:rPr>
                <w:lang w:eastAsia="en-GB"/>
              </w:rPr>
              <w:t>C</w:t>
            </w:r>
            <w:del w:id="1238" w:author="LabTest" w:date="2011-08-22T09:46:00Z">
              <w:r w:rsidDel="002F1B12">
                <w:rPr>
                  <w:lang w:eastAsia="en-GB"/>
                </w:rPr>
                <w:delText>3Des</w:delText>
              </w:r>
            </w:del>
            <w:ins w:id="1239" w:author="LabTest" w:date="2011-08-22T09:46:00Z">
              <w:r w:rsidR="002F1B12">
                <w:rPr>
                  <w:lang w:eastAsia="en-GB"/>
                </w:rPr>
                <w:t>TripleDES</w:t>
              </w:r>
            </w:ins>
            <w:r w:rsidR="0079733E">
              <w:rPr>
                <w:lang w:eastAsia="en-GB"/>
              </w:rPr>
              <w:t xml:space="preserve"> =</w:t>
            </w:r>
          </w:p>
        </w:tc>
        <w:tc>
          <w:tcPr>
            <w:tcW w:w="4999" w:type="dxa"/>
          </w:tcPr>
          <w:p w:rsidR="00691672" w:rsidRDefault="001E1C83">
            <w:pPr>
              <w:autoSpaceDE/>
              <w:autoSpaceDN/>
              <w:adjustRightInd/>
              <w:rPr>
                <w:lang w:eastAsia="en-GB"/>
              </w:rPr>
            </w:pPr>
            <w:r w:rsidRPr="001E1C83">
              <w:rPr>
                <w:lang w:eastAsia="en-GB"/>
              </w:rPr>
              <w:t>edu.biu.scapi.primitives.prf.bc.BcTripleDES</w:t>
            </w:r>
          </w:p>
        </w:tc>
      </w:tr>
      <w:tr w:rsidR="00691672" w:rsidTr="0079733E">
        <w:tc>
          <w:tcPr>
            <w:tcW w:w="4998" w:type="dxa"/>
          </w:tcPr>
          <w:p w:rsidR="00691672" w:rsidRDefault="00632892">
            <w:pPr>
              <w:autoSpaceDE/>
              <w:autoSpaceDN/>
              <w:adjustRightInd/>
              <w:rPr>
                <w:lang w:eastAsia="en-GB"/>
              </w:rPr>
            </w:pPr>
            <w:r>
              <w:rPr>
                <w:lang w:eastAsia="en-GB"/>
              </w:rPr>
              <w:t>CryptoPP</w:t>
            </w:r>
            <w:del w:id="1240" w:author="LabTest" w:date="2011-08-22T09:46:00Z">
              <w:r w:rsidDel="002F1B12">
                <w:rPr>
                  <w:lang w:eastAsia="en-GB"/>
                </w:rPr>
                <w:delText>3Des</w:delText>
              </w:r>
            </w:del>
            <w:ins w:id="1241" w:author="LabTest" w:date="2011-08-22T09:46:00Z">
              <w:r w:rsidR="002F1B12">
                <w:rPr>
                  <w:lang w:eastAsia="en-GB"/>
                </w:rPr>
                <w:t>TripleDES</w:t>
              </w:r>
            </w:ins>
            <w:r w:rsidR="0079733E">
              <w:rPr>
                <w:lang w:eastAsia="en-GB"/>
              </w:rPr>
              <w:t xml:space="preserve"> =</w:t>
            </w:r>
          </w:p>
        </w:tc>
        <w:tc>
          <w:tcPr>
            <w:tcW w:w="4999" w:type="dxa"/>
          </w:tcPr>
          <w:p w:rsidR="00691672" w:rsidRDefault="001E1C83">
            <w:pPr>
              <w:autoSpaceDE/>
              <w:autoSpaceDN/>
              <w:adjustRightInd/>
              <w:rPr>
                <w:lang w:eastAsia="en-GB"/>
              </w:rPr>
            </w:pPr>
            <w:r w:rsidRPr="001E1C83">
              <w:rPr>
                <w:lang w:eastAsia="en-GB"/>
              </w:rPr>
              <w:t>edu.biu.scapi.primitives.prf.</w:t>
            </w:r>
            <w:r>
              <w:rPr>
                <w:lang w:eastAsia="en-GB"/>
              </w:rPr>
              <w:t>cryptopp.</w:t>
            </w:r>
            <w:r w:rsidR="00632892">
              <w:rPr>
                <w:lang w:eastAsia="en-GB"/>
              </w:rPr>
              <w:t>CryptoPP</w:t>
            </w:r>
            <w:del w:id="1242" w:author="LabTest" w:date="2011-08-22T09:46:00Z">
              <w:r w:rsidR="00632892" w:rsidDel="002F1B12">
                <w:rPr>
                  <w:lang w:eastAsia="en-GB"/>
                </w:rPr>
                <w:delText>3Des</w:delText>
              </w:r>
            </w:del>
            <w:ins w:id="1243" w:author="LabTest" w:date="2011-08-22T09:46:00Z">
              <w:r w:rsidR="002F1B12">
                <w:rPr>
                  <w:lang w:eastAsia="en-GB"/>
                </w:rPr>
                <w:t>TripleDES</w:t>
              </w:r>
            </w:ins>
          </w:p>
        </w:tc>
      </w:tr>
    </w:tbl>
    <w:p w:rsidR="00691672" w:rsidRDefault="00691672">
      <w:pPr>
        <w:autoSpaceDE/>
        <w:autoSpaceDN/>
        <w:adjustRightInd/>
        <w:rPr>
          <w:lang w:eastAsia="en-GB"/>
        </w:rPr>
      </w:pPr>
    </w:p>
    <w:p w:rsidR="00691672" w:rsidRDefault="0079733E" w:rsidP="001E1C83">
      <w:pPr>
        <w:autoSpaceDE/>
        <w:autoSpaceDN/>
        <w:adjustRightInd/>
        <w:rPr>
          <w:lang w:eastAsia="en-GB"/>
        </w:rPr>
      </w:pPr>
      <w:r>
        <w:rPr>
          <w:lang w:eastAsia="en-GB"/>
        </w:rPr>
        <w:t>Even though in the above example it looks as if the value equals the key, this is not necessarily so. The key is the concatenation of the provider’s name and the algorithm’s name. The value is the actual class name as it appears in the library.</w:t>
      </w:r>
      <w:r w:rsidR="002E2050">
        <w:rPr>
          <w:lang w:eastAsia="en-GB"/>
        </w:rPr>
        <w:t xml:space="preserve"> </w:t>
      </w:r>
    </w:p>
    <w:p w:rsidR="00DA69A6" w:rsidRDefault="00DA69A6" w:rsidP="006D1FC7">
      <w:pPr>
        <w:autoSpaceDE/>
        <w:autoSpaceDN/>
        <w:adjustRightInd/>
        <w:rPr>
          <w:lang w:eastAsia="en-GB"/>
        </w:rPr>
      </w:pPr>
      <w:r>
        <w:rPr>
          <w:lang w:eastAsia="en-GB"/>
        </w:rPr>
        <w:t>In addition, each family type has a “properties” file indicating the default provider that SCAPI chooses for each algorithm. This is used when the user requests an algorithm but does not indicate form which provider. The key to the map is the algorithm’s name and the value is the provider</w:t>
      </w:r>
      <w:r w:rsidR="007F4E68">
        <w:rPr>
          <w:lang w:eastAsia="en-GB"/>
        </w:rPr>
        <w:t xml:space="preserve">. </w:t>
      </w:r>
      <w:r w:rsidR="006D1FC7">
        <w:rPr>
          <w:lang w:eastAsia="en-GB"/>
        </w:rPr>
        <w:t>The following</w:t>
      </w:r>
      <w:r w:rsidR="007F4E68">
        <w:rPr>
          <w:lang w:eastAsia="en-GB"/>
        </w:rPr>
        <w:t xml:space="preserve"> example</w:t>
      </w:r>
      <w:r w:rsidR="006D1FC7">
        <w:rPr>
          <w:lang w:eastAsia="en-GB"/>
        </w:rPr>
        <w:t xml:space="preserve"> shows what this table could look like</w:t>
      </w:r>
      <w:r w:rsidR="007F4E68">
        <w:rPr>
          <w:lang w:eastAsia="en-GB"/>
        </w:rPr>
        <w:t>:</w:t>
      </w:r>
    </w:p>
    <w:tbl>
      <w:tblPr>
        <w:tblStyle w:val="TableGrid"/>
        <w:tblW w:w="0" w:type="auto"/>
        <w:tblInd w:w="108" w:type="dxa"/>
        <w:tblBorders>
          <w:insideH w:val="none" w:sz="0" w:space="0" w:color="auto"/>
          <w:insideV w:val="none" w:sz="0" w:space="0" w:color="auto"/>
        </w:tblBorders>
        <w:tblLook w:val="04A0" w:firstRow="1" w:lastRow="0" w:firstColumn="1" w:lastColumn="0" w:noHBand="0" w:noVBand="1"/>
      </w:tblPr>
      <w:tblGrid>
        <w:gridCol w:w="4890"/>
        <w:gridCol w:w="4999"/>
      </w:tblGrid>
      <w:tr w:rsidR="00DA69A6" w:rsidTr="007F4E68">
        <w:tc>
          <w:tcPr>
            <w:tcW w:w="4890" w:type="dxa"/>
          </w:tcPr>
          <w:p w:rsidR="00DA69A6" w:rsidRPr="007F4E68" w:rsidRDefault="00DA69A6" w:rsidP="00DA69A6">
            <w:pPr>
              <w:autoSpaceDE/>
              <w:autoSpaceDN/>
              <w:adjustRightInd/>
              <w:rPr>
                <w:b/>
                <w:bCs/>
                <w:lang w:eastAsia="en-GB"/>
              </w:rPr>
            </w:pPr>
            <w:r w:rsidRPr="007F4E68">
              <w:rPr>
                <w:b/>
                <w:bCs/>
                <w:lang w:eastAsia="en-GB"/>
              </w:rPr>
              <w:t>//Key</w:t>
            </w:r>
          </w:p>
        </w:tc>
        <w:tc>
          <w:tcPr>
            <w:tcW w:w="4999" w:type="dxa"/>
          </w:tcPr>
          <w:p w:rsidR="00DA69A6" w:rsidRPr="007F4E68" w:rsidRDefault="00DA69A6" w:rsidP="00DA69A6">
            <w:pPr>
              <w:autoSpaceDE/>
              <w:autoSpaceDN/>
              <w:adjustRightInd/>
              <w:rPr>
                <w:b/>
                <w:bCs/>
                <w:lang w:eastAsia="en-GB"/>
              </w:rPr>
            </w:pPr>
            <w:r w:rsidRPr="007F4E68">
              <w:rPr>
                <w:b/>
                <w:bCs/>
                <w:lang w:eastAsia="en-GB"/>
              </w:rPr>
              <w:t>Value</w:t>
            </w:r>
          </w:p>
        </w:tc>
      </w:tr>
      <w:tr w:rsidR="00DA69A6" w:rsidTr="007F4E68">
        <w:tc>
          <w:tcPr>
            <w:tcW w:w="4890" w:type="dxa"/>
          </w:tcPr>
          <w:p w:rsidR="00DA69A6" w:rsidRDefault="00DA69A6" w:rsidP="00DA69A6">
            <w:pPr>
              <w:autoSpaceDE/>
              <w:autoSpaceDN/>
              <w:adjustRightInd/>
              <w:rPr>
                <w:lang w:eastAsia="en-GB"/>
              </w:rPr>
            </w:pPr>
            <w:r>
              <w:rPr>
                <w:lang w:eastAsia="en-GB"/>
              </w:rPr>
              <w:t>Aes</w:t>
            </w:r>
          </w:p>
        </w:tc>
        <w:tc>
          <w:tcPr>
            <w:tcW w:w="4999" w:type="dxa"/>
          </w:tcPr>
          <w:p w:rsidR="00DA69A6" w:rsidRDefault="00DA69A6" w:rsidP="00787128">
            <w:pPr>
              <w:autoSpaceDE/>
              <w:autoSpaceDN/>
              <w:adjustRightInd/>
              <w:rPr>
                <w:lang w:eastAsia="en-GB"/>
              </w:rPr>
            </w:pPr>
            <w:r>
              <w:rPr>
                <w:lang w:eastAsia="en-GB"/>
              </w:rPr>
              <w:t>B</w:t>
            </w:r>
            <w:r w:rsidR="00787128">
              <w:rPr>
                <w:lang w:eastAsia="en-GB"/>
              </w:rPr>
              <w:t>C</w:t>
            </w:r>
          </w:p>
        </w:tc>
      </w:tr>
      <w:tr w:rsidR="00DA69A6" w:rsidTr="007F4E68">
        <w:tc>
          <w:tcPr>
            <w:tcW w:w="4890" w:type="dxa"/>
          </w:tcPr>
          <w:p w:rsidR="00DA69A6" w:rsidRDefault="007F4E68" w:rsidP="00DA69A6">
            <w:pPr>
              <w:autoSpaceDE/>
              <w:autoSpaceDN/>
              <w:adjustRightInd/>
              <w:rPr>
                <w:lang w:eastAsia="en-GB"/>
              </w:rPr>
            </w:pPr>
            <w:del w:id="1244" w:author="LabTest" w:date="2011-08-22T09:46:00Z">
              <w:r w:rsidDel="002F1B12">
                <w:rPr>
                  <w:lang w:eastAsia="en-GB"/>
                </w:rPr>
                <w:delText>3Des</w:delText>
              </w:r>
            </w:del>
            <w:ins w:id="1245" w:author="LabTest" w:date="2011-08-22T09:46:00Z">
              <w:r w:rsidR="002F1B12">
                <w:rPr>
                  <w:lang w:eastAsia="en-GB"/>
                </w:rPr>
                <w:t>TripleDES</w:t>
              </w:r>
            </w:ins>
          </w:p>
        </w:tc>
        <w:tc>
          <w:tcPr>
            <w:tcW w:w="4999" w:type="dxa"/>
          </w:tcPr>
          <w:p w:rsidR="00DA69A6" w:rsidRDefault="007F4E68" w:rsidP="00DA69A6">
            <w:pPr>
              <w:autoSpaceDE/>
              <w:autoSpaceDN/>
              <w:adjustRightInd/>
              <w:rPr>
                <w:lang w:eastAsia="en-GB"/>
              </w:rPr>
            </w:pPr>
            <w:r>
              <w:rPr>
                <w:lang w:eastAsia="en-GB"/>
              </w:rPr>
              <w:t>CryptoPP</w:t>
            </w:r>
          </w:p>
        </w:tc>
      </w:tr>
      <w:tr w:rsidR="00DA69A6" w:rsidTr="007F4E68">
        <w:tc>
          <w:tcPr>
            <w:tcW w:w="4890" w:type="dxa"/>
          </w:tcPr>
          <w:p w:rsidR="00DA69A6" w:rsidRDefault="007F4E68" w:rsidP="00DA69A6">
            <w:pPr>
              <w:autoSpaceDE/>
              <w:autoSpaceDN/>
              <w:adjustRightInd/>
              <w:rPr>
                <w:lang w:eastAsia="en-GB"/>
              </w:rPr>
            </w:pPr>
            <w:r>
              <w:rPr>
                <w:lang w:eastAsia="en-GB"/>
              </w:rPr>
              <w:t>PrpFromVarying</w:t>
            </w:r>
          </w:p>
        </w:tc>
        <w:tc>
          <w:tcPr>
            <w:tcW w:w="4999" w:type="dxa"/>
          </w:tcPr>
          <w:p w:rsidR="00DA69A6" w:rsidRDefault="007F4E68" w:rsidP="00DA69A6">
            <w:pPr>
              <w:autoSpaceDE/>
              <w:autoSpaceDN/>
              <w:adjustRightInd/>
              <w:rPr>
                <w:lang w:eastAsia="en-GB"/>
              </w:rPr>
            </w:pPr>
            <w:r>
              <w:rPr>
                <w:lang w:eastAsia="en-GB"/>
              </w:rPr>
              <w:t>Scapi</w:t>
            </w:r>
          </w:p>
        </w:tc>
      </w:tr>
    </w:tbl>
    <w:p w:rsidR="00DA69A6" w:rsidRDefault="00DA69A6" w:rsidP="00DA69A6">
      <w:pPr>
        <w:autoSpaceDE/>
        <w:autoSpaceDN/>
        <w:adjustRightInd/>
        <w:rPr>
          <w:lang w:eastAsia="en-GB"/>
        </w:rPr>
      </w:pPr>
    </w:p>
    <w:p w:rsidR="009C3C5A" w:rsidRDefault="002E2050" w:rsidP="00B91794">
      <w:pPr>
        <w:rPr>
          <w:sz w:val="26"/>
          <w:szCs w:val="18"/>
        </w:rPr>
      </w:pPr>
      <w:r>
        <w:rPr>
          <w:sz w:val="26"/>
          <w:szCs w:val="18"/>
        </w:rPr>
        <w:t>The default provider “properties”</w:t>
      </w:r>
      <w:r w:rsidRPr="002E2050">
        <w:rPr>
          <w:sz w:val="26"/>
          <w:szCs w:val="18"/>
        </w:rPr>
        <w:t xml:space="preserve"> </w:t>
      </w:r>
      <w:r>
        <w:rPr>
          <w:sz w:val="26"/>
          <w:szCs w:val="18"/>
        </w:rPr>
        <w:t>file makes it</w:t>
      </w:r>
      <w:r w:rsidRPr="002E2050">
        <w:rPr>
          <w:sz w:val="26"/>
          <w:szCs w:val="18"/>
        </w:rPr>
        <w:t xml:space="preserve"> possible to change the defaults by just changing this file. </w:t>
      </w:r>
      <w:r>
        <w:rPr>
          <w:sz w:val="26"/>
          <w:szCs w:val="18"/>
        </w:rPr>
        <w:t xml:space="preserve">We need to consider whether </w:t>
      </w:r>
      <w:del w:id="1246" w:author="LabTest" w:date="2011-08-22T12:15:00Z">
        <w:r w:rsidDel="00B91794">
          <w:rPr>
            <w:sz w:val="26"/>
            <w:szCs w:val="18"/>
          </w:rPr>
          <w:delText>we c</w:delText>
        </w:r>
        <w:r w:rsidRPr="002E2050" w:rsidDel="00B91794">
          <w:rPr>
            <w:sz w:val="26"/>
            <w:szCs w:val="18"/>
          </w:rPr>
          <w:delText xml:space="preserve">an </w:delText>
        </w:r>
      </w:del>
      <w:r w:rsidRPr="002E2050">
        <w:rPr>
          <w:sz w:val="26"/>
          <w:szCs w:val="18"/>
        </w:rPr>
        <w:t xml:space="preserve">we allow </w:t>
      </w:r>
      <w:r>
        <w:rPr>
          <w:sz w:val="26"/>
          <w:szCs w:val="18"/>
        </w:rPr>
        <w:t xml:space="preserve">external </w:t>
      </w:r>
      <w:r w:rsidRPr="002E2050">
        <w:rPr>
          <w:sz w:val="26"/>
          <w:szCs w:val="18"/>
        </w:rPr>
        <w:t>users</w:t>
      </w:r>
      <w:r>
        <w:rPr>
          <w:sz w:val="26"/>
          <w:szCs w:val="18"/>
        </w:rPr>
        <w:t xml:space="preserve"> to do this.</w:t>
      </w:r>
      <w:r w:rsidRPr="002E2050">
        <w:rPr>
          <w:sz w:val="26"/>
          <w:szCs w:val="18"/>
        </w:rPr>
        <w:t xml:space="preserve"> This could be really powerful; write everything using defaults and then just change a default to see the effect.</w:t>
      </w:r>
      <w:r>
        <w:rPr>
          <w:sz w:val="26"/>
          <w:szCs w:val="18"/>
        </w:rPr>
        <w:t xml:space="preserve"> The SCAPI project will definitely use this ability when running different protocols as well as for testing.</w:t>
      </w:r>
    </w:p>
    <w:p w:rsidR="003066CC" w:rsidRDefault="003066CC">
      <w:pPr>
        <w:autoSpaceDE/>
        <w:autoSpaceDN/>
        <w:adjustRightInd/>
        <w:rPr>
          <w:b/>
          <w:bCs/>
          <w:sz w:val="26"/>
          <w:szCs w:val="18"/>
        </w:rPr>
      </w:pPr>
      <w:r>
        <w:br w:type="page"/>
      </w:r>
    </w:p>
    <w:p w:rsidR="009A04C3" w:rsidRDefault="009C3C5A" w:rsidP="00586DBA">
      <w:pPr>
        <w:pStyle w:val="Heading3"/>
        <w:numPr>
          <w:ilvl w:val="2"/>
          <w:numId w:val="11"/>
        </w:numPr>
      </w:pPr>
      <w:r>
        <w:lastRenderedPageBreak/>
        <w:t xml:space="preserve"> </w:t>
      </w:r>
      <w:bookmarkStart w:id="1247" w:name="_Toc315173371"/>
      <w:r w:rsidR="00197ABB" w:rsidRPr="003066CC">
        <w:t>Dynamic</w:t>
      </w:r>
      <w:r w:rsidR="00197ABB">
        <w:t xml:space="preserve"> view</w:t>
      </w:r>
      <w:bookmarkEnd w:id="1247"/>
    </w:p>
    <w:p w:rsidR="009A04C3" w:rsidRDefault="009A04C3" w:rsidP="009A04C3">
      <w:pPr>
        <w:ind w:left="1132"/>
        <w:rPr>
          <w:u w:val="single"/>
        </w:rPr>
      </w:pPr>
      <w:r w:rsidRPr="00A7548E">
        <w:rPr>
          <w:u w:val="single"/>
        </w:rPr>
        <w:t>FactoriesUtility</w:t>
      </w:r>
    </w:p>
    <w:p w:rsidR="00FB2C35" w:rsidRDefault="00FB2C35" w:rsidP="009A04C3">
      <w:pPr>
        <w:ind w:left="1132"/>
      </w:pPr>
    </w:p>
    <w:p w:rsidR="009A04C3" w:rsidRDefault="009A04C3" w:rsidP="007B01D5">
      <w:pPr>
        <w:ind w:left="1132"/>
      </w:pPr>
      <w:r>
        <w:t>The FactoriesUtility c</w:t>
      </w:r>
      <w:r w:rsidR="009A7747">
        <w:t>lass as its name indicates is a</w:t>
      </w:r>
      <w:r>
        <w:t xml:space="preserve"> utility class used by all the factories. The actual creation of the object is done with this class in the public function getObject. All the factories call this method and cast the created object to the actual type they need to return. FactoriesUtility resides in package edu.biu.scapi.tools as mentioned above and is a </w:t>
      </w:r>
      <w:r w:rsidR="007B01D5">
        <w:t>package private</w:t>
      </w:r>
      <w:r>
        <w:t xml:space="preserve"> class. </w:t>
      </w:r>
    </w:p>
    <w:p w:rsidR="009A04C3" w:rsidRDefault="009A04C3" w:rsidP="009A04C3">
      <w:pPr>
        <w:ind w:left="1132"/>
      </w:pPr>
      <w:r>
        <w:t>Below we present the pseudo-code of the main methods in FactoriesUtility:</w:t>
      </w:r>
    </w:p>
    <w:p w:rsidR="00C4009A" w:rsidRPr="00C4009A" w:rsidRDefault="00C4009A" w:rsidP="00C4009A">
      <w:pPr>
        <w:rPr>
          <w:b/>
          <w:bCs/>
          <w:sz w:val="20"/>
          <w:szCs w:val="20"/>
        </w:rPr>
      </w:pPr>
    </w:p>
    <w:p w:rsidR="00C4009A" w:rsidRPr="00C4009A" w:rsidRDefault="00C4009A" w:rsidP="008F008C">
      <w:pPr>
        <w:pStyle w:val="ListParagraph"/>
        <w:numPr>
          <w:ilvl w:val="3"/>
          <w:numId w:val="33"/>
        </w:numPr>
        <w:rPr>
          <w:b/>
          <w:bCs/>
          <w:sz w:val="20"/>
          <w:szCs w:val="20"/>
        </w:rPr>
      </w:pPr>
      <w:r w:rsidRPr="00C4009A">
        <w:rPr>
          <w:b/>
          <w:bCs/>
          <w:sz w:val="20"/>
          <w:szCs w:val="20"/>
        </w:rPr>
        <w:t>getObject(</w:t>
      </w:r>
      <w:r w:rsidR="000B0B55" w:rsidRPr="00C4009A">
        <w:rPr>
          <w:b/>
          <w:bCs/>
          <w:sz w:val="20"/>
          <w:szCs w:val="20"/>
        </w:rPr>
        <w:t>String</w:t>
      </w:r>
      <w:r w:rsidR="000B0B55">
        <w:rPr>
          <w:b/>
          <w:bCs/>
          <w:sz w:val="20"/>
          <w:szCs w:val="20"/>
        </w:rPr>
        <w:t xml:space="preserve"> provider</w:t>
      </w:r>
      <w:r w:rsidR="007B01D5">
        <w:rPr>
          <w:b/>
          <w:bCs/>
          <w:sz w:val="20"/>
          <w:szCs w:val="20"/>
        </w:rPr>
        <w:t xml:space="preserve">, </w:t>
      </w:r>
      <w:r w:rsidR="000B0B55" w:rsidRPr="00C4009A">
        <w:rPr>
          <w:b/>
          <w:bCs/>
          <w:sz w:val="20"/>
          <w:szCs w:val="20"/>
        </w:rPr>
        <w:t xml:space="preserve">String </w:t>
      </w:r>
      <w:r w:rsidR="007B01D5" w:rsidRPr="00C4009A">
        <w:rPr>
          <w:b/>
          <w:bCs/>
          <w:sz w:val="20"/>
          <w:szCs w:val="20"/>
        </w:rPr>
        <w:t xml:space="preserve">algName, </w:t>
      </w:r>
      <w:r w:rsidR="000B0B55">
        <w:rPr>
          <w:b/>
          <w:bCs/>
          <w:sz w:val="20"/>
          <w:szCs w:val="20"/>
        </w:rPr>
        <w:t>Object[]</w:t>
      </w:r>
      <w:r w:rsidR="000B0B55" w:rsidRPr="00C4009A">
        <w:rPr>
          <w:b/>
          <w:bCs/>
          <w:sz w:val="20"/>
          <w:szCs w:val="20"/>
        </w:rPr>
        <w:t xml:space="preserve">) </w:t>
      </w:r>
      <w:r w:rsidR="000B0B55">
        <w:rPr>
          <w:b/>
          <w:bCs/>
          <w:sz w:val="20"/>
          <w:szCs w:val="20"/>
        </w:rPr>
        <w:t>params)</w:t>
      </w:r>
      <w:r w:rsidRPr="00C4009A">
        <w:rPr>
          <w:b/>
          <w:bCs/>
          <w:sz w:val="20"/>
          <w:szCs w:val="20"/>
        </w:rPr>
        <w:t xml:space="preserve"> : Object throws </w:t>
      </w:r>
      <w:r w:rsidR="00004AF7">
        <w:rPr>
          <w:b/>
          <w:bCs/>
          <w:sz w:val="20"/>
          <w:szCs w:val="20"/>
        </w:rPr>
        <w:t>FactoriesException</w:t>
      </w:r>
    </w:p>
    <w:p w:rsidR="00C4009A" w:rsidRDefault="00C4009A" w:rsidP="00C4009A">
      <w:pPr>
        <w:ind w:left="1132"/>
      </w:pPr>
      <w:r>
        <w:t>This function returns an Object instantiation of algName algorithm for the specified provider.</w:t>
      </w:r>
    </w:p>
    <w:p w:rsidR="00C4009A" w:rsidRDefault="00C4009A" w:rsidP="008F008C">
      <w:pPr>
        <w:pStyle w:val="ListParagraph"/>
        <w:numPr>
          <w:ilvl w:val="0"/>
          <w:numId w:val="18"/>
        </w:numPr>
      </w:pPr>
      <w:r>
        <w:t>Check validity of AlgDetails.name. If not valid, throw exception.</w:t>
      </w:r>
    </w:p>
    <w:p w:rsidR="007B01D5" w:rsidRDefault="007B01D5" w:rsidP="008F008C">
      <w:pPr>
        <w:pStyle w:val="ListParagraph"/>
        <w:numPr>
          <w:ilvl w:val="0"/>
          <w:numId w:val="18"/>
        </w:numPr>
      </w:pPr>
      <w:r>
        <w:t>Check validity of provider for the given algorithm. If not valid, throw exception.</w:t>
      </w:r>
    </w:p>
    <w:p w:rsidR="00C4009A" w:rsidRDefault="00C4009A" w:rsidP="008F008C">
      <w:pPr>
        <w:pStyle w:val="ListParagraph"/>
        <w:numPr>
          <w:ilvl w:val="0"/>
          <w:numId w:val="18"/>
        </w:numPr>
      </w:pPr>
      <w:r>
        <w:t>Prepare key for map by concatenating provider + algName.</w:t>
      </w:r>
    </w:p>
    <w:p w:rsidR="00C4009A" w:rsidRDefault="00C4009A" w:rsidP="008F008C">
      <w:pPr>
        <w:pStyle w:val="ListParagraph"/>
        <w:numPr>
          <w:ilvl w:val="0"/>
          <w:numId w:val="18"/>
        </w:numPr>
      </w:pPr>
      <w:r>
        <w:t>Get relevant class name from properties map with the key obtained.</w:t>
      </w:r>
    </w:p>
    <w:p w:rsidR="00C4009A" w:rsidRDefault="00C4009A" w:rsidP="008F008C">
      <w:pPr>
        <w:pStyle w:val="ListParagraph"/>
        <w:numPr>
          <w:ilvl w:val="0"/>
          <w:numId w:val="18"/>
        </w:numPr>
      </w:pPr>
      <w:r>
        <w:t>Get an object of type Class representing our algorithm. (Class algClass).</w:t>
      </w:r>
    </w:p>
    <w:p w:rsidR="003E42F8" w:rsidRDefault="00C4009A" w:rsidP="008F008C">
      <w:pPr>
        <w:pStyle w:val="ListParagraph"/>
        <w:numPr>
          <w:ilvl w:val="0"/>
          <w:numId w:val="18"/>
        </w:numPr>
      </w:pPr>
      <w:r>
        <w:t xml:space="preserve">Retrieve a Constructor of algClass that accepts </w:t>
      </w:r>
      <w:r w:rsidR="003E42F8">
        <w:t>t</w:t>
      </w:r>
      <w:r>
        <w:t xml:space="preserve"> </w:t>
      </w:r>
      <w:r w:rsidR="003E42F8">
        <w:t xml:space="preserve">parameters of </w:t>
      </w:r>
      <w:r w:rsidR="007B01D5">
        <w:t>types</w:t>
      </w:r>
      <w:r w:rsidR="00004AF7">
        <w:t xml:space="preserve"> equal to</w:t>
      </w:r>
      <w:r w:rsidR="007B01D5">
        <w:t xml:space="preserve"> the </w:t>
      </w:r>
      <w:r w:rsidR="00004AF7">
        <w:t>params’</w:t>
      </w:r>
      <w:r w:rsidR="007B01D5">
        <w:t xml:space="preserve"> objects</w:t>
      </w:r>
      <w:r w:rsidR="003E42F8">
        <w:t>, while t=</w:t>
      </w:r>
      <w:r w:rsidR="007B01D5">
        <w:t>params</w:t>
      </w:r>
      <w:r w:rsidR="003E42F8">
        <w:t>.length.</w:t>
      </w:r>
    </w:p>
    <w:p w:rsidR="00C4009A" w:rsidRDefault="00C4009A" w:rsidP="008F008C">
      <w:pPr>
        <w:pStyle w:val="ListParagraph"/>
        <w:numPr>
          <w:ilvl w:val="0"/>
          <w:numId w:val="18"/>
        </w:numPr>
      </w:pPr>
      <w:r>
        <w:t xml:space="preserve">Create an instance of type algClass by calling the above Constructor. Pass as a parameter the </w:t>
      </w:r>
      <w:r w:rsidR="00004AF7">
        <w:t>params</w:t>
      </w:r>
      <w:r>
        <w:t>. The call Constructor.newInstance returns an object of type Object. (For example, if algName is a series of algorithms: "HMAC</w:t>
      </w:r>
      <w:r w:rsidR="003E42F8">
        <w:t>(</w:t>
      </w:r>
      <w:r>
        <w:t>SHA1</w:t>
      </w:r>
      <w:r w:rsidR="003E42F8">
        <w:t>)</w:t>
      </w:r>
      <w:r>
        <w:t xml:space="preserve">", the function creates an HMAC object and passes the tail – "SHA1" to the instance of HMAC. HMAC should be a class that takes as argument a string and in its constructor uses the factories to create the hash object. In this case, where there is a tail, the getObject function passes the String "SHA1" by retrieving a constructor that gets a String. If there is no such constructor, an exception will be thrown). </w:t>
      </w:r>
    </w:p>
    <w:p w:rsidR="00C4009A" w:rsidRDefault="00C4009A" w:rsidP="008F008C">
      <w:pPr>
        <w:pStyle w:val="ListParagraph"/>
        <w:numPr>
          <w:ilvl w:val="0"/>
          <w:numId w:val="18"/>
        </w:numPr>
      </w:pPr>
      <w:r>
        <w:t xml:space="preserve"> Return the object created.</w:t>
      </w:r>
    </w:p>
    <w:p w:rsidR="00C4009A" w:rsidRDefault="00C4009A" w:rsidP="000B0B55">
      <w:pPr>
        <w:ind w:left="708" w:firstLine="424"/>
      </w:pPr>
      <w:r>
        <w:t>Note: The actual java code for FactoriesUtility::getObject(</w:t>
      </w:r>
      <w:r w:rsidR="000B0B55" w:rsidRPr="00884973">
        <w:t xml:space="preserve">String </w:t>
      </w:r>
      <w:r w:rsidRPr="00884973">
        <w:t>provider</w:t>
      </w:r>
      <w:r w:rsidR="00004AF7">
        <w:t xml:space="preserve">, </w:t>
      </w:r>
      <w:r w:rsidR="00004AF7" w:rsidRPr="00004AF7">
        <w:t xml:space="preserve"> </w:t>
      </w:r>
      <w:r w:rsidR="000B0B55" w:rsidRPr="00884973">
        <w:t xml:space="preserve">String </w:t>
      </w:r>
      <w:r w:rsidR="00004AF7" w:rsidRPr="00884973">
        <w:t>algName</w:t>
      </w:r>
      <w:r w:rsidR="00004AF7">
        <w:t xml:space="preserve">, </w:t>
      </w:r>
      <w:r w:rsidR="000B0B55">
        <w:t>Object[] params</w:t>
      </w:r>
      <w:r w:rsidRPr="00884973">
        <w:t>)</w:t>
      </w:r>
      <w:r w:rsidR="00004AF7">
        <w:t xml:space="preserve"> </w:t>
      </w:r>
      <w:r>
        <w:t>can be found in the Appendix.</w:t>
      </w:r>
    </w:p>
    <w:p w:rsidR="000A423C" w:rsidRPr="00C4009A" w:rsidRDefault="000A423C" w:rsidP="00C4009A">
      <w:pPr>
        <w:ind w:left="708" w:firstLine="424"/>
        <w:rPr>
          <w:b/>
          <w:bCs/>
          <w:sz w:val="20"/>
          <w:szCs w:val="20"/>
        </w:rPr>
      </w:pPr>
    </w:p>
    <w:p w:rsidR="00C4009A" w:rsidRDefault="000B0B55" w:rsidP="008F008C">
      <w:pPr>
        <w:pStyle w:val="ListParagraph"/>
        <w:numPr>
          <w:ilvl w:val="3"/>
          <w:numId w:val="33"/>
        </w:numPr>
        <w:rPr>
          <w:b/>
          <w:bCs/>
          <w:sz w:val="20"/>
          <w:szCs w:val="20"/>
        </w:rPr>
      </w:pPr>
      <w:r>
        <w:rPr>
          <w:b/>
          <w:bCs/>
          <w:sz w:val="20"/>
          <w:szCs w:val="20"/>
        </w:rPr>
        <w:t>getObject(String algName</w:t>
      </w:r>
      <w:r w:rsidR="000A423C">
        <w:rPr>
          <w:b/>
          <w:bCs/>
          <w:sz w:val="20"/>
          <w:szCs w:val="20"/>
        </w:rPr>
        <w:t xml:space="preserve">) : Object throws </w:t>
      </w:r>
      <w:r w:rsidR="00004AF7">
        <w:rPr>
          <w:b/>
          <w:bCs/>
          <w:sz w:val="20"/>
          <w:szCs w:val="20"/>
        </w:rPr>
        <w:t>FactoriesException</w:t>
      </w:r>
    </w:p>
    <w:p w:rsidR="000A423C" w:rsidRDefault="000A423C" w:rsidP="008F008C">
      <w:pPr>
        <w:pStyle w:val="ListParagraph"/>
        <w:numPr>
          <w:ilvl w:val="0"/>
          <w:numId w:val="24"/>
        </w:numPr>
      </w:pPr>
      <w:r>
        <w:t xml:space="preserve">Call </w:t>
      </w:r>
      <w:r w:rsidRPr="00D0685A">
        <w:t>getDefaultImplProvider</w:t>
      </w:r>
      <w:r>
        <w:t xml:space="preserve"> with algName to get the provider’s name</w:t>
      </w:r>
    </w:p>
    <w:p w:rsidR="000A423C" w:rsidRDefault="000A423C" w:rsidP="008F008C">
      <w:pPr>
        <w:pStyle w:val="ListParagraph"/>
        <w:numPr>
          <w:ilvl w:val="0"/>
          <w:numId w:val="24"/>
        </w:numPr>
      </w:pPr>
      <w:r>
        <w:t>Call getObject(provider</w:t>
      </w:r>
      <w:r w:rsidR="00004AF7">
        <w:t>, algName</w:t>
      </w:r>
      <w:r>
        <w:t>) to create requested object</w:t>
      </w:r>
    </w:p>
    <w:p w:rsidR="00004AF7" w:rsidRDefault="000A423C" w:rsidP="008F008C">
      <w:pPr>
        <w:pStyle w:val="ListParagraph"/>
        <w:numPr>
          <w:ilvl w:val="0"/>
          <w:numId w:val="24"/>
        </w:numPr>
      </w:pPr>
      <w:r>
        <w:t>Return created object.</w:t>
      </w:r>
    </w:p>
    <w:p w:rsidR="00004AF7" w:rsidRDefault="00004AF7" w:rsidP="00004AF7">
      <w:pPr>
        <w:pStyle w:val="ListParagraph"/>
        <w:ind w:left="1492"/>
      </w:pPr>
    </w:p>
    <w:p w:rsidR="00004AF7" w:rsidRDefault="00004AF7" w:rsidP="008F008C">
      <w:pPr>
        <w:pStyle w:val="ListParagraph"/>
        <w:numPr>
          <w:ilvl w:val="3"/>
          <w:numId w:val="33"/>
        </w:numPr>
        <w:rPr>
          <w:b/>
          <w:bCs/>
          <w:sz w:val="20"/>
          <w:szCs w:val="20"/>
        </w:rPr>
      </w:pPr>
      <w:r>
        <w:rPr>
          <w:b/>
          <w:bCs/>
          <w:sz w:val="20"/>
          <w:szCs w:val="20"/>
        </w:rPr>
        <w:t>getObject(</w:t>
      </w:r>
      <w:r w:rsidR="000B0B55">
        <w:rPr>
          <w:b/>
          <w:bCs/>
          <w:sz w:val="20"/>
          <w:szCs w:val="20"/>
        </w:rPr>
        <w:t xml:space="preserve">String provider </w:t>
      </w:r>
      <w:r>
        <w:rPr>
          <w:b/>
          <w:bCs/>
          <w:sz w:val="20"/>
          <w:szCs w:val="20"/>
        </w:rPr>
        <w:t xml:space="preserve">, </w:t>
      </w:r>
      <w:r w:rsidR="000B0B55">
        <w:rPr>
          <w:b/>
          <w:bCs/>
          <w:sz w:val="20"/>
          <w:szCs w:val="20"/>
        </w:rPr>
        <w:t>String algName</w:t>
      </w:r>
      <w:r>
        <w:rPr>
          <w:b/>
          <w:bCs/>
          <w:sz w:val="20"/>
          <w:szCs w:val="20"/>
        </w:rPr>
        <w:t>) : Object throws FactoriesException</w:t>
      </w:r>
    </w:p>
    <w:p w:rsidR="00004AF7" w:rsidRDefault="00004AF7" w:rsidP="008F008C">
      <w:pPr>
        <w:pStyle w:val="ListParagraph"/>
        <w:numPr>
          <w:ilvl w:val="0"/>
          <w:numId w:val="24"/>
        </w:numPr>
      </w:pPr>
      <w:r>
        <w:t>Parse algorithm name in order to get algDetails.</w:t>
      </w:r>
    </w:p>
    <w:p w:rsidR="00004AF7" w:rsidRDefault="00004AF7" w:rsidP="008F008C">
      <w:pPr>
        <w:pStyle w:val="ListParagraph"/>
        <w:numPr>
          <w:ilvl w:val="0"/>
          <w:numId w:val="24"/>
        </w:numPr>
      </w:pPr>
      <w:r>
        <w:t>Call getObject(provider, algDetails.name, algDetails.params.toArray()) to create requested object</w:t>
      </w:r>
    </w:p>
    <w:p w:rsidR="00004AF7" w:rsidRDefault="00004AF7" w:rsidP="008F008C">
      <w:pPr>
        <w:pStyle w:val="ListParagraph"/>
        <w:numPr>
          <w:ilvl w:val="0"/>
          <w:numId w:val="24"/>
        </w:numPr>
      </w:pPr>
      <w:r>
        <w:t>Return created object.</w:t>
      </w:r>
    </w:p>
    <w:p w:rsidR="00004AF7" w:rsidRPr="00004AF7" w:rsidRDefault="00004AF7" w:rsidP="00004AF7">
      <w:pPr>
        <w:rPr>
          <w:rFonts w:ascii="Calibri" w:hAnsi="Calibri" w:cs="Arial"/>
          <w:sz w:val="22"/>
          <w:szCs w:val="22"/>
          <w:lang w:bidi="en-US"/>
        </w:rPr>
      </w:pPr>
    </w:p>
    <w:p w:rsidR="00004AF7" w:rsidRPr="00004AF7" w:rsidRDefault="00004AF7" w:rsidP="008F008C">
      <w:pPr>
        <w:pStyle w:val="ListParagraph"/>
        <w:numPr>
          <w:ilvl w:val="3"/>
          <w:numId w:val="33"/>
        </w:numPr>
        <w:rPr>
          <w:b/>
          <w:bCs/>
          <w:sz w:val="20"/>
          <w:szCs w:val="20"/>
        </w:rPr>
      </w:pPr>
      <w:r w:rsidRPr="00004AF7">
        <w:rPr>
          <w:b/>
          <w:bCs/>
          <w:sz w:val="20"/>
          <w:szCs w:val="20"/>
        </w:rPr>
        <w:lastRenderedPageBreak/>
        <w:t>getObject(</w:t>
      </w:r>
      <w:r w:rsidR="000B0B55">
        <w:rPr>
          <w:b/>
          <w:bCs/>
          <w:sz w:val="20"/>
          <w:szCs w:val="20"/>
        </w:rPr>
        <w:t>String</w:t>
      </w:r>
      <w:r w:rsidR="000B0B55" w:rsidRPr="00004AF7">
        <w:rPr>
          <w:b/>
          <w:bCs/>
          <w:sz w:val="20"/>
          <w:szCs w:val="20"/>
        </w:rPr>
        <w:t xml:space="preserve"> </w:t>
      </w:r>
      <w:r w:rsidR="000B0B55">
        <w:rPr>
          <w:b/>
          <w:bCs/>
          <w:sz w:val="20"/>
          <w:szCs w:val="20"/>
        </w:rPr>
        <w:t xml:space="preserve">algName, </w:t>
      </w:r>
      <w:r w:rsidR="000B0B55" w:rsidRPr="00004AF7">
        <w:rPr>
          <w:b/>
          <w:bCs/>
          <w:sz w:val="20"/>
          <w:szCs w:val="20"/>
        </w:rPr>
        <w:t>Object[</w:t>
      </w:r>
      <w:r w:rsidR="000B0B55">
        <w:rPr>
          <w:b/>
          <w:bCs/>
          <w:sz w:val="20"/>
          <w:szCs w:val="20"/>
        </w:rPr>
        <w:t>] params)</w:t>
      </w:r>
      <w:r w:rsidRPr="00004AF7">
        <w:rPr>
          <w:b/>
          <w:bCs/>
          <w:sz w:val="20"/>
          <w:szCs w:val="20"/>
        </w:rPr>
        <w:t xml:space="preserve"> : Object throws FactoriesException</w:t>
      </w:r>
    </w:p>
    <w:p w:rsidR="00004AF7" w:rsidRDefault="00004AF7" w:rsidP="008F008C">
      <w:pPr>
        <w:pStyle w:val="ListParagraph"/>
        <w:numPr>
          <w:ilvl w:val="0"/>
          <w:numId w:val="24"/>
        </w:numPr>
      </w:pPr>
      <w:r>
        <w:t xml:space="preserve">Call </w:t>
      </w:r>
      <w:r w:rsidRPr="00D0685A">
        <w:t>getDefaultImplProvider</w:t>
      </w:r>
      <w:r>
        <w:t xml:space="preserve"> with algName to get the provider’s name</w:t>
      </w:r>
    </w:p>
    <w:p w:rsidR="00004AF7" w:rsidRDefault="00004AF7" w:rsidP="008F008C">
      <w:pPr>
        <w:pStyle w:val="ListParagraph"/>
        <w:numPr>
          <w:ilvl w:val="0"/>
          <w:numId w:val="24"/>
        </w:numPr>
      </w:pPr>
      <w:r>
        <w:t>Call getObject(provider, algName, params) to create requested object</w:t>
      </w:r>
    </w:p>
    <w:p w:rsidR="00004AF7" w:rsidRDefault="00004AF7" w:rsidP="008F008C">
      <w:pPr>
        <w:pStyle w:val="ListParagraph"/>
        <w:numPr>
          <w:ilvl w:val="0"/>
          <w:numId w:val="24"/>
        </w:numPr>
      </w:pPr>
      <w:r>
        <w:t>Return created object.</w:t>
      </w:r>
    </w:p>
    <w:p w:rsidR="00004AF7" w:rsidRDefault="00004AF7" w:rsidP="00004AF7">
      <w:pPr>
        <w:pStyle w:val="ListParagraph"/>
        <w:ind w:left="1492"/>
      </w:pPr>
    </w:p>
    <w:p w:rsidR="000A423C" w:rsidRPr="00004AF7" w:rsidRDefault="000A423C" w:rsidP="008F008C">
      <w:pPr>
        <w:pStyle w:val="ListParagraph"/>
        <w:numPr>
          <w:ilvl w:val="3"/>
          <w:numId w:val="33"/>
        </w:numPr>
        <w:rPr>
          <w:b/>
          <w:bCs/>
          <w:sz w:val="20"/>
          <w:szCs w:val="20"/>
        </w:rPr>
      </w:pPr>
      <w:r w:rsidRPr="00004AF7">
        <w:rPr>
          <w:b/>
          <w:bCs/>
          <w:sz w:val="20"/>
          <w:szCs w:val="20"/>
        </w:rPr>
        <w:t>parseAlgName</w:t>
      </w:r>
      <w:r w:rsidR="00004AF7">
        <w:rPr>
          <w:b/>
          <w:bCs/>
          <w:sz w:val="20"/>
          <w:szCs w:val="20"/>
        </w:rPr>
        <w:t>s</w:t>
      </w:r>
      <w:r w:rsidR="000B0B55">
        <w:rPr>
          <w:b/>
          <w:bCs/>
          <w:sz w:val="20"/>
          <w:szCs w:val="20"/>
        </w:rPr>
        <w:t>(String algNames</w:t>
      </w:r>
      <w:r w:rsidRPr="00004AF7">
        <w:rPr>
          <w:b/>
          <w:bCs/>
          <w:sz w:val="20"/>
          <w:szCs w:val="20"/>
        </w:rPr>
        <w:t>) : AlgDetails</w:t>
      </w:r>
    </w:p>
    <w:p w:rsidR="000A423C" w:rsidRDefault="000A423C" w:rsidP="000B0B55">
      <w:pPr>
        <w:pStyle w:val="ListParagraph"/>
        <w:ind w:left="1492"/>
      </w:pPr>
      <w:r>
        <w:t>The string algName should be of the form “</w:t>
      </w:r>
      <w:r w:rsidR="006A752C">
        <w:t>“</w:t>
      </w:r>
      <w:r w:rsidR="006A752C" w:rsidRPr="0032228F">
        <w:t>alg1Name</w:t>
      </w:r>
      <w:r w:rsidR="006A752C">
        <w:t>(</w:t>
      </w:r>
      <w:r w:rsidR="006A752C" w:rsidRPr="0032228F">
        <w:t>alg2Name</w:t>
      </w:r>
      <w:r w:rsidR="006A752C">
        <w:t>, …,alg</w:t>
      </w:r>
      <w:r w:rsidR="006A752C" w:rsidRPr="0032228F">
        <w:rPr>
          <w:i/>
          <w:iCs/>
        </w:rPr>
        <w:t>n</w:t>
      </w:r>
      <w:r w:rsidR="006A752C">
        <w:t>Name)”</w:t>
      </w:r>
      <w:r>
        <w:t>, where n can be any number greater than zero.</w:t>
      </w:r>
      <w:r w:rsidR="006A752C">
        <w:t xml:space="preserve"> (If n = zero, then AlgDetails.</w:t>
      </w:r>
      <w:r>
        <w:t>Name = null and AlgDetails.</w:t>
      </w:r>
      <w:r w:rsidR="000B0B55">
        <w:t>params</w:t>
      </w:r>
      <w:r>
        <w:t xml:space="preserve"> = n</w:t>
      </w:r>
      <w:r w:rsidR="006A752C">
        <w:t>ull. If n = 1 then  AlgDetails.</w:t>
      </w:r>
      <w:r>
        <w:t>Name = “alg1” and AlgDetails.</w:t>
      </w:r>
      <w:r w:rsidR="000B0B55">
        <w:t>params</w:t>
      </w:r>
      <w:r w:rsidR="006A752C">
        <w:t>=null</w:t>
      </w:r>
      <w:r>
        <w:t>. If n &gt;=2 then AlgDetails.Name = alg1 and AlgDetails.</w:t>
      </w:r>
      <w:r w:rsidR="000B0B55">
        <w:t>params</w:t>
      </w:r>
      <w:r>
        <w:t xml:space="preserve">= </w:t>
      </w:r>
      <w:r w:rsidR="006A752C">
        <w:t>[</w:t>
      </w:r>
      <w:r w:rsidR="006A752C" w:rsidRPr="0032228F">
        <w:t>alg2Name</w:t>
      </w:r>
      <w:r w:rsidR="006A752C">
        <w:t xml:space="preserve"> , …,alg</w:t>
      </w:r>
      <w:r w:rsidR="006A752C" w:rsidRPr="00D02AD5">
        <w:rPr>
          <w:i/>
          <w:iCs/>
        </w:rPr>
        <w:t>n</w:t>
      </w:r>
      <w:r w:rsidR="006A752C">
        <w:t>Name)])</w:t>
      </w:r>
    </w:p>
    <w:p w:rsidR="000A423C" w:rsidRDefault="000A423C" w:rsidP="008F008C">
      <w:pPr>
        <w:pStyle w:val="ListParagraph"/>
        <w:numPr>
          <w:ilvl w:val="0"/>
          <w:numId w:val="19"/>
        </w:numPr>
      </w:pPr>
      <w:r>
        <w:t>Parse the string and return the following:</w:t>
      </w:r>
    </w:p>
    <w:p w:rsidR="000A423C" w:rsidRDefault="006A752C" w:rsidP="008F008C">
      <w:pPr>
        <w:pStyle w:val="ListParagraph"/>
        <w:numPr>
          <w:ilvl w:val="1"/>
          <w:numId w:val="19"/>
        </w:numPr>
      </w:pPr>
      <w:r>
        <w:t>If n = 0, then AlgDetails.</w:t>
      </w:r>
      <w:r w:rsidR="000A423C">
        <w:t>name = null and AlgDetails.</w:t>
      </w:r>
      <w:r w:rsidR="000B0B55">
        <w:t>params</w:t>
      </w:r>
      <w:r w:rsidR="000A423C">
        <w:t xml:space="preserve">= null. </w:t>
      </w:r>
    </w:p>
    <w:p w:rsidR="00DD6BB8" w:rsidRDefault="006A752C" w:rsidP="008F008C">
      <w:pPr>
        <w:pStyle w:val="ListParagraph"/>
        <w:numPr>
          <w:ilvl w:val="1"/>
          <w:numId w:val="19"/>
        </w:numPr>
      </w:pPr>
      <w:r>
        <w:t>If n = 1, then AlgDetails.</w:t>
      </w:r>
      <w:r w:rsidR="000B0B55">
        <w:t>name = “alg1” and AlgDetails.params</w:t>
      </w:r>
      <w:r>
        <w:t>=null</w:t>
      </w:r>
      <w:r w:rsidR="000A423C">
        <w:t xml:space="preserve">. </w:t>
      </w:r>
    </w:p>
    <w:p w:rsidR="006A752C" w:rsidRDefault="006A752C" w:rsidP="000B0B55">
      <w:pPr>
        <w:pStyle w:val="ListParagraph"/>
        <w:ind w:left="2212"/>
      </w:pPr>
      <w:r>
        <w:t>If n &gt;=2, then AlgDetails.</w:t>
      </w:r>
      <w:r w:rsidR="000A423C">
        <w:t>name = “alg1” and AlgDetails.</w:t>
      </w:r>
      <w:r w:rsidR="000B0B55">
        <w:t>params</w:t>
      </w:r>
      <w:r w:rsidR="000A423C">
        <w:t xml:space="preserve">= </w:t>
      </w:r>
    </w:p>
    <w:p w:rsidR="006A752C" w:rsidRDefault="006A752C" w:rsidP="00D02AD5">
      <w:pPr>
        <w:pStyle w:val="ListParagraph"/>
        <w:ind w:left="2212"/>
      </w:pPr>
      <w:r>
        <w:t>[</w:t>
      </w:r>
      <w:r w:rsidRPr="0032228F">
        <w:t>alg2Name</w:t>
      </w:r>
      <w:r>
        <w:t>, …,alg</w:t>
      </w:r>
      <w:r w:rsidRPr="0032228F">
        <w:rPr>
          <w:i/>
          <w:iCs/>
        </w:rPr>
        <w:t>n</w:t>
      </w:r>
      <w:r>
        <w:t>Name)]</w:t>
      </w:r>
    </w:p>
    <w:p w:rsidR="007D18A6" w:rsidRPr="00DD6BB8" w:rsidRDefault="007D18A6" w:rsidP="000B0B55">
      <w:pPr>
        <w:pStyle w:val="ListParagraph"/>
        <w:ind w:left="2212"/>
      </w:pPr>
    </w:p>
    <w:p w:rsidR="007D18A6" w:rsidRPr="000B0B55" w:rsidRDefault="007D18A6" w:rsidP="008F008C">
      <w:pPr>
        <w:pStyle w:val="ListParagraph"/>
        <w:numPr>
          <w:ilvl w:val="3"/>
          <w:numId w:val="33"/>
        </w:numPr>
        <w:rPr>
          <w:b/>
          <w:bCs/>
          <w:sz w:val="20"/>
          <w:szCs w:val="20"/>
        </w:rPr>
      </w:pPr>
      <w:r w:rsidRPr="007D18A6">
        <w:rPr>
          <w:b/>
          <w:bCs/>
          <w:sz w:val="20"/>
          <w:szCs w:val="20"/>
        </w:rPr>
        <w:t xml:space="preserve"> </w:t>
      </w:r>
      <w:r w:rsidRPr="000B0B55">
        <w:rPr>
          <w:b/>
          <w:bCs/>
          <w:sz w:val="20"/>
          <w:szCs w:val="20"/>
        </w:rPr>
        <w:t>check</w:t>
      </w:r>
      <w:r w:rsidR="000B0B55" w:rsidRPr="000B0B55">
        <w:rPr>
          <w:b/>
          <w:bCs/>
          <w:sz w:val="20"/>
          <w:szCs w:val="20"/>
        </w:rPr>
        <w:t>Algorithm</w:t>
      </w:r>
      <w:r w:rsidRPr="000B0B55">
        <w:rPr>
          <w:b/>
          <w:bCs/>
          <w:sz w:val="20"/>
          <w:szCs w:val="20"/>
        </w:rPr>
        <w:t>Validity</w:t>
      </w:r>
      <w:r w:rsidR="000B0B55" w:rsidRPr="000B0B55">
        <w:rPr>
          <w:b/>
          <w:bCs/>
          <w:sz w:val="20"/>
          <w:szCs w:val="20"/>
        </w:rPr>
        <w:t>ForType</w:t>
      </w:r>
      <w:r w:rsidRPr="000B0B55">
        <w:rPr>
          <w:b/>
          <w:bCs/>
          <w:sz w:val="20"/>
          <w:szCs w:val="20"/>
        </w:rPr>
        <w:t>(String algName) : Boolean</w:t>
      </w:r>
    </w:p>
    <w:p w:rsidR="007D18A6" w:rsidRDefault="007D18A6" w:rsidP="008F008C">
      <w:pPr>
        <w:pStyle w:val="ListParagraph"/>
        <w:numPr>
          <w:ilvl w:val="0"/>
          <w:numId w:val="35"/>
        </w:numPr>
      </w:pPr>
      <w:r>
        <w:t xml:space="preserve">Search </w:t>
      </w:r>
      <w:r w:rsidR="006A752C">
        <w:t>alg</w:t>
      </w:r>
      <w:r w:rsidR="00E41B3D">
        <w:t>InType map</w:t>
      </w:r>
      <w:r>
        <w:t xml:space="preserve"> (or another data structure built from it onc</w:t>
      </w:r>
      <w:r w:rsidR="000B0B55">
        <w:t>e for efficiency) to see if the key provider+</w:t>
      </w:r>
      <w:r>
        <w:t>algName exists. If so, return true, else return false.</w:t>
      </w:r>
    </w:p>
    <w:p w:rsidR="000B0B55" w:rsidRDefault="000B0B55" w:rsidP="000B0B55">
      <w:pPr>
        <w:pStyle w:val="ListParagraph"/>
        <w:ind w:left="1494"/>
      </w:pPr>
    </w:p>
    <w:p w:rsidR="000B0B55" w:rsidRPr="000B0B55" w:rsidRDefault="000B0B55" w:rsidP="008F008C">
      <w:pPr>
        <w:pStyle w:val="ListParagraph"/>
        <w:numPr>
          <w:ilvl w:val="3"/>
          <w:numId w:val="33"/>
        </w:numPr>
        <w:rPr>
          <w:b/>
          <w:bCs/>
          <w:sz w:val="20"/>
          <w:szCs w:val="20"/>
        </w:rPr>
      </w:pPr>
      <w:r w:rsidRPr="000B0B55">
        <w:rPr>
          <w:b/>
          <w:bCs/>
          <w:sz w:val="20"/>
          <w:szCs w:val="20"/>
        </w:rPr>
        <w:t>checkProviderImplementationOfAlgorithm(String provider, String algName) : Boolean</w:t>
      </w:r>
    </w:p>
    <w:p w:rsidR="000B0B55" w:rsidRDefault="000B0B55" w:rsidP="008F008C">
      <w:pPr>
        <w:pStyle w:val="ListParagraph"/>
        <w:numPr>
          <w:ilvl w:val="0"/>
          <w:numId w:val="35"/>
        </w:numPr>
      </w:pPr>
      <w:r>
        <w:t>Search algInType map (or another data structure built from it once for efficiency) to see if thi algName exists. If so, return true, else return false.</w:t>
      </w:r>
    </w:p>
    <w:p w:rsidR="007D18A6" w:rsidRPr="007D18A6" w:rsidRDefault="007D18A6" w:rsidP="007D18A6">
      <w:pPr>
        <w:pStyle w:val="ListParagraph"/>
        <w:ind w:left="1494"/>
      </w:pPr>
    </w:p>
    <w:p w:rsidR="007D18A6" w:rsidRPr="007D18A6" w:rsidRDefault="000B0B55" w:rsidP="008F008C">
      <w:pPr>
        <w:pStyle w:val="ListParagraph"/>
        <w:numPr>
          <w:ilvl w:val="3"/>
          <w:numId w:val="33"/>
        </w:numPr>
        <w:rPr>
          <w:b/>
          <w:bCs/>
          <w:sz w:val="20"/>
          <w:szCs w:val="20"/>
        </w:rPr>
      </w:pPr>
      <w:r>
        <w:rPr>
          <w:b/>
          <w:bCs/>
          <w:sz w:val="20"/>
          <w:szCs w:val="20"/>
        </w:rPr>
        <w:t>prepareKey(</w:t>
      </w:r>
      <w:r w:rsidRPr="007D18A6">
        <w:rPr>
          <w:b/>
          <w:bCs/>
          <w:sz w:val="20"/>
          <w:szCs w:val="20"/>
        </w:rPr>
        <w:t xml:space="preserve">String </w:t>
      </w:r>
      <w:r>
        <w:rPr>
          <w:b/>
          <w:bCs/>
          <w:sz w:val="20"/>
          <w:szCs w:val="20"/>
        </w:rPr>
        <w:t>provider</w:t>
      </w:r>
      <w:r w:rsidR="007D18A6" w:rsidRPr="007D18A6">
        <w:rPr>
          <w:b/>
          <w:bCs/>
          <w:sz w:val="20"/>
          <w:szCs w:val="20"/>
        </w:rPr>
        <w:t xml:space="preserve">, </w:t>
      </w:r>
      <w:r w:rsidRPr="007D18A6">
        <w:rPr>
          <w:b/>
          <w:bCs/>
          <w:sz w:val="20"/>
          <w:szCs w:val="20"/>
        </w:rPr>
        <w:t xml:space="preserve">String </w:t>
      </w:r>
      <w:r>
        <w:rPr>
          <w:b/>
          <w:bCs/>
          <w:sz w:val="20"/>
          <w:szCs w:val="20"/>
        </w:rPr>
        <w:t>algName</w:t>
      </w:r>
      <w:r w:rsidR="007D18A6" w:rsidRPr="007D18A6">
        <w:rPr>
          <w:b/>
          <w:bCs/>
          <w:sz w:val="20"/>
          <w:szCs w:val="20"/>
        </w:rPr>
        <w:t>) : String</w:t>
      </w:r>
    </w:p>
    <w:p w:rsidR="009A04C3" w:rsidRDefault="007D18A6" w:rsidP="008F008C">
      <w:pPr>
        <w:pStyle w:val="ListParagraph"/>
        <w:numPr>
          <w:ilvl w:val="0"/>
          <w:numId w:val="35"/>
        </w:numPr>
      </w:pPr>
      <w:r>
        <w:t>Return the concatenation of provider + algName</w:t>
      </w:r>
    </w:p>
    <w:p w:rsidR="009812BE" w:rsidRDefault="009812BE" w:rsidP="009812BE">
      <w:pPr>
        <w:pStyle w:val="ListParagraph"/>
        <w:ind w:left="1494"/>
      </w:pPr>
    </w:p>
    <w:p w:rsidR="009A04C3" w:rsidRPr="009812BE" w:rsidRDefault="009A04C3" w:rsidP="008F008C">
      <w:pPr>
        <w:pStyle w:val="ListParagraph"/>
        <w:numPr>
          <w:ilvl w:val="3"/>
          <w:numId w:val="33"/>
        </w:numPr>
        <w:rPr>
          <w:b/>
          <w:bCs/>
          <w:sz w:val="20"/>
          <w:szCs w:val="20"/>
        </w:rPr>
      </w:pPr>
      <w:r w:rsidRPr="009812BE">
        <w:rPr>
          <w:b/>
          <w:bCs/>
          <w:sz w:val="20"/>
          <w:szCs w:val="20"/>
        </w:rPr>
        <w:t>getDefaultImplProvider(</w:t>
      </w:r>
      <w:r w:rsidR="000B0B55" w:rsidRPr="007D18A6">
        <w:rPr>
          <w:b/>
          <w:bCs/>
          <w:sz w:val="20"/>
          <w:szCs w:val="20"/>
        </w:rPr>
        <w:t>String</w:t>
      </w:r>
      <w:r w:rsidR="000B0B55" w:rsidRPr="009812BE">
        <w:rPr>
          <w:b/>
          <w:bCs/>
          <w:sz w:val="20"/>
          <w:szCs w:val="20"/>
        </w:rPr>
        <w:t xml:space="preserve"> </w:t>
      </w:r>
      <w:r w:rsidR="000B0B55">
        <w:rPr>
          <w:b/>
          <w:bCs/>
          <w:sz w:val="20"/>
          <w:szCs w:val="20"/>
        </w:rPr>
        <w:t>algName</w:t>
      </w:r>
      <w:r w:rsidRPr="009812BE">
        <w:rPr>
          <w:b/>
          <w:bCs/>
          <w:sz w:val="20"/>
          <w:szCs w:val="20"/>
        </w:rPr>
        <w:t>) : String</w:t>
      </w:r>
    </w:p>
    <w:p w:rsidR="009A04C3" w:rsidRDefault="009A04C3" w:rsidP="008F008C">
      <w:pPr>
        <w:pStyle w:val="ListParagraph"/>
        <w:numPr>
          <w:ilvl w:val="0"/>
          <w:numId w:val="20"/>
        </w:numPr>
        <w:rPr>
          <w:lang w:eastAsia="en-GB"/>
        </w:rPr>
      </w:pPr>
      <w:r>
        <w:rPr>
          <w:lang w:eastAsia="en-GB"/>
        </w:rPr>
        <w:t>Get from defaultProviderMap the default provider for the algorithm specified with the key algName.</w:t>
      </w:r>
    </w:p>
    <w:p w:rsidR="009A04C3" w:rsidRDefault="009A04C3" w:rsidP="008F008C">
      <w:pPr>
        <w:pStyle w:val="ListParagraph"/>
        <w:numPr>
          <w:ilvl w:val="0"/>
          <w:numId w:val="20"/>
        </w:numPr>
      </w:pPr>
      <w:r>
        <w:rPr>
          <w:lang w:eastAsia="en-GB"/>
        </w:rPr>
        <w:t>This function may return different libraries for different objects. For example, it may return "Crypto++" when requesting a Rabin trapdoor permutation and "BC" when requesting an AES implementation. The decision on which implementation to return will be based on the available implementations, on performance and other relevant reasons.</w:t>
      </w:r>
      <w:r>
        <w:t xml:space="preserve"> </w:t>
      </w:r>
    </w:p>
    <w:p w:rsidR="009A04C3" w:rsidRDefault="009A04C3" w:rsidP="009A04C3">
      <w:pPr>
        <w:pStyle w:val="ListParagraph"/>
        <w:ind w:left="1492"/>
      </w:pPr>
    </w:p>
    <w:p w:rsidR="009A04C3" w:rsidRDefault="009A04C3" w:rsidP="009A04C3">
      <w:pPr>
        <w:autoSpaceDE/>
        <w:autoSpaceDN/>
        <w:adjustRightInd/>
        <w:rPr>
          <w:u w:val="single"/>
        </w:rPr>
      </w:pPr>
      <w:r>
        <w:rPr>
          <w:u w:val="single"/>
        </w:rPr>
        <w:br w:type="page"/>
      </w:r>
    </w:p>
    <w:p w:rsidR="009A04C3" w:rsidRDefault="009A04C3" w:rsidP="009A04C3">
      <w:pPr>
        <w:ind w:left="1132"/>
        <w:rPr>
          <w:u w:val="single"/>
        </w:rPr>
      </w:pPr>
      <w:r w:rsidRPr="00594A10">
        <w:rPr>
          <w:u w:val="single"/>
        </w:rPr>
        <w:lastRenderedPageBreak/>
        <w:t>[Family]Factory</w:t>
      </w:r>
    </w:p>
    <w:p w:rsidR="00FB2C35" w:rsidRPr="00594A10" w:rsidRDefault="00FB2C35" w:rsidP="009A04C3">
      <w:pPr>
        <w:ind w:left="1132"/>
      </w:pPr>
    </w:p>
    <w:p w:rsidR="009A04C3" w:rsidRDefault="009A04C3" w:rsidP="009A04C3">
      <w:pPr>
        <w:ind w:left="1132"/>
      </w:pPr>
      <w:r w:rsidRPr="00594A10">
        <w:t>[Fami</w:t>
      </w:r>
      <w:r>
        <w:t>ly]Factory represents a set of factory classes for each family type. The family types are:</w:t>
      </w:r>
    </w:p>
    <w:p w:rsidR="009A04C3" w:rsidRDefault="009A04C3" w:rsidP="008F008C">
      <w:pPr>
        <w:pStyle w:val="ListParagraph"/>
        <w:numPr>
          <w:ilvl w:val="0"/>
          <w:numId w:val="21"/>
        </w:numPr>
      </w:pPr>
      <w:r>
        <w:t>Pseudorandom function</w:t>
      </w:r>
    </w:p>
    <w:p w:rsidR="009A04C3" w:rsidRDefault="000B0B55" w:rsidP="008F008C">
      <w:pPr>
        <w:pStyle w:val="ListParagraph"/>
        <w:numPr>
          <w:ilvl w:val="0"/>
          <w:numId w:val="21"/>
        </w:numPr>
      </w:pPr>
      <w:r>
        <w:t>U</w:t>
      </w:r>
      <w:r w:rsidR="009A04C3">
        <w:t>niversal hash</w:t>
      </w:r>
    </w:p>
    <w:p w:rsidR="009A04C3" w:rsidRDefault="009A04C3" w:rsidP="008F008C">
      <w:pPr>
        <w:pStyle w:val="ListParagraph"/>
        <w:numPr>
          <w:ilvl w:val="0"/>
          <w:numId w:val="21"/>
        </w:numPr>
      </w:pPr>
      <w:r>
        <w:t>Pseudorandom generator</w:t>
      </w:r>
    </w:p>
    <w:p w:rsidR="009A04C3" w:rsidRDefault="005C6874" w:rsidP="008F008C">
      <w:pPr>
        <w:pStyle w:val="ListParagraph"/>
        <w:numPr>
          <w:ilvl w:val="0"/>
          <w:numId w:val="21"/>
        </w:numPr>
      </w:pPr>
      <w:r>
        <w:t>C</w:t>
      </w:r>
      <w:r w:rsidR="000B0B55">
        <w:t>ryptographic</w:t>
      </w:r>
      <w:r w:rsidR="009A04C3">
        <w:t xml:space="preserve"> </w:t>
      </w:r>
      <w:r>
        <w:t>hash</w:t>
      </w:r>
    </w:p>
    <w:p w:rsidR="009A04C3" w:rsidRDefault="009A04C3" w:rsidP="008F008C">
      <w:pPr>
        <w:pStyle w:val="ListParagraph"/>
        <w:numPr>
          <w:ilvl w:val="0"/>
          <w:numId w:val="21"/>
        </w:numPr>
      </w:pPr>
      <w:r>
        <w:t>Trapdoor permutation</w:t>
      </w:r>
    </w:p>
    <w:p w:rsidR="000B0B55" w:rsidRDefault="000B0B55" w:rsidP="008F008C">
      <w:pPr>
        <w:pStyle w:val="ListParagraph"/>
        <w:numPr>
          <w:ilvl w:val="0"/>
          <w:numId w:val="21"/>
        </w:numPr>
      </w:pPr>
      <w:r>
        <w:t>Dlog group</w:t>
      </w:r>
    </w:p>
    <w:p w:rsidR="009A04C3" w:rsidRDefault="009A04C3" w:rsidP="009A04C3">
      <w:pPr>
        <w:ind w:left="1132"/>
      </w:pPr>
      <w:r>
        <w:t>Each factory has a member of type FactoriesUtility to which it delegates the actual creation of the object. This ensures proper code re-use.</w:t>
      </w:r>
    </w:p>
    <w:p w:rsidR="009A04C3" w:rsidRDefault="009A04C3" w:rsidP="009A04C3">
      <w:pPr>
        <w:ind w:left="1132"/>
      </w:pPr>
      <w:r>
        <w:t>The factories have two getObject methods to retrieve an algorithm compatible with the type; one specifies the provider and the other one relies on a default provider.</w:t>
      </w:r>
    </w:p>
    <w:p w:rsidR="009A04C3" w:rsidRPr="00594A10" w:rsidRDefault="009A04C3" w:rsidP="009A04C3">
      <w:pPr>
        <w:ind w:left="1132"/>
      </w:pPr>
    </w:p>
    <w:p w:rsidR="00DE1AF4" w:rsidRPr="009812BE" w:rsidRDefault="009A04C3" w:rsidP="008F008C">
      <w:pPr>
        <w:pStyle w:val="MyHeading4"/>
        <w:numPr>
          <w:ilvl w:val="3"/>
          <w:numId w:val="33"/>
        </w:numPr>
        <w:rPr>
          <w:sz w:val="20"/>
          <w:szCs w:val="20"/>
        </w:rPr>
      </w:pPr>
      <w:r w:rsidRPr="009812BE">
        <w:rPr>
          <w:sz w:val="20"/>
          <w:szCs w:val="20"/>
        </w:rPr>
        <w:t>getObject(algName : String) : [Family]</w:t>
      </w:r>
      <w:r w:rsidR="00DE1AF4" w:rsidRPr="009812BE">
        <w:rPr>
          <w:sz w:val="20"/>
          <w:szCs w:val="20"/>
        </w:rPr>
        <w:t xml:space="preserve"> </w:t>
      </w:r>
    </w:p>
    <w:p w:rsidR="00DE1AF4" w:rsidRDefault="00DE1AF4" w:rsidP="008F008C">
      <w:pPr>
        <w:pStyle w:val="ListParagraph"/>
        <w:numPr>
          <w:ilvl w:val="0"/>
          <w:numId w:val="22"/>
        </w:numPr>
        <w:tabs>
          <w:tab w:val="left" w:pos="1134"/>
        </w:tabs>
      </w:pPr>
      <w:r>
        <w:t xml:space="preserve">Call FactoriesUtility </w:t>
      </w:r>
      <w:r w:rsidR="00513473">
        <w:t>getObject method with algName</w:t>
      </w:r>
      <w:r>
        <w:t>.</w:t>
      </w:r>
    </w:p>
    <w:p w:rsidR="00DE1AF4" w:rsidRDefault="00DE1AF4" w:rsidP="008F008C">
      <w:pPr>
        <w:pStyle w:val="ListParagraph"/>
        <w:numPr>
          <w:ilvl w:val="0"/>
          <w:numId w:val="22"/>
        </w:numPr>
        <w:tabs>
          <w:tab w:val="left" w:pos="1134"/>
        </w:tabs>
      </w:pPr>
      <w:r>
        <w:t>Cast the obtained object to the correct family type</w:t>
      </w:r>
      <w:r w:rsidR="00513473">
        <w:t>.</w:t>
      </w:r>
    </w:p>
    <w:p w:rsidR="009A04C3" w:rsidRDefault="00DE1AF4" w:rsidP="008F008C">
      <w:pPr>
        <w:pStyle w:val="ListParagraph"/>
        <w:numPr>
          <w:ilvl w:val="0"/>
          <w:numId w:val="22"/>
        </w:numPr>
        <w:tabs>
          <w:tab w:val="left" w:pos="1134"/>
        </w:tabs>
      </w:pPr>
      <w:r>
        <w:t>Return the casted object.</w:t>
      </w:r>
    </w:p>
    <w:p w:rsidR="00DE1AF4" w:rsidRPr="009812BE" w:rsidRDefault="00DE1AF4" w:rsidP="008F008C">
      <w:pPr>
        <w:pStyle w:val="MyHeading4"/>
        <w:numPr>
          <w:ilvl w:val="3"/>
          <w:numId w:val="33"/>
        </w:numPr>
        <w:rPr>
          <w:sz w:val="20"/>
          <w:szCs w:val="20"/>
        </w:rPr>
      </w:pPr>
      <w:r w:rsidRPr="009812BE">
        <w:rPr>
          <w:sz w:val="20"/>
          <w:szCs w:val="20"/>
        </w:rPr>
        <w:t>getObject(algName : String, provider : String) : [Family]</w:t>
      </w:r>
    </w:p>
    <w:p w:rsidR="009A04C3" w:rsidRDefault="009A04C3" w:rsidP="008F008C">
      <w:pPr>
        <w:pStyle w:val="ListParagraph"/>
        <w:numPr>
          <w:ilvl w:val="0"/>
          <w:numId w:val="22"/>
        </w:numPr>
        <w:tabs>
          <w:tab w:val="left" w:pos="1134"/>
        </w:tabs>
      </w:pPr>
      <w:r>
        <w:t>Call FactoriesUtility getObject method with algName and provider.</w:t>
      </w:r>
    </w:p>
    <w:p w:rsidR="009A04C3" w:rsidRDefault="009A04C3" w:rsidP="008F008C">
      <w:pPr>
        <w:pStyle w:val="ListParagraph"/>
        <w:numPr>
          <w:ilvl w:val="0"/>
          <w:numId w:val="22"/>
        </w:numPr>
        <w:tabs>
          <w:tab w:val="left" w:pos="1134"/>
        </w:tabs>
      </w:pPr>
      <w:r>
        <w:t>Cast the obtained object to the correct family type</w:t>
      </w:r>
    </w:p>
    <w:p w:rsidR="009A04C3" w:rsidRDefault="009A04C3" w:rsidP="008F008C">
      <w:pPr>
        <w:pStyle w:val="ListParagraph"/>
        <w:numPr>
          <w:ilvl w:val="0"/>
          <w:numId w:val="22"/>
        </w:numPr>
        <w:tabs>
          <w:tab w:val="left" w:pos="1134"/>
        </w:tabs>
      </w:pPr>
      <w:r>
        <w:t>Return the casted object.</w:t>
      </w:r>
    </w:p>
    <w:p w:rsidR="000B0B55" w:rsidRDefault="000B0B55" w:rsidP="000B0B55">
      <w:pPr>
        <w:pStyle w:val="ListParagraph"/>
        <w:tabs>
          <w:tab w:val="left" w:pos="1134"/>
        </w:tabs>
        <w:ind w:left="1492"/>
      </w:pPr>
    </w:p>
    <w:p w:rsidR="000B0B55" w:rsidRDefault="000B0B55" w:rsidP="000B0B55">
      <w:pPr>
        <w:ind w:left="1132"/>
        <w:rPr>
          <w:u w:val="single"/>
        </w:rPr>
      </w:pPr>
      <w:r>
        <w:rPr>
          <w:u w:val="single"/>
        </w:rPr>
        <w:t>TPElement</w:t>
      </w:r>
      <w:r w:rsidRPr="00594A10">
        <w:rPr>
          <w:u w:val="single"/>
        </w:rPr>
        <w:t>Factory</w:t>
      </w:r>
    </w:p>
    <w:p w:rsidR="000B0B55" w:rsidRPr="00594A10" w:rsidRDefault="000B0B55" w:rsidP="000B0B55">
      <w:pPr>
        <w:ind w:left="1132"/>
      </w:pPr>
    </w:p>
    <w:p w:rsidR="00AB1C13" w:rsidRDefault="00AB1C13" w:rsidP="000B0B55">
      <w:pPr>
        <w:ind w:left="1132"/>
      </w:pPr>
      <w:r>
        <w:t xml:space="preserve">TPElement factory is different from the other factories </w:t>
      </w:r>
      <w:r w:rsidR="008C539E">
        <w:t>that create</w:t>
      </w:r>
      <w:r>
        <w:t xml:space="preserve"> algorithms. This factory creates trapdoor elements and set their values.</w:t>
      </w:r>
    </w:p>
    <w:p w:rsidR="000B0B55" w:rsidRDefault="00AB1C13" w:rsidP="00AB1C13">
      <w:pPr>
        <w:ind w:left="1132"/>
      </w:pPr>
      <w:r>
        <w:t>As the other factories, it has</w:t>
      </w:r>
      <w:r w:rsidR="000B0B55">
        <w:t xml:space="preserve"> a member of type FactoriesUtility to which it delegates the actual creation of the object. This ensures proper code re-use.</w:t>
      </w:r>
    </w:p>
    <w:p w:rsidR="00AB1C13" w:rsidRDefault="00AB1C13" w:rsidP="00AB1C13">
      <w:pPr>
        <w:ind w:left="1132"/>
      </w:pPr>
      <w:r>
        <w:t xml:space="preserve">TPElementFactory has two getObject methods, </w:t>
      </w:r>
      <w:r w:rsidR="000B0B55">
        <w:t>one specifies the provider and the other one relies on a default provider.</w:t>
      </w:r>
      <w:r>
        <w:t xml:space="preserve"> getObject methods gets, in addition to the algName (and optionally, provider)</w:t>
      </w:r>
      <w:r w:rsidR="008C539E">
        <w:t>,</w:t>
      </w:r>
      <w:r>
        <w:t xml:space="preserve"> the modulus of the trapdoor and the requested element value. </w:t>
      </w:r>
    </w:p>
    <w:p w:rsidR="000B0B55" w:rsidRDefault="00AB1C13" w:rsidP="008C539E">
      <w:pPr>
        <w:ind w:left="1132"/>
      </w:pPr>
      <w:r>
        <w:t xml:space="preserve">Moreover, this factory has two getRandomElement methods. These </w:t>
      </w:r>
      <w:r w:rsidR="008C539E">
        <w:t>methods get</w:t>
      </w:r>
      <w:r>
        <w:t xml:space="preserve"> the modulus of the trapdo</w:t>
      </w:r>
      <w:r w:rsidR="008C539E">
        <w:t>or and choose</w:t>
      </w:r>
      <w:r>
        <w:t xml:space="preserve"> a random element value in the range.</w:t>
      </w:r>
    </w:p>
    <w:p w:rsidR="00AB1C13" w:rsidRDefault="00AB1C13" w:rsidP="00AB1C13">
      <w:pPr>
        <w:ind w:left="1132"/>
      </w:pPr>
    </w:p>
    <w:p w:rsidR="008C539E" w:rsidRPr="008C539E" w:rsidRDefault="000B0B55" w:rsidP="008F008C">
      <w:pPr>
        <w:pStyle w:val="MyHeading4"/>
        <w:numPr>
          <w:ilvl w:val="3"/>
          <w:numId w:val="33"/>
        </w:numPr>
        <w:rPr>
          <w:sz w:val="20"/>
          <w:szCs w:val="20"/>
        </w:rPr>
      </w:pPr>
      <w:r w:rsidRPr="009812BE">
        <w:rPr>
          <w:sz w:val="20"/>
          <w:szCs w:val="20"/>
        </w:rPr>
        <w:t>getObject(algName : String</w:t>
      </w:r>
      <w:r w:rsidR="008C539E">
        <w:rPr>
          <w:sz w:val="20"/>
          <w:szCs w:val="20"/>
        </w:rPr>
        <w:t>, BigInteger mod, BigInteger x</w:t>
      </w:r>
      <w:r w:rsidRPr="009812BE">
        <w:rPr>
          <w:sz w:val="20"/>
          <w:szCs w:val="20"/>
        </w:rPr>
        <w:t xml:space="preserve">) : </w:t>
      </w:r>
      <w:r w:rsidR="008C539E">
        <w:rPr>
          <w:sz w:val="20"/>
          <w:szCs w:val="20"/>
        </w:rPr>
        <w:t>TPElement</w:t>
      </w:r>
      <w:r w:rsidRPr="009812BE">
        <w:rPr>
          <w:sz w:val="20"/>
          <w:szCs w:val="20"/>
        </w:rPr>
        <w:t xml:space="preserve"> </w:t>
      </w:r>
    </w:p>
    <w:p w:rsidR="008C539E" w:rsidRDefault="008C539E" w:rsidP="008F008C">
      <w:pPr>
        <w:pStyle w:val="ListParagraph"/>
        <w:numPr>
          <w:ilvl w:val="0"/>
          <w:numId w:val="22"/>
        </w:numPr>
        <w:tabs>
          <w:tab w:val="left" w:pos="1134"/>
        </w:tabs>
      </w:pPr>
      <w:r>
        <w:t xml:space="preserve">Create </w:t>
      </w:r>
      <w:r w:rsidR="00624E7B">
        <w:t xml:space="preserve">an </w:t>
      </w:r>
      <w:r>
        <w:t>array of objects called params.</w:t>
      </w:r>
    </w:p>
    <w:p w:rsidR="008C539E" w:rsidRDefault="008C539E" w:rsidP="008F008C">
      <w:pPr>
        <w:pStyle w:val="ListParagraph"/>
        <w:numPr>
          <w:ilvl w:val="0"/>
          <w:numId w:val="22"/>
        </w:numPr>
        <w:tabs>
          <w:tab w:val="left" w:pos="1134"/>
        </w:tabs>
      </w:pPr>
      <w:r>
        <w:t>Put in params the mod and x.</w:t>
      </w:r>
    </w:p>
    <w:p w:rsidR="000B0B55" w:rsidRDefault="000B0B55" w:rsidP="008F008C">
      <w:pPr>
        <w:pStyle w:val="ListParagraph"/>
        <w:numPr>
          <w:ilvl w:val="0"/>
          <w:numId w:val="22"/>
        </w:numPr>
        <w:tabs>
          <w:tab w:val="left" w:pos="1134"/>
        </w:tabs>
      </w:pPr>
      <w:r>
        <w:t>Call FactoriesUtility getObject method with algName</w:t>
      </w:r>
      <w:r w:rsidR="008C539E">
        <w:t xml:space="preserve"> and params</w:t>
      </w:r>
      <w:r>
        <w:t>.</w:t>
      </w:r>
    </w:p>
    <w:p w:rsidR="000B0B55" w:rsidRDefault="000B0B55" w:rsidP="008F008C">
      <w:pPr>
        <w:pStyle w:val="ListParagraph"/>
        <w:numPr>
          <w:ilvl w:val="0"/>
          <w:numId w:val="22"/>
        </w:numPr>
        <w:tabs>
          <w:tab w:val="left" w:pos="1134"/>
        </w:tabs>
      </w:pPr>
      <w:r>
        <w:t xml:space="preserve">Cast the obtained object to </w:t>
      </w:r>
      <w:r w:rsidR="008C539E">
        <w:t>TPElement</w:t>
      </w:r>
      <w:r>
        <w:t>.</w:t>
      </w:r>
    </w:p>
    <w:p w:rsidR="000B0B55" w:rsidRDefault="000B0B55" w:rsidP="008F008C">
      <w:pPr>
        <w:pStyle w:val="ListParagraph"/>
        <w:numPr>
          <w:ilvl w:val="0"/>
          <w:numId w:val="22"/>
        </w:numPr>
        <w:tabs>
          <w:tab w:val="left" w:pos="1134"/>
        </w:tabs>
      </w:pPr>
      <w:r>
        <w:t>Return the casted object.</w:t>
      </w:r>
    </w:p>
    <w:p w:rsidR="000B0B55" w:rsidRPr="009812BE" w:rsidRDefault="000B0B55" w:rsidP="008F008C">
      <w:pPr>
        <w:pStyle w:val="MyHeading4"/>
        <w:numPr>
          <w:ilvl w:val="3"/>
          <w:numId w:val="33"/>
        </w:numPr>
        <w:rPr>
          <w:sz w:val="20"/>
          <w:szCs w:val="20"/>
        </w:rPr>
      </w:pPr>
      <w:r w:rsidRPr="009812BE">
        <w:rPr>
          <w:sz w:val="20"/>
          <w:szCs w:val="20"/>
        </w:rPr>
        <w:lastRenderedPageBreak/>
        <w:t>getObject(algName : String, provider : String</w:t>
      </w:r>
      <w:r w:rsidR="008C539E">
        <w:rPr>
          <w:sz w:val="20"/>
          <w:szCs w:val="20"/>
        </w:rPr>
        <w:t>, BigInteger mod, BigInteger x</w:t>
      </w:r>
      <w:r w:rsidRPr="009812BE">
        <w:rPr>
          <w:sz w:val="20"/>
          <w:szCs w:val="20"/>
        </w:rPr>
        <w:t xml:space="preserve">) : </w:t>
      </w:r>
      <w:r w:rsidR="008C539E">
        <w:rPr>
          <w:sz w:val="20"/>
          <w:szCs w:val="20"/>
        </w:rPr>
        <w:t>TPElement</w:t>
      </w:r>
    </w:p>
    <w:p w:rsidR="008C539E" w:rsidRDefault="008C539E" w:rsidP="008F008C">
      <w:pPr>
        <w:pStyle w:val="ListParagraph"/>
        <w:numPr>
          <w:ilvl w:val="0"/>
          <w:numId w:val="22"/>
        </w:numPr>
        <w:tabs>
          <w:tab w:val="left" w:pos="1134"/>
        </w:tabs>
      </w:pPr>
      <w:r>
        <w:t xml:space="preserve">Create </w:t>
      </w:r>
      <w:r w:rsidR="00624E7B">
        <w:t xml:space="preserve">an </w:t>
      </w:r>
      <w:r>
        <w:t>array of objects called params.</w:t>
      </w:r>
    </w:p>
    <w:p w:rsidR="008C539E" w:rsidRDefault="008C539E" w:rsidP="008F008C">
      <w:pPr>
        <w:pStyle w:val="ListParagraph"/>
        <w:numPr>
          <w:ilvl w:val="0"/>
          <w:numId w:val="22"/>
        </w:numPr>
        <w:tabs>
          <w:tab w:val="left" w:pos="1134"/>
        </w:tabs>
      </w:pPr>
      <w:r>
        <w:t>Put in params the mod and x.</w:t>
      </w:r>
    </w:p>
    <w:p w:rsidR="000B0B55" w:rsidRDefault="000B0B55" w:rsidP="008F008C">
      <w:pPr>
        <w:pStyle w:val="ListParagraph"/>
        <w:numPr>
          <w:ilvl w:val="0"/>
          <w:numId w:val="22"/>
        </w:numPr>
        <w:tabs>
          <w:tab w:val="left" w:pos="1134"/>
        </w:tabs>
      </w:pPr>
      <w:r>
        <w:t>Call FactoriesUtility getObject method with algName</w:t>
      </w:r>
      <w:r w:rsidR="008C539E">
        <w:t>,</w:t>
      </w:r>
      <w:r>
        <w:t xml:space="preserve"> provider</w:t>
      </w:r>
      <w:r w:rsidR="008C539E">
        <w:t xml:space="preserve"> and params</w:t>
      </w:r>
      <w:r>
        <w:t>.</w:t>
      </w:r>
    </w:p>
    <w:p w:rsidR="000B0B55" w:rsidRDefault="000B0B55" w:rsidP="008F008C">
      <w:pPr>
        <w:pStyle w:val="ListParagraph"/>
        <w:numPr>
          <w:ilvl w:val="0"/>
          <w:numId w:val="22"/>
        </w:numPr>
        <w:tabs>
          <w:tab w:val="left" w:pos="1134"/>
        </w:tabs>
      </w:pPr>
      <w:r>
        <w:t xml:space="preserve">Cast the obtained object to </w:t>
      </w:r>
      <w:r w:rsidR="008C539E">
        <w:t>TPElement.</w:t>
      </w:r>
    </w:p>
    <w:p w:rsidR="000B0B55" w:rsidRDefault="000B0B55" w:rsidP="008F008C">
      <w:pPr>
        <w:pStyle w:val="ListParagraph"/>
        <w:numPr>
          <w:ilvl w:val="0"/>
          <w:numId w:val="22"/>
        </w:numPr>
        <w:tabs>
          <w:tab w:val="left" w:pos="1134"/>
        </w:tabs>
      </w:pPr>
      <w:r>
        <w:t>Return the casted object.</w:t>
      </w:r>
    </w:p>
    <w:p w:rsidR="008C539E" w:rsidRPr="008C539E" w:rsidRDefault="008C539E" w:rsidP="008F008C">
      <w:pPr>
        <w:pStyle w:val="MyHeading4"/>
        <w:numPr>
          <w:ilvl w:val="3"/>
          <w:numId w:val="33"/>
        </w:numPr>
        <w:rPr>
          <w:sz w:val="20"/>
          <w:szCs w:val="20"/>
        </w:rPr>
      </w:pPr>
      <w:r w:rsidRPr="009812BE">
        <w:rPr>
          <w:sz w:val="20"/>
          <w:szCs w:val="20"/>
        </w:rPr>
        <w:t>get</w:t>
      </w:r>
      <w:r>
        <w:rPr>
          <w:sz w:val="20"/>
          <w:szCs w:val="20"/>
        </w:rPr>
        <w:t>Random</w:t>
      </w:r>
      <w:r w:rsidRPr="009812BE">
        <w:rPr>
          <w:sz w:val="20"/>
          <w:szCs w:val="20"/>
        </w:rPr>
        <w:t>Object(algName : String</w:t>
      </w:r>
      <w:r>
        <w:rPr>
          <w:sz w:val="20"/>
          <w:szCs w:val="20"/>
        </w:rPr>
        <w:t>, BigInteger mod</w:t>
      </w:r>
      <w:r w:rsidRPr="009812BE">
        <w:rPr>
          <w:sz w:val="20"/>
          <w:szCs w:val="20"/>
        </w:rPr>
        <w:t xml:space="preserve">) : </w:t>
      </w:r>
      <w:r>
        <w:rPr>
          <w:sz w:val="20"/>
          <w:szCs w:val="20"/>
        </w:rPr>
        <w:t>TPElement</w:t>
      </w:r>
      <w:r w:rsidRPr="009812BE">
        <w:rPr>
          <w:sz w:val="20"/>
          <w:szCs w:val="20"/>
        </w:rPr>
        <w:t xml:space="preserve"> </w:t>
      </w:r>
    </w:p>
    <w:p w:rsidR="008C539E" w:rsidRDefault="008C539E" w:rsidP="008F008C">
      <w:pPr>
        <w:pStyle w:val="ListParagraph"/>
        <w:numPr>
          <w:ilvl w:val="0"/>
          <w:numId w:val="22"/>
        </w:numPr>
        <w:tabs>
          <w:tab w:val="left" w:pos="1134"/>
        </w:tabs>
      </w:pPr>
      <w:r>
        <w:t xml:space="preserve">Create </w:t>
      </w:r>
      <w:r w:rsidR="00624E7B">
        <w:t xml:space="preserve">an </w:t>
      </w:r>
      <w:r>
        <w:t>array of objects called params and put there the mod.</w:t>
      </w:r>
    </w:p>
    <w:p w:rsidR="008C539E" w:rsidRDefault="008C539E" w:rsidP="008F008C">
      <w:pPr>
        <w:pStyle w:val="ListParagraph"/>
        <w:numPr>
          <w:ilvl w:val="0"/>
          <w:numId w:val="22"/>
        </w:numPr>
        <w:tabs>
          <w:tab w:val="left" w:pos="1134"/>
        </w:tabs>
      </w:pPr>
      <w:r>
        <w:t>Call FactoriesUtility getObject method with algName and params.</w:t>
      </w:r>
    </w:p>
    <w:p w:rsidR="008C539E" w:rsidRDefault="008C539E" w:rsidP="008F008C">
      <w:pPr>
        <w:pStyle w:val="ListParagraph"/>
        <w:numPr>
          <w:ilvl w:val="0"/>
          <w:numId w:val="22"/>
        </w:numPr>
        <w:tabs>
          <w:tab w:val="left" w:pos="1134"/>
        </w:tabs>
      </w:pPr>
      <w:r>
        <w:t>Cast the obtained object to TPElement.</w:t>
      </w:r>
    </w:p>
    <w:p w:rsidR="008C539E" w:rsidRDefault="008C539E" w:rsidP="008F008C">
      <w:pPr>
        <w:pStyle w:val="ListParagraph"/>
        <w:numPr>
          <w:ilvl w:val="0"/>
          <w:numId w:val="22"/>
        </w:numPr>
        <w:tabs>
          <w:tab w:val="left" w:pos="1134"/>
        </w:tabs>
      </w:pPr>
      <w:r>
        <w:t>Return the casted object.</w:t>
      </w:r>
    </w:p>
    <w:p w:rsidR="008C539E" w:rsidRPr="009812BE" w:rsidRDefault="008C539E" w:rsidP="008F008C">
      <w:pPr>
        <w:pStyle w:val="MyHeading4"/>
        <w:numPr>
          <w:ilvl w:val="3"/>
          <w:numId w:val="33"/>
        </w:numPr>
        <w:rPr>
          <w:sz w:val="20"/>
          <w:szCs w:val="20"/>
        </w:rPr>
      </w:pPr>
      <w:r w:rsidRPr="009812BE">
        <w:rPr>
          <w:sz w:val="20"/>
          <w:szCs w:val="20"/>
        </w:rPr>
        <w:t>getObject(algName : String, provider : String</w:t>
      </w:r>
      <w:r>
        <w:rPr>
          <w:sz w:val="20"/>
          <w:szCs w:val="20"/>
        </w:rPr>
        <w:t>, BigInteger mod</w:t>
      </w:r>
      <w:r w:rsidRPr="009812BE">
        <w:rPr>
          <w:sz w:val="20"/>
          <w:szCs w:val="20"/>
        </w:rPr>
        <w:t xml:space="preserve">) : </w:t>
      </w:r>
      <w:r>
        <w:rPr>
          <w:sz w:val="20"/>
          <w:szCs w:val="20"/>
        </w:rPr>
        <w:t>TPElement</w:t>
      </w:r>
    </w:p>
    <w:p w:rsidR="008C539E" w:rsidRDefault="008C539E" w:rsidP="008F008C">
      <w:pPr>
        <w:pStyle w:val="ListParagraph"/>
        <w:numPr>
          <w:ilvl w:val="0"/>
          <w:numId w:val="22"/>
        </w:numPr>
        <w:tabs>
          <w:tab w:val="left" w:pos="1134"/>
        </w:tabs>
      </w:pPr>
      <w:r>
        <w:t xml:space="preserve">Create </w:t>
      </w:r>
      <w:r w:rsidR="00624E7B">
        <w:t xml:space="preserve">an </w:t>
      </w:r>
      <w:r>
        <w:t>array of objects called params and put in it the mod.</w:t>
      </w:r>
    </w:p>
    <w:p w:rsidR="008C539E" w:rsidRDefault="008C539E" w:rsidP="008F008C">
      <w:pPr>
        <w:pStyle w:val="ListParagraph"/>
        <w:numPr>
          <w:ilvl w:val="0"/>
          <w:numId w:val="22"/>
        </w:numPr>
        <w:tabs>
          <w:tab w:val="left" w:pos="1134"/>
        </w:tabs>
      </w:pPr>
      <w:r>
        <w:t>Call FactoriesUtility getObject method with algName, provider and params.</w:t>
      </w:r>
    </w:p>
    <w:p w:rsidR="008C539E" w:rsidRDefault="008C539E" w:rsidP="008F008C">
      <w:pPr>
        <w:pStyle w:val="ListParagraph"/>
        <w:numPr>
          <w:ilvl w:val="0"/>
          <w:numId w:val="22"/>
        </w:numPr>
        <w:tabs>
          <w:tab w:val="left" w:pos="1134"/>
        </w:tabs>
      </w:pPr>
      <w:r>
        <w:t>Cast the obtained object to TPElement.</w:t>
      </w:r>
    </w:p>
    <w:p w:rsidR="008C539E" w:rsidRDefault="008C539E" w:rsidP="008F008C">
      <w:pPr>
        <w:pStyle w:val="ListParagraph"/>
        <w:numPr>
          <w:ilvl w:val="0"/>
          <w:numId w:val="22"/>
        </w:numPr>
        <w:tabs>
          <w:tab w:val="left" w:pos="1134"/>
        </w:tabs>
      </w:pPr>
      <w:r>
        <w:t>Return the casted object.</w:t>
      </w:r>
    </w:p>
    <w:p w:rsidR="000B0B55" w:rsidRDefault="000B0B55" w:rsidP="000B0B55">
      <w:pPr>
        <w:tabs>
          <w:tab w:val="left" w:pos="1134"/>
        </w:tabs>
      </w:pPr>
    </w:p>
    <w:p w:rsidR="009A04C3" w:rsidRPr="005E4A99" w:rsidRDefault="009A04C3" w:rsidP="009A04C3"/>
    <w:p w:rsidR="009A04C3" w:rsidRDefault="00FB2C35" w:rsidP="00FB2C35">
      <w:pPr>
        <w:ind w:left="424" w:firstLine="708"/>
        <w:rPr>
          <w:u w:val="single"/>
          <w:lang w:eastAsia="en-GB"/>
        </w:rPr>
      </w:pPr>
      <w:r w:rsidRPr="00FB2C35">
        <w:rPr>
          <w:u w:val="single"/>
          <w:lang w:eastAsia="en-GB"/>
        </w:rPr>
        <w:t>BCFactory</w:t>
      </w:r>
    </w:p>
    <w:p w:rsidR="00FB2C35" w:rsidRDefault="00FB2C35" w:rsidP="00FB2C35">
      <w:pPr>
        <w:ind w:left="1132"/>
        <w:rPr>
          <w:lang w:eastAsia="en-GB"/>
        </w:rPr>
      </w:pPr>
      <w:r>
        <w:rPr>
          <w:lang w:eastAsia="en-GB"/>
        </w:rPr>
        <w:t>Suppose we wish to wrap a higher-level cryptographic element that uses a primitive interface in its inner implementation. For example, HMAC of BC holds a Digest interface but requires a specific digest to invoke its main functions. However, the users of our tool are not familiar with the classes of BC. Yet if we wish to wrap this class, we will need to instantiate a concrete Digest (specified by the user) to the wrapped BcHMAC. The aim of the BCFactory is to translate from an algorithm name string to an external library instance. For example, in BcHMAC the user passes a hash name that eventually will be translated to a digest. If the user passed the "SHA1" string, the translation tool generates the related SHA1 digest.</w:t>
      </w:r>
    </w:p>
    <w:p w:rsidR="00FB2C35" w:rsidRPr="00FB2C35" w:rsidRDefault="00FB2C35" w:rsidP="00FB2C35">
      <w:pPr>
        <w:ind w:left="1132"/>
        <w:rPr>
          <w:u w:val="single"/>
          <w:lang w:eastAsia="en-GB"/>
        </w:rPr>
      </w:pPr>
    </w:p>
    <w:p w:rsidR="009A04C3" w:rsidRPr="009812BE" w:rsidRDefault="009A04C3" w:rsidP="008F008C">
      <w:pPr>
        <w:pStyle w:val="MyHeading4"/>
        <w:numPr>
          <w:ilvl w:val="3"/>
          <w:numId w:val="33"/>
        </w:numPr>
        <w:rPr>
          <w:sz w:val="20"/>
          <w:szCs w:val="20"/>
        </w:rPr>
      </w:pPr>
      <w:r w:rsidRPr="009812BE">
        <w:rPr>
          <w:sz w:val="20"/>
          <w:szCs w:val="20"/>
        </w:rPr>
        <w:t>get</w:t>
      </w:r>
      <w:r w:rsidR="00FB2C35" w:rsidRPr="009812BE">
        <w:rPr>
          <w:sz w:val="20"/>
          <w:szCs w:val="20"/>
        </w:rPr>
        <w:t>BlockCipher</w:t>
      </w:r>
      <w:r w:rsidRPr="009812BE">
        <w:rPr>
          <w:sz w:val="20"/>
          <w:szCs w:val="20"/>
        </w:rPr>
        <w:t>(</w:t>
      </w:r>
      <w:r w:rsidR="00FB2C35" w:rsidRPr="009812BE">
        <w:rPr>
          <w:sz w:val="20"/>
          <w:szCs w:val="20"/>
        </w:rPr>
        <w:t>name : String</w:t>
      </w:r>
      <w:r w:rsidRPr="009812BE">
        <w:rPr>
          <w:sz w:val="20"/>
          <w:szCs w:val="20"/>
        </w:rPr>
        <w:t>) :</w:t>
      </w:r>
      <w:r w:rsidR="00FB2C35" w:rsidRPr="009812BE">
        <w:rPr>
          <w:sz w:val="20"/>
          <w:szCs w:val="20"/>
        </w:rPr>
        <w:t xml:space="preserve"> BlockCipher</w:t>
      </w:r>
    </w:p>
    <w:p w:rsidR="00AF5105" w:rsidRDefault="00AF5105" w:rsidP="008F008C">
      <w:pPr>
        <w:pStyle w:val="ListParagraph"/>
        <w:numPr>
          <w:ilvl w:val="0"/>
          <w:numId w:val="23"/>
        </w:numPr>
        <w:tabs>
          <w:tab w:val="left" w:pos="1134"/>
        </w:tabs>
      </w:pPr>
      <w:r>
        <w:t>Call FactoriesUtility getObject method with name and “BC”.</w:t>
      </w:r>
    </w:p>
    <w:p w:rsidR="00AF5105" w:rsidRDefault="00AF5105" w:rsidP="008F008C">
      <w:pPr>
        <w:pStyle w:val="ListParagraph"/>
        <w:numPr>
          <w:ilvl w:val="0"/>
          <w:numId w:val="23"/>
        </w:numPr>
        <w:tabs>
          <w:tab w:val="left" w:pos="1134"/>
        </w:tabs>
      </w:pPr>
      <w:r>
        <w:t>Cast the obtained object to BlockCipher</w:t>
      </w:r>
    </w:p>
    <w:p w:rsidR="00AF5105" w:rsidRDefault="00AF5105" w:rsidP="008F008C">
      <w:pPr>
        <w:pStyle w:val="ListParagraph"/>
        <w:numPr>
          <w:ilvl w:val="0"/>
          <w:numId w:val="23"/>
        </w:numPr>
        <w:tabs>
          <w:tab w:val="left" w:pos="1134"/>
        </w:tabs>
      </w:pPr>
      <w:r>
        <w:t>Return the BockCipher.</w:t>
      </w:r>
    </w:p>
    <w:p w:rsidR="00AF5105" w:rsidRPr="009812BE" w:rsidRDefault="00FB2C35" w:rsidP="008F008C">
      <w:pPr>
        <w:pStyle w:val="MyHeading4"/>
        <w:numPr>
          <w:ilvl w:val="3"/>
          <w:numId w:val="33"/>
        </w:numPr>
        <w:rPr>
          <w:sz w:val="20"/>
          <w:szCs w:val="20"/>
        </w:rPr>
      </w:pPr>
      <w:r w:rsidRPr="009812BE">
        <w:rPr>
          <w:sz w:val="20"/>
          <w:szCs w:val="20"/>
        </w:rPr>
        <w:t>getA</w:t>
      </w:r>
      <w:r w:rsidR="005C6874" w:rsidRPr="009812BE">
        <w:rPr>
          <w:sz w:val="20"/>
          <w:szCs w:val="20"/>
        </w:rPr>
        <w:t>symmetric</w:t>
      </w:r>
      <w:r w:rsidRPr="009812BE">
        <w:rPr>
          <w:sz w:val="20"/>
          <w:szCs w:val="20"/>
        </w:rPr>
        <w:t>BlockCipher(name : String) : A</w:t>
      </w:r>
      <w:r w:rsidR="005C6874" w:rsidRPr="009812BE">
        <w:rPr>
          <w:sz w:val="20"/>
          <w:szCs w:val="20"/>
        </w:rPr>
        <w:t>symmetric</w:t>
      </w:r>
      <w:r w:rsidRPr="009812BE">
        <w:rPr>
          <w:sz w:val="20"/>
          <w:szCs w:val="20"/>
        </w:rPr>
        <w:t>BlockCipher</w:t>
      </w:r>
      <w:r w:rsidR="00AF5105" w:rsidRPr="009812BE">
        <w:rPr>
          <w:sz w:val="20"/>
          <w:szCs w:val="20"/>
        </w:rPr>
        <w:t xml:space="preserve"> </w:t>
      </w:r>
    </w:p>
    <w:p w:rsidR="00AF5105" w:rsidRDefault="00AF5105" w:rsidP="008F008C">
      <w:pPr>
        <w:pStyle w:val="ListParagraph"/>
        <w:numPr>
          <w:ilvl w:val="0"/>
          <w:numId w:val="23"/>
        </w:numPr>
        <w:tabs>
          <w:tab w:val="left" w:pos="1134"/>
        </w:tabs>
      </w:pPr>
      <w:r>
        <w:t>Call FactoriesUtility getObject method with name and “BC”.</w:t>
      </w:r>
    </w:p>
    <w:p w:rsidR="00AF5105" w:rsidRDefault="00AF5105" w:rsidP="008F008C">
      <w:pPr>
        <w:pStyle w:val="ListParagraph"/>
        <w:numPr>
          <w:ilvl w:val="0"/>
          <w:numId w:val="23"/>
        </w:numPr>
        <w:tabs>
          <w:tab w:val="left" w:pos="1134"/>
        </w:tabs>
      </w:pPr>
      <w:r>
        <w:t>Cast the obtained object to A</w:t>
      </w:r>
      <w:r w:rsidR="005C6874">
        <w:t>symmetric</w:t>
      </w:r>
      <w:r>
        <w:t>BlockCipher</w:t>
      </w:r>
    </w:p>
    <w:p w:rsidR="008C539E" w:rsidRDefault="005C6874" w:rsidP="008F008C">
      <w:pPr>
        <w:pStyle w:val="ListParagraph"/>
        <w:numPr>
          <w:ilvl w:val="0"/>
          <w:numId w:val="23"/>
        </w:numPr>
        <w:tabs>
          <w:tab w:val="left" w:pos="1134"/>
        </w:tabs>
      </w:pPr>
      <w:r>
        <w:t>Return the Asymmetric</w:t>
      </w:r>
      <w:r w:rsidR="00AF5105">
        <w:t>BockCipher.</w:t>
      </w:r>
    </w:p>
    <w:p w:rsidR="008C539E" w:rsidRDefault="008C539E" w:rsidP="008C539E">
      <w:pPr>
        <w:rPr>
          <w:rFonts w:ascii="Calibri" w:hAnsi="Calibri" w:cs="Arial"/>
          <w:sz w:val="22"/>
          <w:szCs w:val="22"/>
          <w:lang w:bidi="en-US"/>
        </w:rPr>
      </w:pPr>
      <w:r>
        <w:br w:type="page"/>
      </w:r>
    </w:p>
    <w:p w:rsidR="00AF5105" w:rsidRPr="009812BE" w:rsidRDefault="00FB2C35" w:rsidP="008F008C">
      <w:pPr>
        <w:pStyle w:val="MyHeading4"/>
        <w:numPr>
          <w:ilvl w:val="3"/>
          <w:numId w:val="33"/>
        </w:numPr>
        <w:rPr>
          <w:sz w:val="20"/>
          <w:szCs w:val="20"/>
        </w:rPr>
      </w:pPr>
      <w:r w:rsidRPr="009812BE">
        <w:rPr>
          <w:sz w:val="20"/>
          <w:szCs w:val="20"/>
        </w:rPr>
        <w:lastRenderedPageBreak/>
        <w:t>getDigest(name : String) : Digest</w:t>
      </w:r>
      <w:r w:rsidR="00AF5105" w:rsidRPr="009812BE">
        <w:rPr>
          <w:sz w:val="20"/>
          <w:szCs w:val="20"/>
        </w:rPr>
        <w:t xml:space="preserve"> </w:t>
      </w:r>
    </w:p>
    <w:p w:rsidR="00AF5105" w:rsidRDefault="00AF5105" w:rsidP="008F008C">
      <w:pPr>
        <w:pStyle w:val="ListParagraph"/>
        <w:numPr>
          <w:ilvl w:val="0"/>
          <w:numId w:val="23"/>
        </w:numPr>
        <w:tabs>
          <w:tab w:val="left" w:pos="1134"/>
        </w:tabs>
      </w:pPr>
      <w:r>
        <w:t>Call FactoriesUtility getObject method with name and “BC”.</w:t>
      </w:r>
    </w:p>
    <w:p w:rsidR="00AF5105" w:rsidRDefault="00AF5105" w:rsidP="008F008C">
      <w:pPr>
        <w:pStyle w:val="ListParagraph"/>
        <w:numPr>
          <w:ilvl w:val="0"/>
          <w:numId w:val="23"/>
        </w:numPr>
        <w:tabs>
          <w:tab w:val="left" w:pos="1134"/>
        </w:tabs>
      </w:pPr>
      <w:r>
        <w:t>Cast the obtained object to Digest</w:t>
      </w:r>
    </w:p>
    <w:p w:rsidR="00AF5105" w:rsidRDefault="00AF5105" w:rsidP="008F008C">
      <w:pPr>
        <w:pStyle w:val="ListParagraph"/>
        <w:numPr>
          <w:ilvl w:val="0"/>
          <w:numId w:val="23"/>
        </w:numPr>
        <w:tabs>
          <w:tab w:val="left" w:pos="1134"/>
        </w:tabs>
      </w:pPr>
      <w:r>
        <w:t>Return the Digest.</w:t>
      </w:r>
    </w:p>
    <w:p w:rsidR="00FB2C35" w:rsidRDefault="00FB2C35" w:rsidP="00AF5105">
      <w:pPr>
        <w:pStyle w:val="MyHeading4"/>
        <w:ind w:left="2212"/>
      </w:pPr>
    </w:p>
    <w:p w:rsidR="009A04C3" w:rsidRPr="000174C4" w:rsidRDefault="009A04C3" w:rsidP="009A04C3">
      <w:pPr>
        <w:rPr>
          <w:rFonts w:ascii="Courier New" w:hAnsi="Courier New" w:cs="Courier New"/>
          <w:color w:val="000000"/>
          <w:sz w:val="20"/>
          <w:szCs w:val="20"/>
        </w:rPr>
      </w:pPr>
    </w:p>
    <w:p w:rsidR="009A04C3" w:rsidRDefault="009A04C3" w:rsidP="00AF5105">
      <w:pPr>
        <w:autoSpaceDE/>
        <w:autoSpaceDN/>
        <w:adjustRightInd/>
        <w:rPr>
          <w:lang w:eastAsia="en-GB"/>
        </w:rPr>
      </w:pPr>
    </w:p>
    <w:p w:rsidR="009A04C3" w:rsidRDefault="009A04C3" w:rsidP="009A04C3">
      <w:pPr>
        <w:rPr>
          <w:lang w:eastAsia="en-GB"/>
        </w:rPr>
      </w:pPr>
    </w:p>
    <w:p w:rsidR="009A04C3" w:rsidRDefault="009A04C3" w:rsidP="009A04C3">
      <w:pPr>
        <w:rPr>
          <w:b/>
          <w:bCs/>
          <w:noProof/>
        </w:rPr>
      </w:pPr>
    </w:p>
    <w:p w:rsidR="009A04C3" w:rsidRDefault="008C539E" w:rsidP="009A04C3">
      <w:pPr>
        <w:rPr>
          <w:lang w:eastAsia="en-GB"/>
        </w:rPr>
      </w:pPr>
      <w:r w:rsidRPr="008C539E">
        <w:rPr>
          <w:noProof/>
        </w:rPr>
        <w:drawing>
          <wp:inline distT="0" distB="0" distL="0" distR="0" wp14:anchorId="0F21B8F9" wp14:editId="1BC1D425">
            <wp:extent cx="5486400" cy="284670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86400" cy="2846705"/>
                    </a:xfrm>
                    <a:prstGeom prst="rect">
                      <a:avLst/>
                    </a:prstGeom>
                  </pic:spPr>
                </pic:pic>
              </a:graphicData>
            </a:graphic>
          </wp:inline>
        </w:drawing>
      </w:r>
      <w:r w:rsidR="009A04C3" w:rsidRPr="006A6048">
        <w:rPr>
          <w:noProof/>
        </w:rPr>
        <w:t xml:space="preserve"> </w:t>
      </w:r>
    </w:p>
    <w:p w:rsidR="009A04C3" w:rsidRDefault="009A04C3" w:rsidP="009A04C3">
      <w:pPr>
        <w:autoSpaceDE/>
        <w:autoSpaceDN/>
        <w:adjustRightInd/>
        <w:rPr>
          <w:lang w:eastAsia="en-GB"/>
        </w:rPr>
      </w:pPr>
      <w:r>
        <w:rPr>
          <w:lang w:eastAsia="en-GB"/>
        </w:rPr>
        <w:br w:type="page"/>
      </w:r>
    </w:p>
    <w:p w:rsidR="009A04C3" w:rsidRPr="00E503B0" w:rsidRDefault="009A04C3" w:rsidP="009A04C3">
      <w:pPr>
        <w:rPr>
          <w:b/>
          <w:bCs/>
          <w:noProof/>
        </w:rPr>
      </w:pPr>
      <w:r w:rsidRPr="00AC1446">
        <w:rPr>
          <w:lang w:eastAsia="en-GB"/>
        </w:rPr>
        <w:lastRenderedPageBreak/>
        <w:t>The file to load from will be as follows:</w:t>
      </w:r>
    </w:p>
    <w:p w:rsidR="009A04C3" w:rsidRPr="00AC1446" w:rsidRDefault="009A04C3" w:rsidP="009A04C3">
      <w:pPr>
        <w:ind w:firstLine="706"/>
        <w:rPr>
          <w:lang w:eastAsia="en-GB"/>
        </w:rPr>
      </w:pPr>
    </w:p>
    <w:p w:rsidR="009A04C3" w:rsidRDefault="009A04C3" w:rsidP="009A04C3">
      <w:pPr>
        <w:ind w:left="708"/>
        <w:rPr>
          <w:rFonts w:ascii="Courier New" w:hAnsi="Courier New" w:cs="Courier New"/>
          <w:color w:val="000000"/>
          <w:sz w:val="20"/>
          <w:szCs w:val="20"/>
        </w:rPr>
      </w:pPr>
      <w:r>
        <w:rPr>
          <w:rFonts w:ascii="Courier New" w:hAnsi="Courier New" w:cs="Courier New"/>
          <w:color w:val="000000"/>
          <w:sz w:val="20"/>
          <w:szCs w:val="20"/>
        </w:rPr>
        <w:t>BCclassnames.properties</w:t>
      </w:r>
    </w:p>
    <w:p w:rsidR="009A04C3" w:rsidRDefault="002C5CE2" w:rsidP="009A04C3">
      <w:pPr>
        <w:ind w:left="708"/>
        <w:rPr>
          <w:rFonts w:ascii="Courier New" w:hAnsi="Courier New" w:cs="Courier New"/>
          <w:color w:val="000000"/>
          <w:sz w:val="20"/>
          <w:szCs w:val="20"/>
        </w:rPr>
      </w:pPr>
      <w:r>
        <w:rPr>
          <w:noProof/>
          <w:lang w:val="en-GB" w:eastAsia="en-GB"/>
        </w:rPr>
        <w:pict>
          <v:rect id="Rectangle 69" o:spid="_x0000_s1026" style="position:absolute;left:0;text-align:left;margin-left:34.15pt;margin-top:2.45pt;width:385.15pt;height:80.1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"/>
        </w:pic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This file contains the name of the classes in </w:t>
      </w:r>
    </w:p>
    <w:p w:rsidR="009A04C3" w:rsidRPr="004668CE"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Bouncy castle</w:t>
      </w:r>
    </w:p>
    <w:p w:rsidR="009A04C3" w:rsidRPr="004668CE" w:rsidRDefault="009A04C3" w:rsidP="009A04C3">
      <w:pPr>
        <w:ind w:left="708"/>
        <w:rPr>
          <w:rFonts w:ascii="Courier New" w:hAnsi="Courier New" w:cs="Courier New"/>
          <w:b/>
          <w:bCs/>
          <w:color w:val="7F0055"/>
          <w:sz w:val="20"/>
          <w:szCs w:val="20"/>
        </w:rPr>
      </w:pP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DES</w:t>
      </w:r>
      <w:r w:rsidR="009A04C3" w:rsidRPr="004668CE">
        <w:rPr>
          <w:rFonts w:ascii="Courier New" w:hAnsi="Courier New" w:cs="Courier New"/>
          <w:b/>
          <w:bCs/>
          <w:color w:val="7F0055"/>
          <w:sz w:val="20"/>
          <w:szCs w:val="20"/>
        </w:rPr>
        <w:t xml:space="preserve"> = </w:t>
      </w:r>
      <w:r w:rsidR="009A04C3">
        <w:rPr>
          <w:rFonts w:ascii="Courier New" w:hAnsi="Courier New" w:cs="Courier New"/>
          <w:b/>
          <w:bCs/>
          <w:color w:val="7F0055"/>
          <w:sz w:val="20"/>
          <w:szCs w:val="20"/>
        </w:rPr>
        <w:t>DESEngine</w:t>
      </w: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RSA = RSAEngine</w: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w:t>
      </w:r>
    </w:p>
    <w:p w:rsidR="009A04C3" w:rsidRPr="004668CE" w:rsidRDefault="009A04C3" w:rsidP="009A04C3">
      <w:pPr>
        <w:rPr>
          <w:rFonts w:ascii="Courier New" w:hAnsi="Courier New" w:cs="Courier New"/>
          <w:b/>
          <w:bCs/>
          <w:color w:val="7F0055"/>
          <w:sz w:val="20"/>
          <w:szCs w:val="20"/>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rPr>
          <w:lang w:eastAsia="en-GB"/>
        </w:rPr>
      </w:pPr>
    </w:p>
    <w:p w:rsidR="009A04C3" w:rsidRPr="009A04C3" w:rsidRDefault="009A04C3" w:rsidP="009A04C3"/>
    <w:p w:rsidR="009A04C3" w:rsidRDefault="009A04C3" w:rsidP="00586DBA">
      <w:pPr>
        <w:pStyle w:val="Heading3"/>
        <w:numPr>
          <w:ilvl w:val="2"/>
          <w:numId w:val="11"/>
        </w:numPr>
      </w:pPr>
      <w:bookmarkStart w:id="1248" w:name="_Toc315173372"/>
      <w:r>
        <w:t>Usage</w:t>
      </w:r>
      <w:bookmarkEnd w:id="1248"/>
    </w:p>
    <w:p w:rsidR="009A04C3" w:rsidRPr="009A04C3" w:rsidRDefault="009A04C3" w:rsidP="009A04C3">
      <w:pPr>
        <w:autoSpaceDE/>
        <w:autoSpaceDN/>
        <w:adjustRightInd/>
        <w:rPr>
          <w:u w:val="single"/>
          <w:lang w:eastAsia="en-GB"/>
        </w:rPr>
      </w:pPr>
      <w:r w:rsidRPr="009A04C3">
        <w:rPr>
          <w:u w:val="single"/>
          <w:lang w:eastAsia="en-GB"/>
        </w:rPr>
        <w:t>Family Factories</w:t>
      </w:r>
    </w:p>
    <w:p w:rsidR="009A04C3" w:rsidRDefault="009A04C3" w:rsidP="009A04C3">
      <w:pPr>
        <w:autoSpaceDE/>
        <w:autoSpaceDN/>
        <w:adjustRightInd/>
        <w:rPr>
          <w:lang w:eastAsia="en-GB"/>
        </w:rPr>
      </w:pPr>
      <w:r>
        <w:rPr>
          <w:lang w:eastAsia="en-GB"/>
        </w:rPr>
        <w:t>We present two examples of usage.</w:t>
      </w:r>
    </w:p>
    <w:p w:rsidR="009A04C3" w:rsidRDefault="009A04C3" w:rsidP="009A04C3">
      <w:pPr>
        <w:autoSpaceDE/>
        <w:autoSpaceDN/>
        <w:adjustRightInd/>
        <w:rPr>
          <w:lang w:eastAsia="en-GB"/>
        </w:rPr>
      </w:pPr>
    </w:p>
    <w:p w:rsidR="009A04C3" w:rsidRPr="000174C4" w:rsidRDefault="009A04C3" w:rsidP="002C4EFA">
      <w:pPr>
        <w:pStyle w:val="ListParagraph"/>
        <w:numPr>
          <w:ilvl w:val="0"/>
          <w:numId w:val="9"/>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Example 1: use th</w:t>
      </w:r>
      <w:r>
        <w:rPr>
          <w:rFonts w:ascii="Times New Roman" w:hAnsi="Times New Roman" w:cs="Times New Roman"/>
          <w:sz w:val="24"/>
          <w:szCs w:val="24"/>
          <w:lang w:eastAsia="en-GB" w:bidi="he-IL"/>
        </w:rPr>
        <w:t>e PrfFactory to create a Pseudor</w:t>
      </w:r>
      <w:r w:rsidRPr="000174C4">
        <w:rPr>
          <w:rFonts w:ascii="Times New Roman" w:hAnsi="Times New Roman" w:cs="Times New Roman"/>
          <w:sz w:val="24"/>
          <w:szCs w:val="24"/>
          <w:lang w:eastAsia="en-GB" w:bidi="he-IL"/>
        </w:rPr>
        <w:t>andom</w:t>
      </w:r>
      <w:r>
        <w:rPr>
          <w:rFonts w:ascii="Times New Roman" w:hAnsi="Times New Roman" w:cs="Times New Roman"/>
          <w:sz w:val="24"/>
          <w:szCs w:val="24"/>
          <w:lang w:eastAsia="en-GB" w:bidi="he-IL"/>
        </w:rPr>
        <w:t>Function</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Any con</w:t>
      </w:r>
      <w:r w:rsidR="0006304F">
        <w:rPr>
          <w:rFonts w:ascii="Times New Roman" w:hAnsi="Times New Roman" w:cs="Times New Roman"/>
          <w:sz w:val="24"/>
          <w:szCs w:val="24"/>
          <w:lang w:eastAsia="en-GB" w:bidi="he-IL"/>
        </w:rPr>
        <w:t>crete algorithm of type PR F can be requested and used as a general PRF</w:t>
      </w:r>
      <w:r w:rsidRPr="000174C4">
        <w:rPr>
          <w:rFonts w:ascii="Times New Roman" w:hAnsi="Times New Roman" w:cs="Times New Roman"/>
          <w:sz w:val="24"/>
          <w:szCs w:val="24"/>
          <w:lang w:eastAsia="en-GB" w:bidi="he-IL"/>
        </w:rPr>
        <w:t>.</w:t>
      </w:r>
    </w:p>
    <w:p w:rsidR="009A04C3" w:rsidRPr="006313E8" w:rsidRDefault="009A04C3" w:rsidP="0006304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Create an HMAC with SHA1 object through </w:t>
      </w:r>
      <w:r>
        <w:rPr>
          <w:rFonts w:ascii="Courier New" w:hAnsi="Courier New" w:cs="Courier New"/>
          <w:color w:val="00B050"/>
          <w:sz w:val="20"/>
          <w:szCs w:val="20"/>
        </w:rPr>
        <w:t>the</w:t>
      </w:r>
      <w:r w:rsidR="0006304F">
        <w:rPr>
          <w:rFonts w:ascii="Courier New" w:hAnsi="Courier New" w:cs="Courier New"/>
          <w:color w:val="00B050"/>
          <w:sz w:val="20"/>
          <w:szCs w:val="20"/>
        </w:rPr>
        <w:t xml:space="preserve"> </w:t>
      </w:r>
      <w:r>
        <w:rPr>
          <w:rFonts w:ascii="Courier New" w:hAnsi="Courier New" w:cs="Courier New"/>
          <w:color w:val="00B050"/>
          <w:sz w:val="20"/>
          <w:szCs w:val="20"/>
        </w:rPr>
        <w:t>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 PrfFactory returns an object of type PseudorandomFunction</w:t>
      </w:r>
    </w:p>
    <w:p w:rsidR="009A04C3" w:rsidRDefault="009A04C3" w:rsidP="00787128">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PseudorandomFunction prf</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PrfFactory.getInstance().getObject("HMAC</w:t>
      </w:r>
      <w:r w:rsidR="00787128">
        <w:rPr>
          <w:rFonts w:ascii="Courier New" w:hAnsi="Courier New" w:cs="Courier New"/>
          <w:color w:val="000000"/>
          <w:sz w:val="20"/>
          <w:szCs w:val="20"/>
        </w:rPr>
        <w:t>(</w:t>
      </w:r>
      <w:r>
        <w:rPr>
          <w:rFonts w:ascii="Courier New" w:hAnsi="Courier New" w:cs="Courier New"/>
          <w:color w:val="000000"/>
          <w:sz w:val="20"/>
          <w:szCs w:val="20"/>
        </w:rPr>
        <w:t>SHA1</w:t>
      </w:r>
      <w:r w:rsidR="00787128">
        <w:rPr>
          <w:rFonts w:ascii="Courier New" w:hAnsi="Courier New" w:cs="Courier New"/>
          <w:color w:val="000000"/>
          <w:sz w:val="20"/>
          <w:szCs w:val="20"/>
        </w:rPr>
        <w:t>)</w:t>
      </w:r>
      <w:r>
        <w:rPr>
          <w:rFonts w:ascii="Courier New" w:hAnsi="Courier New" w:cs="Courier New"/>
          <w:color w:val="000000"/>
          <w:sz w:val="20"/>
          <w:szCs w:val="20"/>
        </w:rPr>
        <w:t>");</w:t>
      </w:r>
    </w:p>
    <w:p w:rsidR="009A04C3" w:rsidRDefault="009A04C3" w:rsidP="009A04C3">
      <w:pPr>
        <w:autoSpaceDE/>
        <w:autoSpaceDN/>
        <w:adjustRightInd/>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//init the prf</w:t>
      </w:r>
    </w:p>
    <w:p w:rsidR="009A04C3" w:rsidRDefault="0006304F" w:rsidP="009A04C3">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w:t>
      </w:r>
      <w:r w:rsidR="009A04C3">
        <w:rPr>
          <w:rFonts w:ascii="Courier New" w:hAnsi="Courier New" w:cs="Courier New"/>
          <w:color w:val="000000"/>
          <w:sz w:val="20"/>
          <w:szCs w:val="20"/>
        </w:rPr>
        <w:t>rf.init(…);</w:t>
      </w:r>
    </w:p>
    <w:p w:rsidR="009A04C3" w:rsidRDefault="009A04C3" w:rsidP="009A04C3">
      <w:pPr>
        <w:autoSpaceDE/>
        <w:autoSpaceDN/>
        <w:adjustRightInd/>
        <w:rPr>
          <w:rFonts w:ascii="Courier New" w:hAnsi="Courier New" w:cs="Courier New"/>
          <w:color w:val="000000"/>
          <w:sz w:val="20"/>
          <w:szCs w:val="20"/>
        </w:rPr>
      </w:pPr>
    </w:p>
    <w:p w:rsidR="009A04C3" w:rsidRDefault="009A04C3" w:rsidP="009A04C3">
      <w:pPr>
        <w:autoSpaceDE/>
        <w:autoSpaceDN/>
        <w:adjustRightInd/>
        <w:rPr>
          <w:rFonts w:ascii="Courier New" w:hAnsi="Courier New" w:cs="Courier New"/>
          <w:color w:val="000000"/>
          <w:sz w:val="20"/>
          <w:szCs w:val="20"/>
        </w:rPr>
      </w:pPr>
    </w:p>
    <w:p w:rsidR="009A04C3" w:rsidRDefault="009A04C3" w:rsidP="002C4EFA">
      <w:pPr>
        <w:pStyle w:val="ListParagraph"/>
        <w:numPr>
          <w:ilvl w:val="0"/>
          <w:numId w:val="9"/>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 xml:space="preserve">Example </w:t>
      </w:r>
      <w:r>
        <w:rPr>
          <w:rFonts w:ascii="Times New Roman" w:hAnsi="Times New Roman" w:cs="Times New Roman"/>
          <w:sz w:val="24"/>
          <w:szCs w:val="24"/>
          <w:lang w:eastAsia="en-GB" w:bidi="he-IL"/>
        </w:rPr>
        <w:t>2</w:t>
      </w:r>
      <w:r w:rsidRPr="000174C4">
        <w:rPr>
          <w:rFonts w:ascii="Times New Roman" w:hAnsi="Times New Roman" w:cs="Times New Roman"/>
          <w:sz w:val="24"/>
          <w:szCs w:val="24"/>
          <w:lang w:eastAsia="en-GB" w:bidi="he-IL"/>
        </w:rPr>
        <w:t>: use the prfFactory to create a</w:t>
      </w:r>
      <w:r>
        <w:rPr>
          <w:rFonts w:ascii="Times New Roman" w:hAnsi="Times New Roman" w:cs="Times New Roman"/>
          <w:sz w:val="24"/>
          <w:szCs w:val="24"/>
          <w:lang w:eastAsia="en-GB" w:bidi="he-IL"/>
        </w:rPr>
        <w:t>n</w:t>
      </w:r>
      <w:r w:rsidRPr="000174C4">
        <w:rPr>
          <w:rFonts w:ascii="Times New Roman" w:hAnsi="Times New Roman" w:cs="Times New Roman"/>
          <w:sz w:val="24"/>
          <w:szCs w:val="24"/>
          <w:lang w:eastAsia="en-GB" w:bidi="he-IL"/>
        </w:rPr>
        <w:t xml:space="preserve"> </w:t>
      </w:r>
      <w:r>
        <w:rPr>
          <w:rFonts w:ascii="Times New Roman" w:hAnsi="Times New Roman" w:cs="Times New Roman"/>
          <w:sz w:val="24"/>
          <w:szCs w:val="24"/>
          <w:lang w:eastAsia="en-GB" w:bidi="he-IL"/>
        </w:rPr>
        <w:t>HMAC</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Casting is needed</w:t>
      </w:r>
      <w:r w:rsidRPr="000174C4">
        <w:rPr>
          <w:rFonts w:ascii="Times New Roman" w:hAnsi="Times New Roman" w:cs="Times New Roman"/>
          <w:sz w:val="24"/>
          <w:szCs w:val="24"/>
          <w:lang w:eastAsia="en-GB" w:bidi="he-IL"/>
        </w:rPr>
        <w:t>.</w:t>
      </w:r>
    </w:p>
    <w:p w:rsidR="0006304F" w:rsidRPr="0006304F" w:rsidRDefault="0006304F" w:rsidP="0006304F">
      <w:pPr>
        <w:rPr>
          <w:rFonts w:ascii="Courier New" w:hAnsi="Courier New" w:cs="Courier New"/>
          <w:color w:val="00B050"/>
          <w:sz w:val="20"/>
          <w:szCs w:val="20"/>
        </w:rPr>
      </w:pPr>
      <w:r w:rsidRPr="0006304F">
        <w:rPr>
          <w:rFonts w:ascii="Courier New" w:hAnsi="Courier New" w:cs="Courier New"/>
          <w:color w:val="00B050"/>
          <w:sz w:val="20"/>
          <w:szCs w:val="20"/>
        </w:rPr>
        <w:t>//Create an HMAC with SHA1 object through the PrfFactory. PrfFactory returns an object of type PseudorandomFunction</w:t>
      </w:r>
      <w:r>
        <w:rPr>
          <w:rFonts w:ascii="Courier New" w:hAnsi="Courier New" w:cs="Courier New"/>
          <w:color w:val="00B050"/>
          <w:sz w:val="20"/>
          <w:szCs w:val="20"/>
        </w:rPr>
        <w:t>. In order to get an HMAC we need to cast.</w:t>
      </w:r>
    </w:p>
    <w:p w:rsidR="009A04C3" w:rsidRPr="000174C4" w:rsidRDefault="009A04C3" w:rsidP="00787128">
      <w:pPr>
        <w:rPr>
          <w:rFonts w:ascii="Courier New" w:hAnsi="Courier New" w:cs="Courier New"/>
          <w:color w:val="000000"/>
          <w:sz w:val="20"/>
          <w:szCs w:val="20"/>
        </w:rPr>
      </w:pPr>
      <w:r>
        <w:rPr>
          <w:rFonts w:ascii="Courier New" w:hAnsi="Courier New" w:cs="Courier New"/>
          <w:color w:val="000000"/>
          <w:sz w:val="20"/>
          <w:szCs w:val="20"/>
        </w:rPr>
        <w:t>Hmac</w:t>
      </w:r>
      <w:r w:rsidRPr="000174C4">
        <w:rPr>
          <w:rFonts w:ascii="Courier New" w:hAnsi="Courier New" w:cs="Courier New"/>
          <w:color w:val="000000"/>
          <w:sz w:val="20"/>
          <w:szCs w:val="20"/>
        </w:rPr>
        <w:t xml:space="preserve"> </w:t>
      </w:r>
      <w:r>
        <w:rPr>
          <w:rFonts w:ascii="Courier New" w:hAnsi="Courier New" w:cs="Courier New"/>
          <w:color w:val="000000"/>
          <w:sz w:val="20"/>
          <w:szCs w:val="20"/>
        </w:rPr>
        <w:t>hmac</w:t>
      </w:r>
      <w:r w:rsidRPr="000174C4">
        <w:rPr>
          <w:rFonts w:ascii="Courier New" w:hAnsi="Courier New" w:cs="Courier New"/>
          <w:color w:val="000000"/>
          <w:sz w:val="20"/>
          <w:szCs w:val="20"/>
        </w:rPr>
        <w:t xml:space="preserve"> = </w:t>
      </w:r>
      <w:r>
        <w:rPr>
          <w:rFonts w:ascii="Courier New" w:hAnsi="Courier New" w:cs="Courier New"/>
          <w:color w:val="000000"/>
          <w:sz w:val="20"/>
          <w:szCs w:val="20"/>
        </w:rPr>
        <w:t>(Hmac)P</w:t>
      </w:r>
      <w:r w:rsidRPr="000174C4">
        <w:rPr>
          <w:rFonts w:ascii="Courier New" w:hAnsi="Courier New" w:cs="Courier New"/>
          <w:color w:val="000000"/>
          <w:sz w:val="20"/>
          <w:szCs w:val="20"/>
        </w:rPr>
        <w:t>rfFactory.getInstance().getObject("HMAC</w:t>
      </w:r>
      <w:r w:rsidR="00787128">
        <w:rPr>
          <w:rFonts w:ascii="Courier New" w:hAnsi="Courier New" w:cs="Courier New"/>
          <w:color w:val="000000"/>
          <w:sz w:val="20"/>
          <w:szCs w:val="20"/>
        </w:rPr>
        <w:t>(</w:t>
      </w:r>
      <w:r w:rsidRPr="000174C4">
        <w:rPr>
          <w:rFonts w:ascii="Courier New" w:hAnsi="Courier New" w:cs="Courier New"/>
          <w:color w:val="000000"/>
          <w:sz w:val="20"/>
          <w:szCs w:val="20"/>
        </w:rPr>
        <w:t>SHA1</w:t>
      </w:r>
      <w:r w:rsidR="00787128">
        <w:rPr>
          <w:rFonts w:ascii="Courier New" w:hAnsi="Courier New" w:cs="Courier New"/>
          <w:color w:val="000000"/>
          <w:sz w:val="20"/>
          <w:szCs w:val="20"/>
        </w:rPr>
        <w:t>)</w:t>
      </w:r>
      <w:r w:rsidRPr="000174C4">
        <w:rPr>
          <w:rFonts w:ascii="Courier New" w:hAnsi="Courier New" w:cs="Courier New"/>
          <w:color w:val="000000"/>
          <w:sz w:val="20"/>
          <w:szCs w:val="20"/>
        </w:rPr>
        <w:t>");</w:t>
      </w:r>
    </w:p>
    <w:p w:rsidR="009A04C3" w:rsidRPr="000174C4" w:rsidRDefault="009A04C3" w:rsidP="009A04C3">
      <w:pPr>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//init the hmac</w:t>
      </w:r>
    </w:p>
    <w:p w:rsidR="009A04C3" w:rsidRDefault="009A04C3" w:rsidP="009A04C3">
      <w:pPr>
        <w:rPr>
          <w:rFonts w:ascii="Courier New" w:hAnsi="Courier New" w:cs="Courier New"/>
          <w:color w:val="000000"/>
          <w:sz w:val="20"/>
          <w:szCs w:val="20"/>
        </w:rPr>
      </w:pPr>
      <w:r>
        <w:rPr>
          <w:rFonts w:ascii="Courier New" w:hAnsi="Courier New" w:cs="Courier New"/>
          <w:color w:val="000000"/>
          <w:sz w:val="20"/>
          <w:szCs w:val="20"/>
        </w:rPr>
        <w:t>hmac</w:t>
      </w:r>
      <w:r w:rsidRPr="000174C4">
        <w:rPr>
          <w:rFonts w:ascii="Courier New" w:hAnsi="Courier New" w:cs="Courier New"/>
          <w:color w:val="000000"/>
          <w:sz w:val="20"/>
          <w:szCs w:val="20"/>
        </w:rPr>
        <w:t>.init(…)</w:t>
      </w:r>
      <w:r>
        <w:rPr>
          <w:rFonts w:ascii="Courier New" w:hAnsi="Courier New" w:cs="Courier New"/>
          <w:color w:val="000000"/>
          <w:sz w:val="20"/>
          <w:szCs w:val="20"/>
        </w:rPr>
        <w:t>;</w:t>
      </w:r>
    </w:p>
    <w:p w:rsidR="008C539E" w:rsidRPr="000174C4" w:rsidRDefault="008C539E" w:rsidP="009A04C3">
      <w:pPr>
        <w:rPr>
          <w:rFonts w:ascii="Courier New" w:hAnsi="Courier New" w:cs="Courier New"/>
          <w:color w:val="000000"/>
          <w:sz w:val="20"/>
          <w:szCs w:val="20"/>
        </w:rPr>
      </w:pPr>
    </w:p>
    <w:p w:rsidR="008C539E" w:rsidRDefault="008C539E" w:rsidP="008C539E">
      <w:pPr>
        <w:autoSpaceDE/>
        <w:autoSpaceDN/>
        <w:adjustRightInd/>
        <w:rPr>
          <w:u w:val="single"/>
          <w:lang w:eastAsia="en-GB"/>
        </w:rPr>
      </w:pPr>
      <w:r>
        <w:rPr>
          <w:u w:val="single"/>
          <w:lang w:eastAsia="en-GB"/>
        </w:rPr>
        <w:t>TPElementFactory</w:t>
      </w:r>
    </w:p>
    <w:p w:rsidR="008C539E" w:rsidRDefault="008C539E" w:rsidP="008C539E">
      <w:pPr>
        <w:autoSpaceDE/>
        <w:autoSpaceDN/>
        <w:adjustRightInd/>
        <w:rPr>
          <w:lang w:eastAsia="en-GB"/>
        </w:rPr>
      </w:pPr>
    </w:p>
    <w:p w:rsidR="00407454" w:rsidRPr="00407454" w:rsidRDefault="00407454" w:rsidP="00407454">
      <w:pPr>
        <w:rPr>
          <w:rFonts w:ascii="Courier New" w:hAnsi="Courier New" w:cs="Courier New"/>
          <w:color w:val="00B050"/>
          <w:sz w:val="20"/>
          <w:szCs w:val="20"/>
        </w:rPr>
      </w:pPr>
      <w:r w:rsidRPr="00407454">
        <w:rPr>
          <w:rFonts w:ascii="Courier New" w:hAnsi="Courier New" w:cs="Courier New"/>
          <w:color w:val="00B050"/>
          <w:sz w:val="20"/>
          <w:szCs w:val="20"/>
        </w:rPr>
        <w:t>//Create Rabin</w:t>
      </w:r>
      <w:r>
        <w:rPr>
          <w:rFonts w:ascii="Courier New" w:hAnsi="Courier New" w:cs="Courier New"/>
          <w:color w:val="00B050"/>
          <w:sz w:val="20"/>
          <w:szCs w:val="20"/>
        </w:rPr>
        <w:t xml:space="preserve"> permutation, and get the modulus</w:t>
      </w:r>
    </w:p>
    <w:p w:rsidR="00407454" w:rsidRDefault="00407454" w:rsidP="00407454">
      <w:pPr>
        <w:autoSpaceDE/>
        <w:autoSpaceDN/>
        <w:adjustRightInd/>
        <w:rPr>
          <w:lang w:eastAsia="en-GB"/>
        </w:rPr>
      </w:pPr>
    </w:p>
    <w:p w:rsidR="00624E7B" w:rsidRDefault="008C539E" w:rsidP="00407454">
      <w:pPr>
        <w:rPr>
          <w:rFonts w:ascii="Courier New" w:hAnsi="Courier New" w:cs="Courier New"/>
          <w:sz w:val="20"/>
          <w:szCs w:val="20"/>
        </w:rPr>
      </w:pPr>
      <w:r>
        <w:rPr>
          <w:rFonts w:ascii="Courier New" w:hAnsi="Courier New" w:cs="Courier New"/>
          <w:sz w:val="20"/>
          <w:szCs w:val="20"/>
        </w:rPr>
        <w:t xml:space="preserve">TPElement element = </w:t>
      </w:r>
      <w:r w:rsidRPr="008C539E">
        <w:rPr>
          <w:rFonts w:ascii="Courier New" w:hAnsi="Courier New" w:cs="Courier New"/>
          <w:sz w:val="20"/>
          <w:szCs w:val="20"/>
        </w:rPr>
        <w:t xml:space="preserve">TPElementFactory.getInstance().getRandomElement("Rabin", </w:t>
      </w:r>
    </w:p>
    <w:p w:rsidR="009A04C3" w:rsidRPr="008C539E" w:rsidRDefault="008C539E" w:rsidP="00624E7B">
      <w:pPr>
        <w:ind w:left="7080" w:firstLine="708"/>
      </w:pPr>
      <w:bookmarkStart w:id="1249" w:name="_GoBack"/>
      <w:bookmarkEnd w:id="1249"/>
      <w:r w:rsidRPr="008C539E">
        <w:rPr>
          <w:rFonts w:ascii="Courier New" w:hAnsi="Courier New" w:cs="Courier New"/>
          <w:sz w:val="20"/>
          <w:szCs w:val="20"/>
        </w:rPr>
        <w:t>mod</w:t>
      </w:r>
      <w:r w:rsidR="00407454">
        <w:rPr>
          <w:rFonts w:ascii="Courier New" w:hAnsi="Courier New" w:cs="Courier New"/>
          <w:sz w:val="20"/>
          <w:szCs w:val="20"/>
        </w:rPr>
        <w:t>ulus</w:t>
      </w:r>
      <w:r w:rsidRPr="008C539E">
        <w:rPr>
          <w:rFonts w:ascii="Courier New" w:hAnsi="Courier New" w:cs="Courier New"/>
          <w:sz w:val="20"/>
          <w:szCs w:val="20"/>
        </w:rPr>
        <w:t>);</w:t>
      </w:r>
    </w:p>
    <w:p w:rsidR="00113042" w:rsidRDefault="00407454" w:rsidP="00407454">
      <w:pPr>
        <w:autoSpaceDE/>
        <w:autoSpaceDN/>
        <w:adjustRightInd/>
        <w:rPr>
          <w:u w:val="single"/>
          <w:lang w:eastAsia="en-GB"/>
        </w:rPr>
      </w:pPr>
      <w:r>
        <w:rPr>
          <w:rFonts w:ascii="Courier New" w:hAnsi="Courier New" w:cs="Courier New"/>
          <w:sz w:val="20"/>
          <w:szCs w:val="20"/>
        </w:rPr>
        <w:t xml:space="preserve">TPElement </w:t>
      </w:r>
      <w:r w:rsidR="008C539E" w:rsidRPr="008C539E">
        <w:rPr>
          <w:rFonts w:ascii="Courier New" w:hAnsi="Courier New" w:cs="Courier New"/>
          <w:sz w:val="20"/>
          <w:szCs w:val="20"/>
        </w:rPr>
        <w:t xml:space="preserve">result = </w:t>
      </w:r>
      <w:r>
        <w:rPr>
          <w:rFonts w:ascii="Courier New" w:hAnsi="Courier New" w:cs="Courier New"/>
          <w:sz w:val="20"/>
          <w:szCs w:val="20"/>
        </w:rPr>
        <w:t>rabin</w:t>
      </w:r>
      <w:r w:rsidR="008C539E" w:rsidRPr="008C539E">
        <w:rPr>
          <w:rFonts w:ascii="Courier New" w:hAnsi="Courier New" w:cs="Courier New"/>
          <w:sz w:val="20"/>
          <w:szCs w:val="20"/>
        </w:rPr>
        <w:t>.compute(element);</w:t>
      </w:r>
      <w:r w:rsidR="00113042">
        <w:rPr>
          <w:u w:val="single"/>
          <w:lang w:eastAsia="en-GB"/>
        </w:rPr>
        <w:br w:type="page"/>
      </w:r>
    </w:p>
    <w:p w:rsidR="0006304F" w:rsidRPr="0006304F" w:rsidRDefault="0006304F" w:rsidP="0006304F">
      <w:pPr>
        <w:rPr>
          <w:lang w:eastAsia="en-GB"/>
        </w:rPr>
      </w:pPr>
      <w:r w:rsidRPr="0006304F">
        <w:rPr>
          <w:u w:val="single"/>
          <w:lang w:eastAsia="en-GB"/>
        </w:rPr>
        <w:lastRenderedPageBreak/>
        <w:t>BC Factory</w:t>
      </w:r>
    </w:p>
    <w:p w:rsidR="0006304F" w:rsidRPr="0006304F" w:rsidRDefault="0006304F" w:rsidP="00787128">
      <w:pPr>
        <w:rPr>
          <w:lang w:eastAsia="en-GB"/>
        </w:rPr>
      </w:pPr>
      <w:r w:rsidRPr="0006304F">
        <w:rPr>
          <w:lang w:eastAsia="en-GB"/>
        </w:rPr>
        <w:t>In</w:t>
      </w:r>
      <w:r>
        <w:rPr>
          <w:lang w:eastAsia="en-GB"/>
        </w:rPr>
        <w:t xml:space="preserve"> general</w:t>
      </w:r>
      <w:r w:rsidR="00113042">
        <w:rPr>
          <w:lang w:eastAsia="en-GB"/>
        </w:rPr>
        <w:t>,</w:t>
      </w:r>
      <w:r>
        <w:rPr>
          <w:lang w:eastAsia="en-GB"/>
        </w:rPr>
        <w:t xml:space="preserve"> BCFactory will be used by Bouncy Castle wrapper classes inside their constructors. </w:t>
      </w:r>
      <w:r w:rsidR="007448B5">
        <w:rPr>
          <w:lang w:eastAsia="en-GB"/>
        </w:rPr>
        <w:t>Whenever a constructor of a BC object needs another primitive as in the example of HMAC that needs an underlying hash object, the data about the underlying primitive will be passed to the constructor as a string specifying the name of the underlying primitive. This string may be the concatenation of more than algorithms as explained above (“alg1</w:t>
      </w:r>
      <w:r w:rsidR="00787128">
        <w:rPr>
          <w:lang w:eastAsia="en-GB"/>
        </w:rPr>
        <w:t>(</w:t>
      </w:r>
      <w:r w:rsidR="007448B5">
        <w:rPr>
          <w:lang w:eastAsia="en-GB"/>
        </w:rPr>
        <w:t>alg2</w:t>
      </w:r>
      <w:r w:rsidR="00787128">
        <w:rPr>
          <w:lang w:eastAsia="en-GB"/>
        </w:rPr>
        <w:t>(</w:t>
      </w:r>
      <w:r w:rsidR="007448B5">
        <w:rPr>
          <w:lang w:eastAsia="en-GB"/>
        </w:rPr>
        <w:t>…</w:t>
      </w:r>
      <w:r w:rsidR="00787128">
        <w:rPr>
          <w:lang w:eastAsia="en-GB"/>
        </w:rPr>
        <w:t>(</w:t>
      </w:r>
      <w:r w:rsidR="007448B5">
        <w:rPr>
          <w:lang w:eastAsia="en-GB"/>
        </w:rPr>
        <w:t>algn</w:t>
      </w:r>
      <w:r w:rsidR="00787128">
        <w:rPr>
          <w:lang w:eastAsia="en-GB"/>
        </w:rPr>
        <w:t>)))</w:t>
      </w:r>
      <w:r w:rsidR="007448B5">
        <w:rPr>
          <w:lang w:eastAsia="en-GB"/>
        </w:rPr>
        <w:t>) if needed.</w:t>
      </w:r>
    </w:p>
    <w:p w:rsidR="00982311" w:rsidRDefault="00982311" w:rsidP="0006304F">
      <w:pPr>
        <w:rPr>
          <w:lang w:eastAsia="en-GB"/>
        </w:rPr>
      </w:pPr>
      <w:r>
        <w:rPr>
          <w:lang w:eastAsia="en-GB"/>
        </w:rPr>
        <w:t>In the following example</w:t>
      </w:r>
      <w:r w:rsidR="0006304F">
        <w:rPr>
          <w:lang w:eastAsia="en-GB"/>
        </w:rPr>
        <w:t>,</w:t>
      </w:r>
      <w:r>
        <w:rPr>
          <w:lang w:eastAsia="en-GB"/>
        </w:rPr>
        <w:t xml:space="preserve"> one can see the use of </w:t>
      </w:r>
      <w:r w:rsidR="0006304F">
        <w:rPr>
          <w:lang w:eastAsia="en-GB"/>
        </w:rPr>
        <w:t>BCFactory</w:t>
      </w:r>
      <w:r>
        <w:rPr>
          <w:lang w:eastAsia="en-GB"/>
        </w:rPr>
        <w:t xml:space="preserve"> inside the SCAPI package in the class BcHMAC.</w:t>
      </w:r>
    </w:p>
    <w:p w:rsidR="00982311" w:rsidRDefault="007448B5" w:rsidP="007448B5">
      <w:pPr>
        <w:rPr>
          <w:lang w:eastAsia="en-GB"/>
        </w:rPr>
      </w:pPr>
      <w:r>
        <w:rPr>
          <w:lang w:eastAsia="en-GB"/>
        </w:rPr>
        <w:t>T</w:t>
      </w:r>
      <w:r w:rsidR="00982311">
        <w:rPr>
          <w:lang w:eastAsia="en-GB"/>
        </w:rPr>
        <w:t>he construction of BcHmac requires an algName</w:t>
      </w:r>
      <w:r>
        <w:rPr>
          <w:lang w:eastAsia="en-GB"/>
        </w:rPr>
        <w:t xml:space="preserve">, </w:t>
      </w:r>
      <w:r w:rsidR="00982311">
        <w:rPr>
          <w:lang w:eastAsia="en-GB"/>
        </w:rPr>
        <w:t>which is the name of the hash.</w:t>
      </w:r>
      <w:r>
        <w:rPr>
          <w:lang w:eastAsia="en-GB"/>
        </w:rPr>
        <w:t xml:space="preserve"> The algName will be passed to the getObject method of BCFactory with default provider “BC”.</w:t>
      </w:r>
      <w:r w:rsidR="00982311">
        <w:rPr>
          <w:lang w:eastAsia="en-GB"/>
        </w:rPr>
        <w:t xml:space="preserve"> </w:t>
      </w:r>
      <w:r>
        <w:rPr>
          <w:lang w:eastAsia="en-GB"/>
        </w:rPr>
        <w:t>The constructor of BcHmac knows that it needs to create an object of type Digest (a hash type of Bouncy Castle), therefore it casts the object obtained to be a Digest.</w:t>
      </w:r>
    </w:p>
    <w:p w:rsidR="00407454" w:rsidRDefault="007448B5" w:rsidP="00407454">
      <w:pPr>
        <w:rPr>
          <w:lang w:eastAsia="en-GB"/>
        </w:rPr>
      </w:pPr>
      <w:r>
        <w:rPr>
          <w:lang w:eastAsia="en-GB"/>
        </w:rPr>
        <w:t>Note that the constructor of BcHmac will be called as a result of creating an Hmac object through the PrfFactory as shown in the</w:t>
      </w:r>
      <w:r w:rsidR="001E21A4">
        <w:rPr>
          <w:lang w:eastAsia="en-GB"/>
        </w:rPr>
        <w:t xml:space="preserve"> </w:t>
      </w:r>
      <w:r w:rsidR="00407454">
        <w:rPr>
          <w:lang w:eastAsia="en-GB"/>
        </w:rPr>
        <w:t>example below</w:t>
      </w:r>
      <w:r w:rsidR="003059C3">
        <w:rPr>
          <w:lang w:eastAsia="en-GB"/>
        </w:rPr>
        <w:t>.</w:t>
      </w:r>
    </w:p>
    <w:p w:rsidR="00407454" w:rsidRDefault="00407454" w:rsidP="00407454">
      <w:pPr>
        <w:rPr>
          <w:lang w:eastAsia="en-GB"/>
        </w:rPr>
      </w:pPr>
    </w:p>
    <w:p w:rsidR="00982311" w:rsidRDefault="009465B7" w:rsidP="00407454">
      <w:pPr>
        <w:rPr>
          <w:lang w:eastAsia="en-GB"/>
        </w:rPr>
      </w:pPr>
      <w:r w:rsidRPr="009465B7">
        <w:rPr>
          <w:lang w:eastAsia="en-GB"/>
        </w:rPr>
        <w:drawing>
          <wp:inline distT="0" distB="0" distL="0" distR="0" wp14:anchorId="75F43EF1" wp14:editId="361FA9E6">
            <wp:extent cx="5486400" cy="36683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3668395"/>
                    </a:xfrm>
                    <a:prstGeom prst="rect">
                      <a:avLst/>
                    </a:prstGeom>
                  </pic:spPr>
                </pic:pic>
              </a:graphicData>
            </a:graphic>
          </wp:inline>
        </w:drawing>
      </w:r>
      <w:r w:rsidR="00982311" w:rsidRPr="0053592E">
        <w:rPr>
          <w:lang w:eastAsia="en-GB"/>
        </w:rPr>
        <w:t xml:space="preserve"> </w:t>
      </w:r>
      <w:r w:rsidR="00982311">
        <w:rPr>
          <w:lang w:eastAsia="en-GB"/>
        </w:rPr>
        <w:br w:type="page"/>
      </w:r>
    </w:p>
    <w:p w:rsidR="00AD5EAE" w:rsidRPr="00AD5EAE" w:rsidRDefault="00AD5EAE" w:rsidP="008F008C">
      <w:pPr>
        <w:pStyle w:val="ListParagraph"/>
        <w:keepNext/>
        <w:keepLines/>
        <w:numPr>
          <w:ilvl w:val="0"/>
          <w:numId w:val="34"/>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250" w:name="_Toc298923985"/>
      <w:bookmarkStart w:id="1251" w:name="_Toc301769216"/>
      <w:bookmarkStart w:id="1252" w:name="_Toc305321052"/>
      <w:bookmarkStart w:id="1253" w:name="_Toc305321182"/>
      <w:bookmarkStart w:id="1254" w:name="_Toc305321312"/>
      <w:bookmarkStart w:id="1255" w:name="_Toc305321516"/>
      <w:bookmarkStart w:id="1256" w:name="_Toc305323524"/>
      <w:bookmarkStart w:id="1257" w:name="_Toc305323698"/>
      <w:bookmarkStart w:id="1258" w:name="_Toc305323874"/>
      <w:bookmarkStart w:id="1259" w:name="_Toc311619838"/>
      <w:bookmarkStart w:id="1260" w:name="_Toc315168979"/>
      <w:bookmarkStart w:id="1261" w:name="_Toc315169156"/>
      <w:bookmarkStart w:id="1262" w:name="_Toc315173373"/>
      <w:bookmarkEnd w:id="1250"/>
      <w:bookmarkEnd w:id="1251"/>
      <w:bookmarkEnd w:id="1252"/>
      <w:bookmarkEnd w:id="1253"/>
      <w:bookmarkEnd w:id="1254"/>
      <w:bookmarkEnd w:id="1255"/>
      <w:bookmarkEnd w:id="1256"/>
      <w:bookmarkEnd w:id="1257"/>
      <w:bookmarkEnd w:id="1258"/>
      <w:bookmarkEnd w:id="1259"/>
      <w:bookmarkEnd w:id="1260"/>
      <w:bookmarkEnd w:id="1261"/>
      <w:bookmarkEnd w:id="1262"/>
    </w:p>
    <w:p w:rsidR="00AD5EAE" w:rsidRPr="00AD5EAE" w:rsidRDefault="00AD5EAE" w:rsidP="008F008C">
      <w:pPr>
        <w:pStyle w:val="ListParagraph"/>
        <w:keepNext/>
        <w:keepLines/>
        <w:numPr>
          <w:ilvl w:val="1"/>
          <w:numId w:val="34"/>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263" w:name="_Toc298923986"/>
      <w:bookmarkStart w:id="1264" w:name="_Toc301769217"/>
      <w:bookmarkStart w:id="1265" w:name="_Toc305321053"/>
      <w:bookmarkStart w:id="1266" w:name="_Toc305321183"/>
      <w:bookmarkStart w:id="1267" w:name="_Toc305321313"/>
      <w:bookmarkStart w:id="1268" w:name="_Toc305321517"/>
      <w:bookmarkStart w:id="1269" w:name="_Toc305323525"/>
      <w:bookmarkStart w:id="1270" w:name="_Toc305323699"/>
      <w:bookmarkStart w:id="1271" w:name="_Toc305323875"/>
      <w:bookmarkStart w:id="1272" w:name="_Toc311619839"/>
      <w:bookmarkStart w:id="1273" w:name="_Toc315168980"/>
      <w:bookmarkStart w:id="1274" w:name="_Toc315169157"/>
      <w:bookmarkStart w:id="1275" w:name="_Toc315173374"/>
      <w:bookmarkEnd w:id="1263"/>
      <w:bookmarkEnd w:id="1264"/>
      <w:bookmarkEnd w:id="1265"/>
      <w:bookmarkEnd w:id="1266"/>
      <w:bookmarkEnd w:id="1267"/>
      <w:bookmarkEnd w:id="1268"/>
      <w:bookmarkEnd w:id="1269"/>
      <w:bookmarkEnd w:id="1270"/>
      <w:bookmarkEnd w:id="1271"/>
      <w:bookmarkEnd w:id="1272"/>
      <w:bookmarkEnd w:id="1273"/>
      <w:bookmarkEnd w:id="1274"/>
      <w:bookmarkEnd w:id="1275"/>
    </w:p>
    <w:p w:rsidR="00515D3B" w:rsidRDefault="00515D3B" w:rsidP="008F008C">
      <w:pPr>
        <w:pStyle w:val="Heading2"/>
        <w:numPr>
          <w:ilvl w:val="1"/>
          <w:numId w:val="34"/>
        </w:numPr>
      </w:pPr>
      <w:bookmarkStart w:id="1276" w:name="_Toc315173375"/>
      <w:r>
        <w:t>S</w:t>
      </w:r>
      <w:r w:rsidR="00205A28">
        <w:t>CAPI</w:t>
      </w:r>
      <w:r>
        <w:t xml:space="preserve"> </w:t>
      </w:r>
      <w:r w:rsidR="00FC50EA">
        <w:t xml:space="preserve">as a </w:t>
      </w:r>
      <w:r w:rsidRPr="00BC410A">
        <w:t>Provider</w:t>
      </w:r>
      <w:bookmarkEnd w:id="960"/>
      <w:bookmarkEnd w:id="961"/>
      <w:bookmarkEnd w:id="962"/>
      <w:bookmarkEnd w:id="963"/>
      <w:bookmarkEnd w:id="964"/>
      <w:bookmarkEnd w:id="1276"/>
    </w:p>
    <w:p w:rsidR="00515D3B" w:rsidRDefault="00515D3B" w:rsidP="00E503B0">
      <w:pPr>
        <w:rPr>
          <w:lang w:eastAsia="en-GB"/>
        </w:rPr>
      </w:pPr>
      <w:r>
        <w:rPr>
          <w:lang w:eastAsia="en-GB"/>
        </w:rPr>
        <w:t xml:space="preserve">The </w:t>
      </w:r>
      <w:r w:rsidR="00205A28">
        <w:rPr>
          <w:lang w:eastAsia="en-GB"/>
        </w:rPr>
        <w:t>SCAPI</w:t>
      </w:r>
      <w:r>
        <w:rPr>
          <w:lang w:eastAsia="en-GB"/>
        </w:rPr>
        <w:t xml:space="preserve"> Provider will be built based on the interfaces. The functionality of the interfaces resembles the functionality of the engines of JCA/JCE and thus</w:t>
      </w:r>
      <w:r w:rsidR="00213E3D">
        <w:rPr>
          <w:lang w:eastAsia="en-GB"/>
        </w:rPr>
        <w:t>,</w:t>
      </w:r>
      <w:r>
        <w:rPr>
          <w:lang w:eastAsia="en-GB"/>
        </w:rPr>
        <w:t xml:space="preserve"> implementing the engines is simply writing a general adapter for each interface from which the concrete classes extend to.</w:t>
      </w:r>
    </w:p>
    <w:p w:rsidR="00515D3B" w:rsidRDefault="00515D3B" w:rsidP="004F7D01">
      <w:pPr>
        <w:rPr>
          <w:lang w:eastAsia="en-GB"/>
        </w:rPr>
      </w:pPr>
      <w:r>
        <w:rPr>
          <w:lang w:eastAsia="en-GB"/>
        </w:rPr>
        <w:t>Below is an example of generating MessageDigest using the Hash interface/abstract class. Note that general classes such as the class MessageDigest</w:t>
      </w:r>
      <w:r w:rsidR="00C44D67">
        <w:rPr>
          <w:lang w:eastAsia="en-GB"/>
        </w:rPr>
        <w:t>Abs</w:t>
      </w:r>
      <w:r>
        <w:rPr>
          <w:lang w:eastAsia="en-GB"/>
        </w:rPr>
        <w:t xml:space="preserve"> do not change any of the functionality of the concrete implemented classes of the interfaces. Thus</w:t>
      </w:r>
      <w:r w:rsidR="00213E3D">
        <w:rPr>
          <w:lang w:eastAsia="en-GB"/>
        </w:rPr>
        <w:t>,</w:t>
      </w:r>
      <w:r>
        <w:rPr>
          <w:lang w:eastAsia="en-GB"/>
        </w:rPr>
        <w:t xml:space="preserve"> providing a provider accompanying the required engines can be do</w:t>
      </w:r>
      <w:r w:rsidR="004F7D01">
        <w:rPr>
          <w:lang w:eastAsia="en-GB"/>
        </w:rPr>
        <w:t>ne separately after the project</w:t>
      </w:r>
      <w:r>
        <w:rPr>
          <w:lang w:eastAsia="en-GB"/>
        </w:rPr>
        <w:t xml:space="preserve"> matures or in parallel.</w:t>
      </w:r>
    </w:p>
    <w:p w:rsidR="00515D3B" w:rsidRDefault="00515D3B" w:rsidP="00515D3B">
      <w:pPr>
        <w:ind w:left="706"/>
        <w:rPr>
          <w:lang w:eastAsia="en-GB"/>
        </w:rPr>
      </w:pPr>
    </w:p>
    <w:p w:rsidR="00515D3B" w:rsidRDefault="00B91794" w:rsidP="00857D98">
      <w:pPr>
        <w:rPr>
          <w:lang w:eastAsia="en-GB"/>
        </w:rPr>
      </w:pPr>
      <w:commentRangeStart w:id="1277"/>
      <w:r>
        <w:rPr>
          <w:noProof/>
        </w:rPr>
        <w:drawing>
          <wp:inline distT="0" distB="0" distL="0" distR="0" wp14:anchorId="77C5AA41" wp14:editId="75216750">
            <wp:extent cx="6210935" cy="319937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srcRect/>
                    <a:stretch>
                      <a:fillRect/>
                    </a:stretch>
                  </pic:blipFill>
                  <pic:spPr bwMode="auto">
                    <a:xfrm>
                      <a:off x="0" y="0"/>
                      <a:ext cx="6210935" cy="3199370"/>
                    </a:xfrm>
                    <a:prstGeom prst="rect">
                      <a:avLst/>
                    </a:prstGeom>
                    <a:noFill/>
                    <a:ln w="9525">
                      <a:noFill/>
                      <a:miter lim="800000"/>
                      <a:headEnd/>
                      <a:tailEnd/>
                    </a:ln>
                  </pic:spPr>
                </pic:pic>
              </a:graphicData>
            </a:graphic>
          </wp:inline>
        </w:drawing>
      </w:r>
      <w:commentRangeEnd w:id="1277"/>
      <w:r>
        <w:rPr>
          <w:rStyle w:val="CommentReference"/>
        </w:rPr>
        <w:commentReference w:id="1277"/>
      </w:r>
    </w:p>
    <w:p w:rsidR="00E25034" w:rsidRDefault="00E25034">
      <w:pPr>
        <w:autoSpaceDE/>
        <w:autoSpaceDN/>
        <w:adjustRightInd/>
        <w:rPr>
          <w:lang w:eastAsia="en-GB"/>
        </w:rPr>
      </w:pPr>
      <w:r>
        <w:rPr>
          <w:lang w:eastAsia="en-GB"/>
        </w:rPr>
        <w:br w:type="page"/>
      </w:r>
    </w:p>
    <w:p w:rsidR="00515D3B" w:rsidRDefault="00515D3B" w:rsidP="008F008C">
      <w:pPr>
        <w:pStyle w:val="Heading2"/>
        <w:numPr>
          <w:ilvl w:val="1"/>
          <w:numId w:val="34"/>
        </w:numPr>
      </w:pPr>
      <w:bookmarkStart w:id="1278" w:name="_Toc277840091"/>
      <w:bookmarkStart w:id="1279" w:name="_Toc277840444"/>
      <w:bookmarkStart w:id="1280" w:name="_Toc277840501"/>
      <w:bookmarkStart w:id="1281" w:name="_Toc277840647"/>
      <w:bookmarkStart w:id="1282" w:name="_Toc277840855"/>
      <w:bookmarkStart w:id="1283" w:name="_Toc315173376"/>
      <w:r w:rsidRPr="002F0DD1">
        <w:lastRenderedPageBreak/>
        <w:t>JNI technology</w:t>
      </w:r>
      <w:bookmarkEnd w:id="1278"/>
      <w:bookmarkEnd w:id="1279"/>
      <w:bookmarkEnd w:id="1280"/>
      <w:bookmarkEnd w:id="1281"/>
      <w:bookmarkEnd w:id="1282"/>
      <w:bookmarkEnd w:id="1283"/>
      <w:r>
        <w:t xml:space="preserve"> </w:t>
      </w:r>
    </w:p>
    <w:p w:rsidR="00515D3B" w:rsidRPr="00F82D24" w:rsidRDefault="00515D3B" w:rsidP="002B2C8A">
      <w:r>
        <w:t xml:space="preserve">As a test of concept we have implemented one call from Java to a native function from crypto++. We have implemented a call to a function that returns the name of the Rabin Algorithm. Check files </w:t>
      </w:r>
      <w:r w:rsidRPr="008C6912">
        <w:rPr>
          <w:rFonts w:ascii="Courier New" w:hAnsi="Courier New" w:cs="Courier New"/>
          <w:color w:val="000000"/>
          <w:sz w:val="20"/>
          <w:szCs w:val="20"/>
        </w:rPr>
        <w:t>JavaCryptopp</w:t>
      </w:r>
      <w:r>
        <w:rPr>
          <w:rFonts w:ascii="Courier New" w:hAnsi="Courier New" w:cs="Courier New"/>
          <w:color w:val="000000"/>
          <w:sz w:val="20"/>
          <w:szCs w:val="20"/>
        </w:rPr>
        <w:t xml:space="preserve">.java, </w:t>
      </w:r>
      <w:r w:rsidRPr="008C6912">
        <w:rPr>
          <w:rFonts w:ascii="Courier New" w:hAnsi="Courier New" w:cs="Courier New"/>
          <w:color w:val="000000"/>
          <w:sz w:val="20"/>
          <w:szCs w:val="20"/>
        </w:rPr>
        <w:t>JavaInterface.cpp</w:t>
      </w:r>
      <w:r>
        <w:rPr>
          <w:rFonts w:ascii="Courier New" w:hAnsi="Courier New" w:cs="Courier New"/>
          <w:color w:val="000000"/>
          <w:sz w:val="20"/>
          <w:szCs w:val="20"/>
        </w:rPr>
        <w:t xml:space="preserve"> </w:t>
      </w:r>
      <w:r w:rsidRPr="00FD63E4">
        <w:t>and</w:t>
      </w:r>
      <w:r>
        <w:rPr>
          <w:rFonts w:ascii="Courier New" w:hAnsi="Courier New" w:cs="Courier New"/>
          <w:color w:val="000000"/>
          <w:sz w:val="20"/>
          <w:szCs w:val="20"/>
        </w:rPr>
        <w:t xml:space="preserve"> </w:t>
      </w:r>
      <w:r w:rsidRPr="001337DB">
        <w:rPr>
          <w:rFonts w:ascii="Courier New" w:hAnsi="Courier New" w:cs="Courier New"/>
          <w:color w:val="000000"/>
          <w:sz w:val="20"/>
          <w:szCs w:val="20"/>
        </w:rPr>
        <w:t>rabin.cpp</w:t>
      </w:r>
      <w:r w:rsidR="002B2C8A">
        <w:rPr>
          <w:rFonts w:ascii="Courier New" w:hAnsi="Courier New" w:cs="Courier New"/>
          <w:color w:val="000000"/>
          <w:sz w:val="20"/>
          <w:szCs w:val="20"/>
        </w:rPr>
        <w:t xml:space="preserve"> </w:t>
      </w:r>
      <w:r w:rsidR="00CE159B">
        <w:t>a</w:t>
      </w:r>
      <w:r w:rsidR="009D59B8">
        <w:t>t the end of this section</w:t>
      </w:r>
      <w:r w:rsidRPr="00F82D24">
        <w:t>.</w:t>
      </w:r>
    </w:p>
    <w:p w:rsidR="00515D3B" w:rsidRDefault="00515D3B" w:rsidP="00E503B0">
      <w:r>
        <w:t xml:space="preserve"> </w:t>
      </w:r>
    </w:p>
    <w:p w:rsidR="00515D3B" w:rsidRDefault="00515D3B" w:rsidP="00E503B0">
      <w:pPr>
        <w:rPr>
          <w:rFonts w:ascii="Courier New" w:hAnsi="Courier New" w:cs="Courier New"/>
          <w:sz w:val="20"/>
          <w:szCs w:val="20"/>
        </w:rPr>
      </w:pPr>
      <w:r>
        <w:t>The lib file is integrated into the environment of the C++ dll project and thus</w:t>
      </w:r>
      <w:r w:rsidR="00213E3D">
        <w:t>,</w:t>
      </w:r>
      <w:r>
        <w:t xml:space="preserve"> creating the object </w:t>
      </w:r>
      <w:r>
        <w:rPr>
          <w:rFonts w:ascii="Consolas" w:hAnsi="Consolas" w:cs="Consolas"/>
          <w:sz w:val="19"/>
          <w:szCs w:val="19"/>
        </w:rPr>
        <w:t xml:space="preserve">CryptoPP::Rabin rb; </w:t>
      </w:r>
      <w:r w:rsidRPr="00381813">
        <w:t>is possible.</w:t>
      </w:r>
      <w:r>
        <w:t xml:space="preserve"> The dll </w:t>
      </w:r>
      <w:r w:rsidRPr="005D1F35">
        <w:t>JavaInterface.dll</w:t>
      </w:r>
      <w:r>
        <w:t xml:space="preserve"> is built and the java file loads it by the call: </w:t>
      </w:r>
      <w:r>
        <w:rPr>
          <w:rFonts w:ascii="Courier New" w:hAnsi="Courier New" w:cs="Courier New"/>
          <w:color w:val="000000"/>
          <w:sz w:val="20"/>
          <w:szCs w:val="20"/>
        </w:rPr>
        <w:t>System.</w:t>
      </w:r>
      <w:r>
        <w:rPr>
          <w:rFonts w:ascii="Courier New" w:hAnsi="Courier New" w:cs="Courier New"/>
          <w:i/>
          <w:iCs/>
          <w:color w:val="000000"/>
          <w:sz w:val="20"/>
          <w:szCs w:val="20"/>
        </w:rPr>
        <w:t>loadLibrary</w:t>
      </w:r>
      <w:r>
        <w:rPr>
          <w:rFonts w:ascii="Courier New" w:hAnsi="Courier New" w:cs="Courier New"/>
          <w:color w:val="000000"/>
          <w:sz w:val="20"/>
          <w:szCs w:val="20"/>
        </w:rPr>
        <w:t>(</w:t>
      </w:r>
      <w:r>
        <w:rPr>
          <w:rFonts w:ascii="Courier New" w:hAnsi="Courier New" w:cs="Courier New"/>
          <w:color w:val="2A00FF"/>
          <w:sz w:val="20"/>
          <w:szCs w:val="20"/>
        </w:rPr>
        <w:t>"JavaInterface"</w:t>
      </w:r>
      <w:r>
        <w:rPr>
          <w:rFonts w:ascii="Courier New" w:hAnsi="Courier New" w:cs="Courier New"/>
          <w:color w:val="000000"/>
          <w:sz w:val="20"/>
          <w:szCs w:val="20"/>
        </w:rPr>
        <w:t>);</w:t>
      </w:r>
    </w:p>
    <w:p w:rsidR="00515D3B" w:rsidRDefault="00515D3B" w:rsidP="00E503B0">
      <w:pPr>
        <w:rPr>
          <w:rFonts w:ascii="Consolas" w:hAnsi="Consolas" w:cs="Consolas"/>
          <w:sz w:val="19"/>
          <w:szCs w:val="19"/>
        </w:rPr>
      </w:pPr>
      <w:r>
        <w:t xml:space="preserve">It then able to call the function: </w:t>
      </w:r>
      <w:r>
        <w:rPr>
          <w:rFonts w:ascii="Courier New" w:hAnsi="Courier New" w:cs="Courier New"/>
          <w:color w:val="000000"/>
          <w:sz w:val="20"/>
          <w:szCs w:val="20"/>
        </w:rPr>
        <w:t>jc.loadRabinName();</w:t>
      </w:r>
      <w:r>
        <w:t xml:space="preserve"> which is the related function (whose name is automatically generated and </w:t>
      </w:r>
      <w:r w:rsidRPr="00C314A5">
        <w:rPr>
          <w:b/>
          <w:bCs/>
        </w:rPr>
        <w:t>should not be changed</w:t>
      </w:r>
      <w:r>
        <w:t xml:space="preserve">): </w:t>
      </w:r>
      <w:r>
        <w:rPr>
          <w:rFonts w:ascii="Consolas" w:hAnsi="Consolas" w:cs="Consolas"/>
          <w:sz w:val="19"/>
          <w:szCs w:val="19"/>
        </w:rPr>
        <w:t>JNIEXPORT jstring JNICALL Java_JavaCryptopp_loadRabinName</w:t>
      </w:r>
    </w:p>
    <w:p w:rsidR="00515D3B" w:rsidRDefault="00515D3B" w:rsidP="00E503B0">
      <w:r>
        <w:rPr>
          <w:rFonts w:ascii="Consolas" w:hAnsi="Consolas" w:cs="Consolas"/>
          <w:sz w:val="19"/>
          <w:szCs w:val="19"/>
        </w:rPr>
        <w:t xml:space="preserve">  (JNIEnv *env, jobject) </w:t>
      </w:r>
      <w:r>
        <w:t xml:space="preserve">in the dll. This function simply returns the string from the native function </w:t>
      </w:r>
      <w:r>
        <w:rPr>
          <w:rFonts w:ascii="Consolas" w:hAnsi="Consolas" w:cs="Consolas"/>
          <w:sz w:val="19"/>
          <w:szCs w:val="19"/>
        </w:rPr>
        <w:t>StaticAlgorithmName()</w:t>
      </w:r>
      <w:r>
        <w:t>.</w:t>
      </w:r>
    </w:p>
    <w:p w:rsidR="00515D3B" w:rsidRDefault="00515D3B" w:rsidP="00E503B0"/>
    <w:p w:rsidR="00515D3B" w:rsidRDefault="00515D3B" w:rsidP="00E503B0">
      <w:pPr>
        <w:rPr>
          <w:rFonts w:ascii="Consolas" w:hAnsi="Consolas" w:cs="Consolas"/>
          <w:sz w:val="19"/>
          <w:szCs w:val="19"/>
        </w:rPr>
      </w:pPr>
      <w:r>
        <w:t xml:space="preserve">The actual function: </w:t>
      </w:r>
      <w:r>
        <w:rPr>
          <w:rFonts w:ascii="Consolas" w:hAnsi="Consolas" w:cs="Consolas"/>
          <w:color w:val="0000FF"/>
          <w:sz w:val="19"/>
          <w:szCs w:val="19"/>
        </w:rPr>
        <w:t>static</w:t>
      </w:r>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 xml:space="preserve">;} </w:t>
      </w:r>
      <w:r w:rsidRPr="00C17972">
        <w:t>in crypto++ is called from java.</w:t>
      </w:r>
    </w:p>
    <w:p w:rsidR="00515D3B" w:rsidRPr="00C17972" w:rsidRDefault="00515D3B" w:rsidP="00E503B0">
      <w:r w:rsidRPr="00C17972">
        <w:t>The java program output the string</w:t>
      </w:r>
      <w:r>
        <w:rPr>
          <w:rFonts w:ascii="Consolas" w:hAnsi="Consolas" w:cs="Consolas"/>
          <w:sz w:val="19"/>
          <w:szCs w:val="19"/>
        </w:rPr>
        <w:t xml:space="preserve"> </w:t>
      </w:r>
      <w:r>
        <w:rPr>
          <w:rFonts w:ascii="Consolas" w:hAnsi="Consolas" w:cs="Consolas"/>
          <w:color w:val="A31515"/>
          <w:sz w:val="19"/>
          <w:szCs w:val="19"/>
        </w:rPr>
        <w:t xml:space="preserve">"Rabin-Crypto++Variant" </w:t>
      </w:r>
      <w:r w:rsidRPr="00C17972">
        <w:t>to the screen due to the following two lines in the java file:</w:t>
      </w:r>
    </w:p>
    <w:p w:rsidR="00515D3B" w:rsidRDefault="00515D3B" w:rsidP="00E503B0">
      <w:pPr>
        <w:rPr>
          <w:rFonts w:ascii="Consolas" w:hAnsi="Consolas" w:cs="Consolas"/>
          <w:sz w:val="19"/>
          <w:szCs w:val="19"/>
        </w:rPr>
      </w:pPr>
    </w:p>
    <w:p w:rsidR="00515D3B" w:rsidRDefault="00515D3B" w:rsidP="00E503B0">
      <w:pPr>
        <w:rPr>
          <w:rFonts w:ascii="Courier New" w:hAnsi="Courier New" w:cs="Courier New"/>
          <w:sz w:val="20"/>
          <w:szCs w:val="20"/>
        </w:rPr>
      </w:pPr>
      <w:r>
        <w:rPr>
          <w:rFonts w:ascii="Courier New" w:hAnsi="Courier New" w:cs="Courier New"/>
          <w:color w:val="000000"/>
          <w:sz w:val="20"/>
          <w:szCs w:val="20"/>
        </w:rPr>
        <w:t>String str = jc.loadRabinName();</w:t>
      </w:r>
    </w:p>
    <w:p w:rsidR="00515D3B" w:rsidRDefault="00515D3B" w:rsidP="00E503B0">
      <w:pPr>
        <w:rPr>
          <w:rFonts w:ascii="Courier New" w:hAnsi="Courier New" w:cs="Courier New"/>
          <w:sz w:val="20"/>
          <w:szCs w:val="20"/>
        </w:rPr>
      </w:pP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.println(str);</w:t>
      </w:r>
    </w:p>
    <w:p w:rsidR="00515D3B" w:rsidRDefault="00515D3B" w:rsidP="00E503B0"/>
    <w:p w:rsidR="00515D3B" w:rsidRDefault="00515D3B" w:rsidP="00E503B0">
      <w:r>
        <w:t xml:space="preserve">In order to convert more functions from crypto++ to Java more functions should be added to the C++ </w:t>
      </w:r>
      <w:r w:rsidRPr="005D1F35">
        <w:t>JavaInterface.dll</w:t>
      </w:r>
      <w:r>
        <w:t>. Only functions that are converted in the dll can be called from Java. Hopefully as the project progresses more and more functionality will be added to the dll and dll's for other native libraries.</w:t>
      </w:r>
    </w:p>
    <w:p w:rsidR="00E503B0" w:rsidRDefault="00E503B0" w:rsidP="00E503B0"/>
    <w:p w:rsidR="00E503B0" w:rsidRDefault="00E503B0" w:rsidP="002B2C8A">
      <w:r>
        <w:t xml:space="preserve">The following files are needed </w:t>
      </w:r>
      <w:r w:rsidR="002B2C8A">
        <w:t xml:space="preserve">in our example of </w:t>
      </w:r>
      <w:r>
        <w:t>the use of JNI.</w:t>
      </w:r>
    </w:p>
    <w:p w:rsidR="00E503B0" w:rsidRDefault="00E503B0" w:rsidP="00E503B0"/>
    <w:p w:rsidR="00E503B0" w:rsidRDefault="00E503B0" w:rsidP="00AF7C23">
      <w:pPr>
        <w:numPr>
          <w:ilvl w:val="0"/>
          <w:numId w:val="5"/>
        </w:numPr>
      </w:pPr>
      <w:r>
        <w:t xml:space="preserve">Java file: </w:t>
      </w:r>
    </w:p>
    <w:p w:rsidR="00E503B0" w:rsidRDefault="00E503B0" w:rsidP="00E503B0">
      <w:pPr>
        <w:ind w:left="708"/>
      </w:pPr>
    </w:p>
    <w:p w:rsidR="00E503B0" w:rsidRDefault="00E503B0" w:rsidP="00E503B0">
      <w:pPr>
        <w:ind w:left="708"/>
        <w:rPr>
          <w:rFonts w:ascii="Courier New" w:hAnsi="Courier New" w:cs="Courier New"/>
          <w:color w:val="000000"/>
          <w:sz w:val="20"/>
          <w:szCs w:val="20"/>
        </w:rPr>
      </w:pPr>
      <w:r w:rsidRPr="008C6912">
        <w:rPr>
          <w:rFonts w:ascii="Courier New" w:hAnsi="Courier New" w:cs="Courier New"/>
          <w:color w:val="000000"/>
          <w:sz w:val="20"/>
          <w:szCs w:val="20"/>
        </w:rPr>
        <w:t>JavaCryptopp</w:t>
      </w:r>
      <w:r>
        <w:rPr>
          <w:rFonts w:ascii="Courier New" w:hAnsi="Courier New" w:cs="Courier New"/>
          <w:color w:val="000000"/>
          <w:sz w:val="20"/>
          <w:szCs w:val="20"/>
        </w:rPr>
        <w:t>.java</w:t>
      </w:r>
    </w:p>
    <w:p w:rsidR="00E503B0" w:rsidRDefault="002C5CE2" w:rsidP="00E503B0">
      <w:pPr>
        <w:ind w:left="708"/>
        <w:rPr>
          <w:rFonts w:ascii="Courier New" w:hAnsi="Courier New" w:cs="Courier New"/>
          <w:color w:val="000000"/>
          <w:sz w:val="20"/>
          <w:szCs w:val="20"/>
        </w:rPr>
      </w:pPr>
      <w:r>
        <w:rPr>
          <w:noProof/>
          <w:lang w:val="en-GB" w:eastAsia="en-GB"/>
        </w:rPr>
        <w:pict>
          <v:rect id="Rectangle 48" o:spid="_x0000_s1118" style="position:absolute;left:0;text-align:left;margin-left:34.15pt;margin-top:2.85pt;width:385.15pt;height:156.15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"/>
        </w:pict>
      </w:r>
    </w:p>
    <w:p w:rsidR="00E503B0" w:rsidRDefault="00E503B0" w:rsidP="00E503B0">
      <w:pPr>
        <w:ind w:left="708"/>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loadRabinName();</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jc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String str = jc.loadRabinName();</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.println(str);</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00"/>
          <w:sz w:val="20"/>
          <w:szCs w:val="20"/>
        </w:rPr>
        <w:t>loadLibrary</w:t>
      </w:r>
      <w:r>
        <w:rPr>
          <w:rFonts w:ascii="Courier New" w:hAnsi="Courier New" w:cs="Courier New"/>
          <w:color w:val="000000"/>
          <w:sz w:val="20"/>
          <w:szCs w:val="20"/>
        </w:rPr>
        <w:t>(</w:t>
      </w:r>
      <w:r>
        <w:rPr>
          <w:rFonts w:ascii="Courier New" w:hAnsi="Courier New" w:cs="Courier New"/>
          <w:color w:val="2A00FF"/>
          <w:sz w:val="20"/>
          <w:szCs w:val="20"/>
        </w:rPr>
        <w:t>"JavaInterface"</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pPr>
      <w:r>
        <w:rPr>
          <w:rFonts w:ascii="Courier New" w:hAnsi="Courier New" w:cs="Courier New"/>
          <w:color w:val="000000"/>
          <w:sz w:val="20"/>
          <w:szCs w:val="20"/>
        </w:rPr>
        <w:t>}</w:t>
      </w:r>
    </w:p>
    <w:p w:rsidR="000D6ECE" w:rsidRDefault="000D6ECE" w:rsidP="00E503B0">
      <w:pPr>
        <w:ind w:left="708"/>
      </w:pPr>
    </w:p>
    <w:p w:rsidR="000D6ECE" w:rsidRDefault="000D6ECE" w:rsidP="000D6ECE">
      <w:pPr>
        <w:numPr>
          <w:ilvl w:val="0"/>
          <w:numId w:val="5"/>
        </w:numPr>
      </w:pPr>
      <w:r>
        <w:t>C++ dll</w:t>
      </w:r>
    </w:p>
    <w:p w:rsidR="000D6ECE" w:rsidRDefault="000D6ECE" w:rsidP="000D6ECE">
      <w:pPr>
        <w:ind w:left="708"/>
      </w:pPr>
      <w:r w:rsidRPr="008C6912">
        <w:rPr>
          <w:rFonts w:ascii="Courier New" w:hAnsi="Courier New" w:cs="Courier New"/>
          <w:color w:val="000000"/>
          <w:sz w:val="20"/>
          <w:szCs w:val="20"/>
        </w:rPr>
        <w:t>JavaInterface.</w:t>
      </w:r>
      <w:r>
        <w:rPr>
          <w:rFonts w:ascii="Courier New" w:hAnsi="Courier New" w:cs="Courier New"/>
          <w:color w:val="000000"/>
          <w:sz w:val="20"/>
          <w:szCs w:val="20"/>
        </w:rPr>
        <w:t>h</w:t>
      </w:r>
    </w:p>
    <w:p w:rsidR="00CD310C" w:rsidRDefault="00CD310C" w:rsidP="000D6ECE">
      <w:pPr>
        <w:ind w:left="708"/>
      </w:pPr>
    </w:p>
    <w:p w:rsidR="00AA7A5A" w:rsidRDefault="002C5CE2" w:rsidP="000D6ECE">
      <w:pPr>
        <w:ind w:left="708"/>
      </w:pPr>
      <w:r>
        <w:rPr>
          <w:rFonts w:ascii="Consolas" w:hAnsi="Consolas" w:cs="Consolas"/>
          <w:color w:val="0000FF"/>
          <w:sz w:val="19"/>
          <w:szCs w:val="19"/>
        </w:rPr>
        <w:pict>
          <v:rect id="_x0000_s1140" style="position:absolute;left:0;text-align:left;margin-left:18.65pt;margin-top:7.3pt;width:385.15pt;height:275.55pt;z-index:-251596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"/>
        </w:pic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lastRenderedPageBreak/>
        <w:t>/* DO NOT EDIT THIS FILE - it is machine generated */</w:t>
      </w:r>
    </w:p>
    <w:p w:rsidR="00AA7A5A" w:rsidRPr="00CD310C" w:rsidRDefault="00AA7A5A" w:rsidP="00AA7A5A">
      <w:pPr>
        <w:ind w:left="708"/>
        <w:rPr>
          <w:rFonts w:ascii="Consolas" w:hAnsi="Consolas" w:cs="Consolas"/>
          <w:color w:val="A31515"/>
          <w:sz w:val="19"/>
          <w:szCs w:val="19"/>
        </w:rPr>
      </w:pPr>
      <w:r w:rsidRPr="00CD310C">
        <w:rPr>
          <w:rFonts w:ascii="Consolas" w:hAnsi="Consolas" w:cs="Consolas"/>
          <w:color w:val="0000FF"/>
          <w:sz w:val="19"/>
          <w:szCs w:val="19"/>
        </w:rPr>
        <w:t xml:space="preserve">#include </w:t>
      </w:r>
      <w:r w:rsidRPr="00CD310C">
        <w:rPr>
          <w:rFonts w:ascii="Consolas" w:hAnsi="Consolas" w:cs="Consolas"/>
          <w:color w:val="A31515"/>
          <w:sz w:val="19"/>
          <w:szCs w:val="19"/>
        </w:rPr>
        <w:t>&lt;jni.h&gt;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Header for class JavaCryptopp */</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#ifndef _Included_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#define _Included_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#ifdef __cplusplus</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extern "C"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Class: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Method:    loadRabinName</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Signature: ()Ljava/lang/String;</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JNIEXPORT jstring JNICALL Java_JavaCryptopp_loadRabinName</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(JNIEnv *, jobject);</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#ifdef __cplusplus</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0D6ECE" w:rsidRDefault="000D6ECE" w:rsidP="000D6ECE">
      <w:pPr>
        <w:ind w:left="708"/>
      </w:pPr>
    </w:p>
    <w:p w:rsidR="000D6ECE" w:rsidRDefault="000D6ECE" w:rsidP="000D6ECE">
      <w:pPr>
        <w:ind w:left="708"/>
      </w:pPr>
      <w:r>
        <w:t>This file is generated using the javah tool. For an easy use a simple external tool should be defined in eclipse as follows.</w:t>
      </w:r>
    </w:p>
    <w:p w:rsidR="000D6ECE" w:rsidRDefault="000D6ECE" w:rsidP="000D6ECE">
      <w:r>
        <w:rPr>
          <w:noProof/>
        </w:rPr>
        <w:drawing>
          <wp:inline distT="0" distB="0" distL="0" distR="0" wp14:anchorId="1D8550E4" wp14:editId="1E7CF2CD">
            <wp:extent cx="6210935" cy="349322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p>
    <w:p w:rsidR="000D6ECE" w:rsidRDefault="000D6ECE" w:rsidP="00E503B0">
      <w:pPr>
        <w:ind w:left="708"/>
      </w:pPr>
    </w:p>
    <w:p w:rsidR="00C75861" w:rsidRDefault="000D6ECE" w:rsidP="00E503B0">
      <w:pPr>
        <w:ind w:left="708"/>
      </w:pPr>
      <w:r>
        <w:t>To generate the header file</w:t>
      </w:r>
      <w:r w:rsidR="00C75861">
        <w:t>, select the related java file and</w:t>
      </w:r>
      <w:r>
        <w:t xml:space="preserve"> run the javah</w:t>
      </w:r>
      <w:r w:rsidR="00C75861">
        <w:t xml:space="preserve"> external tool you have created as follows.</w:t>
      </w:r>
    </w:p>
    <w:p w:rsidR="00C75861" w:rsidRDefault="00C75861" w:rsidP="00E503B0">
      <w:pPr>
        <w:ind w:left="708"/>
      </w:pPr>
    </w:p>
    <w:p w:rsidR="00E503B0" w:rsidRDefault="00C75861" w:rsidP="00C75861">
      <w:r>
        <w:rPr>
          <w:noProof/>
        </w:rPr>
        <w:lastRenderedPageBreak/>
        <w:drawing>
          <wp:inline distT="0" distB="0" distL="0" distR="0" wp14:anchorId="3A7B7040" wp14:editId="2C8E0F8F">
            <wp:extent cx="6210935" cy="349322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srcRect/>
                    <a:stretch>
                      <a:fillRect/>
                    </a:stretch>
                  </pic:blipFill>
                  <pic:spPr bwMode="auto">
                    <a:xfrm>
                      <a:off x="0" y="0"/>
                      <a:ext cx="6210935" cy="3493220"/>
                    </a:xfrm>
                    <a:prstGeom prst="rect">
                      <a:avLst/>
                    </a:prstGeom>
                    <a:noFill/>
                    <a:ln w="9525">
                      <a:noFill/>
                      <a:miter lim="800000"/>
                      <a:headEnd/>
                      <a:tailEnd/>
                    </a:ln>
                  </pic:spPr>
                </pic:pic>
              </a:graphicData>
            </a:graphic>
          </wp:inline>
        </w:drawing>
      </w:r>
      <w:r w:rsidR="00E503B0">
        <w:br w:type="page"/>
      </w:r>
    </w:p>
    <w:p w:rsidR="00E503B0" w:rsidRDefault="00E503B0" w:rsidP="00AF7C23">
      <w:pPr>
        <w:numPr>
          <w:ilvl w:val="0"/>
          <w:numId w:val="5"/>
        </w:numPr>
      </w:pPr>
      <w:r>
        <w:lastRenderedPageBreak/>
        <w:t>C++ dll</w:t>
      </w:r>
    </w:p>
    <w:p w:rsidR="00E503B0" w:rsidRDefault="00E503B0" w:rsidP="00E503B0">
      <w:pPr>
        <w:ind w:left="708"/>
      </w:pPr>
      <w:r w:rsidRPr="008C6912">
        <w:rPr>
          <w:rFonts w:ascii="Courier New" w:hAnsi="Courier New" w:cs="Courier New"/>
          <w:color w:val="000000"/>
          <w:sz w:val="20"/>
          <w:szCs w:val="20"/>
        </w:rPr>
        <w:t>JavaInterface.cpp</w:t>
      </w:r>
    </w:p>
    <w:p w:rsidR="00E503B0" w:rsidRDefault="002C5CE2" w:rsidP="00E503B0">
      <w:pPr>
        <w:ind w:left="708"/>
      </w:pPr>
      <w:r>
        <w:rPr>
          <w:noProof/>
          <w:lang w:val="en-GB" w:eastAsia="en-GB"/>
        </w:rPr>
        <w:pict>
          <v:rect id="Rectangle 50" o:spid="_x0000_s1117" style="position:absolute;left:0;text-align:left;margin-left:34.5pt;margin-top:12.75pt;width:427.9pt;height:337.8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"/>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JavaInterface.cpp : Defines the entry point for the DLL application.</w:t>
      </w:r>
    </w:p>
    <w:p w:rsidR="00E503B0" w:rsidRDefault="00E503B0" w:rsidP="00E503B0">
      <w:pPr>
        <w:ind w:left="708"/>
        <w:rPr>
          <w:rFonts w:ascii="Consolas" w:hAnsi="Consolas" w:cs="Consolas"/>
          <w:sz w:val="19"/>
          <w:szCs w:val="19"/>
        </w:rPr>
      </w:pPr>
      <w:r>
        <w:rPr>
          <w:rFonts w:ascii="Consolas" w:hAnsi="Consolas" w:cs="Consolas"/>
          <w:color w:val="008000"/>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"jni.h"</w:t>
      </w:r>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"stdafx.h"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"filter.h"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"rabin.h"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"JavaCryptopp.h"</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BOOL APIENTRY DllMain( HANDLE hModule,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DWORD  ul_reason_for_call,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LPVOID lpReserved</w:t>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TRUE;</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JNIEXPORT jstring JNICALL Java_JavaCryptopp_loadRabinName</w:t>
      </w:r>
    </w:p>
    <w:p w:rsidR="00E503B0" w:rsidRDefault="00E503B0" w:rsidP="00E503B0">
      <w:pPr>
        <w:ind w:left="708"/>
        <w:rPr>
          <w:rFonts w:ascii="Consolas" w:hAnsi="Consolas" w:cs="Consolas"/>
          <w:sz w:val="19"/>
          <w:szCs w:val="19"/>
        </w:rPr>
      </w:pPr>
      <w:r>
        <w:rPr>
          <w:rFonts w:ascii="Consolas" w:hAnsi="Consolas" w:cs="Consolas"/>
          <w:sz w:val="19"/>
          <w:szCs w:val="19"/>
        </w:rPr>
        <w:t xml:space="preserve">  (JNIEnv *env, jobject)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t>CryptoPP::Rabin rb;</w:t>
      </w:r>
    </w:p>
    <w:p w:rsidR="00E503B0" w:rsidRDefault="00E503B0" w:rsidP="00E503B0">
      <w:pPr>
        <w:ind w:left="708"/>
        <w:rPr>
          <w:rFonts w:ascii="Consolas" w:hAnsi="Consolas" w:cs="Consolas"/>
          <w:sz w:val="19"/>
          <w:szCs w:val="19"/>
        </w:rPr>
      </w:pPr>
      <w:r>
        <w:rPr>
          <w:rFonts w:ascii="Consolas" w:hAnsi="Consolas" w:cs="Consolas"/>
          <w:sz w:val="19"/>
          <w:szCs w:val="19"/>
        </w:rPr>
        <w:tab/>
        <w:t>string ls = rb.StaticAlgorithmName();</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env-&gt;NewStringUTF(ls.c_str());</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Default="00E503B0" w:rsidP="00AF7C23">
      <w:pPr>
        <w:numPr>
          <w:ilvl w:val="0"/>
          <w:numId w:val="4"/>
        </w:numPr>
      </w:pPr>
      <w:r>
        <w:t>Crypto++ related code in file:</w:t>
      </w:r>
    </w:p>
    <w:p w:rsidR="00E503B0" w:rsidRDefault="00E503B0" w:rsidP="00E503B0">
      <w:pPr>
        <w:ind w:left="708"/>
      </w:pPr>
    </w:p>
    <w:p w:rsidR="00A12B98" w:rsidRDefault="00A12B98" w:rsidP="00E503B0">
      <w:pPr>
        <w:ind w:left="708"/>
        <w:rPr>
          <w:rFonts w:ascii="Courier New" w:hAnsi="Courier New" w:cs="Courier New"/>
          <w:color w:val="000000"/>
          <w:sz w:val="20"/>
          <w:szCs w:val="20"/>
        </w:rPr>
      </w:pPr>
    </w:p>
    <w:p w:rsidR="00E503B0" w:rsidRPr="001337DB" w:rsidRDefault="00E503B0" w:rsidP="00E503B0">
      <w:pPr>
        <w:ind w:left="708"/>
        <w:rPr>
          <w:rFonts w:ascii="Courier New" w:hAnsi="Courier New" w:cs="Courier New"/>
          <w:color w:val="000000"/>
          <w:sz w:val="20"/>
          <w:szCs w:val="20"/>
        </w:rPr>
      </w:pPr>
      <w:r w:rsidRPr="001337DB">
        <w:rPr>
          <w:rFonts w:ascii="Courier New" w:hAnsi="Courier New" w:cs="Courier New"/>
          <w:color w:val="000000"/>
          <w:sz w:val="20"/>
          <w:szCs w:val="20"/>
        </w:rPr>
        <w:t>rabin.cpp</w:t>
      </w:r>
    </w:p>
    <w:p w:rsidR="00E503B0" w:rsidRDefault="002C5CE2" w:rsidP="00E503B0">
      <w:pPr>
        <w:ind w:left="708"/>
      </w:pPr>
      <w:r>
        <w:rPr>
          <w:noProof/>
          <w:lang w:val="en-GB" w:eastAsia="en-GB"/>
        </w:rPr>
        <w:pict>
          <v:rect id="Rectangle 49" o:spid="_x0000_s1116" style="position:absolute;left:0;text-align:left;margin-left:34.5pt;margin-top:10.1pt;width:427.9pt;height:97.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"/>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Rabin</w:t>
      </w:r>
    </w:p>
    <w:p w:rsidR="00E503B0" w:rsidRDefault="00E503B0" w:rsidP="00E503B0">
      <w:pPr>
        <w:ind w:left="708"/>
        <w:rPr>
          <w:rFonts w:ascii="Consolas" w:hAnsi="Consolas" w:cs="Consolas"/>
          <w:sz w:val="19"/>
          <w:szCs w:val="19"/>
        </w:rPr>
      </w:pPr>
      <w:r>
        <w:rPr>
          <w:rFonts w:ascii="Consolas" w:hAnsi="Consolas" w:cs="Consolas"/>
          <w:color w:val="0000FF"/>
          <w:sz w:val="19"/>
          <w:szCs w:val="19"/>
        </w:rPr>
        <w:t>struct</w:t>
      </w:r>
      <w:r>
        <w:rPr>
          <w:rFonts w:ascii="Consolas" w:hAnsi="Consolas" w:cs="Consolas"/>
          <w:sz w:val="19"/>
          <w:szCs w:val="19"/>
        </w:rPr>
        <w:t xml:space="preserve"> Rabin</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static</w:t>
      </w:r>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w:t>
      </w:r>
    </w:p>
    <w:p w:rsidR="00E503B0" w:rsidRDefault="00E503B0" w:rsidP="00E503B0">
      <w:pPr>
        <w:tabs>
          <w:tab w:val="left" w:pos="708"/>
          <w:tab w:val="left" w:pos="1416"/>
          <w:tab w:val="left" w:pos="2124"/>
          <w:tab w:val="left" w:pos="2832"/>
          <w:tab w:val="left" w:pos="3540"/>
          <w:tab w:val="left" w:pos="7253"/>
        </w:tabs>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typedef</w:t>
      </w:r>
      <w:r>
        <w:rPr>
          <w:rFonts w:ascii="Consolas" w:hAnsi="Consolas" w:cs="Consolas"/>
          <w:sz w:val="19"/>
          <w:szCs w:val="19"/>
        </w:rPr>
        <w:t xml:space="preserve"> RabinFunction PublicKey;</w:t>
      </w:r>
      <w:r>
        <w:rPr>
          <w:rFonts w:ascii="Consolas" w:hAnsi="Consolas" w:cs="Consolas"/>
          <w:sz w:val="19"/>
          <w:szCs w:val="19"/>
        </w:rPr>
        <w:tab/>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typedef</w:t>
      </w:r>
      <w:r>
        <w:rPr>
          <w:rFonts w:ascii="Consolas" w:hAnsi="Consolas" w:cs="Consolas"/>
          <w:sz w:val="19"/>
          <w:szCs w:val="19"/>
        </w:rPr>
        <w:t xml:space="preserve"> InvertibleRabinFunction PrivateKey;</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Pr="00CF425B" w:rsidRDefault="00E503B0" w:rsidP="00E503B0">
      <w:pPr>
        <w:ind w:left="360"/>
      </w:pPr>
    </w:p>
    <w:p w:rsidR="00E503B0" w:rsidRPr="00515D3B" w:rsidRDefault="00E503B0" w:rsidP="00E503B0"/>
    <w:p w:rsidR="00E503B0" w:rsidRPr="00932837" w:rsidRDefault="00E503B0" w:rsidP="00E503B0"/>
    <w:p w:rsidR="00AD5EAE" w:rsidRPr="00AD5EAE" w:rsidRDefault="00AD5EAE" w:rsidP="005B5EA1">
      <w:pPr>
        <w:pStyle w:val="ListParagraph"/>
        <w:keepNext/>
        <w:keepLines/>
        <w:numPr>
          <w:ilvl w:val="1"/>
          <w:numId w:val="79"/>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284" w:name="_Toc298923989"/>
      <w:bookmarkStart w:id="1285" w:name="_Toc301769220"/>
      <w:bookmarkStart w:id="1286" w:name="_Toc305321056"/>
      <w:bookmarkStart w:id="1287" w:name="_Toc305321186"/>
      <w:bookmarkStart w:id="1288" w:name="_Toc305321316"/>
      <w:bookmarkStart w:id="1289" w:name="_Toc305321520"/>
      <w:bookmarkStart w:id="1290" w:name="_Toc305323528"/>
      <w:bookmarkStart w:id="1291" w:name="_Toc305323702"/>
      <w:bookmarkStart w:id="1292" w:name="_Toc305323878"/>
      <w:bookmarkStart w:id="1293" w:name="_Toc311619842"/>
      <w:bookmarkStart w:id="1294" w:name="_Toc277840092"/>
      <w:bookmarkStart w:id="1295" w:name="_Toc277840445"/>
      <w:bookmarkStart w:id="1296" w:name="_Toc277840502"/>
      <w:bookmarkStart w:id="1297" w:name="_Toc277840648"/>
      <w:bookmarkStart w:id="1298" w:name="_Toc277840694"/>
      <w:bookmarkStart w:id="1299" w:name="_Toc277840856"/>
      <w:bookmarkStart w:id="1300" w:name="_Toc315168983"/>
      <w:bookmarkStart w:id="1301" w:name="_Toc315169160"/>
      <w:bookmarkStart w:id="1302" w:name="_Toc315173377"/>
      <w:bookmarkEnd w:id="173"/>
      <w:bookmarkEnd w:id="174"/>
      <w:bookmarkEnd w:id="175"/>
      <w:bookmarkEnd w:id="176"/>
      <w:bookmarkEnd w:id="1284"/>
      <w:bookmarkEnd w:id="1285"/>
      <w:bookmarkEnd w:id="1286"/>
      <w:bookmarkEnd w:id="1287"/>
      <w:bookmarkEnd w:id="1288"/>
      <w:bookmarkEnd w:id="1289"/>
      <w:bookmarkEnd w:id="1290"/>
      <w:bookmarkEnd w:id="1291"/>
      <w:bookmarkEnd w:id="1292"/>
      <w:bookmarkEnd w:id="1293"/>
      <w:bookmarkEnd w:id="1300"/>
      <w:bookmarkEnd w:id="1301"/>
      <w:bookmarkEnd w:id="1302"/>
    </w:p>
    <w:p w:rsidR="00AD5EAE" w:rsidRPr="00AD5EAE" w:rsidRDefault="00AD5EAE" w:rsidP="005B5EA1">
      <w:pPr>
        <w:pStyle w:val="ListParagraph"/>
        <w:keepNext/>
        <w:keepLines/>
        <w:numPr>
          <w:ilvl w:val="1"/>
          <w:numId w:val="79"/>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1303" w:name="_Toc298923990"/>
      <w:bookmarkStart w:id="1304" w:name="_Toc301769221"/>
      <w:bookmarkStart w:id="1305" w:name="_Toc305321057"/>
      <w:bookmarkStart w:id="1306" w:name="_Toc305321187"/>
      <w:bookmarkStart w:id="1307" w:name="_Toc305321317"/>
      <w:bookmarkStart w:id="1308" w:name="_Toc305321521"/>
      <w:bookmarkStart w:id="1309" w:name="_Toc305323529"/>
      <w:bookmarkStart w:id="1310" w:name="_Toc305323703"/>
      <w:bookmarkStart w:id="1311" w:name="_Toc305323879"/>
      <w:bookmarkStart w:id="1312" w:name="_Toc311619843"/>
      <w:bookmarkStart w:id="1313" w:name="_Toc315168984"/>
      <w:bookmarkStart w:id="1314" w:name="_Toc315169161"/>
      <w:bookmarkStart w:id="1315" w:name="_Toc315173378"/>
      <w:bookmarkEnd w:id="1303"/>
      <w:bookmarkEnd w:id="1304"/>
      <w:bookmarkEnd w:id="1305"/>
      <w:bookmarkEnd w:id="1306"/>
      <w:bookmarkEnd w:id="1307"/>
      <w:bookmarkEnd w:id="1308"/>
      <w:bookmarkEnd w:id="1309"/>
      <w:bookmarkEnd w:id="1310"/>
      <w:bookmarkEnd w:id="1311"/>
      <w:bookmarkEnd w:id="1312"/>
      <w:bookmarkEnd w:id="1313"/>
      <w:bookmarkEnd w:id="1314"/>
      <w:bookmarkEnd w:id="1315"/>
    </w:p>
    <w:p w:rsidR="00977590" w:rsidRDefault="00977590" w:rsidP="005B5EA1">
      <w:pPr>
        <w:pStyle w:val="Heading2"/>
        <w:numPr>
          <w:ilvl w:val="1"/>
          <w:numId w:val="79"/>
        </w:numPr>
        <w:ind w:left="375"/>
      </w:pPr>
      <w:bookmarkStart w:id="1316" w:name="_Toc315173379"/>
      <w:r>
        <w:t>C++ JNI dll high level design</w:t>
      </w:r>
      <w:bookmarkEnd w:id="1316"/>
    </w:p>
    <w:p w:rsidR="00977590" w:rsidRDefault="00E420D3" w:rsidP="00E420D3">
      <w:pPr>
        <w:rPr>
          <w:lang w:eastAsia="en-GB"/>
        </w:rPr>
      </w:pPr>
      <w:r>
        <w:rPr>
          <w:lang w:eastAsia="en-GB"/>
        </w:rPr>
        <w:t>We will have a single dll component divided</w:t>
      </w:r>
      <w:r w:rsidR="00977590">
        <w:rPr>
          <w:lang w:eastAsia="en-GB"/>
        </w:rPr>
        <w:t xml:space="preserve"> into files. Each cpp and h file will be devoted to one related </w:t>
      </w:r>
      <w:r>
        <w:rPr>
          <w:lang w:eastAsia="en-GB"/>
        </w:rPr>
        <w:t xml:space="preserve">java </w:t>
      </w:r>
      <w:r w:rsidR="00977590">
        <w:rPr>
          <w:lang w:eastAsia="en-GB"/>
        </w:rPr>
        <w:t>family/general interface</w:t>
      </w:r>
      <w:r>
        <w:rPr>
          <w:lang w:eastAsia="en-GB"/>
        </w:rPr>
        <w:t>, such as CollissionResistantHash and TrapdoorPermutation</w:t>
      </w:r>
      <w:r w:rsidR="00977590">
        <w:rPr>
          <w:lang w:eastAsia="en-GB"/>
        </w:rPr>
        <w:t xml:space="preserve">. </w:t>
      </w:r>
      <w:r w:rsidR="00977590">
        <w:rPr>
          <w:lang w:eastAsia="en-GB"/>
        </w:rPr>
        <w:lastRenderedPageBreak/>
        <w:t xml:space="preserve">Only functions that are related to a specific family will be in these files. We will also have a general file containing functions that can be used from </w:t>
      </w:r>
      <w:r>
        <w:rPr>
          <w:lang w:eastAsia="en-GB"/>
        </w:rPr>
        <w:t xml:space="preserve">all the </w:t>
      </w:r>
      <w:r w:rsidR="00977590">
        <w:rPr>
          <w:lang w:eastAsia="en-GB"/>
        </w:rPr>
        <w:t>family file</w:t>
      </w:r>
      <w:r>
        <w:rPr>
          <w:lang w:eastAsia="en-GB"/>
        </w:rPr>
        <w:t>s</w:t>
      </w:r>
      <w:r w:rsidR="00977590">
        <w:rPr>
          <w:lang w:eastAsia="en-GB"/>
        </w:rPr>
        <w:t>.</w:t>
      </w:r>
    </w:p>
    <w:p w:rsidR="00927B8C" w:rsidRPr="00977590" w:rsidRDefault="00927B8C" w:rsidP="00927B8C">
      <w:pPr>
        <w:rPr>
          <w:lang w:eastAsia="en-GB"/>
        </w:rPr>
      </w:pPr>
      <w:r>
        <w:rPr>
          <w:lang w:eastAsia="en-GB"/>
        </w:rPr>
        <w:t xml:space="preserve">When possible we will have one wrapper abstract class in our java project for each family. This abstract file will be the base class for the concrete implementations of the family algorithms. </w:t>
      </w:r>
      <w:r w:rsidR="00E420D3">
        <w:rPr>
          <w:lang w:eastAsia="en-GB"/>
        </w:rPr>
        <w:t>Hopefully</w:t>
      </w:r>
      <w:r>
        <w:rPr>
          <w:lang w:eastAsia="en-GB"/>
        </w:rPr>
        <w:t xml:space="preserve"> the only file defining the native functions will be the family abstract class. This depends strongly on the implementation of the underlying native library. If the native library is well object oriented designed, where all the concrete algorithms have the same base class implementing the same functions this will be possible. For such am example see </w:t>
      </w:r>
      <w:hyperlink w:anchor="_Wrapper_for_Hash" w:history="1">
        <w:r w:rsidRPr="00927B8C">
          <w:rPr>
            <w:rStyle w:val="Hyperlink"/>
            <w:lang w:eastAsia="en-GB"/>
          </w:rPr>
          <w:t>#Wrapper for Hash functions in Crypto++</w:t>
        </w:r>
      </w:hyperlink>
      <w:r>
        <w:rPr>
          <w:lang w:eastAsia="en-GB"/>
        </w:rPr>
        <w:t>.</w:t>
      </w:r>
    </w:p>
    <w:p w:rsidR="00E25034" w:rsidRDefault="00E25034">
      <w:pPr>
        <w:autoSpaceDE/>
        <w:autoSpaceDN/>
        <w:adjustRightInd/>
      </w:pPr>
      <w:r>
        <w:rPr>
          <w:b/>
          <w:bCs/>
        </w:rPr>
        <w:br w:type="page"/>
      </w:r>
    </w:p>
    <w:p w:rsidR="00BC410A" w:rsidRDefault="00BC410A" w:rsidP="008F008C">
      <w:pPr>
        <w:pStyle w:val="Heading1"/>
        <w:numPr>
          <w:ilvl w:val="0"/>
          <w:numId w:val="34"/>
        </w:numPr>
        <w:tabs>
          <w:tab w:val="left" w:pos="1134"/>
        </w:tabs>
        <w:ind w:left="284" w:hanging="284"/>
      </w:pPr>
      <w:bookmarkStart w:id="1317" w:name="_Toc277840093"/>
      <w:bookmarkStart w:id="1318" w:name="_Toc277840446"/>
      <w:bookmarkStart w:id="1319" w:name="_Toc277840503"/>
      <w:bookmarkStart w:id="1320" w:name="_Toc277840649"/>
      <w:bookmarkStart w:id="1321" w:name="_Toc277840695"/>
      <w:bookmarkStart w:id="1322" w:name="_Toc277840857"/>
      <w:bookmarkStart w:id="1323" w:name="_Toc315173380"/>
      <w:bookmarkEnd w:id="1294"/>
      <w:bookmarkEnd w:id="1295"/>
      <w:bookmarkEnd w:id="1296"/>
      <w:bookmarkEnd w:id="1297"/>
      <w:bookmarkEnd w:id="1298"/>
      <w:bookmarkEnd w:id="1299"/>
      <w:r>
        <w:lastRenderedPageBreak/>
        <w:t>Performance</w:t>
      </w:r>
      <w:bookmarkEnd w:id="1323"/>
    </w:p>
    <w:p w:rsidR="00BC410A" w:rsidRPr="00DB3BDA" w:rsidRDefault="00BC410A" w:rsidP="001E79E8">
      <w:pPr>
        <w:ind w:left="709"/>
      </w:pPr>
      <w:r>
        <w:t>In some cases the C/C++ implementations are faster than the Java implementation. After testing JNI, we conclude that JNI adds few milliseconds to thousands of calls and thus</w:t>
      </w:r>
      <w:r w:rsidR="00213E3D">
        <w:t>,</w:t>
      </w:r>
      <w:r>
        <w:t xml:space="preserve"> adds a negligible amount of time to the overall running time.</w:t>
      </w:r>
    </w:p>
    <w:p w:rsidR="00BC410A" w:rsidRPr="00CF7E06" w:rsidRDefault="00BC410A" w:rsidP="00BC410A">
      <w:pPr>
        <w:ind w:left="360"/>
      </w:pPr>
    </w:p>
    <w:p w:rsidR="00BC410A" w:rsidRPr="00BC410A" w:rsidRDefault="00BC410A" w:rsidP="00BC410A"/>
    <w:p w:rsidR="00515D3B" w:rsidRDefault="00515D3B" w:rsidP="008F008C">
      <w:pPr>
        <w:pStyle w:val="Heading1"/>
        <w:numPr>
          <w:ilvl w:val="0"/>
          <w:numId w:val="34"/>
        </w:numPr>
        <w:tabs>
          <w:tab w:val="left" w:pos="1134"/>
        </w:tabs>
        <w:ind w:left="284" w:hanging="284"/>
      </w:pPr>
      <w:bookmarkStart w:id="1324" w:name="_Toc315173381"/>
      <w:r>
        <w:t>Multi-Platform Issues</w:t>
      </w:r>
      <w:bookmarkEnd w:id="1317"/>
      <w:bookmarkEnd w:id="1318"/>
      <w:bookmarkEnd w:id="1319"/>
      <w:bookmarkEnd w:id="1320"/>
      <w:bookmarkEnd w:id="1321"/>
      <w:bookmarkEnd w:id="1322"/>
      <w:bookmarkEnd w:id="1324"/>
    </w:p>
    <w:p w:rsidR="00515D3B" w:rsidRDefault="00515D3B" w:rsidP="00463E91">
      <w:pPr>
        <w:ind w:left="709"/>
      </w:pPr>
      <w:r>
        <w:t>We would like the program to run on different platforms. Thus</w:t>
      </w:r>
      <w:r w:rsidR="001E79E8">
        <w:t>,</w:t>
      </w:r>
      <w:r w:rsidR="00F92805">
        <w:t xml:space="preserve"> implementation is done in J</w:t>
      </w:r>
      <w:r>
        <w:t>ava. However</w:t>
      </w:r>
      <w:r w:rsidR="001E79E8">
        <w:t>,</w:t>
      </w:r>
      <w:r>
        <w:t xml:space="preserve"> since we intend to use packages that are written in different languages, the use of these packages may be platform dependent.</w:t>
      </w:r>
    </w:p>
    <w:p w:rsidR="00515D3B" w:rsidRDefault="00515D3B" w:rsidP="00463E91">
      <w:pPr>
        <w:ind w:left="709"/>
      </w:pPr>
      <w:r>
        <w:t>There are two options to overcome this. The first option is to refrain from using packages written in languages other than Java and thus</w:t>
      </w:r>
      <w:r w:rsidR="00213E3D">
        <w:t>,</w:t>
      </w:r>
      <w:r>
        <w:t xml:space="preserve"> provide a slimmer S</w:t>
      </w:r>
      <w:r w:rsidR="00205A28">
        <w:t>CAPI</w:t>
      </w:r>
      <w:r>
        <w:t xml:space="preserve"> package. </w:t>
      </w:r>
    </w:p>
    <w:p w:rsidR="00D51C93" w:rsidRPr="00D51C93" w:rsidRDefault="00515D3B" w:rsidP="00D51C93">
      <w:pPr>
        <w:ind w:left="709"/>
      </w:pPr>
      <w:r>
        <w:t>The other option is to build a version for each platform. This means that the integrated used package is buil</w:t>
      </w:r>
      <w:r w:rsidR="00F92805">
        <w:t>t</w:t>
      </w:r>
      <w:r>
        <w:t xml:space="preserve"> for each platform separately and we keep a version for each platform.</w:t>
      </w:r>
      <w:r w:rsidR="00D51C93">
        <w:t xml:space="preserve"> </w:t>
      </w:r>
      <w:r w:rsidR="00D51C93" w:rsidRPr="00D51C93">
        <w:t>The second option is preferable. We can decide what our priorities are, but something in Linux would also be good to have.</w:t>
      </w:r>
    </w:p>
    <w:p w:rsidR="00515D3B" w:rsidRPr="00CF7E06" w:rsidRDefault="00515D3B" w:rsidP="00F92805">
      <w:pPr>
        <w:ind w:left="709"/>
      </w:pPr>
    </w:p>
    <w:p w:rsidR="00515D3B" w:rsidRPr="00CF7E06" w:rsidRDefault="00515D3B" w:rsidP="00515D3B"/>
    <w:p w:rsidR="00515D3B" w:rsidRDefault="00515D3B" w:rsidP="008F008C">
      <w:pPr>
        <w:pStyle w:val="Heading1"/>
        <w:numPr>
          <w:ilvl w:val="0"/>
          <w:numId w:val="34"/>
        </w:numPr>
        <w:tabs>
          <w:tab w:val="left" w:pos="1134"/>
        </w:tabs>
        <w:ind w:left="284" w:hanging="284"/>
      </w:pPr>
      <w:bookmarkStart w:id="1325" w:name="_Toc277840094"/>
      <w:bookmarkStart w:id="1326" w:name="_Toc277840447"/>
      <w:bookmarkStart w:id="1327" w:name="_Toc277840504"/>
      <w:bookmarkStart w:id="1328" w:name="_Toc277840650"/>
      <w:bookmarkStart w:id="1329" w:name="_Toc277840696"/>
      <w:bookmarkStart w:id="1330" w:name="_Toc277840858"/>
      <w:bookmarkStart w:id="1331" w:name="_Toc315173382"/>
      <w:r>
        <w:t>Backward-Compatibility</w:t>
      </w:r>
      <w:bookmarkEnd w:id="1325"/>
      <w:bookmarkEnd w:id="1326"/>
      <w:bookmarkEnd w:id="1327"/>
      <w:bookmarkEnd w:id="1328"/>
      <w:bookmarkEnd w:id="1329"/>
      <w:bookmarkEnd w:id="1330"/>
      <w:bookmarkEnd w:id="1331"/>
    </w:p>
    <w:p w:rsidR="00515D3B" w:rsidRPr="00CC2271" w:rsidRDefault="00515D3B" w:rsidP="008F008C">
      <w:pPr>
        <w:pStyle w:val="Heading1"/>
        <w:numPr>
          <w:ilvl w:val="0"/>
          <w:numId w:val="34"/>
        </w:numPr>
        <w:tabs>
          <w:tab w:val="left" w:pos="1134"/>
        </w:tabs>
        <w:ind w:left="284" w:hanging="284"/>
      </w:pPr>
      <w:bookmarkStart w:id="1332" w:name="_Toc277840095"/>
      <w:bookmarkStart w:id="1333" w:name="_Toc277840448"/>
      <w:bookmarkStart w:id="1334" w:name="_Toc277840505"/>
      <w:bookmarkStart w:id="1335" w:name="_Toc277840651"/>
      <w:bookmarkStart w:id="1336" w:name="_Toc277840697"/>
      <w:bookmarkStart w:id="1337" w:name="_Toc277840859"/>
      <w:bookmarkStart w:id="1338" w:name="_Toc315173383"/>
      <w:r>
        <w:t>Benchmarking</w:t>
      </w:r>
      <w:bookmarkEnd w:id="1332"/>
      <w:bookmarkEnd w:id="1333"/>
      <w:bookmarkEnd w:id="1334"/>
      <w:bookmarkEnd w:id="1335"/>
      <w:bookmarkEnd w:id="1336"/>
      <w:bookmarkEnd w:id="1337"/>
      <w:bookmarkEnd w:id="1338"/>
    </w:p>
    <w:p w:rsidR="00515D3B" w:rsidRDefault="00515D3B" w:rsidP="00463E91">
      <w:pPr>
        <w:ind w:left="709"/>
      </w:pPr>
      <w:r>
        <w:t>We have checked the raw RSA (encrypt and decrypt) of crypto++ and Bouncy Castle and received the following results.</w:t>
      </w:r>
    </w:p>
    <w:p w:rsidR="00515D3B" w:rsidRDefault="00515D3B" w:rsidP="00463E91">
      <w:pPr>
        <w:ind w:left="709"/>
      </w:pPr>
    </w:p>
    <w:tbl>
      <w:tblPr>
        <w:tblW w:w="7120" w:type="dxa"/>
        <w:tblInd w:w="98" w:type="dxa"/>
        <w:tblLook w:val="04A0" w:firstRow="1" w:lastRow="0" w:firstColumn="1" w:lastColumn="0" w:noHBand="0" w:noVBand="1"/>
      </w:tblPr>
      <w:tblGrid>
        <w:gridCol w:w="2870"/>
        <w:gridCol w:w="1476"/>
        <w:gridCol w:w="1598"/>
        <w:gridCol w:w="1598"/>
        <w:gridCol w:w="1660"/>
      </w:tblGrid>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Encrypt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0.031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0.421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4.235</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0.062</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0.657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6.578</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Decrypt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0.265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0.718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7.109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Encrypt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10.953</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lastRenderedPageBreak/>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24.65</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Decrypt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1.578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15.843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4.547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45.516</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bl>
    <w:p w:rsidR="00515D3B" w:rsidRDefault="00515D3B" w:rsidP="00515D3B"/>
    <w:p w:rsidR="00515D3B" w:rsidRDefault="00515D3B" w:rsidP="00515D3B"/>
    <w:p w:rsidR="00515D3B" w:rsidRDefault="00515D3B" w:rsidP="008F008C">
      <w:pPr>
        <w:pStyle w:val="Heading1"/>
        <w:numPr>
          <w:ilvl w:val="0"/>
          <w:numId w:val="34"/>
        </w:numPr>
        <w:tabs>
          <w:tab w:val="left" w:pos="1134"/>
        </w:tabs>
        <w:ind w:left="284" w:hanging="284"/>
      </w:pPr>
      <w:bookmarkStart w:id="1339" w:name="_Open_Issues"/>
      <w:bookmarkStart w:id="1340" w:name="_Toc277840096"/>
      <w:bookmarkStart w:id="1341" w:name="_Toc277840449"/>
      <w:bookmarkStart w:id="1342" w:name="_Toc277840506"/>
      <w:bookmarkStart w:id="1343" w:name="_Toc277840652"/>
      <w:bookmarkStart w:id="1344" w:name="_Toc277840698"/>
      <w:bookmarkStart w:id="1345" w:name="_Toc277840860"/>
      <w:bookmarkStart w:id="1346" w:name="_Toc315173384"/>
      <w:bookmarkEnd w:id="1339"/>
      <w:r>
        <w:t>Open Issues</w:t>
      </w:r>
      <w:bookmarkEnd w:id="1340"/>
      <w:bookmarkEnd w:id="1341"/>
      <w:bookmarkEnd w:id="1342"/>
      <w:bookmarkEnd w:id="1343"/>
      <w:bookmarkEnd w:id="1344"/>
      <w:bookmarkEnd w:id="1345"/>
      <w:bookmarkEnd w:id="1346"/>
    </w:p>
    <w:p w:rsidR="00515D3B" w:rsidRDefault="00515D3B" w:rsidP="00515D3B">
      <w:pPr>
        <w:pStyle w:val="StyleBefore025"/>
      </w:pPr>
    </w:p>
    <w:p w:rsidR="00E64B7A" w:rsidRDefault="00E64B7A" w:rsidP="00A36334">
      <w:pPr>
        <w:numPr>
          <w:ilvl w:val="0"/>
          <w:numId w:val="6"/>
        </w:numPr>
      </w:pPr>
      <w:r>
        <w:t xml:space="preserve">AES instruction set: Since the beginning of 2010 some of Intel CPUs support a new instruction set called the </w:t>
      </w:r>
      <w:r>
        <w:rPr>
          <w:rStyle w:val="il"/>
        </w:rPr>
        <w:t>AES</w:t>
      </w:r>
      <w:r>
        <w:t xml:space="preserve"> instruction set.</w:t>
      </w:r>
      <w:r w:rsidR="00A36334">
        <w:t xml:space="preserve"> This instruction set may speed up the performance of computer</w:t>
      </w:r>
      <w:r w:rsidR="00A175ED">
        <w:t>s</w:t>
      </w:r>
      <w:r w:rsidR="00A36334">
        <w:t xml:space="preserve"> that support it in the block cipher AES, in elliptic curves over GF(2</w:t>
      </w:r>
      <w:r w:rsidR="00A36334" w:rsidRPr="00A36334">
        <w:rPr>
          <w:vertAlign w:val="superscript"/>
        </w:rPr>
        <w:t>m</w:t>
      </w:r>
      <w:r w:rsidR="00A36334">
        <w:t>) and the EvaluationHashFunction that also uses operations in GF(2</w:t>
      </w:r>
      <w:r w:rsidR="00A36334" w:rsidRPr="00A36334">
        <w:rPr>
          <w:vertAlign w:val="superscript"/>
        </w:rPr>
        <w:t>m</w:t>
      </w:r>
      <w:r w:rsidR="00A36334">
        <w:t xml:space="preserve">). </w:t>
      </w:r>
    </w:p>
    <w:p w:rsidR="00FB519F" w:rsidRDefault="00A36334" w:rsidP="00FB519F">
      <w:pPr>
        <w:ind w:left="720"/>
      </w:pPr>
      <w:r>
        <w:t>To use it there are a few options</w:t>
      </w:r>
      <w:r w:rsidR="00FB519F">
        <w:t>.</w:t>
      </w:r>
    </w:p>
    <w:p w:rsidR="00FB519F" w:rsidRPr="00FD2334" w:rsidRDefault="00FD2334" w:rsidP="008F008C">
      <w:pPr>
        <w:pStyle w:val="ListParagraph"/>
        <w:numPr>
          <w:ilvl w:val="0"/>
          <w:numId w:val="62"/>
        </w:numPr>
        <w:ind w:left="1068"/>
        <w:rPr>
          <w:rFonts w:ascii="Times New Roman" w:hAnsi="Times New Roman" w:cs="Times New Roman"/>
          <w:sz w:val="24"/>
          <w:szCs w:val="24"/>
          <w:lang w:bidi="he-IL"/>
        </w:rPr>
      </w:pPr>
      <w:r w:rsidRPr="00FD2334">
        <w:rPr>
          <w:rFonts w:ascii="Times New Roman" w:hAnsi="Times New Roman" w:cs="Times New Roman"/>
          <w:sz w:val="24"/>
          <w:szCs w:val="24"/>
          <w:lang w:bidi="he-IL"/>
        </w:rPr>
        <w:t>Use</w:t>
      </w:r>
      <w:r w:rsidR="00A36334" w:rsidRPr="00FD2334">
        <w:rPr>
          <w:rFonts w:ascii="Times New Roman" w:hAnsi="Times New Roman" w:cs="Times New Roman"/>
          <w:sz w:val="24"/>
          <w:szCs w:val="24"/>
          <w:lang w:bidi="he-IL"/>
        </w:rPr>
        <w:t xml:space="preserve"> assembly directly. That would require writing our own code in c/c++. </w:t>
      </w:r>
    </w:p>
    <w:p w:rsidR="00FB519F" w:rsidRPr="00FD2334" w:rsidRDefault="00FB519F" w:rsidP="008F008C">
      <w:pPr>
        <w:pStyle w:val="ListParagraph"/>
        <w:numPr>
          <w:ilvl w:val="0"/>
          <w:numId w:val="62"/>
        </w:numPr>
        <w:ind w:left="1068"/>
        <w:rPr>
          <w:rFonts w:ascii="Times New Roman" w:hAnsi="Times New Roman" w:cs="Times New Roman"/>
          <w:sz w:val="24"/>
          <w:szCs w:val="24"/>
          <w:lang w:bidi="he-IL"/>
        </w:rPr>
      </w:pPr>
      <w:r w:rsidRPr="00FD2334">
        <w:rPr>
          <w:rFonts w:ascii="Times New Roman" w:hAnsi="Times New Roman" w:cs="Times New Roman"/>
          <w:sz w:val="24"/>
          <w:szCs w:val="24"/>
          <w:lang w:bidi="he-IL"/>
        </w:rPr>
        <w:t xml:space="preserve">Use intel's crypto wrapping. </w:t>
      </w:r>
      <w:r w:rsidR="00FD2334" w:rsidRPr="00FD2334">
        <w:rPr>
          <w:rFonts w:ascii="Times New Roman" w:hAnsi="Times New Roman" w:cs="Times New Roman"/>
          <w:sz w:val="24"/>
          <w:szCs w:val="24"/>
          <w:lang w:bidi="he-IL"/>
        </w:rPr>
        <w:t xml:space="preserve">Intel has written a cryptographic library that uses this instruction set. If we </w:t>
      </w:r>
      <w:r w:rsidRPr="00FD2334">
        <w:rPr>
          <w:rFonts w:ascii="Times New Roman" w:hAnsi="Times New Roman" w:cs="Times New Roman"/>
          <w:sz w:val="24"/>
          <w:szCs w:val="24"/>
          <w:lang w:bidi="he-IL"/>
        </w:rPr>
        <w:t>wrap intel's crypto package</w:t>
      </w:r>
      <w:r w:rsidR="00FD2334" w:rsidRPr="00FD2334">
        <w:rPr>
          <w:rFonts w:ascii="Times New Roman" w:hAnsi="Times New Roman" w:cs="Times New Roman"/>
          <w:sz w:val="24"/>
          <w:szCs w:val="24"/>
          <w:lang w:bidi="he-IL"/>
        </w:rPr>
        <w:t xml:space="preserve"> we will not have to call the instructions directly through assembly, rather use it as an external library. For this case license of use should be examined. </w:t>
      </w:r>
    </w:p>
    <w:p w:rsidR="00FB519F" w:rsidRPr="00FD2334" w:rsidRDefault="00A175ED" w:rsidP="008F008C">
      <w:pPr>
        <w:pStyle w:val="ListParagraph"/>
        <w:numPr>
          <w:ilvl w:val="0"/>
          <w:numId w:val="62"/>
        </w:numPr>
        <w:ind w:left="1068"/>
        <w:rPr>
          <w:rFonts w:ascii="Times New Roman" w:hAnsi="Times New Roman" w:cs="Times New Roman"/>
          <w:sz w:val="24"/>
          <w:szCs w:val="24"/>
          <w:lang w:bidi="he-IL"/>
        </w:rPr>
      </w:pPr>
      <w:r>
        <w:rPr>
          <w:rFonts w:ascii="Times New Roman" w:hAnsi="Times New Roman" w:cs="Times New Roman"/>
          <w:sz w:val="24"/>
          <w:szCs w:val="24"/>
          <w:lang w:bidi="he-IL"/>
        </w:rPr>
        <w:t>Use</w:t>
      </w:r>
      <w:r w:rsidR="00A36334" w:rsidRPr="00FD2334">
        <w:rPr>
          <w:rFonts w:ascii="Times New Roman" w:hAnsi="Times New Roman" w:cs="Times New Roman"/>
          <w:sz w:val="24"/>
          <w:szCs w:val="24"/>
          <w:lang w:bidi="he-IL"/>
        </w:rPr>
        <w:t xml:space="preserve"> package</w:t>
      </w:r>
      <w:r w:rsidR="00FD2334" w:rsidRPr="00FD2334">
        <w:rPr>
          <w:rFonts w:ascii="Times New Roman" w:hAnsi="Times New Roman" w:cs="Times New Roman"/>
          <w:sz w:val="24"/>
          <w:szCs w:val="24"/>
          <w:lang w:bidi="he-IL"/>
        </w:rPr>
        <w:t>s</w:t>
      </w:r>
      <w:r>
        <w:rPr>
          <w:rFonts w:ascii="Times New Roman" w:hAnsi="Times New Roman" w:cs="Times New Roman"/>
          <w:sz w:val="24"/>
          <w:szCs w:val="24"/>
          <w:lang w:bidi="he-IL"/>
        </w:rPr>
        <w:t xml:space="preserve"> that already use</w:t>
      </w:r>
      <w:r w:rsidR="00A36334" w:rsidRPr="00FD2334">
        <w:rPr>
          <w:rFonts w:ascii="Times New Roman" w:hAnsi="Times New Roman" w:cs="Times New Roman"/>
          <w:sz w:val="24"/>
          <w:szCs w:val="24"/>
          <w:lang w:bidi="he-IL"/>
        </w:rPr>
        <w:t xml:space="preserve"> this instruction set. </w:t>
      </w:r>
      <w:r w:rsidR="00FD2334" w:rsidRPr="00FD2334">
        <w:rPr>
          <w:rFonts w:ascii="Times New Roman" w:hAnsi="Times New Roman" w:cs="Times New Roman"/>
          <w:sz w:val="24"/>
          <w:szCs w:val="24"/>
          <w:lang w:bidi="he-IL"/>
        </w:rPr>
        <w:t xml:space="preserve">For example, </w:t>
      </w:r>
      <w:r w:rsidR="00A36334" w:rsidRPr="00FD2334">
        <w:rPr>
          <w:rFonts w:ascii="Times New Roman" w:hAnsi="Times New Roman" w:cs="Times New Roman"/>
          <w:sz w:val="24"/>
          <w:szCs w:val="24"/>
          <w:lang w:bidi="he-IL"/>
        </w:rPr>
        <w:t>crypto++</w:t>
      </w:r>
      <w:r w:rsidR="00A36334" w:rsidRPr="00FD2334">
        <w:rPr>
          <w:rFonts w:ascii="Times New Roman" w:hAnsi="Times New Roman" w:cs="Times New Roman"/>
          <w:sz w:val="24"/>
          <w:szCs w:val="24"/>
          <w:lang w:bidi="he-IL"/>
        </w:rPr>
        <w:br/>
        <w:t xml:space="preserve">started to use it for their AES implementation but not for EC. However they may </w:t>
      </w:r>
      <w:r w:rsidR="00FD2334" w:rsidRPr="00FD2334">
        <w:rPr>
          <w:rFonts w:ascii="Times New Roman" w:hAnsi="Times New Roman" w:cs="Times New Roman"/>
          <w:sz w:val="24"/>
          <w:szCs w:val="24"/>
          <w:lang w:bidi="he-IL"/>
        </w:rPr>
        <w:t>support EC</w:t>
      </w:r>
      <w:r w:rsidR="00A36334" w:rsidRPr="00FD2334">
        <w:rPr>
          <w:rFonts w:ascii="Times New Roman" w:hAnsi="Times New Roman" w:cs="Times New Roman"/>
          <w:sz w:val="24"/>
          <w:szCs w:val="24"/>
          <w:lang w:bidi="he-IL"/>
        </w:rPr>
        <w:t xml:space="preserve"> it in the near future. Since the AES instruction set is relatively new it is very likely that more and more libraries, for which we write wrappers for, will incorporate this set of instructions into their code</w:t>
      </w:r>
      <w:r w:rsidR="00BB342A" w:rsidRPr="00FD2334">
        <w:rPr>
          <w:rFonts w:ascii="Times New Roman" w:hAnsi="Times New Roman" w:cs="Times New Roman"/>
          <w:sz w:val="24"/>
          <w:szCs w:val="24"/>
          <w:lang w:bidi="he-IL"/>
        </w:rPr>
        <w:t>,</w:t>
      </w:r>
      <w:r w:rsidR="00A36334" w:rsidRPr="00FD2334">
        <w:rPr>
          <w:rFonts w:ascii="Times New Roman" w:hAnsi="Times New Roman" w:cs="Times New Roman"/>
          <w:sz w:val="24"/>
          <w:szCs w:val="24"/>
          <w:lang w:bidi="he-IL"/>
        </w:rPr>
        <w:t xml:space="preserve"> </w:t>
      </w:r>
      <w:r w:rsidR="00BB342A" w:rsidRPr="00FD2334">
        <w:rPr>
          <w:rFonts w:ascii="Times New Roman" w:hAnsi="Times New Roman" w:cs="Times New Roman"/>
          <w:sz w:val="24"/>
          <w:szCs w:val="24"/>
          <w:lang w:bidi="he-IL"/>
        </w:rPr>
        <w:t>e</w:t>
      </w:r>
      <w:r w:rsidR="00A36334" w:rsidRPr="00FD2334">
        <w:rPr>
          <w:rFonts w:ascii="Times New Roman" w:hAnsi="Times New Roman" w:cs="Times New Roman"/>
          <w:sz w:val="24"/>
          <w:szCs w:val="24"/>
          <w:lang w:bidi="he-IL"/>
        </w:rPr>
        <w:t xml:space="preserve">ither by direct </w:t>
      </w:r>
      <w:r w:rsidR="00BB342A" w:rsidRPr="00FD2334">
        <w:rPr>
          <w:rFonts w:ascii="Times New Roman" w:hAnsi="Times New Roman" w:cs="Times New Roman"/>
          <w:sz w:val="24"/>
          <w:szCs w:val="24"/>
          <w:lang w:bidi="he-IL"/>
        </w:rPr>
        <w:t>calls to the CPU AES instructions or by calls to the intel crypto package.</w:t>
      </w:r>
      <w:r>
        <w:rPr>
          <w:rFonts w:ascii="Times New Roman" w:hAnsi="Times New Roman" w:cs="Times New Roman"/>
          <w:sz w:val="24"/>
          <w:szCs w:val="24"/>
          <w:lang w:bidi="he-IL"/>
        </w:rPr>
        <w:t xml:space="preserve"> In this case if we already wrapped such a library no additional coding is required.</w:t>
      </w:r>
    </w:p>
    <w:p w:rsidR="00FB519F" w:rsidRDefault="00FB519F" w:rsidP="00FB519F"/>
    <w:p w:rsidR="00515D3B" w:rsidRPr="00210341" w:rsidRDefault="00515D3B" w:rsidP="00FB519F">
      <w:pPr>
        <w:pStyle w:val="ListParagraph"/>
        <w:numPr>
          <w:ilvl w:val="0"/>
          <w:numId w:val="6"/>
        </w:numPr>
        <w:rPr>
          <w:rFonts w:ascii="Times New Roman" w:hAnsi="Times New Roman" w:cs="Times New Roman"/>
          <w:sz w:val="24"/>
          <w:szCs w:val="24"/>
          <w:lang w:bidi="he-IL"/>
        </w:rPr>
      </w:pPr>
      <w:r w:rsidRPr="00210341">
        <w:rPr>
          <w:rFonts w:ascii="Times New Roman" w:hAnsi="Times New Roman" w:cs="Times New Roman"/>
          <w:sz w:val="24"/>
          <w:szCs w:val="24"/>
          <w:lang w:bidi="he-IL"/>
        </w:rPr>
        <w:t xml:space="preserve">Wrapping from </w:t>
      </w:r>
      <w:r w:rsidR="00205A28" w:rsidRPr="00210341">
        <w:rPr>
          <w:rFonts w:ascii="Times New Roman" w:hAnsi="Times New Roman" w:cs="Times New Roman"/>
          <w:sz w:val="24"/>
          <w:szCs w:val="24"/>
          <w:lang w:bidi="he-IL"/>
        </w:rPr>
        <w:t>SCAPI</w:t>
      </w:r>
      <w:r w:rsidRPr="00210341">
        <w:rPr>
          <w:rFonts w:ascii="Times New Roman" w:hAnsi="Times New Roman" w:cs="Times New Roman"/>
          <w:sz w:val="24"/>
          <w:szCs w:val="24"/>
          <w:lang w:bidi="he-IL"/>
        </w:rPr>
        <w:t xml:space="preserve"> : In order to use code from other packages we may want to wrap our implementation. For example, if we would like to use CBC-MAC we need a pseudorandom permutation. If we would like to get the CBC-MAC implementation from bouncy castle we need to wrap our implementation of PRP to Bouncy castle BlockCipher. This wrapping is shown in the following class diagram.</w:t>
      </w:r>
    </w:p>
    <w:p w:rsidR="00515D3B" w:rsidRDefault="00515D3B" w:rsidP="00515D3B"/>
    <w:p w:rsidR="00515D3B" w:rsidRDefault="00FD56B9" w:rsidP="00515D3B">
      <w:r>
        <w:rPr>
          <w:noProof/>
        </w:rPr>
        <w:lastRenderedPageBreak/>
        <w:drawing>
          <wp:inline distT="0" distB="0" distL="0" distR="0" wp14:anchorId="5139178B" wp14:editId="164915DA">
            <wp:extent cx="6591300" cy="3359150"/>
            <wp:effectExtent l="19050" t="0" r="0" b="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srcRect/>
                    <a:stretch>
                      <a:fillRect/>
                    </a:stretch>
                  </pic:blipFill>
                  <pic:spPr bwMode="auto">
                    <a:xfrm>
                      <a:off x="0" y="0"/>
                      <a:ext cx="6591300" cy="3359150"/>
                    </a:xfrm>
                    <a:prstGeom prst="rect">
                      <a:avLst/>
                    </a:prstGeom>
                    <a:noFill/>
                    <a:ln w="9525">
                      <a:noFill/>
                      <a:miter lim="800000"/>
                      <a:headEnd/>
                      <a:tailEnd/>
                    </a:ln>
                  </pic:spPr>
                </pic:pic>
              </a:graphicData>
            </a:graphic>
          </wp:inline>
        </w:drawing>
      </w:r>
    </w:p>
    <w:p w:rsidR="00515D3B" w:rsidRDefault="00515D3B" w:rsidP="00515D3B">
      <w:pPr>
        <w:pStyle w:val="StyleBefore025"/>
      </w:pPr>
      <w:r>
        <w:br w:type="page"/>
      </w:r>
    </w:p>
    <w:p w:rsidR="00ED7F87" w:rsidRDefault="00515D3B" w:rsidP="008F008C">
      <w:pPr>
        <w:pStyle w:val="Heading1"/>
        <w:numPr>
          <w:ilvl w:val="0"/>
          <w:numId w:val="34"/>
        </w:numPr>
        <w:tabs>
          <w:tab w:val="left" w:pos="1134"/>
        </w:tabs>
        <w:ind w:left="284" w:hanging="284"/>
      </w:pPr>
      <w:bookmarkStart w:id="1347" w:name="_Toc30214783"/>
      <w:bookmarkStart w:id="1348" w:name="_Toc33153578"/>
      <w:bookmarkStart w:id="1349" w:name="_Toc277840450"/>
      <w:bookmarkStart w:id="1350" w:name="_Toc277840507"/>
      <w:bookmarkStart w:id="1351" w:name="_Toc277840653"/>
      <w:bookmarkStart w:id="1352" w:name="_Toc277840699"/>
      <w:bookmarkStart w:id="1353" w:name="_Toc277840861"/>
      <w:bookmarkStart w:id="1354" w:name="_Toc315173385"/>
      <w:r>
        <w:lastRenderedPageBreak/>
        <w:t>Appendix</w:t>
      </w:r>
      <w:bookmarkEnd w:id="1347"/>
      <w:bookmarkEnd w:id="1348"/>
      <w:bookmarkEnd w:id="1354"/>
      <w:r>
        <w:t xml:space="preserve"> </w:t>
      </w:r>
      <w:bookmarkStart w:id="1355" w:name="_Toc277840097"/>
      <w:bookmarkStart w:id="1356" w:name="_Toc277840451"/>
      <w:bookmarkStart w:id="1357" w:name="_Toc277840508"/>
      <w:bookmarkStart w:id="1358" w:name="_Toc277840654"/>
      <w:bookmarkStart w:id="1359" w:name="_Toc277840862"/>
      <w:bookmarkEnd w:id="1349"/>
      <w:bookmarkEnd w:id="1350"/>
      <w:bookmarkEnd w:id="1351"/>
      <w:bookmarkEnd w:id="1352"/>
      <w:bookmarkEnd w:id="1353"/>
    </w:p>
    <w:p w:rsidR="002126D1" w:rsidRDefault="002126D1" w:rsidP="002C4EFA">
      <w:pPr>
        <w:pStyle w:val="Heading2"/>
        <w:numPr>
          <w:ilvl w:val="1"/>
          <w:numId w:val="12"/>
        </w:numPr>
      </w:pPr>
      <w:bookmarkStart w:id="1360" w:name="_The_provider_architecture:"/>
      <w:bookmarkStart w:id="1361" w:name="_Low-level_primitives_table:"/>
      <w:bookmarkStart w:id="1362" w:name="_Toc277840041"/>
      <w:bookmarkStart w:id="1363" w:name="_Toc277840411"/>
      <w:bookmarkStart w:id="1364" w:name="_Toc277840468"/>
      <w:bookmarkStart w:id="1365" w:name="_Toc277840614"/>
      <w:bookmarkStart w:id="1366" w:name="_Toc277840822"/>
      <w:bookmarkStart w:id="1367" w:name="_Toc315173386"/>
      <w:bookmarkEnd w:id="1360"/>
      <w:bookmarkEnd w:id="1361"/>
      <w:r>
        <w:t>Low-level primitives table:</w:t>
      </w:r>
      <w:bookmarkEnd w:id="1367"/>
    </w:p>
    <w:p w:rsidR="002126D1" w:rsidRDefault="002126D1" w:rsidP="002126D1">
      <w:pPr>
        <w:tabs>
          <w:tab w:val="left" w:pos="9498"/>
          <w:tab w:val="left" w:pos="9639"/>
          <w:tab w:val="left" w:pos="9781"/>
        </w:tabs>
        <w:autoSpaceDE/>
        <w:autoSpaceDN/>
        <w:adjustRightInd/>
        <w:rPr>
          <w:lang w:eastAsia="en-GB"/>
        </w:rPr>
      </w:pPr>
      <w:r>
        <w:rPr>
          <w:lang w:eastAsia="en-GB"/>
        </w:rPr>
        <w:t xml:space="preserve">The following table is part of the file </w:t>
      </w:r>
      <w:hyperlink w:anchor="_References" w:history="1">
        <w:r w:rsidRPr="00B8526F">
          <w:rPr>
            <w:rStyle w:val="Hyperlink"/>
            <w:lang w:eastAsia="en-GB"/>
          </w:rPr>
          <w:t>[3]</w:t>
        </w:r>
      </w:hyperlink>
      <w:r>
        <w:rPr>
          <w:lang w:eastAsia="en-GB"/>
        </w:rPr>
        <w:t xml:space="preserve"> p</w:t>
      </w:r>
      <w:r w:rsidRPr="00B7052A">
        <w:rPr>
          <w:lang w:eastAsia="en-GB"/>
        </w:rPr>
        <w:t>rimitives_for_</w:t>
      </w:r>
      <w:r w:rsidRPr="00B8526F">
        <w:rPr>
          <w:lang w:eastAsia="en-GB"/>
        </w:rPr>
        <w:t>implementationV2</w:t>
      </w:r>
      <w:r w:rsidRPr="00B7052A">
        <w:rPr>
          <w:lang w:eastAsia="en-GB"/>
        </w:rPr>
        <w:t>.2.docx</w:t>
      </w:r>
      <w:r w:rsidR="00530282">
        <w:rPr>
          <w:lang w:eastAsia="en-GB"/>
        </w:rPr>
        <w:t>. We stress that the primitives here are the minimum requirement. Thus, key lengths provided are not to be taken restrictively.</w:t>
      </w:r>
    </w:p>
    <w:p w:rsidR="002126D1" w:rsidRPr="002126D1" w:rsidRDefault="002126D1" w:rsidP="002126D1">
      <w:pPr>
        <w:rPr>
          <w:lang w:eastAsia="en-GB"/>
        </w:rPr>
      </w:pPr>
    </w:p>
    <w:tbl>
      <w:tblPr>
        <w:tblW w:w="97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6"/>
      </w:tblGrid>
      <w:tr w:rsidR="002126D1" w:rsidRPr="006F47A4" w:rsidTr="001507AA">
        <w:trPr>
          <w:trHeight w:val="360"/>
        </w:trPr>
        <w:tc>
          <w:tcPr>
            <w:tcW w:w="9796" w:type="dxa"/>
            <w:shd w:val="clear" w:color="auto" w:fill="auto"/>
            <w:vAlign w:val="bottom"/>
            <w:hideMark/>
          </w:tcPr>
          <w:p w:rsidR="002126D1" w:rsidRPr="006F47A4" w:rsidRDefault="002126D1" w:rsidP="001507AA">
            <w:pPr>
              <w:autoSpaceDE/>
              <w:autoSpaceDN/>
              <w:adjustRightInd/>
              <w:rPr>
                <w:rFonts w:ascii="Cambria" w:hAnsi="Cambria"/>
                <w:b/>
                <w:bCs/>
                <w:color w:val="365F91"/>
                <w:sz w:val="28"/>
                <w:szCs w:val="28"/>
              </w:rPr>
            </w:pPr>
            <w:r w:rsidRPr="006F47A4">
              <w:rPr>
                <w:rFonts w:ascii="Cambria" w:hAnsi="Cambria"/>
                <w:b/>
                <w:bCs/>
                <w:color w:val="365F91"/>
                <w:sz w:val="28"/>
                <w:szCs w:val="28"/>
              </w:rPr>
              <w:t>Layer 1 – Low-Level Primitives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b/>
                <w:bCs/>
                <w:color w:val="000000"/>
                <w:sz w:val="22"/>
                <w:szCs w:val="22"/>
              </w:rPr>
              <w:t>Libraries to use:</w:t>
            </w:r>
            <w:r w:rsidRPr="006F47A4">
              <w:rPr>
                <w:rFonts w:ascii="Calibri" w:hAnsi="Calibri"/>
                <w:color w:val="000000"/>
                <w:sz w:val="22"/>
                <w:szCs w:val="22"/>
              </w:rPr>
              <w:t xml:space="preserve"> Bouncy Castle, CACE, Crypto++, Certicom (if possible)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General</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GetRandom: use cryptographic call, if possible from OS</w:t>
            </w:r>
          </w:p>
        </w:tc>
      </w:tr>
      <w:tr w:rsidR="002126D1" w:rsidRPr="006F47A4" w:rsidTr="001507AA">
        <w:trPr>
          <w:trHeight w:val="600"/>
        </w:trPr>
        <w:tc>
          <w:tcPr>
            <w:tcW w:w="9796" w:type="dxa"/>
            <w:shd w:val="clear" w:color="auto" w:fill="auto"/>
            <w:vAlign w:val="bottom"/>
            <w:hideMark/>
          </w:tcPr>
          <w:p w:rsidR="002126D1" w:rsidRPr="006F47A4" w:rsidRDefault="002C5CE2" w:rsidP="001507AA">
            <w:pPr>
              <w:autoSpaceDE/>
              <w:autoSpaceDN/>
              <w:adjustRightInd/>
              <w:rPr>
                <w:rFonts w:ascii="Calibri" w:hAnsi="Calibri"/>
                <w:color w:val="0000FF"/>
                <w:sz w:val="22"/>
                <w:szCs w:val="22"/>
                <w:u w:val="single"/>
              </w:rPr>
            </w:pPr>
            <w:hyperlink r:id="rId73" w:history="1">
              <w:r w:rsidR="002126D1" w:rsidRPr="006F47A4">
                <w:rPr>
                  <w:rFonts w:ascii="Calibri" w:hAnsi="Calibri" w:cstheme="minorHAnsi"/>
                  <w:color w:val="0000FF"/>
                  <w:sz w:val="22"/>
                  <w:u w:val="single"/>
                </w:rPr>
                <w:t>2.       Randomness extraction HKDF: http://eprint.iacr.org/2010/264</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1.</w:t>
            </w:r>
            <w:r w:rsidRPr="006F47A4">
              <w:rPr>
                <w:b/>
                <w:bCs/>
                <w:color w:val="000000"/>
                <w:sz w:val="14"/>
                <w:szCs w:val="14"/>
              </w:rPr>
              <w:t xml:space="preserve">       </w:t>
            </w:r>
            <w:r w:rsidRPr="006F47A4">
              <w:rPr>
                <w:rFonts w:ascii="Calibri" w:hAnsi="Calibri" w:cstheme="minorHAnsi"/>
                <w:color w:val="000000"/>
                <w:sz w:val="22"/>
                <w:szCs w:val="22"/>
              </w:rPr>
              <w:t>RC4 (throw out first 1024 bytes)</w:t>
            </w:r>
            <w:r w:rsidRPr="006F47A4">
              <w:rPr>
                <w:rFonts w:ascii="Calibri" w:hAnsi="Calibri" w:cstheme="minorHAnsi"/>
                <w:b/>
                <w:bCs/>
                <w:color w:val="000000"/>
                <w:sz w:val="22"/>
                <w:szCs w:val="22"/>
                <w:u w:val="single"/>
              </w:rPr>
              <w:t xml:space="preserve"> </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2.</w:t>
            </w:r>
            <w:r w:rsidRPr="006F47A4">
              <w:rPr>
                <w:b/>
                <w:bCs/>
                <w:color w:val="000000"/>
                <w:sz w:val="14"/>
                <w:szCs w:val="14"/>
              </w:rPr>
              <w:t xml:space="preserve">       </w:t>
            </w:r>
            <w:r w:rsidRPr="006F47A4">
              <w:rPr>
                <w:rFonts w:ascii="Calibri" w:hAnsi="Calibri" w:cstheme="minorHAnsi"/>
                <w:color w:val="000000"/>
                <w:sz w:val="22"/>
                <w:szCs w:val="22"/>
              </w:rPr>
              <w:t>SHA-based PRG</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AES_128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AES_256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3DES</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PRP for arbitrary input/output length        [Katz-Lindell, Section 6.6; start with PRF with length half of that needed for the PRP]</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All of the 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HMAC with any hash function</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w:t>
            </w:r>
            <w:r w:rsidR="00530282" w:rsidRPr="006F47A4">
              <w:rPr>
                <w:rFonts w:ascii="Calibri" w:hAnsi="Calibri"/>
                <w:color w:val="000000"/>
                <w:sz w:val="22"/>
                <w:szCs w:val="22"/>
              </w:rPr>
              <w:t>PRFs with arbitrary input and output length</w:t>
            </w:r>
            <w:r w:rsidRPr="006F47A4">
              <w:rPr>
                <w:color w:val="000000"/>
                <w:sz w:val="14"/>
                <w:szCs w:val="14"/>
              </w:rPr>
              <w:t xml:space="preserve"> </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Arbitrary input length: using any of the HMAC-SHA constructions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Arbitrary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w:t>
            </w:r>
            <w:r w:rsidRPr="006F47A4">
              <w:rPr>
                <w:color w:val="000000"/>
                <w:sz w:val="14"/>
                <w:szCs w:val="14"/>
              </w:rPr>
              <w:t xml:space="preserve">      </w:t>
            </w:r>
            <w:r w:rsidRPr="006F47A4">
              <w:rPr>
                <w:rFonts w:ascii="Calibri" w:hAnsi="Calibri" w:cstheme="minorHAnsi"/>
                <w:color w:val="000000"/>
                <w:sz w:val="22"/>
                <w:szCs w:val="22"/>
              </w:rPr>
              <w:t>If shorter than basic, truncate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ii.</w:t>
            </w:r>
            <w:r w:rsidRPr="006F47A4">
              <w:rPr>
                <w:color w:val="000000"/>
                <w:sz w:val="14"/>
                <w:szCs w:val="14"/>
              </w:rPr>
              <w:t xml:space="preserve">      </w:t>
            </w:r>
            <w:r w:rsidRPr="006F47A4">
              <w:rPr>
                <w:rFonts w:ascii="Calibri" w:hAnsi="Calibri" w:cstheme="minorHAnsi"/>
                <w:color w:val="000000"/>
                <w:sz w:val="22"/>
                <w:szCs w:val="22"/>
              </w:rPr>
              <w:t>If longer than basic: apply multiple times with CTR index and the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Collision-resistant hash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SHA-1</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SHA-224 (this is truncated 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SHA-512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5.</w:t>
            </w:r>
            <w:r w:rsidRPr="006F47A4">
              <w:rPr>
                <w:color w:val="000000"/>
                <w:sz w:val="14"/>
                <w:szCs w:val="14"/>
              </w:rPr>
              <w:t xml:space="preserve">       </w:t>
            </w:r>
            <w:r w:rsidRPr="006F47A4">
              <w:rPr>
                <w:rFonts w:ascii="Calibri" w:hAnsi="Calibri" w:cstheme="minorHAnsi"/>
                <w:color w:val="000000"/>
                <w:sz w:val="22"/>
                <w:szCs w:val="22"/>
              </w:rPr>
              <w:t>SHA-384 (this is truncated SHA-512)</w:t>
            </w:r>
          </w:p>
        </w:tc>
      </w:tr>
      <w:tr w:rsidR="002126D1" w:rsidRPr="006F47A4" w:rsidTr="001507AA">
        <w:trPr>
          <w:trHeight w:val="600"/>
        </w:trPr>
        <w:tc>
          <w:tcPr>
            <w:tcW w:w="9796" w:type="dxa"/>
            <w:shd w:val="clear" w:color="auto" w:fill="auto"/>
            <w:vAlign w:val="bottom"/>
            <w:hideMark/>
          </w:tcPr>
          <w:p w:rsidR="002126D1" w:rsidRPr="006F47A4" w:rsidRDefault="002C5CE2" w:rsidP="001507AA">
            <w:pPr>
              <w:autoSpaceDE/>
              <w:autoSpaceDN/>
              <w:adjustRightInd/>
              <w:rPr>
                <w:rFonts w:ascii="Calibri" w:hAnsi="Calibri"/>
                <w:color w:val="0000FF"/>
                <w:sz w:val="22"/>
                <w:szCs w:val="22"/>
                <w:u w:val="single"/>
              </w:rPr>
            </w:pPr>
            <w:hyperlink r:id="rId74" w:history="1">
              <w:r w:rsidR="002126D1" w:rsidRPr="006F47A4">
                <w:rPr>
                  <w:rFonts w:ascii="Calibri" w:hAnsi="Calibri" w:cstheme="minorHAnsi"/>
                  <w:color w:val="0000FF"/>
                  <w:sz w:val="22"/>
                  <w:u w:val="single"/>
                </w:rPr>
                <w:t>6.       Universal one-way/target collision-resistant hashing: http://webee.technion.ac.il/~hugo/rhash/rhash.pdf</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lastRenderedPageBreak/>
              <w:t>Universal hash functions</w:t>
            </w:r>
          </w:p>
        </w:tc>
      </w:tr>
      <w:tr w:rsidR="002126D1" w:rsidRPr="006F47A4" w:rsidTr="001507AA">
        <w:trPr>
          <w:trHeight w:val="6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Perfect universal hash functions (use package giving GF[2</w:t>
            </w:r>
            <w:r w:rsidRPr="006F47A4">
              <w:rPr>
                <w:rFonts w:ascii="Calibri" w:hAnsi="Calibri" w:cstheme="minorHAnsi"/>
                <w:color w:val="000000"/>
                <w:sz w:val="22"/>
                <w:szCs w:val="22"/>
                <w:vertAlign w:val="superscript"/>
              </w:rPr>
              <w:t>k</w:t>
            </w:r>
            <w:r w:rsidRPr="006F47A4">
              <w:rPr>
                <w:rFonts w:ascii="Calibri" w:hAnsi="Calibri" w:cstheme="minorHAnsi"/>
                <w:color w:val="000000"/>
                <w:sz w:val="22"/>
                <w:szCs w:val="22"/>
              </w:rPr>
              <w:t>] computations)</w:t>
            </w:r>
          </w:p>
        </w:tc>
      </w:tr>
      <w:tr w:rsidR="002126D1" w:rsidRPr="006F47A4" w:rsidTr="001507AA">
        <w:trPr>
          <w:trHeight w:val="600"/>
        </w:trPr>
        <w:tc>
          <w:tcPr>
            <w:tcW w:w="9796" w:type="dxa"/>
            <w:shd w:val="clear" w:color="auto" w:fill="auto"/>
            <w:vAlign w:val="bottom"/>
            <w:hideMark/>
          </w:tcPr>
          <w:p w:rsidR="002126D1" w:rsidRPr="006F47A4" w:rsidRDefault="002C5CE2" w:rsidP="001507AA">
            <w:pPr>
              <w:autoSpaceDE/>
              <w:autoSpaceDN/>
              <w:adjustRightInd/>
              <w:rPr>
                <w:rFonts w:ascii="Calibri" w:hAnsi="Calibri"/>
                <w:color w:val="0000FF"/>
                <w:sz w:val="22"/>
                <w:szCs w:val="22"/>
                <w:u w:val="single"/>
              </w:rPr>
            </w:pPr>
            <w:hyperlink r:id="rId75" w:history="1">
              <w:r w:rsidR="002126D1" w:rsidRPr="006F47A4">
                <w:rPr>
                  <w:rFonts w:ascii="Calibri" w:hAnsi="Calibri" w:cstheme="minorHAnsi"/>
                  <w:color w:val="0000FF"/>
                  <w:sz w:val="22"/>
                  <w:u w:val="single"/>
                </w:rPr>
                <w:t>a.       GF[2</w:t>
              </w:r>
              <w:r w:rsidR="002126D1" w:rsidRPr="00531E56">
                <w:rPr>
                  <w:rFonts w:ascii="Calibri" w:hAnsi="Calibri" w:cstheme="minorHAnsi"/>
                  <w:color w:val="0000FF"/>
                  <w:sz w:val="22"/>
                  <w:u w:val="single"/>
                  <w:vertAlign w:val="superscript"/>
                </w:rPr>
                <w:t>k</w:t>
              </w:r>
              <w:r w:rsidR="002126D1" w:rsidRPr="006F47A4">
                <w:rPr>
                  <w:rFonts w:ascii="Calibri" w:hAnsi="Calibri" w:cstheme="minorHAnsi"/>
                  <w:color w:val="0000FF"/>
                  <w:sz w:val="22"/>
                  <w:u w:val="single"/>
                </w:rPr>
                <w:t>] operations: http://www.shoup.net/ntl/doc/tour-modules.html</w:t>
              </w:r>
            </w:hyperlink>
          </w:p>
        </w:tc>
      </w:tr>
      <w:tr w:rsidR="002126D1" w:rsidRPr="006F47A4" w:rsidTr="001507AA">
        <w:trPr>
          <w:trHeight w:val="600"/>
        </w:trPr>
        <w:tc>
          <w:tcPr>
            <w:tcW w:w="9796" w:type="dxa"/>
            <w:shd w:val="clear" w:color="auto" w:fill="auto"/>
            <w:vAlign w:val="bottom"/>
            <w:hideMark/>
          </w:tcPr>
          <w:p w:rsidR="002126D1" w:rsidRPr="006F47A4" w:rsidRDefault="002C5CE2" w:rsidP="001507AA">
            <w:pPr>
              <w:autoSpaceDE/>
              <w:autoSpaceDN/>
              <w:adjustRightInd/>
              <w:rPr>
                <w:rFonts w:ascii="Calibri" w:hAnsi="Calibri"/>
                <w:color w:val="0000FF"/>
                <w:sz w:val="22"/>
                <w:szCs w:val="22"/>
                <w:u w:val="single"/>
              </w:rPr>
            </w:pPr>
            <w:hyperlink r:id="rId76" w:history="1">
              <w:r w:rsidR="002126D1" w:rsidRPr="006F47A4">
                <w:rPr>
                  <w:rFonts w:ascii="Calibri" w:hAnsi="Calibri" w:cstheme="minorHAnsi"/>
                  <w:color w:val="0000FF"/>
                  <w:sz w:val="22"/>
                  <w:u w:val="single"/>
                </w:rPr>
                <w:t>b.      http://www.cosic.esat.kuleuven.be/publications/article-73.ps</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Trapdoor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RSA</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Rabin [Katz-Lindell, Section 11.2]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Discrete log</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1024, with p=2q+1 and q prime (group of order q); fine also with general q</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2048, with p=2q+1 and q prime (group of order q)</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Elliptic curve groups: as given by NIST and implemented in bouncy castle, CACE or whatever you find</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olor w:val="000000"/>
                <w:sz w:val="22"/>
                <w:szCs w:val="22"/>
              </w:rPr>
              <w:t>Minimal operations: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Get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Get random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c.</w:t>
            </w:r>
            <w:r w:rsidRPr="006F47A4">
              <w:rPr>
                <w:color w:val="000000"/>
                <w:sz w:val="14"/>
                <w:szCs w:val="14"/>
              </w:rPr>
              <w:t xml:space="preserve">       </w:t>
            </w:r>
            <w:r w:rsidRPr="006F47A4">
              <w:rPr>
                <w:rFonts w:ascii="Calibri" w:hAnsi="Calibri" w:cstheme="minorHAnsi"/>
                <w:color w:val="000000"/>
                <w:sz w:val="22"/>
                <w:szCs w:val="22"/>
              </w:rPr>
              <w:t>Multiply group elements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d.</w:t>
            </w:r>
            <w:r w:rsidRPr="006F47A4">
              <w:rPr>
                <w:color w:val="000000"/>
                <w:sz w:val="14"/>
                <w:szCs w:val="14"/>
              </w:rPr>
              <w:t xml:space="preserve">      </w:t>
            </w:r>
            <w:r w:rsidRPr="006F47A4">
              <w:rPr>
                <w:rFonts w:ascii="Calibri" w:hAnsi="Calibri" w:cstheme="minorHAnsi"/>
                <w:color w:val="000000"/>
                <w:sz w:val="22"/>
                <w:szCs w:val="22"/>
              </w:rPr>
              <w:t>Add, multiply and find inverse mod q (the order)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e.</w:t>
            </w:r>
            <w:r w:rsidRPr="006F47A4">
              <w:rPr>
                <w:color w:val="000000"/>
                <w:sz w:val="14"/>
                <w:szCs w:val="14"/>
              </w:rPr>
              <w:t xml:space="preserve">      </w:t>
            </w:r>
            <w:r w:rsidRPr="006F47A4">
              <w:rPr>
                <w:rFonts w:ascii="Calibri" w:hAnsi="Calibri" w:cstheme="minorHAnsi"/>
                <w:color w:val="000000"/>
                <w:sz w:val="22"/>
                <w:szCs w:val="22"/>
              </w:rPr>
              <w:t>Compute inverse of a group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f.</w:t>
            </w:r>
            <w:r w:rsidRPr="006F47A4">
              <w:rPr>
                <w:color w:val="000000"/>
                <w:sz w:val="14"/>
                <w:szCs w:val="14"/>
              </w:rPr>
              <w:t xml:space="preserve">        </w:t>
            </w:r>
            <w:r w:rsidRPr="006F47A4">
              <w:rPr>
                <w:rFonts w:ascii="Calibri" w:hAnsi="Calibri" w:cstheme="minorHAnsi"/>
                <w:color w:val="000000"/>
                <w:sz w:val="22"/>
                <w:szCs w:val="22"/>
              </w:rPr>
              <w:t>Exponentiate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g.</w:t>
            </w:r>
            <w:r w:rsidRPr="006F47A4">
              <w:rPr>
                <w:color w:val="000000"/>
                <w:sz w:val="14"/>
                <w:szCs w:val="14"/>
              </w:rPr>
              <w:t xml:space="preserve">       </w:t>
            </w:r>
            <w:r w:rsidRPr="006F47A4">
              <w:rPr>
                <w:rFonts w:ascii="Calibri" w:hAnsi="Calibri" w:cstheme="minorHAnsi"/>
                <w:color w:val="000000"/>
                <w:sz w:val="22"/>
                <w:szCs w:val="22"/>
              </w:rPr>
              <w:t>Multiple exponentiations with same base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h.</w:t>
            </w:r>
            <w:r w:rsidRPr="006F47A4">
              <w:rPr>
                <w:color w:val="000000"/>
                <w:sz w:val="14"/>
                <w:szCs w:val="14"/>
              </w:rPr>
              <w:t xml:space="preserve">      </w:t>
            </w:r>
            <w:r w:rsidRPr="006F47A4">
              <w:rPr>
                <w:rFonts w:ascii="Calibri" w:hAnsi="Calibri" w:cstheme="minorHAnsi"/>
                <w:color w:val="000000"/>
                <w:sz w:val="22"/>
                <w:szCs w:val="22"/>
              </w:rPr>
              <w:t>Verify membership in the group</w:t>
            </w:r>
          </w:p>
        </w:tc>
      </w:tr>
      <w:tr w:rsidR="002126D1" w:rsidRPr="006F47A4" w:rsidTr="001507AA">
        <w:trPr>
          <w:trHeight w:val="3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i.</w:t>
            </w:r>
            <w:r w:rsidRPr="006F47A4">
              <w:rPr>
                <w:color w:val="000000"/>
                <w:sz w:val="14"/>
                <w:szCs w:val="14"/>
              </w:rPr>
              <w:t xml:space="preserve">         </w:t>
            </w:r>
            <w:r w:rsidRPr="006F47A4">
              <w:rPr>
                <w:rFonts w:ascii="Calibri" w:hAnsi="Calibri" w:cstheme="minorHAnsi"/>
                <w:color w:val="000000"/>
                <w:sz w:val="22"/>
                <w:szCs w:val="22"/>
              </w:rPr>
              <w:t>g</w:t>
            </w:r>
            <w:r w:rsidRPr="006F47A4">
              <w:rPr>
                <w:rFonts w:ascii="Calibri" w:hAnsi="Calibri" w:cstheme="minorHAnsi"/>
                <w:color w:val="000000"/>
                <w:sz w:val="22"/>
                <w:szCs w:val="22"/>
                <w:vertAlign w:val="superscript"/>
              </w:rPr>
              <w:t>r</w:t>
            </w:r>
            <w:r w:rsidRPr="006F47A4">
              <w:rPr>
                <w:rFonts w:ascii="Calibri" w:hAnsi="Calibri" w:cstheme="minorHAnsi"/>
                <w:color w:val="000000"/>
                <w:sz w:val="22"/>
                <w:szCs w:val="22"/>
              </w:rPr>
              <w:t>h</w:t>
            </w:r>
            <w:r w:rsidRPr="006F47A4">
              <w:rPr>
                <w:rFonts w:ascii="Calibri" w:hAnsi="Calibri" w:cstheme="minorHAnsi"/>
                <w:color w:val="000000"/>
                <w:sz w:val="22"/>
                <w:szCs w:val="22"/>
                <w:vertAlign w:val="superscript"/>
              </w:rPr>
              <w:t>s</w:t>
            </w:r>
            <w:r w:rsidRPr="006F47A4">
              <w:rPr>
                <w:rFonts w:ascii="Calibri" w:hAnsi="Calibri" w:cstheme="minorHAnsi"/>
                <w:color w:val="000000"/>
                <w:sz w:val="22"/>
                <w:szCs w:val="22"/>
              </w:rPr>
              <w:t xml:space="preserve"> computations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j.</w:t>
            </w:r>
            <w:r w:rsidRPr="006F47A4">
              <w:rPr>
                <w:color w:val="000000"/>
                <w:sz w:val="14"/>
                <w:szCs w:val="14"/>
              </w:rPr>
              <w:t xml:space="preserve">        </w:t>
            </w:r>
            <w:r w:rsidRPr="006F47A4">
              <w:rPr>
                <w:rFonts w:ascii="Calibri" w:hAnsi="Calibri" w:cstheme="minorHAnsi"/>
                <w:b/>
                <w:bCs/>
                <w:i/>
                <w:iCs/>
                <w:color w:val="000000"/>
                <w:sz w:val="22"/>
                <w:szCs w:val="22"/>
              </w:rPr>
              <w:t>Bilinear operations</w:t>
            </w:r>
            <w:r w:rsidRPr="006F47A4">
              <w:rPr>
                <w:rFonts w:ascii="Calibri" w:hAnsi="Calibri" w:cstheme="minorHAnsi"/>
                <w:color w:val="000000"/>
                <w:sz w:val="22"/>
                <w:szCs w:val="22"/>
              </w:rPr>
              <w:t xml:space="preserve"> [references, CACE]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Quadratic residuosity (QR) </w:t>
            </w:r>
            <w:r w:rsidRPr="006F47A4">
              <w:rPr>
                <w:rFonts w:ascii="Calibri" w:hAnsi="Calibri"/>
                <w:color w:val="000000"/>
                <w:sz w:val="22"/>
                <w:szCs w:val="22"/>
                <w:u w:val="single"/>
              </w:rPr>
              <w:t>(version 2.0 of the SDK; not at this stage)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Modulus of length 1024</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Modulus of length 2048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Lattice constructions </w:t>
            </w:r>
            <w:r w:rsidRPr="006F47A4">
              <w:rPr>
                <w:rFonts w:ascii="Calibri" w:hAnsi="Calibri"/>
                <w:color w:val="000000"/>
                <w:sz w:val="22"/>
                <w:szCs w:val="22"/>
                <w:u w:val="single"/>
              </w:rPr>
              <w:t>(version 2.0)</w:t>
            </w:r>
          </w:p>
        </w:tc>
      </w:tr>
      <w:tr w:rsidR="002126D1" w:rsidRPr="006F47A4" w:rsidTr="001507AA">
        <w:trPr>
          <w:trHeight w:val="12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Note on lengths:</w:t>
            </w:r>
            <w:r w:rsidRPr="006F47A4">
              <w:rPr>
                <w:rFonts w:ascii="Calibri" w:hAnsi="Calibri"/>
                <w:b/>
                <w:bCs/>
                <w:color w:val="000000"/>
                <w:sz w:val="22"/>
                <w:szCs w:val="22"/>
              </w:rPr>
              <w:t xml:space="preserve"> </w:t>
            </w:r>
            <w:r w:rsidRPr="006F47A4">
              <w:rPr>
                <w:rFonts w:ascii="Calibri" w:hAnsi="Calibri"/>
                <w:color w:val="000000"/>
                <w:sz w:val="22"/>
                <w:szCs w:val="22"/>
              </w:rPr>
              <w:t>For all of the above, if the underlying library allows more flexibility with sizes (modulus size and dlog with arbitrary sizes for p and q) then this is even better. The above is the “minimum”.</w:t>
            </w:r>
          </w:p>
        </w:tc>
      </w:tr>
    </w:tbl>
    <w:p w:rsidR="002126D1" w:rsidRPr="002126D1" w:rsidRDefault="002126D1" w:rsidP="002126D1">
      <w:pPr>
        <w:rPr>
          <w:lang w:eastAsia="en-GB"/>
        </w:rPr>
      </w:pPr>
    </w:p>
    <w:p w:rsidR="001703F5" w:rsidRDefault="001703F5" w:rsidP="002C4EFA">
      <w:pPr>
        <w:pStyle w:val="Heading2"/>
        <w:numPr>
          <w:ilvl w:val="1"/>
          <w:numId w:val="12"/>
        </w:numPr>
      </w:pPr>
      <w:bookmarkStart w:id="1368" w:name="_Toc315173387"/>
      <w:r>
        <w:lastRenderedPageBreak/>
        <w:t>Preliminary work</w:t>
      </w:r>
      <w:bookmarkEnd w:id="1368"/>
    </w:p>
    <w:p w:rsidR="001703F5" w:rsidRDefault="001703F5" w:rsidP="001703F5">
      <w:r>
        <w:t xml:space="preserve">As a first step of deciding which functionality, the interfaces of the API require we examined the JCA/JCE engines and the BC lightweight API. This </w:t>
      </w:r>
      <w:r w:rsidR="007371B8">
        <w:t>examination</w:t>
      </w:r>
      <w:r>
        <w:t xml:space="preserve"> is shown in the following table in the file: [2] </w:t>
      </w:r>
      <w:r w:rsidRPr="00E13E57">
        <w:t>SDK_interface.xlsx</w:t>
      </w:r>
      <w:r>
        <w:t>.</w:t>
      </w:r>
    </w:p>
    <w:p w:rsidR="007371B8" w:rsidRPr="001703F5" w:rsidRDefault="007371B8" w:rsidP="001703F5">
      <w:pPr>
        <w:rPr>
          <w:lang w:eastAsia="en-GB"/>
        </w:rPr>
      </w:pPr>
      <w:r>
        <w:object w:dxaOrig="9426" w:dyaOrig="19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5pt;height:699.5pt" o:ole="">
            <v:imagedata r:id="rId77" o:title=""/>
          </v:shape>
          <o:OLEObject Type="Embed" ProgID="Excel.Sheet.8" ShapeID="_x0000_i1025" DrawAspect="Content" ObjectID="_1388915709" r:id="rId78"/>
        </w:object>
      </w:r>
    </w:p>
    <w:p w:rsidR="00ED7F87" w:rsidRDefault="00ED7F87" w:rsidP="002C4EFA">
      <w:pPr>
        <w:pStyle w:val="Heading2"/>
        <w:numPr>
          <w:ilvl w:val="1"/>
          <w:numId w:val="12"/>
        </w:numPr>
      </w:pPr>
      <w:bookmarkStart w:id="1369" w:name="_Toc315173388"/>
      <w:r>
        <w:lastRenderedPageBreak/>
        <w:t>The provider architecture</w:t>
      </w:r>
      <w:r w:rsidRPr="002A6978">
        <w:t>:</w:t>
      </w:r>
      <w:bookmarkEnd w:id="1362"/>
      <w:bookmarkEnd w:id="1363"/>
      <w:bookmarkEnd w:id="1364"/>
      <w:bookmarkEnd w:id="1365"/>
      <w:bookmarkEnd w:id="1366"/>
      <w:bookmarkEnd w:id="1369"/>
    </w:p>
    <w:p w:rsidR="00ED7F87" w:rsidRDefault="00ED7F87" w:rsidP="00ED7F87">
      <w:r w:rsidRPr="00544B6B">
        <w:t>The following text is taken from chapter 8 of the book Java™ Security</w:t>
      </w:r>
      <w:r>
        <w:t xml:space="preserve"> </w:t>
      </w:r>
      <w:r w:rsidRPr="00544B6B">
        <w:t>by Scott Oaks</w:t>
      </w:r>
      <w:r>
        <w:t xml:space="preserve">. For further information, follow this link: </w:t>
      </w:r>
      <w:hyperlink r:id="rId79" w:history="1">
        <w:r w:rsidRPr="00031832">
          <w:rPr>
            <w:rStyle w:val="Hyperlink"/>
          </w:rPr>
          <w:t>http://docstore.mik.ua/orelly/java-ent/security/ch08_01.htm</w:t>
        </w:r>
      </w:hyperlink>
    </w:p>
    <w:p w:rsidR="00ED7F87" w:rsidRDefault="00ED7F87" w:rsidP="00ED7F87"/>
    <w:p w:rsidR="00ED7F87" w:rsidRDefault="00ED7F87" w:rsidP="00ED7F87">
      <w:pPr>
        <w:pStyle w:val="NormalWeb"/>
        <w:ind w:left="708"/>
      </w:pPr>
      <w:r>
        <w:t xml:space="preserve">"The security provider abstracts two ideas: engines and algorithms. In this context, "engine" is just another word for operation; there are certain operations the security provider knows about, and in Java, these operations are known as engines. An algorithm defines how a particular operation should be executed. An algorithm can be thought of as an implementation of an engine, but that can lead to confusion, because there may be several implementations of an algorithm. </w:t>
      </w:r>
    </w:p>
    <w:p w:rsidR="00ED7F87" w:rsidRDefault="00ED7F87" w:rsidP="00ED7F87">
      <w:pPr>
        <w:pStyle w:val="NormalWeb"/>
        <w:ind w:left="708"/>
      </w:pPr>
      <w:r>
        <w:t xml:space="preserve">As a simple example, the Java security package knows about </w:t>
      </w:r>
      <w:bookmarkStart w:id="1370" w:name="INDEX-1002"/>
      <w:bookmarkEnd w:id="1370"/>
      <w:r>
        <w:t xml:space="preserve">message digests. A message digest is an engine: it is an operation a programmer can perform. The idea behind a message digest is independent of how any particular message digest may be calculated. All message digests share certain features, and the class that abstracts these common features into a single interface is termed an engine. Engines are generally abstract, and are always independent of any particular algorithm. </w:t>
      </w:r>
    </w:p>
    <w:p w:rsidR="00ED7F87" w:rsidRDefault="00ED7F87" w:rsidP="00ED7F87">
      <w:pPr>
        <w:pStyle w:val="NormalWeb"/>
        <w:ind w:left="708"/>
      </w:pPr>
      <w:r>
        <w:t xml:space="preserve">A message digest may be implemented by a particular algorithm, such as MD5 or SHA. An algorithm is generally provided as a concrete class that extends an abstract engine class, completing the definition of the class. However, there may be many classes that provide a particular algorithm; you may have an SHA class that came with your Java platform, and you may also have obtained an SHA class from a third party. Both classes should provide the same results, but their internal implementations may be vastly different. </w:t>
      </w:r>
    </w:p>
    <w:p w:rsidR="00ED7F87" w:rsidRDefault="00ED7F87" w:rsidP="00ED7F87">
      <w:pPr>
        <w:pStyle w:val="NormalWeb"/>
        <w:ind w:left="708"/>
      </w:pPr>
      <w:r>
        <w:t xml:space="preserve">Security providers are the glue that manages the mapping between the engines used by the rest of the security package (such as a message digest), the specific algorithms that are valid for those engines (such as an SHA digest), and the specific implementations of that algorithm/engine pair that might be available to any particular Java virtual machine. The goal of the security provider interface is to allow an easy mechanism where the specific algorithms and their implementations can be easily changed or substituted. The security provider allows us to change the implementation of the SHA digest algorithm that is in use, and to introduce a new algorithm to generate a digest. </w:t>
      </w:r>
    </w:p>
    <w:p w:rsidR="00ED7F87" w:rsidRDefault="00ED7F87" w:rsidP="00ED7F87">
      <w:pPr>
        <w:pStyle w:val="NormalWeb"/>
        <w:ind w:left="708"/>
      </w:pPr>
      <w:r>
        <w:t xml:space="preserve">Hence, a typical programmer only uses the engine classes to perform particular operations. You don't need to worry about the classes that actually perform the computation. The engine classes provide the primary interface to the security package." </w:t>
      </w:r>
    </w:p>
    <w:p w:rsidR="00ED7F87" w:rsidRDefault="00ED7F87" w:rsidP="00ED7F87">
      <w:pPr>
        <w:ind w:left="708"/>
      </w:pPr>
    </w:p>
    <w:p w:rsidR="00ED7F87" w:rsidRDefault="00ED7F87" w:rsidP="00ED7F87">
      <w:r>
        <w:t>SCAPI primitive layer will be written also using the provider architecture and thus</w:t>
      </w:r>
      <w:r w:rsidR="00213E3D">
        <w:t>,</w:t>
      </w:r>
      <w:r>
        <w:t xml:space="preserve"> will supply SCAPI provider. This will give the user a simple and known way to call functionalities.</w:t>
      </w:r>
    </w:p>
    <w:p w:rsidR="00ED7F87" w:rsidRDefault="00ED7F87" w:rsidP="00ED7F87">
      <w:r>
        <w:t>Part of this layer is to write providers for other known packages and java interface if required.</w:t>
      </w:r>
    </w:p>
    <w:p w:rsidR="00ED7F87" w:rsidRDefault="00ED7F87" w:rsidP="00ED7F87"/>
    <w:p w:rsidR="00D75295" w:rsidRDefault="00D75295" w:rsidP="002C4EFA">
      <w:pPr>
        <w:pStyle w:val="Heading2"/>
        <w:numPr>
          <w:ilvl w:val="1"/>
          <w:numId w:val="12"/>
        </w:numPr>
      </w:pPr>
      <w:bookmarkStart w:id="1371" w:name="_JNI_(Java_Native"/>
      <w:bookmarkStart w:id="1372" w:name="_Toc277840042"/>
      <w:bookmarkStart w:id="1373" w:name="_Toc277840412"/>
      <w:bookmarkStart w:id="1374" w:name="_Toc277840469"/>
      <w:bookmarkStart w:id="1375" w:name="_Toc277840615"/>
      <w:bookmarkStart w:id="1376" w:name="_Toc277840823"/>
      <w:bookmarkStart w:id="1377" w:name="_Toc315173389"/>
      <w:bookmarkEnd w:id="1371"/>
      <w:r w:rsidRPr="002F0DD1">
        <w:lastRenderedPageBreak/>
        <w:t xml:space="preserve">JNI </w:t>
      </w:r>
      <w:r>
        <w:t>(</w:t>
      </w:r>
      <w:r w:rsidRPr="00145B93">
        <w:t>Java Native Interface</w:t>
      </w:r>
      <w:r w:rsidRPr="002F0DD1">
        <w:t xml:space="preserve"> </w:t>
      </w:r>
      <w:r>
        <w:t xml:space="preserve">) </w:t>
      </w:r>
      <w:r w:rsidRPr="002F0DD1">
        <w:t>technology</w:t>
      </w:r>
      <w:bookmarkEnd w:id="1377"/>
      <w:r>
        <w:t xml:space="preserve"> </w:t>
      </w:r>
    </w:p>
    <w:p w:rsidR="00D75295" w:rsidRDefault="00D75295" w:rsidP="00D75295">
      <w:r w:rsidRPr="002F0DD1">
        <w:t xml:space="preserve">The following text is taken from chapter </w:t>
      </w:r>
      <w:r>
        <w:t>5</w:t>
      </w:r>
      <w:r w:rsidRPr="002F0DD1">
        <w:t xml:space="preserve"> of </w:t>
      </w:r>
      <w:r>
        <w:t xml:space="preserve">Sun Developer Network. For further information, follow the following links: </w:t>
      </w:r>
      <w:hyperlink r:id="rId80" w:history="1">
        <w:r w:rsidRPr="00031832">
          <w:rPr>
            <w:rStyle w:val="Hyperlink"/>
            <w:b/>
            <w:bCs/>
          </w:rPr>
          <w:t>http://java.sun.com/developer/onlineTraining/Programming/JDCBook/jni.html</w:t>
        </w:r>
      </w:hyperlink>
    </w:p>
    <w:p w:rsidR="00D75295" w:rsidRDefault="002C5CE2" w:rsidP="00D75295">
      <w:hyperlink r:id="rId81" w:history="1">
        <w:r w:rsidR="00D75295" w:rsidRPr="00031832">
          <w:rPr>
            <w:rStyle w:val="Hyperlink"/>
          </w:rPr>
          <w:t>http://java.sun.com/docs/books/jni/html/jniTOC.html</w:t>
        </w:r>
      </w:hyperlink>
    </w:p>
    <w:p w:rsidR="00D75295" w:rsidRDefault="00D75295" w:rsidP="00D75295"/>
    <w:p w:rsidR="00D75295" w:rsidRDefault="00D75295" w:rsidP="00D75295">
      <w:pPr>
        <w:pStyle w:val="NormalWeb"/>
        <w:ind w:left="708"/>
      </w:pPr>
      <w:r>
        <w:t>"</w:t>
      </w:r>
      <w:r w:rsidRPr="001E47B5">
        <w:t xml:space="preserve"> </w:t>
      </w:r>
      <w:r>
        <w:t xml:space="preserve">The Java platform is relatively new, which means there could be times when you will need to integrate programs written with the Java language with existing non-Java language services, API toolkits, and programs. The Java platform provides the Java Native Interface (JNI) to help ease this type of integration. </w:t>
      </w:r>
    </w:p>
    <w:p w:rsidR="00D75295" w:rsidRDefault="00D75295" w:rsidP="00D75295">
      <w:pPr>
        <w:pStyle w:val="NormalWeb"/>
        <w:ind w:left="708"/>
      </w:pPr>
      <w:r>
        <w:t>The JNI defines a standard naming and calling convention so the Java</w:t>
      </w:r>
      <w:hyperlink r:id="rId82" w:anchor="TJVM" w:history="1">
        <w:r>
          <w:rPr>
            <w:rStyle w:val="Hyperlink"/>
            <w:vertAlign w:val="superscript"/>
          </w:rPr>
          <w:t>1</w:t>
        </w:r>
      </w:hyperlink>
      <w:r>
        <w:t xml:space="preserve"> virtual machine can locate and invoke native methods. In fact, JNI is built into the Java virtual machine so the Java virtual machine can invoke local system calls to perform input and output, graphics, networking, and threading operations on the host operating system. </w:t>
      </w:r>
    </w:p>
    <w:p w:rsidR="00D75295" w:rsidRDefault="00D75295" w:rsidP="00D75295">
      <w:pPr>
        <w:pStyle w:val="NormalWeb"/>
        <w:ind w:left="708"/>
      </w:pPr>
      <w:r>
        <w:t>This chapter explains how to use JNI in programs written in the Java language to call any libraries on the local machine, call Java language methods from inside native code, and how to create and run a Java VM instance."</w:t>
      </w:r>
    </w:p>
    <w:p w:rsidR="00D75295" w:rsidRDefault="00D75295" w:rsidP="00D75295">
      <w:r>
        <w:rPr>
          <w:lang w:eastAsia="en-GB"/>
        </w:rPr>
        <w:t>An interface translating from crypto++ and CACE-salt to Java will be provided by using JNI</w:t>
      </w:r>
      <w:r>
        <w:t>. Since we do not intend to change the provided libraries of crypto++ and CACE we will provide an independent dll's for each library including the functionality we choose.</w:t>
      </w:r>
    </w:p>
    <w:p w:rsidR="00EA6C9E" w:rsidRDefault="00EA6C9E">
      <w:pPr>
        <w:autoSpaceDE/>
        <w:autoSpaceDN/>
        <w:adjustRightInd/>
        <w:rPr>
          <w:b/>
          <w:bCs/>
          <w:noProof/>
          <w:sz w:val="28"/>
        </w:rPr>
      </w:pPr>
      <w:r>
        <w:rPr>
          <w:noProof/>
        </w:rPr>
        <w:br w:type="page"/>
      </w:r>
    </w:p>
    <w:p w:rsidR="007F13C5" w:rsidRDefault="00D75295" w:rsidP="007F13C5">
      <w:pPr>
        <w:pStyle w:val="Heading2"/>
        <w:numPr>
          <w:ilvl w:val="1"/>
          <w:numId w:val="12"/>
        </w:numPr>
      </w:pPr>
      <w:bookmarkStart w:id="1378" w:name="_Toc315173390"/>
      <w:r>
        <w:lastRenderedPageBreak/>
        <w:t>Code for FactoriesUtility::getObject:</w:t>
      </w:r>
      <w:bookmarkEnd w:id="1355"/>
      <w:bookmarkEnd w:id="1356"/>
      <w:bookmarkEnd w:id="1357"/>
      <w:bookmarkEnd w:id="1358"/>
      <w:bookmarkEnd w:id="1359"/>
      <w:bookmarkEnd w:id="1372"/>
      <w:bookmarkEnd w:id="1373"/>
      <w:bookmarkEnd w:id="1374"/>
      <w:bookmarkEnd w:id="1375"/>
      <w:bookmarkEnd w:id="1376"/>
      <w:bookmarkEnd w:id="1378"/>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2C5CE2" w:rsidP="007F13C5">
      <w:pPr>
        <w:rPr>
          <w:lang w:eastAsia="en-GB"/>
        </w:rPr>
      </w:pPr>
      <w:r>
        <w:rPr>
          <w:noProof/>
          <w:lang w:eastAsia="zh-TW" w:bidi="ar-SA"/>
        </w:rPr>
        <w:pict>
          <v:shapetype id="_x0000_t202" coordsize="21600,21600" o:spt="202" path="m,l,21600r21600,l21600,xe">
            <v:stroke joinstyle="miter"/>
            <v:path gradientshapeok="t" o:connecttype="rect"/>
          </v:shapetype>
          <v:shape id="_x0000_s1132" type="#_x0000_t202" style="position:absolute;margin-left:-49.9pt;margin-top:5.4pt;width:563.75pt;height:548.95pt;z-index:251714560;mso-width-relative:margin;mso-height-relative:margin">
            <v:textbox style="mso-next-textbox:#_x0000_s1132">
              <w:txbxContent>
                <w:p w:rsidR="002C5CE2" w:rsidRPr="00407454" w:rsidRDefault="002C5CE2" w:rsidP="00407454">
                  <w:pPr>
                    <w:rPr>
                      <w:rFonts w:ascii="Courier New" w:hAnsi="Courier New" w:cs="Courier New"/>
                      <w:sz w:val="18"/>
                      <w:szCs w:val="18"/>
                    </w:rPr>
                  </w:pPr>
                  <w:r w:rsidRPr="00407454">
                    <w:rPr>
                      <w:rFonts w:ascii="Courier New" w:hAnsi="Courier New" w:cs="Courier New"/>
                      <w:b/>
                      <w:bCs/>
                      <w:color w:val="7F0055"/>
                      <w:sz w:val="18"/>
                      <w:szCs w:val="18"/>
                    </w:rPr>
                    <w:t>public</w:t>
                  </w:r>
                  <w:r w:rsidRPr="00407454">
                    <w:rPr>
                      <w:rFonts w:ascii="Courier New" w:hAnsi="Courier New" w:cs="Courier New"/>
                      <w:color w:val="000000"/>
                      <w:sz w:val="18"/>
                      <w:szCs w:val="18"/>
                    </w:rPr>
                    <w:t xml:space="preserve"> Object </w:t>
                  </w:r>
                  <w:r w:rsidRPr="00407454">
                    <w:rPr>
                      <w:rFonts w:ascii="Courier New" w:hAnsi="Courier New" w:cs="Courier New"/>
                      <w:color w:val="000000"/>
                      <w:sz w:val="18"/>
                      <w:szCs w:val="18"/>
                      <w:highlight w:val="lightGray"/>
                    </w:rPr>
                    <w:t>getObject</w:t>
                  </w:r>
                  <w:r w:rsidRPr="00407454">
                    <w:rPr>
                      <w:rFonts w:ascii="Courier New" w:hAnsi="Courier New" w:cs="Courier New"/>
                      <w:color w:val="000000"/>
                      <w:sz w:val="18"/>
                      <w:szCs w:val="18"/>
                    </w:rPr>
                    <w:t xml:space="preserve">(String provider, String algName, Object[] params) </w:t>
                  </w:r>
                  <w:r w:rsidRPr="00407454">
                    <w:rPr>
                      <w:rFonts w:ascii="Courier New" w:hAnsi="Courier New" w:cs="Courier New"/>
                      <w:b/>
                      <w:bCs/>
                      <w:color w:val="7F0055"/>
                      <w:sz w:val="18"/>
                      <w:szCs w:val="18"/>
                    </w:rPr>
                    <w:t>throws</w:t>
                  </w:r>
                  <w:r>
                    <w:rPr>
                      <w:rFonts w:ascii="Courier New" w:hAnsi="Courier New" w:cs="Courier New"/>
                      <w:color w:val="000000"/>
                      <w:sz w:val="18"/>
                      <w:szCs w:val="18"/>
                    </w:rPr>
                    <w:t xml:space="preserve"> FactoriesException</w:t>
                  </w:r>
                  <w:r w:rsidRPr="00407454">
                    <w:rPr>
                      <w:rFonts w:ascii="Courier New" w:hAnsi="Courier New" w:cs="Courier New"/>
                      <w:color w:val="000000"/>
                      <w:sz w:val="18"/>
                      <w:szCs w:val="18"/>
                    </w:rPr>
                    <w:t>{</w:t>
                  </w:r>
                </w:p>
                <w:p w:rsidR="002C5CE2" w:rsidRPr="00407454" w:rsidRDefault="002C5CE2"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p>
                <w:p w:rsidR="002C5CE2" w:rsidRPr="00407454" w:rsidRDefault="002C5CE2" w:rsidP="00653C08">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b/>
                      <w:bCs/>
                      <w:color w:val="7F0055"/>
                      <w:sz w:val="18"/>
                      <w:szCs w:val="18"/>
                    </w:rPr>
                    <w:t>boolean</w:t>
                  </w:r>
                  <w:r w:rsidRPr="00407454">
                    <w:rPr>
                      <w:rFonts w:ascii="Courier New" w:hAnsi="Courier New" w:cs="Courier New"/>
                      <w:color w:val="000000"/>
                      <w:sz w:val="18"/>
                      <w:szCs w:val="18"/>
                    </w:rPr>
                    <w:t xml:space="preserve"> valid = checkAlgorithmsValidityForType(algName);</w:t>
                  </w:r>
                </w:p>
                <w:p w:rsidR="002C5CE2" w:rsidRPr="00407454" w:rsidRDefault="002C5CE2"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b/>
                      <w:bCs/>
                      <w:color w:val="7F0055"/>
                      <w:sz w:val="18"/>
                      <w:szCs w:val="18"/>
                    </w:rPr>
                    <w:t>if</w:t>
                  </w:r>
                  <w:r w:rsidRPr="00407454">
                    <w:rPr>
                      <w:rFonts w:ascii="Courier New" w:hAnsi="Courier New" w:cs="Courier New"/>
                      <w:color w:val="000000"/>
                      <w:sz w:val="18"/>
                      <w:szCs w:val="18"/>
                    </w:rPr>
                    <w:t>(!valid){</w:t>
                  </w:r>
                </w:p>
                <w:p w:rsidR="002C5CE2" w:rsidRPr="00407454" w:rsidRDefault="002C5CE2"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b/>
                      <w:bCs/>
                      <w:color w:val="7F0055"/>
                      <w:sz w:val="18"/>
                      <w:szCs w:val="18"/>
                    </w:rPr>
                    <w:t>throw</w:t>
                  </w:r>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new</w:t>
                  </w:r>
                  <w:r w:rsidRPr="00407454">
                    <w:rPr>
                      <w:rFonts w:ascii="Courier New" w:hAnsi="Courier New" w:cs="Courier New"/>
                      <w:color w:val="000000"/>
                      <w:sz w:val="18"/>
                      <w:szCs w:val="18"/>
                    </w:rPr>
                    <w:t xml:space="preserve"> IllegalArgumentException(</w:t>
                  </w:r>
                  <w:r w:rsidRPr="00407454">
                    <w:rPr>
                      <w:rFonts w:ascii="Courier New" w:hAnsi="Courier New" w:cs="Courier New"/>
                      <w:color w:val="2A00FF"/>
                      <w:sz w:val="18"/>
                      <w:szCs w:val="18"/>
                    </w:rPr>
                    <w:t>"This factory does not support the algorithm: "</w:t>
                  </w:r>
                  <w:r w:rsidRPr="00407454">
                    <w:rPr>
                      <w:rFonts w:ascii="Courier New" w:hAnsi="Courier New" w:cs="Courier New"/>
                      <w:color w:val="000000"/>
                      <w:sz w:val="18"/>
                      <w:szCs w:val="18"/>
                    </w:rPr>
                    <w:t xml:space="preserve"> + algName));</w:t>
                  </w:r>
                </w:p>
                <w:p w:rsidR="002C5CE2" w:rsidRPr="00407454" w:rsidRDefault="002C5CE2"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w:t>
                  </w:r>
                </w:p>
                <w:p w:rsidR="002C5CE2" w:rsidRPr="00407454" w:rsidRDefault="002C5CE2" w:rsidP="00653C08">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 xml:space="preserve"> </w:t>
                  </w:r>
                </w:p>
                <w:p w:rsidR="002C5CE2" w:rsidRPr="00407454" w:rsidRDefault="002C5CE2"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valid = checkProviderImplementationOfAlgorithm(provider, algName);</w:t>
                  </w:r>
                </w:p>
                <w:p w:rsidR="002C5CE2" w:rsidRPr="00407454" w:rsidRDefault="002C5CE2"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b/>
                      <w:bCs/>
                      <w:color w:val="7F0055"/>
                      <w:sz w:val="18"/>
                      <w:szCs w:val="18"/>
                    </w:rPr>
                    <w:t>if</w:t>
                  </w:r>
                  <w:r w:rsidRPr="00407454">
                    <w:rPr>
                      <w:rFonts w:ascii="Courier New" w:hAnsi="Courier New" w:cs="Courier New"/>
                      <w:color w:val="000000"/>
                      <w:sz w:val="18"/>
                      <w:szCs w:val="18"/>
                    </w:rPr>
                    <w:t>(!valid){</w:t>
                  </w:r>
                </w:p>
                <w:p w:rsidR="002C5CE2" w:rsidRPr="00407454" w:rsidRDefault="002C5CE2"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b/>
                      <w:bCs/>
                      <w:color w:val="7F0055"/>
                      <w:sz w:val="18"/>
                      <w:szCs w:val="18"/>
                    </w:rPr>
                    <w:t>throw</w:t>
                  </w:r>
                  <w:r w:rsidRPr="00407454">
                    <w:rPr>
                      <w:rFonts w:ascii="Courier New" w:hAnsi="Courier New" w:cs="Courier New"/>
                      <w:color w:val="000000"/>
                      <w:sz w:val="18"/>
                      <w:szCs w:val="18"/>
                    </w:rPr>
                    <w:t xml:space="preserve"> (</w:t>
                  </w:r>
                  <w:r w:rsidRPr="00407454">
                    <w:rPr>
                      <w:rFonts w:ascii="Courier New" w:hAnsi="Courier New" w:cs="Courier New"/>
                      <w:b/>
                      <w:bCs/>
                      <w:color w:val="7F0055"/>
                      <w:sz w:val="18"/>
                      <w:szCs w:val="18"/>
                    </w:rPr>
                    <w:t>new</w:t>
                  </w:r>
                  <w:r w:rsidRPr="00407454">
                    <w:rPr>
                      <w:rFonts w:ascii="Courier New" w:hAnsi="Courier New" w:cs="Courier New"/>
                      <w:color w:val="000000"/>
                      <w:sz w:val="18"/>
                      <w:szCs w:val="18"/>
                    </w:rPr>
                    <w:t xml:space="preserve"> IllegalArgumentException(</w:t>
                  </w:r>
                  <w:r w:rsidRPr="00407454">
                    <w:rPr>
                      <w:rFonts w:ascii="Courier New" w:hAnsi="Courier New" w:cs="Courier New"/>
                      <w:color w:val="2A00FF"/>
                      <w:sz w:val="18"/>
                      <w:szCs w:val="18"/>
                    </w:rPr>
                    <w:t>"Algorithm "</w:t>
                  </w:r>
                  <w:r w:rsidRPr="00407454">
                    <w:rPr>
                      <w:rFonts w:ascii="Courier New" w:hAnsi="Courier New" w:cs="Courier New"/>
                      <w:color w:val="000000"/>
                      <w:sz w:val="18"/>
                      <w:szCs w:val="18"/>
                    </w:rPr>
                    <w:t xml:space="preserve"> + algName + </w:t>
                  </w:r>
                  <w:r w:rsidRPr="00407454">
                    <w:rPr>
                      <w:rFonts w:ascii="Courier New" w:hAnsi="Courier New" w:cs="Courier New"/>
                      <w:color w:val="2A00FF"/>
                      <w:sz w:val="18"/>
                      <w:szCs w:val="18"/>
                    </w:rPr>
                    <w:t>" is not supported for provider "</w:t>
                  </w:r>
                  <w:r w:rsidRPr="00407454">
                    <w:rPr>
                      <w:rFonts w:ascii="Courier New" w:hAnsi="Courier New" w:cs="Courier New"/>
                      <w:color w:val="000000"/>
                      <w:sz w:val="18"/>
                      <w:szCs w:val="18"/>
                    </w:rPr>
                    <w:t xml:space="preserve"> + provider));</w:t>
                  </w:r>
                </w:p>
                <w:p w:rsidR="002C5CE2" w:rsidRPr="00407454" w:rsidRDefault="002C5CE2" w:rsidP="00653C08">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p>
                <w:p w:rsidR="002C5CE2" w:rsidRPr="00407454" w:rsidRDefault="002C5CE2"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String keyToMap = prepareKey(provider, algName);</w:t>
                  </w:r>
                </w:p>
                <w:p w:rsidR="002C5CE2" w:rsidRPr="00407454" w:rsidRDefault="002C5CE2" w:rsidP="00407454">
                  <w:pPr>
                    <w:rPr>
                      <w:rFonts w:ascii="Courier New" w:hAnsi="Courier New" w:cs="Courier New"/>
                      <w:sz w:val="18"/>
                      <w:szCs w:val="18"/>
                    </w:rPr>
                  </w:pPr>
                  <w:r w:rsidRPr="00407454">
                    <w:rPr>
                      <w:rFonts w:ascii="Courier New" w:hAnsi="Courier New" w:cs="Courier New"/>
                      <w:color w:val="000000"/>
                      <w:sz w:val="18"/>
                      <w:szCs w:val="18"/>
                    </w:rPr>
                    <w:tab/>
                  </w:r>
                </w:p>
                <w:p w:rsidR="002C5CE2" w:rsidRPr="00407454" w:rsidRDefault="002C5CE2" w:rsidP="00653C08">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String className = </w:t>
                  </w:r>
                  <w:r w:rsidRPr="00407454">
                    <w:rPr>
                      <w:rFonts w:ascii="Courier New" w:hAnsi="Courier New" w:cs="Courier New"/>
                      <w:color w:val="0000C0"/>
                      <w:sz w:val="18"/>
                      <w:szCs w:val="18"/>
                    </w:rPr>
                    <w:t>algsInType</w:t>
                  </w:r>
                  <w:r w:rsidRPr="00407454">
                    <w:rPr>
                      <w:rFonts w:ascii="Courier New" w:hAnsi="Courier New" w:cs="Courier New"/>
                      <w:color w:val="000000"/>
                      <w:sz w:val="18"/>
                      <w:szCs w:val="18"/>
                    </w:rPr>
                    <w:t>.getProperty(keyToMap);</w:t>
                  </w:r>
                </w:p>
                <w:p w:rsidR="002C5CE2" w:rsidRPr="00407454" w:rsidRDefault="002C5CE2"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u w:val="single"/>
                    </w:rPr>
                    <w:t>Class</w:t>
                  </w:r>
                  <w:r w:rsidRPr="00407454">
                    <w:rPr>
                      <w:rFonts w:ascii="Courier New" w:hAnsi="Courier New" w:cs="Courier New"/>
                      <w:color w:val="000000"/>
                      <w:sz w:val="18"/>
                      <w:szCs w:val="18"/>
                    </w:rPr>
                    <w:t xml:space="preserve"> algClass  = </w:t>
                  </w:r>
                  <w:r w:rsidRPr="00407454">
                    <w:rPr>
                      <w:rFonts w:ascii="Courier New" w:hAnsi="Courier New" w:cs="Courier New"/>
                      <w:b/>
                      <w:bCs/>
                      <w:color w:val="7F0055"/>
                      <w:sz w:val="18"/>
                      <w:szCs w:val="18"/>
                    </w:rPr>
                    <w:t>null</w:t>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 xml:space="preserve">//will hold an Object of type Class representing our </w:t>
                  </w:r>
                  <w:r w:rsidRPr="00407454">
                    <w:rPr>
                      <w:rFonts w:ascii="Courier New" w:hAnsi="Courier New" w:cs="Courier New"/>
                      <w:color w:val="3F7F5F"/>
                      <w:sz w:val="18"/>
                      <w:szCs w:val="18"/>
                      <w:u w:val="single"/>
                    </w:rPr>
                    <w:t>alg</w:t>
                  </w:r>
                  <w:r w:rsidRPr="00407454">
                    <w:rPr>
                      <w:rFonts w:ascii="Courier New" w:hAnsi="Courier New" w:cs="Courier New"/>
                      <w:color w:val="3F7F5F"/>
                      <w:sz w:val="18"/>
                      <w:szCs w:val="18"/>
                    </w:rPr>
                    <w:t xml:space="preserve"> class</w:t>
                  </w:r>
                </w:p>
                <w:p w:rsidR="002C5CE2" w:rsidRPr="00407454" w:rsidRDefault="002C5CE2" w:rsidP="00407454">
                  <w:pPr>
                    <w:rPr>
                      <w:rFonts w:ascii="Courier New" w:hAnsi="Courier New" w:cs="Courier New"/>
                      <w:sz w:val="18"/>
                      <w:szCs w:val="18"/>
                    </w:rPr>
                  </w:pPr>
                  <w:r>
                    <w:rPr>
                      <w:rFonts w:ascii="Courier New" w:hAnsi="Courier New" w:cs="Courier New"/>
                      <w:color w:val="000000"/>
                      <w:sz w:val="18"/>
                      <w:szCs w:val="18"/>
                    </w:rPr>
                    <w:tab/>
                  </w:r>
                  <w:r w:rsidRPr="00407454">
                    <w:rPr>
                      <w:rFonts w:ascii="Courier New" w:hAnsi="Courier New" w:cs="Courier New"/>
                      <w:color w:val="000000"/>
                      <w:sz w:val="18"/>
                      <w:szCs w:val="18"/>
                    </w:rPr>
                    <w:t xml:space="preserve">Object newObj = </w:t>
                  </w:r>
                  <w:r w:rsidRPr="00407454">
                    <w:rPr>
                      <w:rFonts w:ascii="Courier New" w:hAnsi="Courier New" w:cs="Courier New"/>
                      <w:b/>
                      <w:bCs/>
                      <w:color w:val="7F0055"/>
                      <w:sz w:val="18"/>
                      <w:szCs w:val="18"/>
                    </w:rPr>
                    <w:t>null</w:t>
                  </w:r>
                  <w:r w:rsidRPr="00407454">
                    <w:rPr>
                      <w:rFonts w:ascii="Courier New" w:hAnsi="Courier New" w:cs="Courier New"/>
                      <w:color w:val="000000"/>
                      <w:sz w:val="18"/>
                      <w:szCs w:val="18"/>
                    </w:rPr>
                    <w:t>;</w:t>
                  </w: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//will the final create algorithm object</w:t>
                  </w:r>
                </w:p>
                <w:p w:rsidR="002C5CE2" w:rsidRPr="00407454" w:rsidRDefault="002C5CE2" w:rsidP="00653C08">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b/>
                      <w:bCs/>
                      <w:color w:val="7F0055"/>
                      <w:sz w:val="18"/>
                      <w:szCs w:val="18"/>
                    </w:rPr>
                    <w:t>try</w:t>
                  </w:r>
                  <w:r w:rsidRPr="00407454">
                    <w:rPr>
                      <w:rFonts w:ascii="Courier New" w:hAnsi="Courier New" w:cs="Courier New"/>
                      <w:color w:val="000000"/>
                      <w:sz w:val="18"/>
                      <w:szCs w:val="18"/>
                    </w:rPr>
                    <w:t xml:space="preserve"> {</w:t>
                  </w:r>
                  <w:r w:rsidRPr="00407454">
                    <w:rPr>
                      <w:rFonts w:ascii="Courier New" w:hAnsi="Courier New" w:cs="Courier New"/>
                      <w:color w:val="000000"/>
                      <w:sz w:val="18"/>
                      <w:szCs w:val="18"/>
                    </w:rPr>
                    <w:tab/>
                  </w:r>
                </w:p>
                <w:p w:rsidR="002C5CE2" w:rsidRPr="00407454" w:rsidRDefault="002C5CE2" w:rsidP="00407454">
                  <w:pPr>
                    <w:rPr>
                      <w:rFonts w:ascii="Courier New" w:hAnsi="Courier New" w:cs="Courier New"/>
                      <w:sz w:val="18"/>
                      <w:szCs w:val="18"/>
                    </w:rPr>
                  </w:pPr>
                  <w:r w:rsidRPr="00407454">
                    <w:rPr>
                      <w:rFonts w:ascii="Courier New" w:hAnsi="Courier New" w:cs="Courier New"/>
                      <w:color w:val="000000"/>
                      <w:sz w:val="18"/>
                      <w:szCs w:val="18"/>
                    </w:rPr>
                    <w:tab/>
                  </w:r>
                  <w:r w:rsidRPr="00407454">
                    <w:rPr>
                      <w:rFonts w:ascii="Courier New" w:hAnsi="Courier New" w:cs="Courier New"/>
                      <w:color w:val="000000"/>
                      <w:sz w:val="18"/>
                      <w:szCs w:val="18"/>
                    </w:rPr>
                    <w:tab/>
                  </w:r>
                  <w:r w:rsidRPr="00407454">
                    <w:rPr>
                      <w:rFonts w:ascii="Courier New" w:hAnsi="Courier New" w:cs="Courier New"/>
                      <w:color w:val="3F7F5F"/>
                      <w:sz w:val="18"/>
                      <w:szCs w:val="18"/>
                    </w:rPr>
                    <w:t>//get the class object thru the name of the algorithm class</w:t>
                  </w:r>
                </w:p>
                <w:p w:rsidR="002C5CE2" w:rsidRPr="00653C08" w:rsidRDefault="002C5CE2" w:rsidP="00653C08">
                  <w:pPr>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sidRPr="00653C08">
                    <w:rPr>
                      <w:rFonts w:ascii="Courier New" w:hAnsi="Courier New" w:cs="Courier New"/>
                      <w:color w:val="000000"/>
                      <w:sz w:val="18"/>
                      <w:szCs w:val="18"/>
                    </w:rPr>
                    <w:t>algClass = Class.</w:t>
                  </w:r>
                  <w:r w:rsidRPr="00653C08">
                    <w:rPr>
                      <w:rFonts w:ascii="Courier New" w:hAnsi="Courier New" w:cs="Courier New"/>
                      <w:i/>
                      <w:iCs/>
                      <w:color w:val="000000"/>
                      <w:sz w:val="18"/>
                      <w:szCs w:val="18"/>
                    </w:rPr>
                    <w:t>forName</w:t>
                  </w:r>
                  <w:r w:rsidRPr="00653C08">
                    <w:rPr>
                      <w:rFonts w:ascii="Courier New" w:hAnsi="Courier New" w:cs="Courier New"/>
                      <w:color w:val="000000"/>
                      <w:sz w:val="18"/>
                      <w:szCs w:val="18"/>
                    </w:rPr>
                    <w:t>(className);</w:t>
                  </w:r>
                </w:p>
                <w:p w:rsidR="002C5CE2" w:rsidRPr="00653C08" w:rsidRDefault="002C5CE2"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3F7F5F"/>
                      <w:sz w:val="18"/>
                      <w:szCs w:val="18"/>
                    </w:rPr>
                    <w:t xml:space="preserve">//fill the classes of strings with the length of the vector. </w:t>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int</w:t>
                  </w:r>
                  <w:r w:rsidRPr="00653C08">
                    <w:rPr>
                      <w:rFonts w:ascii="Courier New" w:hAnsi="Courier New" w:cs="Courier New"/>
                      <w:color w:val="000000"/>
                      <w:sz w:val="18"/>
                      <w:szCs w:val="18"/>
                    </w:rPr>
                    <w:t xml:space="preserve"> size = params.</w:t>
                  </w:r>
                  <w:r w:rsidRPr="00653C08">
                    <w:rPr>
                      <w:rFonts w:ascii="Courier New" w:hAnsi="Courier New" w:cs="Courier New"/>
                      <w:color w:val="0000C0"/>
                      <w:sz w:val="18"/>
                      <w:szCs w:val="18"/>
                    </w:rPr>
                    <w:t>length</w:t>
                  </w:r>
                  <w:r w:rsidRPr="00653C08">
                    <w:rPr>
                      <w:rFonts w:ascii="Courier New" w:hAnsi="Courier New" w:cs="Courier New"/>
                      <w:color w:val="000000"/>
                      <w:sz w:val="18"/>
                      <w:szCs w:val="18"/>
                    </w:rPr>
                    <w:t>;</w:t>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u w:val="single"/>
                    </w:rPr>
                    <w:t>Class</w:t>
                  </w:r>
                  <w:r w:rsidRPr="00653C08">
                    <w:rPr>
                      <w:rFonts w:ascii="Courier New" w:hAnsi="Courier New" w:cs="Courier New"/>
                      <w:color w:val="000000"/>
                      <w:sz w:val="18"/>
                      <w:szCs w:val="18"/>
                    </w:rPr>
                    <w:t xml:space="preserve">[] classes =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Class[size]; </w:t>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3F7F5F"/>
                      <w:sz w:val="18"/>
                      <w:szCs w:val="18"/>
                    </w:rPr>
                    <w:t>//fill the array with String classes</w:t>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for</w:t>
                  </w:r>
                  <w:r w:rsidRPr="00653C08">
                    <w:rPr>
                      <w:rFonts w:ascii="Courier New" w:hAnsi="Courier New" w:cs="Courier New"/>
                      <w:color w:val="000000"/>
                      <w:sz w:val="18"/>
                      <w:szCs w:val="18"/>
                    </w:rPr>
                    <w:t>(</w:t>
                  </w:r>
                  <w:r w:rsidRPr="00653C08">
                    <w:rPr>
                      <w:rFonts w:ascii="Courier New" w:hAnsi="Courier New" w:cs="Courier New"/>
                      <w:b/>
                      <w:bCs/>
                      <w:color w:val="7F0055"/>
                      <w:sz w:val="18"/>
                      <w:szCs w:val="18"/>
                    </w:rPr>
                    <w:t>int</w:t>
                  </w:r>
                  <w:r w:rsidRPr="00653C08">
                    <w:rPr>
                      <w:rFonts w:ascii="Courier New" w:hAnsi="Courier New" w:cs="Courier New"/>
                      <w:color w:val="000000"/>
                      <w:sz w:val="18"/>
                      <w:szCs w:val="18"/>
                    </w:rPr>
                    <w:t xml:space="preserve"> i=0;i&lt;size;i++){</w:t>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t>classes[i] = params[i].getClass();</w:t>
                  </w:r>
                </w:p>
                <w:p w:rsidR="002C5CE2" w:rsidRPr="00653C08" w:rsidRDefault="002C5CE2"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w:t>
                  </w:r>
                  <w:r w:rsidRPr="00653C08">
                    <w:rPr>
                      <w:rFonts w:ascii="Courier New" w:hAnsi="Courier New" w:cs="Courier New"/>
                      <w:color w:val="3F7F5F"/>
                      <w:sz w:val="18"/>
                      <w:szCs w:val="18"/>
                    </w:rPr>
                    <w:t xml:space="preserve"> </w:t>
                  </w:r>
                </w:p>
                <w:p w:rsidR="002C5CE2" w:rsidRPr="00653C08" w:rsidRDefault="002C5CE2"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u w:val="single"/>
                    </w:rPr>
                    <w:t>Constructor</w:t>
                  </w:r>
                  <w:r w:rsidRPr="00653C08">
                    <w:rPr>
                      <w:rFonts w:ascii="Courier New" w:hAnsi="Courier New" w:cs="Courier New"/>
                      <w:color w:val="000000"/>
                      <w:sz w:val="18"/>
                      <w:szCs w:val="18"/>
                    </w:rPr>
                    <w:t xml:space="preserve"> constructor = </w:t>
                  </w:r>
                  <w:r w:rsidRPr="00653C08">
                    <w:rPr>
                      <w:rFonts w:ascii="Courier New" w:hAnsi="Courier New" w:cs="Courier New"/>
                      <w:color w:val="000000"/>
                      <w:sz w:val="18"/>
                      <w:szCs w:val="18"/>
                      <w:u w:val="single"/>
                    </w:rPr>
                    <w:t>algClass.getConstructor(classes)</w:t>
                  </w:r>
                  <w:r w:rsidRPr="00653C08">
                    <w:rPr>
                      <w:rFonts w:ascii="Courier New" w:hAnsi="Courier New" w:cs="Courier New"/>
                      <w:color w:val="000000"/>
                      <w:sz w:val="18"/>
                      <w:szCs w:val="18"/>
                    </w:rPr>
                    <w:t>;</w:t>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newObj = constructor.newInstance(params);</w:t>
                  </w:r>
                </w:p>
                <w:p w:rsidR="002C5CE2" w:rsidRPr="00653C08" w:rsidRDefault="002C5CE2" w:rsidP="00653C08">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(SecurityException e) {</w:t>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throw</w:t>
                  </w:r>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(NoSuchMethodException e) {</w:t>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throw</w:t>
                  </w:r>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(ClassNotFoundException e) {</w:t>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throw</w:t>
                  </w:r>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(IllegalArgumentException e) {</w:t>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throw</w:t>
                  </w:r>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(InstantiationException e) {</w:t>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throw</w:t>
                  </w:r>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(IllegalAccessException e) {</w:t>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throw</w:t>
                  </w:r>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 xml:space="preserve">} </w:t>
                  </w:r>
                  <w:r w:rsidRPr="00653C08">
                    <w:rPr>
                      <w:rFonts w:ascii="Courier New" w:hAnsi="Courier New" w:cs="Courier New"/>
                      <w:b/>
                      <w:bCs/>
                      <w:color w:val="7F0055"/>
                      <w:sz w:val="18"/>
                      <w:szCs w:val="18"/>
                    </w:rPr>
                    <w:t>catch</w:t>
                  </w:r>
                  <w:r w:rsidRPr="00653C08">
                    <w:rPr>
                      <w:rFonts w:ascii="Courier New" w:hAnsi="Courier New" w:cs="Courier New"/>
                      <w:color w:val="000000"/>
                      <w:sz w:val="18"/>
                      <w:szCs w:val="18"/>
                    </w:rPr>
                    <w:t xml:space="preserve"> (InvocationTargetException e) {</w:t>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throw</w:t>
                  </w:r>
                  <w:r w:rsidRPr="00653C08">
                    <w:rPr>
                      <w:rFonts w:ascii="Courier New" w:hAnsi="Courier New" w:cs="Courier New"/>
                      <w:color w:val="000000"/>
                      <w:sz w:val="18"/>
                      <w:szCs w:val="18"/>
                    </w:rPr>
                    <w:t xml:space="preserve"> </w:t>
                  </w:r>
                  <w:r w:rsidRPr="00653C08">
                    <w:rPr>
                      <w:rFonts w:ascii="Courier New" w:hAnsi="Courier New" w:cs="Courier New"/>
                      <w:b/>
                      <w:bCs/>
                      <w:color w:val="7F0055"/>
                      <w:sz w:val="18"/>
                      <w:szCs w:val="18"/>
                    </w:rPr>
                    <w:t>new</w:t>
                  </w:r>
                  <w:r w:rsidRPr="00653C08">
                    <w:rPr>
                      <w:rFonts w:ascii="Courier New" w:hAnsi="Courier New" w:cs="Courier New"/>
                      <w:color w:val="000000"/>
                      <w:sz w:val="18"/>
                      <w:szCs w:val="18"/>
                    </w:rPr>
                    <w:t xml:space="preserve"> FactoriesException(e);</w:t>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t>}</w:t>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color w:val="3F7F5F"/>
                      <w:sz w:val="18"/>
                      <w:szCs w:val="18"/>
                    </w:rPr>
                    <w:t>//Finally, if we got to this, return the newly created object!!</w:t>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r w:rsidRPr="00653C08">
                    <w:rPr>
                      <w:rFonts w:ascii="Courier New" w:hAnsi="Courier New" w:cs="Courier New"/>
                      <w:b/>
                      <w:bCs/>
                      <w:color w:val="7F0055"/>
                      <w:sz w:val="18"/>
                      <w:szCs w:val="18"/>
                    </w:rPr>
                    <w:t>return</w:t>
                  </w:r>
                  <w:r w:rsidRPr="00653C08">
                    <w:rPr>
                      <w:rFonts w:ascii="Courier New" w:hAnsi="Courier New" w:cs="Courier New"/>
                      <w:color w:val="000000"/>
                      <w:sz w:val="18"/>
                      <w:szCs w:val="18"/>
                    </w:rPr>
                    <w:t xml:space="preserve">  newObj;</w:t>
                  </w:r>
                </w:p>
                <w:p w:rsidR="002C5CE2" w:rsidRPr="00653C08" w:rsidRDefault="002C5CE2" w:rsidP="00407454">
                  <w:pPr>
                    <w:rPr>
                      <w:rFonts w:ascii="Courier New" w:hAnsi="Courier New" w:cs="Courier New"/>
                      <w:sz w:val="18"/>
                      <w:szCs w:val="18"/>
                    </w:rPr>
                  </w:pPr>
                  <w:r w:rsidRPr="00653C08">
                    <w:rPr>
                      <w:rFonts w:ascii="Courier New" w:hAnsi="Courier New" w:cs="Courier New"/>
                      <w:color w:val="000000"/>
                      <w:sz w:val="18"/>
                      <w:szCs w:val="18"/>
                    </w:rPr>
                    <w:tab/>
                  </w:r>
                  <w:r w:rsidRPr="00653C08">
                    <w:rPr>
                      <w:rFonts w:ascii="Courier New" w:hAnsi="Courier New" w:cs="Courier New"/>
                      <w:color w:val="000000"/>
                      <w:sz w:val="18"/>
                      <w:szCs w:val="18"/>
                    </w:rPr>
                    <w:tab/>
                  </w:r>
                </w:p>
                <w:p w:rsidR="002C5CE2" w:rsidRDefault="002C5CE2" w:rsidP="00407454">
                  <w:pPr>
                    <w:rPr>
                      <w:rFonts w:ascii="Courier New" w:hAnsi="Courier New"/>
                      <w:b/>
                      <w:bCs/>
                      <w:color w:val="4F81BD" w:themeColor="accent1"/>
                      <w:sz w:val="18"/>
                    </w:rPr>
                  </w:pPr>
                  <w:r>
                    <w:rPr>
                      <w:rFonts w:ascii="Courier New" w:hAnsi="Courier New" w:cs="Courier New"/>
                      <w:color w:val="000000"/>
                      <w:sz w:val="20"/>
                      <w:szCs w:val="20"/>
                    </w:rPr>
                    <w:tab/>
                    <w:t>}</w:t>
                  </w:r>
                  <w:r>
                    <w:rPr>
                      <w:rFonts w:ascii="Courier New" w:hAnsi="Courier New" w:cs="Courier New"/>
                      <w:color w:val="000000"/>
                      <w:sz w:val="20"/>
                      <w:szCs w:val="20"/>
                    </w:rPr>
                    <w:tab/>
                  </w:r>
                </w:p>
                <w:p w:rsidR="002C5CE2" w:rsidRDefault="002C5CE2" w:rsidP="00DC7FB7">
                  <w:pPr>
                    <w:rPr>
                      <w:rFonts w:ascii="Courier New" w:hAnsi="Courier New"/>
                      <w:b/>
                      <w:bCs/>
                      <w:color w:val="4F81BD" w:themeColor="accent1"/>
                      <w:sz w:val="18"/>
                    </w:rPr>
                  </w:pPr>
                </w:p>
                <w:p w:rsidR="002C5CE2" w:rsidRDefault="002C5CE2" w:rsidP="00DC7FB7">
                  <w:pPr>
                    <w:rPr>
                      <w:rFonts w:ascii="Courier New" w:hAnsi="Courier New"/>
                      <w:b/>
                      <w:bCs/>
                      <w:color w:val="4F81BD" w:themeColor="accent1"/>
                      <w:sz w:val="18"/>
                    </w:rPr>
                  </w:pPr>
                </w:p>
                <w:p w:rsidR="002C5CE2" w:rsidRPr="00493A89" w:rsidRDefault="002C5CE2" w:rsidP="00653C08">
                  <w:pPr>
                    <w:rPr>
                      <w:rFonts w:ascii="Courier New" w:hAnsi="Courier New"/>
                      <w:sz w:val="18"/>
                    </w:rPr>
                  </w:pPr>
                  <w:r w:rsidRPr="00493A89">
                    <w:rPr>
                      <w:rFonts w:ascii="Courier New" w:hAnsi="Courier New"/>
                      <w:sz w:val="18"/>
                    </w:rPr>
                    <w:tab/>
                  </w:r>
                </w:p>
                <w:p w:rsidR="002C5CE2" w:rsidRDefault="002C5CE2"/>
              </w:txbxContent>
            </v:textbox>
          </v:shape>
        </w:pict>
      </w: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rPr>
          <w:lang w:eastAsia="en-GB"/>
        </w:rPr>
      </w:pPr>
    </w:p>
    <w:p w:rsidR="007F13C5" w:rsidRDefault="007F13C5" w:rsidP="007F13C5">
      <w:pPr>
        <w:pStyle w:val="Heading2"/>
        <w:numPr>
          <w:ilvl w:val="1"/>
          <w:numId w:val="12"/>
        </w:numPr>
      </w:pPr>
      <w:r>
        <w:lastRenderedPageBreak/>
        <w:t xml:space="preserve"> </w:t>
      </w:r>
      <w:bookmarkStart w:id="1379" w:name="_Toc315173391"/>
      <w:r>
        <w:t>Curves file format</w:t>
      </w:r>
      <w:bookmarkEnd w:id="1379"/>
    </w:p>
    <w:p w:rsidR="007F13C5" w:rsidRDefault="007F13C5" w:rsidP="007F13C5">
      <w:pPr>
        <w:rPr>
          <w:lang w:eastAsia="en-GB"/>
        </w:rPr>
      </w:pPr>
      <w:r>
        <w:rPr>
          <w:lang w:eastAsia="en-GB"/>
        </w:rPr>
        <w:t>Below there is an example to the format of the curves properties file. This example is taken from NIST curves file, which attached to our library. User who wants to use curve other than NIST recommended curves should provide a file in the following format:</w:t>
      </w:r>
    </w:p>
    <w:p w:rsidR="007F13C5" w:rsidRDefault="007F13C5" w:rsidP="007F13C5">
      <w:pPr>
        <w:rPr>
          <w:lang w:eastAsia="en-GB"/>
        </w:rPr>
      </w:pPr>
    </w:p>
    <w:p w:rsidR="007F13C5" w:rsidRDefault="007F13C5" w:rsidP="007F13C5">
      <w:pPr>
        <w:rPr>
          <w:lang w:eastAsia="en-GB"/>
        </w:rPr>
      </w:pPr>
      <w:r>
        <w:rPr>
          <w:lang w:eastAsia="en-GB"/>
        </w:rPr>
        <w:t># In all the curves, the</w:t>
      </w:r>
      <w:r w:rsidRPr="005160B6">
        <w:rPr>
          <w:lang w:eastAsia="en-GB"/>
        </w:rPr>
        <w:t xml:space="preserve"> </w:t>
      </w:r>
      <w:r>
        <w:rPr>
          <w:lang w:eastAsia="en-GB"/>
        </w:rPr>
        <w:t>fi</w:t>
      </w:r>
      <w:r w:rsidRPr="005160B6">
        <w:rPr>
          <w:lang w:eastAsia="en-GB"/>
        </w:rPr>
        <w:t>eld elements</w:t>
      </w:r>
      <w:r>
        <w:rPr>
          <w:lang w:eastAsia="en-GB"/>
        </w:rPr>
        <w:t xml:space="preserve"> b, x and y are given in hex and the other variables are given in </w:t>
      </w:r>
    </w:p>
    <w:p w:rsidR="007F13C5" w:rsidRDefault="007F13C5" w:rsidP="007F13C5">
      <w:pPr>
        <w:rPr>
          <w:lang w:eastAsia="en-GB"/>
        </w:rPr>
      </w:pPr>
      <w:r>
        <w:rPr>
          <w:lang w:eastAsia="en-GB"/>
        </w:rPr>
        <w:t># decimal form.</w:t>
      </w:r>
    </w:p>
    <w:p w:rsidR="007F13C5" w:rsidRDefault="007F13C5" w:rsidP="007F13C5">
      <w:pPr>
        <w:rPr>
          <w:lang w:eastAsia="en-GB"/>
        </w:rPr>
      </w:pPr>
    </w:p>
    <w:p w:rsidR="007F13C5" w:rsidRDefault="007F13C5" w:rsidP="007F13C5">
      <w:pPr>
        <w:rPr>
          <w:lang w:eastAsia="en-GB"/>
        </w:rPr>
      </w:pPr>
      <w:r>
        <w:rPr>
          <w:lang w:eastAsia="en-GB"/>
        </w:rPr>
        <w:t># P-192 is the curve name. This is a pseudo random curve over the Fp field.</w:t>
      </w:r>
    </w:p>
    <w:p w:rsidR="007F13C5" w:rsidRDefault="007F13C5" w:rsidP="007F13C5">
      <w:pPr>
        <w:rPr>
          <w:lang w:eastAsia="en-GB"/>
        </w:rPr>
      </w:pPr>
      <w:r>
        <w:rPr>
          <w:lang w:eastAsia="en-GB"/>
        </w:rPr>
        <w:t xml:space="preserve">P-192 = 6277101735386680763835789423207666416083908700390324961279 </w:t>
      </w:r>
    </w:p>
    <w:p w:rsidR="007F13C5" w:rsidRDefault="007F13C5" w:rsidP="007F13C5">
      <w:pPr>
        <w:rPr>
          <w:lang w:eastAsia="en-GB"/>
        </w:rPr>
      </w:pPr>
      <w:r>
        <w:rPr>
          <w:lang w:eastAsia="en-GB"/>
        </w:rPr>
        <w:t xml:space="preserve">P-192a = -3 </w:t>
      </w:r>
      <w:r>
        <w:rPr>
          <w:lang w:eastAsia="en-GB"/>
        </w:rPr>
        <w:tab/>
      </w:r>
      <w:r>
        <w:rPr>
          <w:lang w:eastAsia="en-GB"/>
        </w:rPr>
        <w:tab/>
      </w:r>
      <w:r>
        <w:rPr>
          <w:lang w:eastAsia="en-GB"/>
        </w:rPr>
        <w:tab/>
      </w:r>
      <w:r>
        <w:rPr>
          <w:lang w:eastAsia="en-GB"/>
        </w:rPr>
        <w:tab/>
      </w:r>
      <w:r>
        <w:rPr>
          <w:lang w:eastAsia="en-GB"/>
        </w:rPr>
        <w:tab/>
      </w:r>
      <w:r>
        <w:rPr>
          <w:lang w:eastAsia="en-GB"/>
        </w:rPr>
        <w:tab/>
      </w:r>
      <w:r>
        <w:rPr>
          <w:lang w:eastAsia="en-GB"/>
        </w:rPr>
        <w:tab/>
      </w:r>
      <w:r>
        <w:rPr>
          <w:lang w:eastAsia="en-GB"/>
        </w:rPr>
        <w:tab/>
        <w:t xml:space="preserve"> </w:t>
      </w:r>
    </w:p>
    <w:p w:rsidR="007F13C5" w:rsidRDefault="007F13C5" w:rsidP="007F13C5">
      <w:pPr>
        <w:rPr>
          <w:lang w:eastAsia="en-GB"/>
        </w:rPr>
      </w:pPr>
      <w:r>
        <w:rPr>
          <w:lang w:eastAsia="en-GB"/>
        </w:rPr>
        <w:t>P-192b = 64210519 e59c80e7 0fa7e9ab 72243049 feb8deec c146b9b1</w:t>
      </w:r>
      <w:r>
        <w:rPr>
          <w:lang w:eastAsia="en-GB"/>
        </w:rPr>
        <w:tab/>
      </w:r>
    </w:p>
    <w:p w:rsidR="007F13C5" w:rsidRDefault="007F13C5" w:rsidP="007F13C5">
      <w:pPr>
        <w:rPr>
          <w:lang w:eastAsia="en-GB"/>
        </w:rPr>
      </w:pPr>
      <w:r>
        <w:rPr>
          <w:lang w:eastAsia="en-GB"/>
        </w:rPr>
        <w:t>P-192r = 6277101735386680763835789423176059013767194773182842284081</w:t>
      </w:r>
    </w:p>
    <w:p w:rsidR="007F13C5" w:rsidRDefault="007F13C5" w:rsidP="007F13C5">
      <w:pPr>
        <w:rPr>
          <w:lang w:eastAsia="en-GB"/>
        </w:rPr>
      </w:pPr>
      <w:r>
        <w:rPr>
          <w:lang w:eastAsia="en-GB"/>
        </w:rPr>
        <w:t>P-192x = 188da80e b03090f6 7cbf20eb 43a18800 f4ff0afd 82ff1012</w:t>
      </w:r>
    </w:p>
    <w:p w:rsidR="007F13C5" w:rsidRPr="009E5454" w:rsidRDefault="007F13C5" w:rsidP="007F13C5">
      <w:pPr>
        <w:rPr>
          <w:lang w:eastAsia="en-GB"/>
        </w:rPr>
      </w:pPr>
      <w:r>
        <w:rPr>
          <w:lang w:eastAsia="en-GB"/>
        </w:rPr>
        <w:t>P-192y = 07192b95 ffc8da78 631011ed 6b24cdd5 73f977a1 1e794811</w:t>
      </w:r>
    </w:p>
    <w:p w:rsidR="007F13C5" w:rsidRDefault="007F13C5" w:rsidP="007F13C5">
      <w:pPr>
        <w:rPr>
          <w:lang w:eastAsia="en-GB"/>
        </w:rPr>
      </w:pPr>
    </w:p>
    <w:p w:rsidR="007F13C5" w:rsidRDefault="007F13C5" w:rsidP="007F13C5">
      <w:pPr>
        <w:rPr>
          <w:lang w:eastAsia="en-GB"/>
        </w:rPr>
      </w:pPr>
      <w:r>
        <w:rPr>
          <w:lang w:eastAsia="en-GB"/>
        </w:rPr>
        <w:t># B-163 is the curve name. This is a pseudo random curve over the F2m field with pentanomial basis.</w:t>
      </w:r>
    </w:p>
    <w:p w:rsidR="007F13C5" w:rsidRDefault="007F13C5" w:rsidP="007F13C5">
      <w:pPr>
        <w:rPr>
          <w:lang w:eastAsia="en-GB"/>
        </w:rPr>
      </w:pPr>
      <w:r>
        <w:rPr>
          <w:lang w:eastAsia="en-GB"/>
        </w:rPr>
        <w:t>B-163 = 163</w:t>
      </w:r>
    </w:p>
    <w:p w:rsidR="007F13C5" w:rsidRDefault="007F13C5" w:rsidP="007F13C5">
      <w:pPr>
        <w:rPr>
          <w:lang w:eastAsia="en-GB"/>
        </w:rPr>
      </w:pPr>
      <w:r>
        <w:rPr>
          <w:lang w:eastAsia="en-GB"/>
        </w:rPr>
        <w:t>B-163k = 7</w:t>
      </w:r>
    </w:p>
    <w:p w:rsidR="007F13C5" w:rsidRDefault="007F13C5" w:rsidP="007F13C5">
      <w:pPr>
        <w:rPr>
          <w:lang w:eastAsia="en-GB"/>
        </w:rPr>
      </w:pPr>
      <w:r>
        <w:rPr>
          <w:lang w:eastAsia="en-GB"/>
        </w:rPr>
        <w:t>B-163k2 = 6</w:t>
      </w:r>
    </w:p>
    <w:p w:rsidR="007F13C5" w:rsidRDefault="007F13C5" w:rsidP="007F13C5">
      <w:pPr>
        <w:rPr>
          <w:lang w:eastAsia="en-GB"/>
        </w:rPr>
      </w:pPr>
      <w:r>
        <w:rPr>
          <w:lang w:eastAsia="en-GB"/>
        </w:rPr>
        <w:t>B-163k3 = 3</w:t>
      </w:r>
    </w:p>
    <w:p w:rsidR="007F13C5" w:rsidRDefault="007F13C5" w:rsidP="007F13C5">
      <w:pPr>
        <w:rPr>
          <w:lang w:eastAsia="en-GB"/>
        </w:rPr>
      </w:pPr>
      <w:r>
        <w:rPr>
          <w:lang w:eastAsia="en-GB"/>
        </w:rPr>
        <w:t>B-163a = 1</w:t>
      </w:r>
    </w:p>
    <w:p w:rsidR="007F13C5" w:rsidRDefault="007F13C5" w:rsidP="007F13C5">
      <w:pPr>
        <w:rPr>
          <w:lang w:eastAsia="en-GB"/>
        </w:rPr>
      </w:pPr>
      <w:r>
        <w:rPr>
          <w:lang w:eastAsia="en-GB"/>
        </w:rPr>
        <w:t>B-163b = 00000002 0a601907 b8c953ca 1481eb10 512f7874 4a3205fd</w:t>
      </w:r>
    </w:p>
    <w:p w:rsidR="007F13C5" w:rsidRDefault="007F13C5" w:rsidP="007F13C5">
      <w:pPr>
        <w:rPr>
          <w:lang w:eastAsia="en-GB"/>
        </w:rPr>
      </w:pPr>
      <w:r>
        <w:rPr>
          <w:lang w:eastAsia="en-GB"/>
        </w:rPr>
        <w:t>B-163r = 5846006549323611672814742442876390689256843201587</w:t>
      </w:r>
    </w:p>
    <w:p w:rsidR="007F13C5" w:rsidRDefault="007F13C5" w:rsidP="007F13C5">
      <w:pPr>
        <w:rPr>
          <w:lang w:eastAsia="en-GB"/>
        </w:rPr>
      </w:pPr>
      <w:r>
        <w:rPr>
          <w:lang w:eastAsia="en-GB"/>
        </w:rPr>
        <w:t>B-163x = 00000003 f0eba162 86a2d57e a0991168 d4994637 e8343e36</w:t>
      </w:r>
    </w:p>
    <w:p w:rsidR="007F13C5" w:rsidRDefault="007F13C5" w:rsidP="007F13C5">
      <w:pPr>
        <w:rPr>
          <w:lang w:eastAsia="en-GB"/>
        </w:rPr>
      </w:pPr>
      <w:r>
        <w:rPr>
          <w:lang w:eastAsia="en-GB"/>
        </w:rPr>
        <w:t>B-163y = 00000000 d51fbc6c 71a0094f a2cdd545 b11c5c0c 797324f1</w:t>
      </w:r>
    </w:p>
    <w:p w:rsidR="007F13C5" w:rsidRDefault="007F13C5" w:rsidP="007F13C5">
      <w:pPr>
        <w:rPr>
          <w:lang w:eastAsia="en-GB"/>
        </w:rPr>
      </w:pPr>
    </w:p>
    <w:p w:rsidR="007F13C5" w:rsidRDefault="007F13C5" w:rsidP="007F13C5">
      <w:pPr>
        <w:rPr>
          <w:lang w:eastAsia="en-GB"/>
        </w:rPr>
      </w:pPr>
      <w:r>
        <w:rPr>
          <w:lang w:eastAsia="en-GB"/>
        </w:rPr>
        <w:t># This is a koblitz curve over the F2m field with pentanomial basis.</w:t>
      </w:r>
    </w:p>
    <w:p w:rsidR="007F13C5" w:rsidRDefault="007F13C5" w:rsidP="007F13C5">
      <w:pPr>
        <w:rPr>
          <w:lang w:eastAsia="en-GB"/>
        </w:rPr>
      </w:pPr>
      <w:r>
        <w:rPr>
          <w:lang w:eastAsia="en-GB"/>
        </w:rPr>
        <w:t>K-163 = 163</w:t>
      </w:r>
    </w:p>
    <w:p w:rsidR="007F13C5" w:rsidRDefault="007F13C5" w:rsidP="007F13C5">
      <w:pPr>
        <w:rPr>
          <w:lang w:eastAsia="en-GB"/>
        </w:rPr>
      </w:pPr>
      <w:r>
        <w:rPr>
          <w:lang w:eastAsia="en-GB"/>
        </w:rPr>
        <w:t>K-163k = 7</w:t>
      </w:r>
    </w:p>
    <w:p w:rsidR="007F13C5" w:rsidRDefault="007F13C5" w:rsidP="007F13C5">
      <w:pPr>
        <w:rPr>
          <w:lang w:eastAsia="en-GB"/>
        </w:rPr>
      </w:pPr>
      <w:r>
        <w:rPr>
          <w:lang w:eastAsia="en-GB"/>
        </w:rPr>
        <w:t>K-163k2 = 6</w:t>
      </w:r>
    </w:p>
    <w:p w:rsidR="007F13C5" w:rsidRDefault="007F13C5" w:rsidP="007F13C5">
      <w:pPr>
        <w:rPr>
          <w:lang w:eastAsia="en-GB"/>
        </w:rPr>
      </w:pPr>
      <w:r>
        <w:rPr>
          <w:lang w:eastAsia="en-GB"/>
        </w:rPr>
        <w:t>K-163k3 = 3</w:t>
      </w:r>
    </w:p>
    <w:p w:rsidR="007F13C5" w:rsidRDefault="007F13C5" w:rsidP="007F13C5">
      <w:pPr>
        <w:rPr>
          <w:lang w:eastAsia="en-GB"/>
        </w:rPr>
      </w:pPr>
      <w:r>
        <w:rPr>
          <w:lang w:eastAsia="en-GB"/>
        </w:rPr>
        <w:t>K-163a = 1</w:t>
      </w:r>
    </w:p>
    <w:p w:rsidR="007F13C5" w:rsidRDefault="007F13C5" w:rsidP="007F13C5">
      <w:pPr>
        <w:rPr>
          <w:lang w:eastAsia="en-GB"/>
        </w:rPr>
      </w:pPr>
      <w:r>
        <w:rPr>
          <w:lang w:eastAsia="en-GB"/>
        </w:rPr>
        <w:t>K-163b = 01</w:t>
      </w:r>
    </w:p>
    <w:p w:rsidR="007F13C5" w:rsidRDefault="007F13C5" w:rsidP="007F13C5">
      <w:pPr>
        <w:rPr>
          <w:lang w:eastAsia="en-GB"/>
        </w:rPr>
      </w:pPr>
      <w:r>
        <w:rPr>
          <w:lang w:eastAsia="en-GB"/>
        </w:rPr>
        <w:t>K-163r = 5846006549323611672814741753598448348329118574063</w:t>
      </w:r>
    </w:p>
    <w:p w:rsidR="007F13C5" w:rsidRDefault="007F13C5" w:rsidP="007F13C5">
      <w:pPr>
        <w:rPr>
          <w:lang w:eastAsia="en-GB"/>
        </w:rPr>
      </w:pPr>
      <w:r>
        <w:rPr>
          <w:lang w:eastAsia="en-GB"/>
        </w:rPr>
        <w:t>K-163x = 00000002 fe13c053 7bbc11ac aa07d793 de4e6d5e 5c94eee8</w:t>
      </w:r>
    </w:p>
    <w:p w:rsidR="007F13C5" w:rsidRDefault="007F13C5" w:rsidP="007F13C5">
      <w:pPr>
        <w:rPr>
          <w:lang w:eastAsia="en-GB"/>
        </w:rPr>
      </w:pPr>
      <w:r>
        <w:rPr>
          <w:lang w:eastAsia="en-GB"/>
        </w:rPr>
        <w:t>K-163y = 00000002 89070fb0 5d38ff58 321f2e80 0536d538 ccdaa3d9</w:t>
      </w:r>
    </w:p>
    <w:p w:rsidR="007F13C5" w:rsidRDefault="007F13C5" w:rsidP="007F13C5">
      <w:pPr>
        <w:rPr>
          <w:lang w:eastAsia="en-GB"/>
        </w:rPr>
      </w:pPr>
    </w:p>
    <w:p w:rsidR="007F13C5" w:rsidRDefault="007F13C5" w:rsidP="007F13C5">
      <w:pPr>
        <w:rPr>
          <w:lang w:eastAsia="en-GB"/>
        </w:rPr>
      </w:pPr>
      <w:r>
        <w:rPr>
          <w:lang w:eastAsia="en-GB"/>
        </w:rPr>
        <w:t># B-233 is the curve name. This is a pseudo random curve over the F2m field with trinomial basis.</w:t>
      </w:r>
    </w:p>
    <w:p w:rsidR="007F13C5" w:rsidRDefault="007F13C5" w:rsidP="007F13C5">
      <w:pPr>
        <w:rPr>
          <w:lang w:eastAsia="en-GB"/>
        </w:rPr>
      </w:pPr>
      <w:r>
        <w:rPr>
          <w:lang w:eastAsia="en-GB"/>
        </w:rPr>
        <w:t>B-233 = 233</w:t>
      </w:r>
    </w:p>
    <w:p w:rsidR="007F13C5" w:rsidRDefault="007F13C5" w:rsidP="007F13C5">
      <w:pPr>
        <w:rPr>
          <w:lang w:eastAsia="en-GB"/>
        </w:rPr>
      </w:pPr>
      <w:r>
        <w:rPr>
          <w:lang w:eastAsia="en-GB"/>
        </w:rPr>
        <w:t>B-233k = 74</w:t>
      </w:r>
    </w:p>
    <w:p w:rsidR="007F13C5" w:rsidRDefault="007F13C5" w:rsidP="007F13C5">
      <w:pPr>
        <w:rPr>
          <w:lang w:eastAsia="en-GB"/>
        </w:rPr>
      </w:pPr>
      <w:r>
        <w:rPr>
          <w:lang w:eastAsia="en-GB"/>
        </w:rPr>
        <w:t>B-233a = 1</w:t>
      </w:r>
    </w:p>
    <w:p w:rsidR="007F13C5" w:rsidRDefault="007F13C5" w:rsidP="007F13C5">
      <w:pPr>
        <w:rPr>
          <w:lang w:eastAsia="en-GB"/>
        </w:rPr>
      </w:pPr>
      <w:r>
        <w:rPr>
          <w:lang w:eastAsia="en-GB"/>
        </w:rPr>
        <w:t>B-233b = 00000066 647ede6c 332c7f8c 0923bb58 213b333b 20e9ce42 81fe115f 7d8f90ad</w:t>
      </w:r>
    </w:p>
    <w:p w:rsidR="007F13C5" w:rsidRDefault="007F13C5" w:rsidP="007F13C5">
      <w:pPr>
        <w:rPr>
          <w:lang w:eastAsia="en-GB"/>
        </w:rPr>
      </w:pPr>
      <w:r>
        <w:rPr>
          <w:lang w:eastAsia="en-GB"/>
        </w:rPr>
        <w:t>B-233r = 6901746346790563787434755862277025555839812737345013555379383634485463</w:t>
      </w:r>
    </w:p>
    <w:p w:rsidR="007F13C5" w:rsidRDefault="007F13C5" w:rsidP="007F13C5">
      <w:pPr>
        <w:rPr>
          <w:lang w:eastAsia="en-GB"/>
        </w:rPr>
      </w:pPr>
      <w:r>
        <w:rPr>
          <w:lang w:eastAsia="en-GB"/>
        </w:rPr>
        <w:t>B-233x = 000000fa c9dfcbac 8313bb21 39f1bb75 5fef65bc 391f8b36 f8f8eb73 71fd558b</w:t>
      </w:r>
    </w:p>
    <w:p w:rsidR="007F13C5" w:rsidRDefault="007F13C5" w:rsidP="007F13C5">
      <w:pPr>
        <w:rPr>
          <w:lang w:eastAsia="en-GB"/>
        </w:rPr>
      </w:pPr>
      <w:r>
        <w:rPr>
          <w:lang w:eastAsia="en-GB"/>
        </w:rPr>
        <w:t>B-233y = 00000100 6a08a419 03350678 e58528be bf8a0bef f867a7ca 36716f7e 01f81052</w:t>
      </w:r>
    </w:p>
    <w:p w:rsidR="007F13C5" w:rsidRDefault="007F13C5" w:rsidP="007F13C5">
      <w:pPr>
        <w:rPr>
          <w:lang w:eastAsia="en-GB"/>
        </w:rPr>
      </w:pPr>
    </w:p>
    <w:p w:rsidR="007F13C5" w:rsidRDefault="007F13C5" w:rsidP="007F13C5">
      <w:pPr>
        <w:rPr>
          <w:lang w:eastAsia="en-GB"/>
        </w:rPr>
      </w:pPr>
      <w:r>
        <w:rPr>
          <w:lang w:eastAsia="en-GB"/>
        </w:rPr>
        <w:lastRenderedPageBreak/>
        <w:t># This is a koblitz curve over the F2m field with trinomial basis.</w:t>
      </w:r>
    </w:p>
    <w:p w:rsidR="007F13C5" w:rsidRDefault="007F13C5" w:rsidP="007F13C5">
      <w:pPr>
        <w:rPr>
          <w:lang w:eastAsia="en-GB"/>
        </w:rPr>
      </w:pPr>
      <w:r>
        <w:rPr>
          <w:lang w:eastAsia="en-GB"/>
        </w:rPr>
        <w:t>K-233 = 233</w:t>
      </w:r>
    </w:p>
    <w:p w:rsidR="007F13C5" w:rsidRDefault="007F13C5" w:rsidP="007F13C5">
      <w:pPr>
        <w:rPr>
          <w:lang w:eastAsia="en-GB"/>
        </w:rPr>
      </w:pPr>
      <w:r>
        <w:rPr>
          <w:lang w:eastAsia="en-GB"/>
        </w:rPr>
        <w:t>K-233k = 74</w:t>
      </w:r>
    </w:p>
    <w:p w:rsidR="007F13C5" w:rsidRDefault="007F13C5" w:rsidP="007F13C5">
      <w:pPr>
        <w:rPr>
          <w:lang w:eastAsia="en-GB"/>
        </w:rPr>
      </w:pPr>
      <w:r>
        <w:rPr>
          <w:lang w:eastAsia="en-GB"/>
        </w:rPr>
        <w:t>K-233a = 0</w:t>
      </w:r>
    </w:p>
    <w:p w:rsidR="007F13C5" w:rsidRDefault="007F13C5" w:rsidP="007F13C5">
      <w:pPr>
        <w:rPr>
          <w:lang w:eastAsia="en-GB"/>
        </w:rPr>
      </w:pPr>
      <w:r>
        <w:rPr>
          <w:lang w:eastAsia="en-GB"/>
        </w:rPr>
        <w:t>K-233b = 01</w:t>
      </w:r>
    </w:p>
    <w:p w:rsidR="007F13C5" w:rsidRDefault="007F13C5" w:rsidP="007F13C5">
      <w:pPr>
        <w:rPr>
          <w:lang w:eastAsia="en-GB"/>
        </w:rPr>
      </w:pPr>
      <w:r>
        <w:rPr>
          <w:lang w:eastAsia="en-GB"/>
        </w:rPr>
        <w:t>K-233r = 3450873173395281893717377931138512760570940988862252126328087024741343</w:t>
      </w:r>
    </w:p>
    <w:p w:rsidR="007F13C5" w:rsidRDefault="007F13C5" w:rsidP="007F13C5">
      <w:pPr>
        <w:rPr>
          <w:lang w:eastAsia="en-GB"/>
        </w:rPr>
      </w:pPr>
      <w:r>
        <w:rPr>
          <w:lang w:eastAsia="en-GB"/>
        </w:rPr>
        <w:t>K-233x = 00000172 32ba853a 7e731af1 29f22ff4 149563a4 19c26bf5 0a4c9d6e efad6126</w:t>
      </w:r>
    </w:p>
    <w:p w:rsidR="007F13C5" w:rsidRPr="009E5454" w:rsidRDefault="007F13C5" w:rsidP="007F13C5">
      <w:pPr>
        <w:rPr>
          <w:lang w:eastAsia="en-GB"/>
        </w:rPr>
      </w:pPr>
      <w:r>
        <w:rPr>
          <w:lang w:eastAsia="en-GB"/>
        </w:rPr>
        <w:t>K-233y = 000001db 537dece8 19b7f70f 555a67c4 27a8cd9b f18aeb9b 56e0c110 56fae6a3</w:t>
      </w:r>
    </w:p>
    <w:p w:rsidR="007F13C5" w:rsidRPr="007F13C5" w:rsidRDefault="007F13C5" w:rsidP="007F13C5">
      <w:pPr>
        <w:rPr>
          <w:lang w:eastAsia="en-GB"/>
        </w:rPr>
      </w:pPr>
    </w:p>
    <w:sectPr w:rsidR="007F13C5" w:rsidRPr="007F13C5" w:rsidSect="00B8526F">
      <w:headerReference w:type="default" r:id="rId83"/>
      <w:footerReference w:type="default" r:id="rId84"/>
      <w:pgSz w:w="11906" w:h="16838" w:code="9"/>
      <w:pgMar w:top="1418" w:right="707" w:bottom="1418"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5" w:author="LabTest" w:date="2011-08-22T10:11:00Z" w:initials="L">
    <w:p w:rsidR="002C5CE2" w:rsidRDefault="002C5CE2">
      <w:pPr>
        <w:pStyle w:val="CommentText"/>
      </w:pPr>
      <w:r>
        <w:rPr>
          <w:rStyle w:val="CommentReference"/>
        </w:rPr>
        <w:annotationRef/>
      </w:r>
      <w:r>
        <w:rPr>
          <w:rStyle w:val="CommentReference"/>
        </w:rPr>
        <w:t>IsInitialized was added to all diagrams. If this is the only change in the diagram, no comment will be written.</w:t>
      </w:r>
    </w:p>
  </w:comment>
  <w:comment w:id="219" w:author="LabTest" w:date="2012-01-24T12:51:00Z" w:initials="L">
    <w:p w:rsidR="005B5EA1" w:rsidRDefault="005B5EA1" w:rsidP="005B5EA1">
      <w:pPr>
        <w:pStyle w:val="CommentText"/>
      </w:pPr>
      <w:r>
        <w:rPr>
          <w:rStyle w:val="CommentReference"/>
        </w:rPr>
        <w:annotationRef/>
      </w:r>
      <w:r>
        <w:t>Added the perfect universal updated hierarchy</w:t>
      </w:r>
    </w:p>
  </w:comment>
  <w:comment w:id="244" w:author="Yael Ejgenberg" w:date="2011-08-22T10:11:00Z" w:initials="Y">
    <w:p w:rsidR="002C5CE2" w:rsidRDefault="002C5CE2">
      <w:pPr>
        <w:pStyle w:val="CommentText"/>
      </w:pPr>
      <w:r>
        <w:rPr>
          <w:rStyle w:val="CommentReference"/>
        </w:rPr>
        <w:annotationRef/>
      </w:r>
      <w:r>
        <w:t>I meant to add a more in depth paragraph regarding why we chose to implement the cpp class. This is different from what we have done in other families and is worth an explanation. Not enough to add yellow note.</w:t>
      </w:r>
    </w:p>
  </w:comment>
  <w:comment w:id="246" w:author="LabTest" w:date="2011-08-22T10:11:00Z" w:initials="L">
    <w:p w:rsidR="002C5CE2" w:rsidRDefault="002C5CE2">
      <w:pPr>
        <w:pStyle w:val="CommentText"/>
      </w:pPr>
      <w:r>
        <w:rPr>
          <w:rStyle w:val="CommentReference"/>
        </w:rPr>
        <w:annotationRef/>
      </w:r>
      <w:r>
        <w:t>Due to comment Y1.</w:t>
      </w:r>
    </w:p>
  </w:comment>
  <w:comment w:id="269" w:author="LabTest" w:date="2011-08-22T10:11:00Z" w:initials="L">
    <w:p w:rsidR="002C5CE2" w:rsidRDefault="002C5CE2">
      <w:pPr>
        <w:pStyle w:val="CommentText"/>
      </w:pPr>
      <w:r>
        <w:rPr>
          <w:rStyle w:val="CommentReference"/>
        </w:rPr>
        <w:annotationRef/>
      </w:r>
      <w:r>
        <w:t>Due to comment Y4. This code belongs to the main interface and not to the EvaluationHashFunction class.</w:t>
      </w:r>
    </w:p>
  </w:comment>
  <w:comment w:id="268" w:author="Yael Ejgenberg" w:date="2011-08-22T10:11:00Z" w:initials="Y">
    <w:p w:rsidR="002C5CE2" w:rsidRDefault="002C5CE2" w:rsidP="006677C5">
      <w:pPr>
        <w:pStyle w:val="CommentText"/>
      </w:pPr>
      <w:r>
        <w:rPr>
          <w:rStyle w:val="CommentReference"/>
        </w:rPr>
        <w:annotationRef/>
      </w:r>
      <w:r>
        <w:t>This is a mess! You are explaining what the getInputSize does for the specific class EvaluationHashFunction but you talk about multiple roles depending on implementation. Ouch!!</w:t>
      </w:r>
    </w:p>
  </w:comment>
  <w:comment w:id="273" w:author="Yael Ejgenberg" w:date="2011-12-14T09:33:00Z" w:initials="Y">
    <w:p w:rsidR="002C5CE2" w:rsidRDefault="002C5CE2" w:rsidP="00062874">
      <w:pPr>
        <w:pStyle w:val="CommentText"/>
      </w:pPr>
      <w:r>
        <w:rPr>
          <w:rStyle w:val="CommentReference"/>
        </w:rPr>
        <w:annotationRef/>
      </w:r>
      <w:r>
        <w:t>Same comment as above.</w:t>
      </w:r>
    </w:p>
  </w:comment>
  <w:comment w:id="272" w:author="LabTest" w:date="2011-08-22T10:11:00Z" w:initials="L">
    <w:p w:rsidR="002C5CE2" w:rsidRDefault="002C5CE2" w:rsidP="00156B14">
      <w:pPr>
        <w:pStyle w:val="CommentText"/>
      </w:pPr>
      <w:r>
        <w:rPr>
          <w:rStyle w:val="CommentReference"/>
        </w:rPr>
        <w:annotationRef/>
      </w:r>
      <w:r>
        <w:t>Due to comments Y7 and Y8. There should be a compute for the main interface and a different compute for the specific EvaluationHashFunction class</w:t>
      </w:r>
    </w:p>
  </w:comment>
  <w:comment w:id="274" w:author="LabTest" w:date="2011-08-22T10:11:00Z" w:initials="L">
    <w:p w:rsidR="002C5CE2" w:rsidRDefault="002C5CE2">
      <w:pPr>
        <w:pStyle w:val="CommentText"/>
      </w:pPr>
      <w:r>
        <w:rPr>
          <w:rStyle w:val="CommentReference"/>
        </w:rPr>
        <w:annotationRef/>
      </w:r>
      <w:r>
        <w:t>Due to Y9. Have rearranged the order of the functions.</w:t>
      </w:r>
    </w:p>
  </w:comment>
  <w:comment w:id="275" w:author="Yael Ejgenberg" w:date="2011-08-22T10:11:00Z" w:initials="Y">
    <w:p w:rsidR="002C5CE2" w:rsidRDefault="002C5CE2">
      <w:pPr>
        <w:pStyle w:val="CommentText"/>
      </w:pPr>
      <w:r>
        <w:rPr>
          <w:rStyle w:val="CommentReference"/>
        </w:rPr>
        <w:annotationRef/>
      </w:r>
      <w:r>
        <w:t>You need to decide for which class you are writing the pseudocode. In the middle of doing EvaluationHashFunction you start talking about the cpp class and then you go back to the main class!</w:t>
      </w:r>
    </w:p>
  </w:comment>
  <w:comment w:id="277" w:author="Yael Ejgenberg" w:date="2011-08-22T10:11:00Z" w:initials="Y">
    <w:p w:rsidR="002C5CE2" w:rsidRDefault="002C5CE2">
      <w:pPr>
        <w:pStyle w:val="CommentText"/>
      </w:pPr>
      <w:r>
        <w:rPr>
          <w:rStyle w:val="CommentReference"/>
        </w:rPr>
        <w:annotationRef/>
      </w:r>
      <w:r>
        <w:t>Update this. Is not compliant with new functions.</w:t>
      </w:r>
    </w:p>
  </w:comment>
  <w:comment w:id="278" w:author="LabTest" w:date="2011-08-22T10:11:00Z" w:initials="L">
    <w:p w:rsidR="002C5CE2" w:rsidRDefault="002C5CE2">
      <w:pPr>
        <w:pStyle w:val="CommentText"/>
      </w:pPr>
      <w:r>
        <w:rPr>
          <w:rStyle w:val="CommentReference"/>
        </w:rPr>
        <w:annotationRef/>
      </w:r>
      <w:r>
        <w:t>I don’t understand. Why not compliant?</w:t>
      </w:r>
    </w:p>
  </w:comment>
  <w:comment w:id="279" w:author="Yael Ejgenberg" w:date="2011-08-22T10:11:00Z" w:initials="Y">
    <w:p w:rsidR="002C5CE2" w:rsidRDefault="002C5CE2">
      <w:pPr>
        <w:pStyle w:val="CommentText"/>
      </w:pPr>
      <w:r>
        <w:rPr>
          <w:rStyle w:val="CommentReference"/>
        </w:rPr>
        <w:annotationRef/>
      </w:r>
      <w:r>
        <w:t>What about the name?</w:t>
      </w:r>
    </w:p>
  </w:comment>
  <w:comment w:id="280" w:author="LabTest" w:date="2011-08-22T10:11:00Z" w:initials="L">
    <w:p w:rsidR="002C5CE2" w:rsidRDefault="002C5CE2">
      <w:pPr>
        <w:pStyle w:val="CommentText"/>
      </w:pPr>
      <w:r>
        <w:rPr>
          <w:rStyle w:val="CommentReference"/>
        </w:rPr>
        <w:annotationRef/>
      </w:r>
      <w:r>
        <w:t>I asked you in the email if you have a suggestion to a shorter clearer name. I think that any other name might be confusing.</w:t>
      </w:r>
    </w:p>
  </w:comment>
  <w:comment w:id="356" w:author="LabTest" w:date="2011-08-22T11:31:00Z" w:initials="L">
    <w:p w:rsidR="002C5CE2" w:rsidRDefault="002C5CE2">
      <w:pPr>
        <w:pStyle w:val="CommentText"/>
      </w:pPr>
      <w:r>
        <w:rPr>
          <w:rStyle w:val="CommentReference"/>
        </w:rPr>
        <w:annotationRef/>
      </w:r>
      <w:r>
        <w:t>Added the IteratedPrfVarying additional constructor.</w:t>
      </w:r>
    </w:p>
  </w:comment>
  <w:comment w:id="359" w:author="LabTest" w:date="2011-08-22T10:11:00Z" w:initials="L">
    <w:p w:rsidR="002C5CE2" w:rsidRDefault="002C5CE2">
      <w:pPr>
        <w:pStyle w:val="CommentText"/>
      </w:pPr>
      <w:r>
        <w:rPr>
          <w:rStyle w:val="CommentReference"/>
        </w:rPr>
        <w:annotationRef/>
      </w:r>
      <w:r>
        <w:t>Added the two constructors.</w:t>
      </w:r>
    </w:p>
  </w:comment>
  <w:comment w:id="373" w:author="LabTest" w:date="2011-08-22T11:44:00Z" w:initials="L">
    <w:p w:rsidR="002C5CE2" w:rsidRDefault="002C5CE2">
      <w:pPr>
        <w:pStyle w:val="CommentText"/>
      </w:pPr>
      <w:r>
        <w:rPr>
          <w:rStyle w:val="CommentReference"/>
        </w:rPr>
        <w:annotationRef/>
      </w:r>
      <w:r>
        <w:t>Added the LubyRackoffComputation class and the new constructor of LubyRackoffVarying.</w:t>
      </w:r>
    </w:p>
  </w:comment>
  <w:comment w:id="377" w:author="LabTest" w:date="2011-08-22T10:11:00Z" w:initials="L">
    <w:p w:rsidR="002C5CE2" w:rsidRDefault="002C5CE2">
      <w:pPr>
        <w:pStyle w:val="CommentText"/>
      </w:pPr>
      <w:r>
        <w:rPr>
          <w:rStyle w:val="CommentReference"/>
        </w:rPr>
        <w:annotationRef/>
      </w:r>
      <w:r>
        <w:t>Added the invert and constructors code.</w:t>
      </w:r>
    </w:p>
  </w:comment>
  <w:comment w:id="782" w:author="Yael Ejgenberg" w:date="2011-08-22T10:11:00Z" w:initials="Y">
    <w:p w:rsidR="002C5CE2" w:rsidRDefault="002C5CE2" w:rsidP="00787CA1">
      <w:pPr>
        <w:pStyle w:val="CommentText"/>
        <w:rPr>
          <w:sz w:val="16"/>
        </w:rPr>
      </w:pPr>
      <w:r>
        <w:rPr>
          <w:rStyle w:val="CommentReference"/>
        </w:rPr>
        <w:annotationRef/>
      </w:r>
      <w:r>
        <w:t>The typo is till here, note the bold “the” in following sentence:</w:t>
      </w:r>
      <w:r w:rsidRPr="00787CA1">
        <w:rPr>
          <w:sz w:val="16"/>
        </w:rPr>
        <w:t xml:space="preserve"> </w:t>
      </w:r>
      <w:r w:rsidRPr="00787CA1">
        <w:annotationRef/>
      </w:r>
    </w:p>
    <w:p w:rsidR="002C5CE2" w:rsidRDefault="002C5CE2" w:rsidP="00787CA1">
      <w:pPr>
        <w:pStyle w:val="CommentText"/>
      </w:pPr>
    </w:p>
    <w:p w:rsidR="002C5CE2" w:rsidRPr="00787CA1" w:rsidRDefault="002C5CE2" w:rsidP="00787CA1">
      <w:pPr>
        <w:pStyle w:val="CommentText"/>
      </w:pPr>
      <w:r w:rsidRPr="00787CA1">
        <w:t xml:space="preserve">HKDF needs </w:t>
      </w:r>
      <w:r w:rsidRPr="00787CA1">
        <w:rPr>
          <w:b/>
          <w:bCs/>
        </w:rPr>
        <w:t>the</w:t>
      </w:r>
      <w:r w:rsidRPr="00787CA1">
        <w:t xml:space="preserve"> to get the underlying…</w:t>
      </w:r>
    </w:p>
    <w:p w:rsidR="002C5CE2" w:rsidRDefault="002C5CE2">
      <w:pPr>
        <w:pStyle w:val="CommentText"/>
      </w:pPr>
    </w:p>
  </w:comment>
  <w:comment w:id="783" w:author="LabTest" w:date="2011-08-22T10:11:00Z" w:initials="L">
    <w:p w:rsidR="002C5CE2" w:rsidRDefault="002C5CE2">
      <w:pPr>
        <w:pStyle w:val="CommentText"/>
      </w:pPr>
      <w:r>
        <w:rPr>
          <w:rStyle w:val="CommentReference"/>
        </w:rPr>
        <w:annotationRef/>
      </w:r>
      <w:r>
        <w:t>Rephrased the note. Please check.</w:t>
      </w:r>
    </w:p>
  </w:comment>
  <w:comment w:id="790" w:author="Yael Ejgenberg" w:date="2011-08-22T10:11:00Z" w:initials="Y">
    <w:p w:rsidR="002C5CE2" w:rsidRDefault="002C5CE2" w:rsidP="00347EFD">
      <w:pPr>
        <w:pStyle w:val="CommentText"/>
      </w:pPr>
      <w:r>
        <w:rPr>
          <w:rStyle w:val="CommentReference"/>
        </w:rPr>
        <w:annotationRef/>
      </w:r>
      <w:r w:rsidRPr="00347EFD">
        <w:rPr>
          <w:lang w:bidi="en-US"/>
        </w:rPr>
        <w:t>There are three functions that generate a key in the interface and there's</w:t>
      </w:r>
      <w:r w:rsidRPr="00347EFD">
        <w:rPr>
          <w:lang w:bidi="en-US"/>
        </w:rPr>
        <w:br/>
        <w:t>&gt; no details about how they differ in their implementation.</w:t>
      </w:r>
      <w:r w:rsidRPr="00347EFD">
        <w:rPr>
          <w:lang w:bidi="en-US"/>
        </w:rPr>
        <w:br/>
        <w:t>&gt;</w:t>
      </w:r>
      <w:r w:rsidRPr="00347EFD">
        <w:rPr>
          <w:lang w:bidi="en-US"/>
        </w:rPr>
        <w:br/>
        <w:t>&gt; If one calls the other, please s</w:t>
      </w:r>
      <w:r>
        <w:rPr>
          <w:lang w:bidi="en-US"/>
        </w:rPr>
        <w:t>t</w:t>
      </w:r>
      <w:r w:rsidRPr="00347EFD">
        <w:rPr>
          <w:lang w:bidi="en-US"/>
        </w:rPr>
        <w:t>ate how.</w:t>
      </w:r>
    </w:p>
  </w:comment>
  <w:comment w:id="791" w:author="LabTest" w:date="2011-08-22T10:11:00Z" w:initials="L">
    <w:p w:rsidR="002C5CE2" w:rsidRDefault="002C5CE2">
      <w:pPr>
        <w:pStyle w:val="CommentText"/>
      </w:pPr>
      <w:r>
        <w:rPr>
          <w:rStyle w:val="CommentReference"/>
        </w:rPr>
        <w:annotationRef/>
      </w:r>
      <w:r>
        <w:t>Please check the email. I asked you if you think we should have all 3 options.</w:t>
      </w:r>
    </w:p>
  </w:comment>
  <w:comment w:id="792" w:author="Yael Ejgenberg" w:date="2011-08-22T10:11:00Z" w:initials="Y">
    <w:p w:rsidR="002C5CE2" w:rsidRPr="00787CA1" w:rsidRDefault="002C5CE2" w:rsidP="00787CA1">
      <w:pPr>
        <w:pStyle w:val="CommentText"/>
      </w:pPr>
      <w:r>
        <w:rPr>
          <w:rStyle w:val="CommentReference"/>
        </w:rPr>
        <w:annotationRef/>
      </w:r>
      <w:r w:rsidRPr="00787CA1">
        <w:t>Needs bullets, like any other pseudocode.</w:t>
      </w:r>
    </w:p>
    <w:p w:rsidR="002C5CE2" w:rsidRDefault="002C5CE2">
      <w:pPr>
        <w:pStyle w:val="CommentText"/>
      </w:pPr>
    </w:p>
  </w:comment>
  <w:comment w:id="793" w:author="LabTest" w:date="2011-08-22T10:11:00Z" w:initials="L">
    <w:p w:rsidR="002C5CE2" w:rsidRDefault="002C5CE2">
      <w:pPr>
        <w:pStyle w:val="CommentText"/>
      </w:pPr>
      <w:r>
        <w:rPr>
          <w:rStyle w:val="CommentReference"/>
        </w:rPr>
        <w:annotationRef/>
      </w:r>
      <w:r>
        <w:t>Added bullets.</w:t>
      </w:r>
    </w:p>
  </w:comment>
  <w:comment w:id="805" w:author="Yael Ejgenberg" w:date="2011-08-22T10:11:00Z" w:initials="Y">
    <w:p w:rsidR="002C5CE2" w:rsidRDefault="002C5CE2">
      <w:pPr>
        <w:pStyle w:val="CommentText"/>
      </w:pPr>
      <w:r>
        <w:rPr>
          <w:rStyle w:val="CommentReference"/>
        </w:rPr>
        <w:annotationRef/>
      </w:r>
      <w:r>
        <w:t xml:space="preserve">Rewrite </w:t>
      </w:r>
      <w:r w:rsidRPr="00347EFD">
        <w:t>+</w:t>
      </w:r>
      <w:r>
        <w:t xml:space="preserve"> check meaning of wither. </w:t>
      </w:r>
    </w:p>
  </w:comment>
  <w:comment w:id="804" w:author="LabTest" w:date="2011-08-22T10:11:00Z" w:initials="L">
    <w:p w:rsidR="002C5CE2" w:rsidRDefault="002C5CE2">
      <w:pPr>
        <w:pStyle w:val="CommentText"/>
      </w:pPr>
      <w:r>
        <w:rPr>
          <w:rStyle w:val="CommentReference"/>
        </w:rPr>
        <w:annotationRef/>
      </w:r>
      <w:r>
        <w:t xml:space="preserve">Rephrased the sentence. </w:t>
      </w:r>
    </w:p>
  </w:comment>
  <w:comment w:id="975" w:author="Yael Ejgenberg" w:date="2011-08-22T10:11:00Z" w:initials="Y">
    <w:p w:rsidR="002C5CE2" w:rsidRDefault="002C5CE2">
      <w:pPr>
        <w:pStyle w:val="CommentText"/>
      </w:pPr>
      <w:r>
        <w:rPr>
          <w:rStyle w:val="CommentReference"/>
        </w:rPr>
        <w:annotationRef/>
      </w:r>
      <w:r>
        <w:t>Is this the tertiary goal?</w:t>
      </w:r>
    </w:p>
  </w:comment>
  <w:comment w:id="976" w:author="LabTest" w:date="2011-08-22T10:11:00Z" w:initials="L">
    <w:p w:rsidR="002C5CE2" w:rsidRDefault="002C5CE2" w:rsidP="006F220B">
      <w:pPr>
        <w:pStyle w:val="CommentText"/>
      </w:pPr>
      <w:r>
        <w:rPr>
          <w:rStyle w:val="CommentReference"/>
        </w:rPr>
        <w:annotationRef/>
      </w:r>
      <w:r>
        <w:t>Actually the 2 first goals are for the external user, for which we have created the factories. The other part is for the efficiency of use of the internal user. I have split it into two main goals.</w:t>
      </w:r>
    </w:p>
  </w:comment>
  <w:comment w:id="980" w:author="Yael Ejgenberg" w:date="2011-08-22T10:11:00Z" w:initials="Y">
    <w:p w:rsidR="002C5CE2" w:rsidRDefault="002C5CE2">
      <w:pPr>
        <w:pStyle w:val="CommentText"/>
      </w:pPr>
      <w:r>
        <w:rPr>
          <w:rStyle w:val="CommentReference"/>
        </w:rPr>
        <w:annotationRef/>
      </w:r>
      <w:r>
        <w:t>???</w:t>
      </w:r>
    </w:p>
  </w:comment>
  <w:comment w:id="981" w:author="LabTest" w:date="2011-08-22T10:11:00Z" w:initials="L">
    <w:p w:rsidR="002C5CE2" w:rsidRDefault="002C5CE2">
      <w:pPr>
        <w:pStyle w:val="CommentText"/>
      </w:pPr>
      <w:r>
        <w:rPr>
          <w:rStyle w:val="CommentReference"/>
        </w:rPr>
        <w:annotationRef/>
      </w:r>
      <w:r>
        <w:t>Changed the phrasing</w:t>
      </w:r>
    </w:p>
  </w:comment>
  <w:comment w:id="992" w:author="Yael Ejgenberg" w:date="2011-08-22T10:11:00Z" w:initials="Y">
    <w:p w:rsidR="002C5CE2" w:rsidRDefault="002C5CE2">
      <w:pPr>
        <w:pStyle w:val="CommentText"/>
      </w:pPr>
      <w:r>
        <w:rPr>
          <w:rStyle w:val="CommentReference"/>
        </w:rPr>
        <w:annotationRef/>
      </w:r>
      <w:r>
        <w:t>We don’t assume anything. We require the object to be initialized. This is checked. If not, throws excp.</w:t>
      </w:r>
    </w:p>
  </w:comment>
  <w:comment w:id="993" w:author="LabTest" w:date="2011-08-22T10:11:00Z" w:initials="L">
    <w:p w:rsidR="002C5CE2" w:rsidRDefault="002C5CE2">
      <w:pPr>
        <w:pStyle w:val="CommentText"/>
      </w:pPr>
      <w:r>
        <w:rPr>
          <w:rStyle w:val="CommentReference"/>
        </w:rPr>
        <w:annotationRef/>
      </w:r>
      <w:r>
        <w:t>Changed to "check".</w:t>
      </w:r>
    </w:p>
  </w:comment>
  <w:comment w:id="1012" w:author="Yael Ejgenberg" w:date="2011-08-22T10:11:00Z" w:initials="Y">
    <w:p w:rsidR="002C5CE2" w:rsidRPr="004A34D9" w:rsidRDefault="002C5CE2" w:rsidP="00AF7117">
      <w:pPr>
        <w:pStyle w:val="CommentText"/>
      </w:pPr>
      <w:r>
        <w:rPr>
          <w:rStyle w:val="CommentReference"/>
        </w:rPr>
        <w:annotationRef/>
      </w:r>
      <w:r>
        <w:t>Not clear both ways related to what. I know what you mean bit it’s not clear from text.</w:t>
      </w:r>
    </w:p>
  </w:comment>
  <w:comment w:id="1013" w:author="LabTest" w:date="2011-08-22T10:11:00Z" w:initials="L">
    <w:p w:rsidR="002C5CE2" w:rsidRDefault="002C5CE2">
      <w:pPr>
        <w:pStyle w:val="CommentText"/>
      </w:pPr>
      <w:r>
        <w:rPr>
          <w:rStyle w:val="CommentReference"/>
        </w:rPr>
        <w:annotationRef/>
      </w:r>
      <w:r>
        <w:t>Total rephrasing. See above.</w:t>
      </w:r>
    </w:p>
  </w:comment>
  <w:comment w:id="1018" w:author="Yael Ejgenberg" w:date="2011-08-22T10:11:00Z" w:initials="Y">
    <w:p w:rsidR="002C5CE2" w:rsidRDefault="002C5CE2" w:rsidP="00AF7117">
      <w:pPr>
        <w:pStyle w:val="CommentText"/>
      </w:pPr>
      <w:r>
        <w:rPr>
          <w:rStyle w:val="CommentReference"/>
        </w:rPr>
        <w:annotationRef/>
      </w:r>
      <w:r>
        <w:t>Revise.</w:t>
      </w:r>
    </w:p>
  </w:comment>
  <w:comment w:id="1019" w:author="LabTest" w:date="2011-08-22T10:11:00Z" w:initials="L">
    <w:p w:rsidR="002C5CE2" w:rsidRDefault="002C5CE2">
      <w:pPr>
        <w:pStyle w:val="CommentText"/>
      </w:pPr>
      <w:r>
        <w:rPr>
          <w:rStyle w:val="CommentReference"/>
        </w:rPr>
        <w:annotationRef/>
      </w:r>
      <w:r>
        <w:t>Revised</w:t>
      </w:r>
    </w:p>
  </w:comment>
  <w:comment w:id="1021" w:author="LabTest" w:date="2011-08-22T10:11:00Z" w:initials="L">
    <w:p w:rsidR="002C5CE2" w:rsidRDefault="002C5CE2">
      <w:pPr>
        <w:pStyle w:val="CommentText"/>
      </w:pPr>
      <w:r>
        <w:rPr>
          <w:rStyle w:val="CommentReference"/>
        </w:rPr>
        <w:annotationRef/>
      </w:r>
      <w:r>
        <w:rPr>
          <w:rStyle w:val="CommentReference"/>
        </w:rPr>
        <w:t>We stress that from now on we only talk about the factories and thus, regarding comment y35 the two goals are the goals for the external user general tool.</w:t>
      </w:r>
    </w:p>
  </w:comment>
  <w:comment w:id="1024" w:author="Yael Ejgenberg" w:date="2011-08-22T10:11:00Z" w:initials="Y">
    <w:p w:rsidR="002C5CE2" w:rsidRDefault="002C5CE2">
      <w:pPr>
        <w:pStyle w:val="CommentText"/>
      </w:pPr>
      <w:r>
        <w:rPr>
          <w:rStyle w:val="CommentReference"/>
        </w:rPr>
        <w:annotationRef/>
      </w:r>
      <w:r>
        <w:t>Do we have two goals or three goals?</w:t>
      </w:r>
    </w:p>
  </w:comment>
  <w:comment w:id="1025" w:author="LabTest" w:date="2011-08-22T10:11:00Z" w:initials="L">
    <w:p w:rsidR="002C5CE2" w:rsidRDefault="002C5CE2">
      <w:pPr>
        <w:pStyle w:val="CommentText"/>
      </w:pPr>
      <w:r>
        <w:rPr>
          <w:rStyle w:val="CommentReference"/>
        </w:rPr>
        <w:annotationRef/>
      </w:r>
      <w:r>
        <w:t>See previous comment.</w:t>
      </w:r>
    </w:p>
  </w:comment>
  <w:comment w:id="1028" w:author="Yael Ejgenberg" w:date="2011-08-22T10:11:00Z" w:initials="Y">
    <w:p w:rsidR="002C5CE2" w:rsidRDefault="002C5CE2" w:rsidP="004A34D9">
      <w:pPr>
        <w:pStyle w:val="CommentText"/>
      </w:pPr>
      <w:r>
        <w:rPr>
          <w:rStyle w:val="CommentReference"/>
        </w:rPr>
        <w:annotationRef/>
      </w:r>
      <w:r>
        <w:t xml:space="preserve">Not true anymore. Please change to: </w:t>
      </w:r>
      <w:r w:rsidRPr="004A34D9">
        <w:rPr>
          <w:lang w:bidi="en-US"/>
        </w:rPr>
        <w:t>A complex class has to have at least a constructor that gets the underlying basic objects names as a string. Other constructors can be added as necessary and desired.</w:t>
      </w:r>
    </w:p>
  </w:comment>
  <w:comment w:id="1029" w:author="LabTest" w:date="2011-08-22T10:11:00Z" w:initials="L">
    <w:p w:rsidR="002C5CE2" w:rsidRDefault="002C5CE2">
      <w:pPr>
        <w:pStyle w:val="CommentText"/>
      </w:pPr>
      <w:r>
        <w:rPr>
          <w:rStyle w:val="CommentReference"/>
        </w:rPr>
        <w:annotationRef/>
      </w:r>
      <w:r>
        <w:rPr>
          <w:rStyle w:val="CommentReference"/>
        </w:rPr>
        <w:t>Removed this part from here since this part only considers the factories. The solution for the internal user is written in the beginning of this section.</w:t>
      </w:r>
    </w:p>
  </w:comment>
  <w:comment w:id="1232" w:author="LabTest" w:date="2011-08-22T12:13:00Z" w:initials="L">
    <w:p w:rsidR="002C5CE2" w:rsidRDefault="002C5CE2">
      <w:pPr>
        <w:pStyle w:val="CommentText"/>
      </w:pPr>
      <w:r>
        <w:rPr>
          <w:rStyle w:val="CommentReference"/>
        </w:rPr>
        <w:annotationRef/>
      </w:r>
      <w:r>
        <w:t>Added the KdfFactory</w:t>
      </w:r>
    </w:p>
  </w:comment>
  <w:comment w:id="1277" w:author="LabTest" w:date="2011-08-22T12:20:00Z" w:initials="L">
    <w:p w:rsidR="002C5CE2" w:rsidRDefault="002C5CE2">
      <w:pPr>
        <w:pStyle w:val="CommentText"/>
      </w:pPr>
      <w:r>
        <w:rPr>
          <w:rStyle w:val="CommentReference"/>
        </w:rPr>
        <w:annotationRef/>
      </w:r>
      <w:r>
        <w:t>The previous diagram used old classes.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4E94" w:rsidRDefault="000C4E94">
      <w:r>
        <w:separator/>
      </w:r>
    </w:p>
  </w:endnote>
  <w:endnote w:type="continuationSeparator" w:id="0">
    <w:p w:rsidR="000C4E94" w:rsidRDefault="000C4E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5CE2" w:rsidRPr="00966109" w:rsidRDefault="002C5CE2" w:rsidP="00515D3B">
    <w:pPr>
      <w:pStyle w:val="Footer"/>
      <w:tabs>
        <w:tab w:val="left" w:pos="4140"/>
      </w:tabs>
      <w:rPr>
        <w:i/>
        <w:iCs/>
      </w:rPr>
    </w:pPr>
    <w:fldSimple w:instr=" DOCPROPERTY &quot;DocumentCode&quot; ">
      <w:r>
        <w:t>SDD</w:t>
      </w:r>
    </w:fldSimple>
    <w:r>
      <w:tab/>
    </w:r>
    <w:r>
      <w:tab/>
      <w:t>High Level</w:t>
    </w:r>
    <w:r>
      <w:tab/>
    </w:r>
    <w:r>
      <w:rPr>
        <w:lang w:eastAsia="en-GB"/>
      </w:rPr>
      <w:t xml:space="preserve">Page </w:t>
    </w:r>
    <w:r>
      <w:fldChar w:fldCharType="begin"/>
    </w:r>
    <w:r>
      <w:rPr>
        <w:lang w:eastAsia="en-GB"/>
      </w:rPr>
      <w:instrText xml:space="preserve"> PAGE  \* FIRSTCAP </w:instrText>
    </w:r>
    <w:r>
      <w:fldChar w:fldCharType="separate"/>
    </w:r>
    <w:r w:rsidR="00624E7B">
      <w:rPr>
        <w:noProof/>
        <w:lang w:eastAsia="en-GB"/>
      </w:rPr>
      <w:t>83</w:t>
    </w:r>
    <w:r>
      <w:fldChar w:fldCharType="end"/>
    </w:r>
    <w:r>
      <w:rPr>
        <w:lang w:eastAsia="en-GB"/>
      </w:rPr>
      <w:t xml:space="preserve"> of </w:t>
    </w:r>
    <w:r>
      <w:fldChar w:fldCharType="begin"/>
    </w:r>
    <w:r>
      <w:rPr>
        <w:lang w:eastAsia="en-GB"/>
      </w:rPr>
      <w:instrText xml:space="preserve"> NUMPAGES  \* FIRSTCAP </w:instrText>
    </w:r>
    <w:r>
      <w:fldChar w:fldCharType="separate"/>
    </w:r>
    <w:r w:rsidR="00624E7B">
      <w:rPr>
        <w:noProof/>
        <w:lang w:eastAsia="en-GB"/>
      </w:rPr>
      <w:t>102</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4E94" w:rsidRDefault="000C4E94">
      <w:r>
        <w:separator/>
      </w:r>
    </w:p>
  </w:footnote>
  <w:footnote w:type="continuationSeparator" w:id="0">
    <w:p w:rsidR="000C4E94" w:rsidRDefault="000C4E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5CE2" w:rsidRDefault="002C5CE2"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2C5CE2" w:rsidRDefault="002C5CE2"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2C5CE2" w:rsidRDefault="002C5CE2"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2C5CE2" w:rsidRPr="00D83456" w:rsidRDefault="002C5CE2" w:rsidP="00515D3B">
    <w:pPr>
      <w:rPr>
        <w:rFonts w:ascii="Calibri" w:hAnsi="Calibri"/>
        <w:b/>
        <w:bCs/>
        <w:color w:val="7BA0CD"/>
        <w:spacing w:val="60"/>
        <w:sz w:val="16"/>
        <w:szCs w:val="16"/>
        <w:lang w:val="en-GB"/>
      </w:rPr>
    </w:pPr>
    <w:r>
      <w:rPr>
        <w:rFonts w:ascii="Calibri" w:hAnsi="Calibri"/>
        <w:b/>
        <w:bCs/>
        <w:color w:val="7BA0CD"/>
        <w:spacing w:val="60"/>
        <w:sz w:val="16"/>
        <w:szCs w:val="16"/>
        <w:lang w:val="en-GB"/>
      </w:rPr>
      <w:t>Bar-Ilan University</w:t>
    </w:r>
  </w:p>
  <w:p w:rsidR="002C5CE2" w:rsidRPr="00D83456" w:rsidRDefault="002C5CE2" w:rsidP="00EB72E0">
    <w:pPr>
      <w:pStyle w:val="Header"/>
    </w:pPr>
    <w:r w:rsidRPr="008518D0">
      <w:tab/>
    </w:r>
    <w:r>
      <w:t>SCAPI Primitives Layer</w:t>
    </w:r>
  </w:p>
  <w:p w:rsidR="002C5CE2" w:rsidRPr="00515D3B" w:rsidRDefault="002C5CE2" w:rsidP="008518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F9D4E356"/>
    <w:lvl w:ilvl="0">
      <w:start w:val="1"/>
      <w:numFmt w:val="decimal"/>
      <w:pStyle w:val="ListNumber4"/>
      <w:lvlText w:val="%1."/>
      <w:lvlJc w:val="left"/>
      <w:pPr>
        <w:tabs>
          <w:tab w:val="num" w:pos="-1059"/>
        </w:tabs>
        <w:ind w:left="-1059" w:hanging="360"/>
      </w:pPr>
    </w:lvl>
  </w:abstractNum>
  <w:abstractNum w:abstractNumId="1">
    <w:nsid w:val="004B6898"/>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
    <w:nsid w:val="015D7962"/>
    <w:multiLevelType w:val="multilevel"/>
    <w:tmpl w:val="9268223E"/>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0"/>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3">
    <w:nsid w:val="01611F8B"/>
    <w:multiLevelType w:val="hybridMultilevel"/>
    <w:tmpl w:val="645448F4"/>
    <w:lvl w:ilvl="0" w:tplc="04090001">
      <w:start w:val="1"/>
      <w:numFmt w:val="bullet"/>
      <w:lvlText w:val=""/>
      <w:lvlJc w:val="left"/>
      <w:pPr>
        <w:ind w:left="2148" w:hanging="360"/>
      </w:pPr>
      <w:rPr>
        <w:rFonts w:ascii="Symbol" w:hAnsi="Symbol" w:hint="default"/>
      </w:rPr>
    </w:lvl>
    <w:lvl w:ilvl="1" w:tplc="04090003">
      <w:start w:val="1"/>
      <w:numFmt w:val="bullet"/>
      <w:lvlText w:val="o"/>
      <w:lvlJc w:val="left"/>
      <w:pPr>
        <w:ind w:left="2868" w:hanging="360"/>
      </w:pPr>
      <w:rPr>
        <w:rFonts w:ascii="Courier New" w:hAnsi="Courier New" w:cs="Courier New" w:hint="default"/>
      </w:rPr>
    </w:lvl>
    <w:lvl w:ilvl="2" w:tplc="04090005">
      <w:start w:val="1"/>
      <w:numFmt w:val="bullet"/>
      <w:lvlText w:val=""/>
      <w:lvlJc w:val="left"/>
      <w:pPr>
        <w:ind w:left="3588" w:hanging="360"/>
      </w:pPr>
      <w:rPr>
        <w:rFonts w:ascii="Wingdings" w:hAnsi="Wingdings" w:hint="default"/>
      </w:rPr>
    </w:lvl>
    <w:lvl w:ilvl="3" w:tplc="04090001">
      <w:start w:val="1"/>
      <w:numFmt w:val="bullet"/>
      <w:lvlText w:val=""/>
      <w:lvlJc w:val="left"/>
      <w:pPr>
        <w:ind w:left="4308" w:hanging="360"/>
      </w:pPr>
      <w:rPr>
        <w:rFonts w:ascii="Symbol" w:hAnsi="Symbol" w:hint="default"/>
      </w:rPr>
    </w:lvl>
    <w:lvl w:ilvl="4" w:tplc="04090003">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4">
    <w:nsid w:val="02552E17"/>
    <w:multiLevelType w:val="hybridMultilevel"/>
    <w:tmpl w:val="F62A29D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5">
    <w:nsid w:val="036561CA"/>
    <w:multiLevelType w:val="hybridMultilevel"/>
    <w:tmpl w:val="0464D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660767"/>
    <w:multiLevelType w:val="hybridMultilevel"/>
    <w:tmpl w:val="A8C880C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7806DC5"/>
    <w:multiLevelType w:val="hybridMultilevel"/>
    <w:tmpl w:val="879AA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BE1C5B"/>
    <w:multiLevelType w:val="hybridMultilevel"/>
    <w:tmpl w:val="86BEA326"/>
    <w:lvl w:ilvl="0" w:tplc="EA5A42C2">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17C6D06" w:tentative="1">
      <w:start w:val="1"/>
      <w:numFmt w:val="bullet"/>
      <w:lvlText w:val="•"/>
      <w:lvlJc w:val="left"/>
      <w:pPr>
        <w:tabs>
          <w:tab w:val="num" w:pos="2160"/>
        </w:tabs>
        <w:ind w:left="2160" w:hanging="360"/>
      </w:pPr>
      <w:rPr>
        <w:rFonts w:ascii="Times New Roman" w:hAnsi="Times New Roman" w:hint="default"/>
      </w:rPr>
    </w:lvl>
    <w:lvl w:ilvl="3" w:tplc="F7D07250" w:tentative="1">
      <w:start w:val="1"/>
      <w:numFmt w:val="bullet"/>
      <w:lvlText w:val="•"/>
      <w:lvlJc w:val="left"/>
      <w:pPr>
        <w:tabs>
          <w:tab w:val="num" w:pos="2880"/>
        </w:tabs>
        <w:ind w:left="2880" w:hanging="360"/>
      </w:pPr>
      <w:rPr>
        <w:rFonts w:ascii="Times New Roman" w:hAnsi="Times New Roman" w:hint="default"/>
      </w:rPr>
    </w:lvl>
    <w:lvl w:ilvl="4" w:tplc="CF64D090" w:tentative="1">
      <w:start w:val="1"/>
      <w:numFmt w:val="bullet"/>
      <w:lvlText w:val="•"/>
      <w:lvlJc w:val="left"/>
      <w:pPr>
        <w:tabs>
          <w:tab w:val="num" w:pos="3600"/>
        </w:tabs>
        <w:ind w:left="3600" w:hanging="360"/>
      </w:pPr>
      <w:rPr>
        <w:rFonts w:ascii="Times New Roman" w:hAnsi="Times New Roman" w:hint="default"/>
      </w:rPr>
    </w:lvl>
    <w:lvl w:ilvl="5" w:tplc="BC86E032" w:tentative="1">
      <w:start w:val="1"/>
      <w:numFmt w:val="bullet"/>
      <w:lvlText w:val="•"/>
      <w:lvlJc w:val="left"/>
      <w:pPr>
        <w:tabs>
          <w:tab w:val="num" w:pos="4320"/>
        </w:tabs>
        <w:ind w:left="4320" w:hanging="360"/>
      </w:pPr>
      <w:rPr>
        <w:rFonts w:ascii="Times New Roman" w:hAnsi="Times New Roman" w:hint="default"/>
      </w:rPr>
    </w:lvl>
    <w:lvl w:ilvl="6" w:tplc="6D6A15AC" w:tentative="1">
      <w:start w:val="1"/>
      <w:numFmt w:val="bullet"/>
      <w:lvlText w:val="•"/>
      <w:lvlJc w:val="left"/>
      <w:pPr>
        <w:tabs>
          <w:tab w:val="num" w:pos="5040"/>
        </w:tabs>
        <w:ind w:left="5040" w:hanging="360"/>
      </w:pPr>
      <w:rPr>
        <w:rFonts w:ascii="Times New Roman" w:hAnsi="Times New Roman" w:hint="default"/>
      </w:rPr>
    </w:lvl>
    <w:lvl w:ilvl="7" w:tplc="EC900F98" w:tentative="1">
      <w:start w:val="1"/>
      <w:numFmt w:val="bullet"/>
      <w:lvlText w:val="•"/>
      <w:lvlJc w:val="left"/>
      <w:pPr>
        <w:tabs>
          <w:tab w:val="num" w:pos="5760"/>
        </w:tabs>
        <w:ind w:left="5760" w:hanging="360"/>
      </w:pPr>
      <w:rPr>
        <w:rFonts w:ascii="Times New Roman" w:hAnsi="Times New Roman" w:hint="default"/>
      </w:rPr>
    </w:lvl>
    <w:lvl w:ilvl="8" w:tplc="9BAEEF74" w:tentative="1">
      <w:start w:val="1"/>
      <w:numFmt w:val="bullet"/>
      <w:lvlText w:val="•"/>
      <w:lvlJc w:val="left"/>
      <w:pPr>
        <w:tabs>
          <w:tab w:val="num" w:pos="6480"/>
        </w:tabs>
        <w:ind w:left="6480" w:hanging="360"/>
      </w:pPr>
      <w:rPr>
        <w:rFonts w:ascii="Times New Roman" w:hAnsi="Times New Roman" w:hint="default"/>
      </w:rPr>
    </w:lvl>
  </w:abstractNum>
  <w:abstractNum w:abstractNumId="9">
    <w:nsid w:val="09400625"/>
    <w:multiLevelType w:val="hybridMultilevel"/>
    <w:tmpl w:val="D16E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072244"/>
    <w:multiLevelType w:val="hybridMultilevel"/>
    <w:tmpl w:val="3CB67C24"/>
    <w:lvl w:ilvl="0" w:tplc="2E46A36C">
      <w:start w:val="1"/>
      <w:numFmt w:val="bullet"/>
      <w:lvlText w:val=""/>
      <w:lvlJc w:val="left"/>
      <w:pPr>
        <w:ind w:left="2868" w:hanging="360"/>
      </w:pPr>
      <w:rPr>
        <w:rFonts w:ascii="Symbol" w:hAnsi="Symbol" w:hint="default"/>
      </w:rPr>
    </w:lvl>
    <w:lvl w:ilvl="1" w:tplc="04090003" w:tentative="1">
      <w:start w:val="1"/>
      <w:numFmt w:val="bullet"/>
      <w:lvlText w:val="o"/>
      <w:lvlJc w:val="left"/>
      <w:pPr>
        <w:ind w:left="3588" w:hanging="360"/>
      </w:pPr>
      <w:rPr>
        <w:rFonts w:ascii="Courier New" w:hAnsi="Courier New" w:cs="Courier New" w:hint="default"/>
      </w:rPr>
    </w:lvl>
    <w:lvl w:ilvl="2" w:tplc="04090005" w:tentative="1">
      <w:start w:val="1"/>
      <w:numFmt w:val="bullet"/>
      <w:lvlText w:val=""/>
      <w:lvlJc w:val="left"/>
      <w:pPr>
        <w:ind w:left="4308" w:hanging="360"/>
      </w:pPr>
      <w:rPr>
        <w:rFonts w:ascii="Wingdings" w:hAnsi="Wingdings" w:hint="default"/>
      </w:rPr>
    </w:lvl>
    <w:lvl w:ilvl="3" w:tplc="04090001" w:tentative="1">
      <w:start w:val="1"/>
      <w:numFmt w:val="bullet"/>
      <w:lvlText w:val=""/>
      <w:lvlJc w:val="left"/>
      <w:pPr>
        <w:ind w:left="5028" w:hanging="360"/>
      </w:pPr>
      <w:rPr>
        <w:rFonts w:ascii="Symbol" w:hAnsi="Symbol" w:hint="default"/>
      </w:rPr>
    </w:lvl>
    <w:lvl w:ilvl="4" w:tplc="04090003" w:tentative="1">
      <w:start w:val="1"/>
      <w:numFmt w:val="bullet"/>
      <w:lvlText w:val="o"/>
      <w:lvlJc w:val="left"/>
      <w:pPr>
        <w:ind w:left="5748" w:hanging="360"/>
      </w:pPr>
      <w:rPr>
        <w:rFonts w:ascii="Courier New" w:hAnsi="Courier New" w:cs="Courier New" w:hint="default"/>
      </w:rPr>
    </w:lvl>
    <w:lvl w:ilvl="5" w:tplc="04090005" w:tentative="1">
      <w:start w:val="1"/>
      <w:numFmt w:val="bullet"/>
      <w:lvlText w:val=""/>
      <w:lvlJc w:val="left"/>
      <w:pPr>
        <w:ind w:left="6468" w:hanging="360"/>
      </w:pPr>
      <w:rPr>
        <w:rFonts w:ascii="Wingdings" w:hAnsi="Wingdings" w:hint="default"/>
      </w:rPr>
    </w:lvl>
    <w:lvl w:ilvl="6" w:tplc="04090001" w:tentative="1">
      <w:start w:val="1"/>
      <w:numFmt w:val="bullet"/>
      <w:lvlText w:val=""/>
      <w:lvlJc w:val="left"/>
      <w:pPr>
        <w:ind w:left="7188" w:hanging="360"/>
      </w:pPr>
      <w:rPr>
        <w:rFonts w:ascii="Symbol" w:hAnsi="Symbol" w:hint="default"/>
      </w:rPr>
    </w:lvl>
    <w:lvl w:ilvl="7" w:tplc="04090003" w:tentative="1">
      <w:start w:val="1"/>
      <w:numFmt w:val="bullet"/>
      <w:lvlText w:val="o"/>
      <w:lvlJc w:val="left"/>
      <w:pPr>
        <w:ind w:left="7908" w:hanging="360"/>
      </w:pPr>
      <w:rPr>
        <w:rFonts w:ascii="Courier New" w:hAnsi="Courier New" w:cs="Courier New" w:hint="default"/>
      </w:rPr>
    </w:lvl>
    <w:lvl w:ilvl="8" w:tplc="04090005" w:tentative="1">
      <w:start w:val="1"/>
      <w:numFmt w:val="bullet"/>
      <w:lvlText w:val=""/>
      <w:lvlJc w:val="left"/>
      <w:pPr>
        <w:ind w:left="8628" w:hanging="360"/>
      </w:pPr>
      <w:rPr>
        <w:rFonts w:ascii="Wingdings" w:hAnsi="Wingdings" w:hint="default"/>
      </w:rPr>
    </w:lvl>
  </w:abstractNum>
  <w:abstractNum w:abstractNumId="11">
    <w:nsid w:val="0EC667EF"/>
    <w:multiLevelType w:val="multilevel"/>
    <w:tmpl w:val="217880B0"/>
    <w:lvl w:ilvl="0">
      <w:start w:val="1"/>
      <w:numFmt w:val="decimal"/>
      <w:lvlText w:val="%1"/>
      <w:lvlJc w:val="left"/>
      <w:pPr>
        <w:ind w:left="375" w:hanging="375"/>
      </w:pPr>
      <w:rPr>
        <w:rFonts w:hint="default"/>
      </w:rPr>
    </w:lvl>
    <w:lvl w:ilvl="1">
      <w:start w:val="2"/>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2">
    <w:nsid w:val="140F29DA"/>
    <w:multiLevelType w:val="hybridMultilevel"/>
    <w:tmpl w:val="B6D4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635769"/>
    <w:multiLevelType w:val="hybridMultilevel"/>
    <w:tmpl w:val="F7F8861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4E82BC0"/>
    <w:multiLevelType w:val="hybridMultilevel"/>
    <w:tmpl w:val="551C86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14FE7854"/>
    <w:multiLevelType w:val="hybridMultilevel"/>
    <w:tmpl w:val="F3BE5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110223"/>
    <w:multiLevelType w:val="hybridMultilevel"/>
    <w:tmpl w:val="2EB8C09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nsid w:val="18C61B77"/>
    <w:multiLevelType w:val="multilevel"/>
    <w:tmpl w:val="DCF672D8"/>
    <w:lvl w:ilvl="0">
      <w:start w:val="1"/>
      <w:numFmt w:val="decimal"/>
      <w:lvlText w:val="%1."/>
      <w:lvlJc w:val="left"/>
      <w:pPr>
        <w:ind w:left="360" w:hanging="360"/>
      </w:pPr>
      <w:rPr>
        <w:rFonts w:hint="default"/>
      </w:rPr>
    </w:lvl>
    <w:lvl w:ilvl="1">
      <w:start w:val="2"/>
      <w:numFmt w:val="decimal"/>
      <w:isLgl/>
      <w:lvlText w:val="%1.%2"/>
      <w:lvlJc w:val="left"/>
      <w:pPr>
        <w:ind w:left="1368" w:hanging="375"/>
      </w:pPr>
      <w:rPr>
        <w:rFonts w:hint="default"/>
      </w:rPr>
    </w:lvl>
    <w:lvl w:ilvl="2">
      <w:start w:val="1"/>
      <w:numFmt w:val="decimal"/>
      <w:isLgl/>
      <w:lvlText w:val="%1.%2.%3"/>
      <w:lvlJc w:val="left"/>
      <w:pPr>
        <w:ind w:left="2706" w:hanging="720"/>
      </w:pPr>
      <w:rPr>
        <w:rFonts w:hint="default"/>
      </w:rPr>
    </w:lvl>
    <w:lvl w:ilvl="3">
      <w:start w:val="1"/>
      <w:numFmt w:val="decimal"/>
      <w:isLgl/>
      <w:lvlText w:val="%1.%2.%3.%4"/>
      <w:lvlJc w:val="left"/>
      <w:pPr>
        <w:ind w:left="4059" w:hanging="1080"/>
      </w:pPr>
      <w:rPr>
        <w:rFonts w:hint="default"/>
      </w:rPr>
    </w:lvl>
    <w:lvl w:ilvl="4">
      <w:start w:val="1"/>
      <w:numFmt w:val="decimal"/>
      <w:isLgl/>
      <w:lvlText w:val="%1.%2.%3.%4.%5"/>
      <w:lvlJc w:val="left"/>
      <w:pPr>
        <w:ind w:left="5052" w:hanging="1080"/>
      </w:pPr>
      <w:rPr>
        <w:rFonts w:hint="default"/>
      </w:rPr>
    </w:lvl>
    <w:lvl w:ilvl="5">
      <w:start w:val="1"/>
      <w:numFmt w:val="decimal"/>
      <w:isLgl/>
      <w:lvlText w:val="%1.%2.%3.%4.%5.%6"/>
      <w:lvlJc w:val="left"/>
      <w:pPr>
        <w:ind w:left="6405" w:hanging="1440"/>
      </w:pPr>
      <w:rPr>
        <w:rFonts w:hint="default"/>
      </w:rPr>
    </w:lvl>
    <w:lvl w:ilvl="6">
      <w:start w:val="1"/>
      <w:numFmt w:val="decimal"/>
      <w:isLgl/>
      <w:lvlText w:val="%1.%2.%3.%4.%5.%6.%7"/>
      <w:lvlJc w:val="left"/>
      <w:pPr>
        <w:ind w:left="7398" w:hanging="1440"/>
      </w:pPr>
      <w:rPr>
        <w:rFonts w:hint="default"/>
      </w:rPr>
    </w:lvl>
    <w:lvl w:ilvl="7">
      <w:start w:val="1"/>
      <w:numFmt w:val="decimal"/>
      <w:isLgl/>
      <w:lvlText w:val="%1.%2.%3.%4.%5.%6.%7.%8"/>
      <w:lvlJc w:val="left"/>
      <w:pPr>
        <w:ind w:left="8751" w:hanging="1800"/>
      </w:pPr>
      <w:rPr>
        <w:rFonts w:hint="default"/>
      </w:rPr>
    </w:lvl>
    <w:lvl w:ilvl="8">
      <w:start w:val="1"/>
      <w:numFmt w:val="decimal"/>
      <w:isLgl/>
      <w:lvlText w:val="%1.%2.%3.%4.%5.%6.%7.%8.%9"/>
      <w:lvlJc w:val="left"/>
      <w:pPr>
        <w:ind w:left="10104" w:hanging="2160"/>
      </w:pPr>
      <w:rPr>
        <w:rFonts w:hint="default"/>
      </w:rPr>
    </w:lvl>
  </w:abstractNum>
  <w:abstractNum w:abstractNumId="18">
    <w:nsid w:val="1B0B2274"/>
    <w:multiLevelType w:val="multilevel"/>
    <w:tmpl w:val="AE82456E"/>
    <w:lvl w:ilvl="0">
      <w:start w:val="1"/>
      <w:numFmt w:val="decimal"/>
      <w:pStyle w:val="Heading1"/>
      <w:lvlText w:val="%1"/>
      <w:lvlJc w:val="left"/>
      <w:pPr>
        <w:tabs>
          <w:tab w:val="num" w:pos="2912"/>
        </w:tabs>
        <w:ind w:left="2836" w:hanging="284"/>
      </w:pPr>
      <w:rPr>
        <w:rFonts w:ascii="Times New Roman" w:eastAsia="Times New Roman" w:hAnsi="Times New Roman" w:cs="Times New Roman"/>
        <w:b/>
        <w:bCs/>
      </w:rPr>
    </w:lvl>
    <w:lvl w:ilvl="1">
      <w:start w:val="3"/>
      <w:numFmt w:val="decimal"/>
      <w:pStyle w:val="Heading2"/>
      <w:lvlText w:val="%1.1"/>
      <w:lvlJc w:val="left"/>
      <w:pPr>
        <w:tabs>
          <w:tab w:val="num" w:pos="1854"/>
        </w:tabs>
        <w:ind w:left="850" w:firstLine="284"/>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2"/>
      <w:numFmt w:val="decimal"/>
      <w:pStyle w:val="Heading3"/>
      <w:lvlText w:val="%1.%2.%3"/>
      <w:lvlJc w:val="left"/>
      <w:pPr>
        <w:tabs>
          <w:tab w:val="num" w:pos="1287"/>
        </w:tabs>
        <w:ind w:left="0" w:firstLine="567"/>
      </w:pPr>
      <w:rPr>
        <w:rFonts w:hint="default"/>
      </w:rPr>
    </w:lvl>
    <w:lvl w:ilvl="3">
      <w:start w:val="1"/>
      <w:numFmt w:val="none"/>
      <w:lvlRestart w:val="0"/>
      <w:lvlText w:val="%45.7.3.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9">
    <w:nsid w:val="1DAC0A1A"/>
    <w:multiLevelType w:val="hybridMultilevel"/>
    <w:tmpl w:val="7638A76A"/>
    <w:lvl w:ilvl="0" w:tplc="D4101ABA">
      <w:numFmt w:val="bullet"/>
      <w:lvlText w:val=""/>
      <w:lvlJc w:val="left"/>
      <w:pPr>
        <w:ind w:left="1423" w:hanging="360"/>
      </w:pPr>
      <w:rPr>
        <w:rFonts w:ascii="Wingdings" w:eastAsiaTheme="minorHAnsi" w:hAnsi="Wingdings" w:cstheme="minorBidi"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20">
    <w:nsid w:val="1FAD6F92"/>
    <w:multiLevelType w:val="hybridMultilevel"/>
    <w:tmpl w:val="25CEC2C2"/>
    <w:lvl w:ilvl="0" w:tplc="04090005">
      <w:start w:val="1"/>
      <w:numFmt w:val="bullet"/>
      <w:lvlText w:val=""/>
      <w:lvlJc w:val="left"/>
      <w:pPr>
        <w:ind w:left="3588" w:hanging="360"/>
      </w:pPr>
      <w:rPr>
        <w:rFonts w:ascii="Wingdings" w:hAnsi="Wingdings"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1">
    <w:nsid w:val="1FC27FB3"/>
    <w:multiLevelType w:val="hybridMultilevel"/>
    <w:tmpl w:val="8B108368"/>
    <w:lvl w:ilvl="0" w:tplc="D4101ABA">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0731241"/>
    <w:multiLevelType w:val="hybridMultilevel"/>
    <w:tmpl w:val="4AB22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235B002D"/>
    <w:multiLevelType w:val="hybridMultilevel"/>
    <w:tmpl w:val="EE303A9C"/>
    <w:lvl w:ilvl="0" w:tplc="2E46A36C">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nsid w:val="2372047B"/>
    <w:multiLevelType w:val="hybridMultilevel"/>
    <w:tmpl w:val="46743E7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5">
    <w:nsid w:val="23E414CB"/>
    <w:multiLevelType w:val="hybridMultilevel"/>
    <w:tmpl w:val="26EC7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5ED2ABB"/>
    <w:multiLevelType w:val="hybridMultilevel"/>
    <w:tmpl w:val="EC7CEC1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2D9310A1"/>
    <w:multiLevelType w:val="multilevel"/>
    <w:tmpl w:val="291C83DC"/>
    <w:lvl w:ilvl="0">
      <w:start w:val="1"/>
      <w:numFmt w:val="bullet"/>
      <w:lvlText w:val=""/>
      <w:lvlJc w:val="left"/>
      <w:pPr>
        <w:ind w:left="720" w:hanging="720"/>
      </w:pPr>
      <w:rPr>
        <w:rFonts w:ascii="Symbol" w:hAnsi="Symbol" w:hint="default"/>
      </w:rPr>
    </w:lvl>
    <w:lvl w:ilvl="1">
      <w:start w:val="1"/>
      <w:numFmt w:val="bullet"/>
      <w:lvlText w:val=""/>
      <w:lvlJc w:val="left"/>
      <w:pPr>
        <w:ind w:left="1003" w:hanging="720"/>
      </w:pPr>
      <w:rPr>
        <w:rFonts w:ascii="Symbol" w:hAnsi="Symbol"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8">
    <w:nsid w:val="2E1C15B9"/>
    <w:multiLevelType w:val="hybridMultilevel"/>
    <w:tmpl w:val="82DE1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0101251"/>
    <w:multiLevelType w:val="hybridMultilevel"/>
    <w:tmpl w:val="270EBD10"/>
    <w:lvl w:ilvl="0" w:tplc="EA5A42C2">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15E0E52"/>
    <w:multiLevelType w:val="hybridMultilevel"/>
    <w:tmpl w:val="7840D20E"/>
    <w:lvl w:ilvl="0" w:tplc="04090003">
      <w:start w:val="1"/>
      <w:numFmt w:val="bullet"/>
      <w:lvlText w:val="o"/>
      <w:lvlJc w:val="left"/>
      <w:pPr>
        <w:ind w:left="1428" w:hanging="360"/>
      </w:pPr>
      <w:rPr>
        <w:rFonts w:ascii="Courier New" w:hAnsi="Courier New" w:cs="Courier New"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1">
    <w:nsid w:val="33CB2C0B"/>
    <w:multiLevelType w:val="hybridMultilevel"/>
    <w:tmpl w:val="CB12E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344F09F0"/>
    <w:multiLevelType w:val="hybridMultilevel"/>
    <w:tmpl w:val="08D8B5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346B296C"/>
    <w:multiLevelType w:val="hybridMultilevel"/>
    <w:tmpl w:val="A7C0F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56C26F3"/>
    <w:multiLevelType w:val="hybridMultilevel"/>
    <w:tmpl w:val="0E5428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35DF7C82"/>
    <w:multiLevelType w:val="hybridMultilevel"/>
    <w:tmpl w:val="ACBC5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6843283"/>
    <w:multiLevelType w:val="hybridMultilevel"/>
    <w:tmpl w:val="3FC6E57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7">
    <w:nsid w:val="37E17434"/>
    <w:multiLevelType w:val="hybridMultilevel"/>
    <w:tmpl w:val="15E8B3C0"/>
    <w:lvl w:ilvl="0" w:tplc="D4101AB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3A075ABC"/>
    <w:multiLevelType w:val="hybridMultilevel"/>
    <w:tmpl w:val="1520B35E"/>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9">
    <w:nsid w:val="3B950CA5"/>
    <w:multiLevelType w:val="multilevel"/>
    <w:tmpl w:val="9B80085A"/>
    <w:lvl w:ilvl="0">
      <w:start w:val="11"/>
      <w:numFmt w:val="decimal"/>
      <w:lvlText w:val="%1"/>
      <w:lvlJc w:val="left"/>
      <w:pPr>
        <w:ind w:left="525" w:hanging="525"/>
      </w:pPr>
      <w:rPr>
        <w:rFonts w:hint="default"/>
      </w:rPr>
    </w:lvl>
    <w:lvl w:ilvl="1">
      <w:start w:val="1"/>
      <w:numFmt w:val="decimal"/>
      <w:lvlText w:val="%1.%2"/>
      <w:lvlJc w:val="left"/>
      <w:pPr>
        <w:ind w:left="1515" w:hanging="52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40">
    <w:nsid w:val="3C263E14"/>
    <w:multiLevelType w:val="multilevel"/>
    <w:tmpl w:val="1636993A"/>
    <w:lvl w:ilvl="0">
      <w:start w:val="1"/>
      <w:numFmt w:val="decimal"/>
      <w:lvlText w:val="%1."/>
      <w:lvlJc w:val="left"/>
      <w:pPr>
        <w:ind w:left="360" w:hanging="360"/>
      </w:pPr>
      <w:rPr>
        <w:rFonts w:hint="default"/>
      </w:rPr>
    </w:lvl>
    <w:lvl w:ilvl="1">
      <w:start w:val="3"/>
      <w:numFmt w:val="decimal"/>
      <w:isLgl/>
      <w:lvlText w:val="%1.%2"/>
      <w:lvlJc w:val="left"/>
      <w:pPr>
        <w:ind w:left="1046" w:hanging="810"/>
      </w:pPr>
      <w:rPr>
        <w:rFonts w:hint="default"/>
      </w:rPr>
    </w:lvl>
    <w:lvl w:ilvl="2">
      <w:start w:val="11"/>
      <w:numFmt w:val="decimal"/>
      <w:isLgl/>
      <w:lvlText w:val="%1.%2.%3"/>
      <w:lvlJc w:val="left"/>
      <w:pPr>
        <w:ind w:left="1282" w:hanging="810"/>
      </w:pPr>
      <w:rPr>
        <w:rFonts w:hint="default"/>
      </w:rPr>
    </w:lvl>
    <w:lvl w:ilvl="3">
      <w:start w:val="2"/>
      <w:numFmt w:val="decimal"/>
      <w:isLgl/>
      <w:lvlText w:val="%1.%2.%3.%4"/>
      <w:lvlJc w:val="left"/>
      <w:pPr>
        <w:ind w:left="1518" w:hanging="810"/>
      </w:pPr>
      <w:rPr>
        <w:rFonts w:hint="default"/>
      </w:rPr>
    </w:lvl>
    <w:lvl w:ilvl="4">
      <w:start w:val="1"/>
      <w:numFmt w:val="decimal"/>
      <w:isLgl/>
      <w:lvlText w:val="%1.%2.%3.%4.%5"/>
      <w:lvlJc w:val="left"/>
      <w:pPr>
        <w:ind w:left="2024" w:hanging="1080"/>
      </w:pPr>
      <w:rPr>
        <w:rFonts w:hint="default"/>
      </w:rPr>
    </w:lvl>
    <w:lvl w:ilvl="5">
      <w:start w:val="1"/>
      <w:numFmt w:val="decimal"/>
      <w:isLgl/>
      <w:lvlText w:val="%1.%2.%3.%4.%5.%6"/>
      <w:lvlJc w:val="left"/>
      <w:pPr>
        <w:ind w:left="2260"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3092" w:hanging="1440"/>
      </w:pPr>
      <w:rPr>
        <w:rFonts w:hint="default"/>
      </w:rPr>
    </w:lvl>
    <w:lvl w:ilvl="8">
      <w:start w:val="1"/>
      <w:numFmt w:val="decimal"/>
      <w:isLgl/>
      <w:lvlText w:val="%1.%2.%3.%4.%5.%6.%7.%8.%9"/>
      <w:lvlJc w:val="left"/>
      <w:pPr>
        <w:ind w:left="3688" w:hanging="1800"/>
      </w:pPr>
      <w:rPr>
        <w:rFonts w:hint="default"/>
      </w:rPr>
    </w:lvl>
  </w:abstractNum>
  <w:abstractNum w:abstractNumId="41">
    <w:nsid w:val="3D034E39"/>
    <w:multiLevelType w:val="hybridMultilevel"/>
    <w:tmpl w:val="46E085BC"/>
    <w:lvl w:ilvl="0" w:tplc="04090001">
      <w:start w:val="1"/>
      <w:numFmt w:val="bullet"/>
      <w:lvlText w:val=""/>
      <w:lvlJc w:val="left"/>
      <w:pPr>
        <w:ind w:left="1852" w:hanging="360"/>
      </w:pPr>
      <w:rPr>
        <w:rFonts w:ascii="Symbol" w:hAnsi="Symbol" w:hint="default"/>
      </w:rPr>
    </w:lvl>
    <w:lvl w:ilvl="1" w:tplc="04090003" w:tentative="1">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42">
    <w:nsid w:val="3D0D5D39"/>
    <w:multiLevelType w:val="hybridMultilevel"/>
    <w:tmpl w:val="410CEE3C"/>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43">
    <w:nsid w:val="42904CC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4">
    <w:nsid w:val="464213E6"/>
    <w:multiLevelType w:val="multilevel"/>
    <w:tmpl w:val="0562FDE4"/>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Restart w:val="0"/>
      <w:suff w:val="space"/>
      <w:lvlText w:val="%1.%2.%3.%4"/>
      <w:lvlJc w:val="left"/>
      <w:pPr>
        <w:ind w:left="1418" w:hanging="284"/>
      </w:pPr>
      <w:rPr>
        <w:rFonts w:hint="default"/>
        <w:b/>
        <w:bCs/>
        <w:sz w:val="20"/>
        <w:szCs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46CA048A"/>
    <w:multiLevelType w:val="multilevel"/>
    <w:tmpl w:val="40F09F28"/>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3"/>
        </w:tabs>
        <w:ind w:left="709"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6">
    <w:nsid w:val="47043719"/>
    <w:multiLevelType w:val="hybridMultilevel"/>
    <w:tmpl w:val="0134A61A"/>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47">
    <w:nsid w:val="493711DB"/>
    <w:multiLevelType w:val="hybridMultilevel"/>
    <w:tmpl w:val="50D45B0A"/>
    <w:lvl w:ilvl="0" w:tplc="04090003">
      <w:start w:val="1"/>
      <w:numFmt w:val="bullet"/>
      <w:lvlText w:val="o"/>
      <w:lvlJc w:val="left"/>
      <w:pPr>
        <w:ind w:left="142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8">
    <w:nsid w:val="4960377C"/>
    <w:multiLevelType w:val="multilevel"/>
    <w:tmpl w:val="39863758"/>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1"/>
      <w:numFmt w:val="decimal"/>
      <w:pStyle w:val="Heading4"/>
      <w:lvlText w:val="%1.%2.%3.%4"/>
      <w:lvlJc w:val="left"/>
      <w:pPr>
        <w:ind w:left="1571" w:hanging="720"/>
      </w:pPr>
      <w:rPr>
        <w:rFonts w:ascii="Times New Roman" w:hAnsi="Times New Roman"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9">
    <w:nsid w:val="4A1B442C"/>
    <w:multiLevelType w:val="hybridMultilevel"/>
    <w:tmpl w:val="3BE6734A"/>
    <w:lvl w:ilvl="0" w:tplc="04090003">
      <w:start w:val="1"/>
      <w:numFmt w:val="bullet"/>
      <w:lvlText w:val="o"/>
      <w:lvlJc w:val="left"/>
      <w:pPr>
        <w:ind w:left="142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0">
    <w:nsid w:val="4AD50B66"/>
    <w:multiLevelType w:val="hybridMultilevel"/>
    <w:tmpl w:val="A4F84588"/>
    <w:lvl w:ilvl="0" w:tplc="EA5A42C2">
      <w:start w:val="1"/>
      <w:numFmt w:val="bullet"/>
      <w:lvlText w:val="•"/>
      <w:lvlJc w:val="left"/>
      <w:pPr>
        <w:ind w:left="360" w:hanging="360"/>
      </w:pPr>
      <w:rPr>
        <w:rFonts w:ascii="Times New Roman" w:hAnsi="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D4101ABA">
      <w:numFmt w:val="bullet"/>
      <w:lvlText w:val=""/>
      <w:lvlJc w:val="left"/>
      <w:pPr>
        <w:ind w:left="3960" w:hanging="360"/>
      </w:pPr>
      <w:rPr>
        <w:rFonts w:ascii="Wingdings" w:eastAsiaTheme="minorHAnsi" w:hAnsi="Wingdings" w:cstheme="minorBidi"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4BB768B9"/>
    <w:multiLevelType w:val="multilevel"/>
    <w:tmpl w:val="96142624"/>
    <w:lvl w:ilvl="0">
      <w:start w:val="5"/>
      <w:numFmt w:val="decimal"/>
      <w:lvlText w:val="%1"/>
      <w:lvlJc w:val="left"/>
      <w:pPr>
        <w:ind w:left="375" w:hanging="375"/>
      </w:pPr>
      <w:rPr>
        <w:rFonts w:hint="default"/>
      </w:rPr>
    </w:lvl>
    <w:lvl w:ilvl="1">
      <w:start w:val="1"/>
      <w:numFmt w:val="decimal"/>
      <w:lvlText w:val="%1.%2"/>
      <w:lvlJc w:val="left"/>
      <w:pPr>
        <w:ind w:left="1743" w:hanging="375"/>
      </w:pPr>
      <w:rPr>
        <w:rFonts w:hint="default"/>
      </w:rPr>
    </w:lvl>
    <w:lvl w:ilvl="2">
      <w:start w:val="1"/>
      <w:numFmt w:val="decimal"/>
      <w:lvlText w:val="%1.%2.%3"/>
      <w:lvlJc w:val="left"/>
      <w:pPr>
        <w:ind w:left="3456" w:hanging="720"/>
      </w:pPr>
      <w:rPr>
        <w:rFonts w:hint="default"/>
      </w:rPr>
    </w:lvl>
    <w:lvl w:ilvl="3">
      <w:start w:val="1"/>
      <w:numFmt w:val="decimal"/>
      <w:lvlText w:val="%1.%2.%3.%4"/>
      <w:lvlJc w:val="left"/>
      <w:pPr>
        <w:ind w:left="5184" w:hanging="108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8280" w:hanging="144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376" w:hanging="1800"/>
      </w:pPr>
      <w:rPr>
        <w:rFonts w:hint="default"/>
      </w:rPr>
    </w:lvl>
    <w:lvl w:ilvl="8">
      <w:start w:val="1"/>
      <w:numFmt w:val="decimal"/>
      <w:lvlText w:val="%1.%2.%3.%4.%5.%6.%7.%8.%9"/>
      <w:lvlJc w:val="left"/>
      <w:pPr>
        <w:ind w:left="13104" w:hanging="2160"/>
      </w:pPr>
      <w:rPr>
        <w:rFonts w:hint="default"/>
      </w:rPr>
    </w:lvl>
  </w:abstractNum>
  <w:abstractNum w:abstractNumId="52">
    <w:nsid w:val="4DB42A20"/>
    <w:multiLevelType w:val="hybridMultilevel"/>
    <w:tmpl w:val="85741F7E"/>
    <w:lvl w:ilvl="0" w:tplc="04090001">
      <w:start w:val="1"/>
      <w:numFmt w:val="bullet"/>
      <w:lvlText w:val=""/>
      <w:lvlJc w:val="left"/>
      <w:pPr>
        <w:ind w:left="1492" w:hanging="360"/>
      </w:pPr>
      <w:rPr>
        <w:rFonts w:ascii="Symbol" w:hAnsi="Symbol" w:hint="default"/>
      </w:rPr>
    </w:lvl>
    <w:lvl w:ilvl="1" w:tplc="04090003">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53">
    <w:nsid w:val="50313A18"/>
    <w:multiLevelType w:val="multilevel"/>
    <w:tmpl w:val="911A378E"/>
    <w:lvl w:ilvl="0">
      <w:start w:val="1"/>
      <w:numFmt w:val="bullet"/>
      <w:lvlText w:val=""/>
      <w:lvlJc w:val="left"/>
      <w:pPr>
        <w:ind w:left="720" w:hanging="720"/>
      </w:pPr>
      <w:rPr>
        <w:rFonts w:ascii="Symbol" w:hAnsi="Symbol"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54">
    <w:nsid w:val="51C549FF"/>
    <w:multiLevelType w:val="hybridMultilevel"/>
    <w:tmpl w:val="1C881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2B81749"/>
    <w:multiLevelType w:val="hybridMultilevel"/>
    <w:tmpl w:val="091A939A"/>
    <w:lvl w:ilvl="0" w:tplc="D4101ABA">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52E73555"/>
    <w:multiLevelType w:val="hybridMultilevel"/>
    <w:tmpl w:val="F12838B4"/>
    <w:lvl w:ilvl="0" w:tplc="D4101AB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52E84DFB"/>
    <w:multiLevelType w:val="hybridMultilevel"/>
    <w:tmpl w:val="3DB0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3EC4D2E"/>
    <w:multiLevelType w:val="multilevel"/>
    <w:tmpl w:val="5094B1D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855"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59">
    <w:nsid w:val="54737E95"/>
    <w:multiLevelType w:val="hybridMultilevel"/>
    <w:tmpl w:val="D0C4A3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549C21AD"/>
    <w:multiLevelType w:val="hybridMultilevel"/>
    <w:tmpl w:val="D7161A4C"/>
    <w:lvl w:ilvl="0" w:tplc="04090003">
      <w:start w:val="1"/>
      <w:numFmt w:val="bullet"/>
      <w:lvlText w:val="o"/>
      <w:lvlJc w:val="left"/>
      <w:pPr>
        <w:ind w:left="1847" w:hanging="360"/>
      </w:pPr>
      <w:rPr>
        <w:rFonts w:ascii="Courier New" w:hAnsi="Courier New" w:cs="Courier New"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61">
    <w:nsid w:val="59D806FD"/>
    <w:multiLevelType w:val="multilevel"/>
    <w:tmpl w:val="8C6218B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62">
    <w:nsid w:val="59E275EB"/>
    <w:multiLevelType w:val="multilevel"/>
    <w:tmpl w:val="3190B0CA"/>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nsid w:val="5B47748E"/>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64">
    <w:nsid w:val="5F73068D"/>
    <w:multiLevelType w:val="hybridMultilevel"/>
    <w:tmpl w:val="294C9656"/>
    <w:lvl w:ilvl="0" w:tplc="04090003">
      <w:start w:val="1"/>
      <w:numFmt w:val="bullet"/>
      <w:lvlText w:val="o"/>
      <w:lvlJc w:val="left"/>
      <w:pPr>
        <w:ind w:left="142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5">
    <w:nsid w:val="61BF315A"/>
    <w:multiLevelType w:val="multilevel"/>
    <w:tmpl w:val="96142624"/>
    <w:lvl w:ilvl="0">
      <w:start w:val="5"/>
      <w:numFmt w:val="decimal"/>
      <w:lvlText w:val="%1"/>
      <w:lvlJc w:val="left"/>
      <w:pPr>
        <w:ind w:left="375" w:hanging="375"/>
      </w:pPr>
      <w:rPr>
        <w:rFonts w:hint="default"/>
      </w:rPr>
    </w:lvl>
    <w:lvl w:ilvl="1">
      <w:start w:val="1"/>
      <w:numFmt w:val="decimal"/>
      <w:lvlText w:val="%1.%2"/>
      <w:lvlJc w:val="left"/>
      <w:pPr>
        <w:ind w:left="1743" w:hanging="375"/>
      </w:pPr>
      <w:rPr>
        <w:rFonts w:hint="default"/>
      </w:rPr>
    </w:lvl>
    <w:lvl w:ilvl="2">
      <w:start w:val="1"/>
      <w:numFmt w:val="decimal"/>
      <w:lvlText w:val="%1.%2.%3"/>
      <w:lvlJc w:val="left"/>
      <w:pPr>
        <w:ind w:left="3456" w:hanging="720"/>
      </w:pPr>
      <w:rPr>
        <w:rFonts w:hint="default"/>
      </w:rPr>
    </w:lvl>
    <w:lvl w:ilvl="3">
      <w:start w:val="1"/>
      <w:numFmt w:val="decimal"/>
      <w:lvlText w:val="%1.%2.%3.%4"/>
      <w:lvlJc w:val="left"/>
      <w:pPr>
        <w:ind w:left="5184" w:hanging="108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8280" w:hanging="144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376" w:hanging="1800"/>
      </w:pPr>
      <w:rPr>
        <w:rFonts w:hint="default"/>
      </w:rPr>
    </w:lvl>
    <w:lvl w:ilvl="8">
      <w:start w:val="1"/>
      <w:numFmt w:val="decimal"/>
      <w:lvlText w:val="%1.%2.%3.%4.%5.%6.%7.%8.%9"/>
      <w:lvlJc w:val="left"/>
      <w:pPr>
        <w:ind w:left="13104" w:hanging="2160"/>
      </w:pPr>
      <w:rPr>
        <w:rFonts w:hint="default"/>
      </w:rPr>
    </w:lvl>
  </w:abstractNum>
  <w:abstractNum w:abstractNumId="66">
    <w:nsid w:val="625347C4"/>
    <w:multiLevelType w:val="hybridMultilevel"/>
    <w:tmpl w:val="955A40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643C2179"/>
    <w:multiLevelType w:val="hybridMultilevel"/>
    <w:tmpl w:val="0C6CF59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nsid w:val="67B56492"/>
    <w:multiLevelType w:val="hybridMultilevel"/>
    <w:tmpl w:val="80E0723A"/>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nsid w:val="685D7270"/>
    <w:multiLevelType w:val="multilevel"/>
    <w:tmpl w:val="96142624"/>
    <w:lvl w:ilvl="0">
      <w:start w:val="5"/>
      <w:numFmt w:val="decimal"/>
      <w:lvlText w:val="%1"/>
      <w:lvlJc w:val="left"/>
      <w:pPr>
        <w:ind w:left="375" w:hanging="375"/>
      </w:pPr>
      <w:rPr>
        <w:rFonts w:hint="default"/>
      </w:rPr>
    </w:lvl>
    <w:lvl w:ilvl="1">
      <w:start w:val="1"/>
      <w:numFmt w:val="decimal"/>
      <w:lvlText w:val="%1.%2"/>
      <w:lvlJc w:val="left"/>
      <w:pPr>
        <w:ind w:left="1743" w:hanging="375"/>
      </w:pPr>
      <w:rPr>
        <w:rFonts w:hint="default"/>
      </w:rPr>
    </w:lvl>
    <w:lvl w:ilvl="2">
      <w:start w:val="1"/>
      <w:numFmt w:val="decimal"/>
      <w:lvlText w:val="%1.%2.%3"/>
      <w:lvlJc w:val="left"/>
      <w:pPr>
        <w:ind w:left="3456" w:hanging="720"/>
      </w:pPr>
      <w:rPr>
        <w:rFonts w:hint="default"/>
      </w:rPr>
    </w:lvl>
    <w:lvl w:ilvl="3">
      <w:start w:val="1"/>
      <w:numFmt w:val="decimal"/>
      <w:lvlText w:val="%1.%2.%3.%4"/>
      <w:lvlJc w:val="left"/>
      <w:pPr>
        <w:ind w:left="5184" w:hanging="1080"/>
      </w:pPr>
      <w:rPr>
        <w:rFonts w:hint="default"/>
      </w:rPr>
    </w:lvl>
    <w:lvl w:ilvl="4">
      <w:start w:val="1"/>
      <w:numFmt w:val="decimal"/>
      <w:lvlText w:val="%1.%2.%3.%4.%5"/>
      <w:lvlJc w:val="left"/>
      <w:pPr>
        <w:ind w:left="6552" w:hanging="1080"/>
      </w:pPr>
      <w:rPr>
        <w:rFonts w:hint="default"/>
      </w:rPr>
    </w:lvl>
    <w:lvl w:ilvl="5">
      <w:start w:val="1"/>
      <w:numFmt w:val="decimal"/>
      <w:lvlText w:val="%1.%2.%3.%4.%5.%6"/>
      <w:lvlJc w:val="left"/>
      <w:pPr>
        <w:ind w:left="8280" w:hanging="1440"/>
      </w:pPr>
      <w:rPr>
        <w:rFonts w:hint="default"/>
      </w:rPr>
    </w:lvl>
    <w:lvl w:ilvl="6">
      <w:start w:val="1"/>
      <w:numFmt w:val="decimal"/>
      <w:lvlText w:val="%1.%2.%3.%4.%5.%6.%7"/>
      <w:lvlJc w:val="left"/>
      <w:pPr>
        <w:ind w:left="9648" w:hanging="1440"/>
      </w:pPr>
      <w:rPr>
        <w:rFonts w:hint="default"/>
      </w:rPr>
    </w:lvl>
    <w:lvl w:ilvl="7">
      <w:start w:val="1"/>
      <w:numFmt w:val="decimal"/>
      <w:lvlText w:val="%1.%2.%3.%4.%5.%6.%7.%8"/>
      <w:lvlJc w:val="left"/>
      <w:pPr>
        <w:ind w:left="11376" w:hanging="1800"/>
      </w:pPr>
      <w:rPr>
        <w:rFonts w:hint="default"/>
      </w:rPr>
    </w:lvl>
    <w:lvl w:ilvl="8">
      <w:start w:val="1"/>
      <w:numFmt w:val="decimal"/>
      <w:lvlText w:val="%1.%2.%3.%4.%5.%6.%7.%8.%9"/>
      <w:lvlJc w:val="left"/>
      <w:pPr>
        <w:ind w:left="13104" w:hanging="2160"/>
      </w:pPr>
      <w:rPr>
        <w:rFonts w:hint="default"/>
      </w:rPr>
    </w:lvl>
  </w:abstractNum>
  <w:abstractNum w:abstractNumId="70">
    <w:nsid w:val="6A191459"/>
    <w:multiLevelType w:val="multilevel"/>
    <w:tmpl w:val="82B864C8"/>
    <w:lvl w:ilvl="0">
      <w:start w:val="5"/>
      <w:numFmt w:val="decimal"/>
      <w:lvlText w:val="%1"/>
      <w:lvlJc w:val="left"/>
      <w:pPr>
        <w:ind w:left="855" w:hanging="855"/>
      </w:pPr>
      <w:rPr>
        <w:rFonts w:hint="default"/>
      </w:rPr>
    </w:lvl>
    <w:lvl w:ilvl="1">
      <w:start w:val="3"/>
      <w:numFmt w:val="decimal"/>
      <w:lvlText w:val="%1.%2"/>
      <w:lvlJc w:val="left"/>
      <w:pPr>
        <w:ind w:left="1327" w:hanging="855"/>
      </w:pPr>
      <w:rPr>
        <w:rFonts w:hint="default"/>
      </w:rPr>
    </w:lvl>
    <w:lvl w:ilvl="2">
      <w:start w:val="13"/>
      <w:numFmt w:val="decimal"/>
      <w:lvlText w:val="%1.%2.%3"/>
      <w:lvlJc w:val="left"/>
      <w:pPr>
        <w:ind w:left="1799" w:hanging="855"/>
      </w:pPr>
      <w:rPr>
        <w:rFonts w:hint="default"/>
      </w:rPr>
    </w:lvl>
    <w:lvl w:ilvl="3">
      <w:start w:val="2"/>
      <w:numFmt w:val="decimal"/>
      <w:lvlText w:val="%1.%2.%3.%4"/>
      <w:lvlJc w:val="left"/>
      <w:pPr>
        <w:ind w:left="2271" w:hanging="855"/>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71">
    <w:nsid w:val="6A977CF0"/>
    <w:multiLevelType w:val="hybridMultilevel"/>
    <w:tmpl w:val="5A8E6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nsid w:val="71EC41C1"/>
    <w:multiLevelType w:val="hybridMultilevel"/>
    <w:tmpl w:val="1D92C57A"/>
    <w:lvl w:ilvl="0" w:tplc="D4101ABA">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736D5B91"/>
    <w:multiLevelType w:val="multilevel"/>
    <w:tmpl w:val="BE02D75E"/>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7"/>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74">
    <w:nsid w:val="76961971"/>
    <w:multiLevelType w:val="hybridMultilevel"/>
    <w:tmpl w:val="858CA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A530C0C"/>
    <w:multiLevelType w:val="hybridMultilevel"/>
    <w:tmpl w:val="17B49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AFE40CF"/>
    <w:multiLevelType w:val="hybridMultilevel"/>
    <w:tmpl w:val="15467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EDA5326"/>
    <w:multiLevelType w:val="hybridMultilevel"/>
    <w:tmpl w:val="44AAA2D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18"/>
  </w:num>
  <w:num w:numId="2">
    <w:abstractNumId w:val="8"/>
  </w:num>
  <w:num w:numId="3">
    <w:abstractNumId w:val="43"/>
  </w:num>
  <w:num w:numId="4">
    <w:abstractNumId w:val="36"/>
  </w:num>
  <w:num w:numId="5">
    <w:abstractNumId w:val="38"/>
  </w:num>
  <w:num w:numId="6">
    <w:abstractNumId w:val="35"/>
  </w:num>
  <w:num w:numId="7">
    <w:abstractNumId w:val="22"/>
  </w:num>
  <w:num w:numId="8">
    <w:abstractNumId w:val="48"/>
  </w:num>
  <w:num w:numId="9">
    <w:abstractNumId w:val="53"/>
  </w:num>
  <w:num w:numId="10">
    <w:abstractNumId w:val="61"/>
  </w:num>
  <w:num w:numId="11">
    <w:abstractNumId w:val="1"/>
  </w:num>
  <w:num w:numId="12">
    <w:abstractNumId w:val="39"/>
  </w:num>
  <w:num w:numId="13">
    <w:abstractNumId w:val="58"/>
  </w:num>
  <w:num w:numId="14">
    <w:abstractNumId w:val="17"/>
  </w:num>
  <w:num w:numId="15">
    <w:abstractNumId w:val="74"/>
  </w:num>
  <w:num w:numId="16">
    <w:abstractNumId w:val="9"/>
  </w:num>
  <w:num w:numId="17">
    <w:abstractNumId w:val="54"/>
  </w:num>
  <w:num w:numId="18">
    <w:abstractNumId w:val="4"/>
  </w:num>
  <w:num w:numId="19">
    <w:abstractNumId w:val="52"/>
  </w:num>
  <w:num w:numId="20">
    <w:abstractNumId w:val="46"/>
  </w:num>
  <w:num w:numId="21">
    <w:abstractNumId w:val="41"/>
  </w:num>
  <w:num w:numId="22">
    <w:abstractNumId w:val="24"/>
  </w:num>
  <w:num w:numId="23">
    <w:abstractNumId w:val="71"/>
  </w:num>
  <w:num w:numId="24">
    <w:abstractNumId w:val="42"/>
  </w:num>
  <w:num w:numId="25">
    <w:abstractNumId w:val="63"/>
  </w:num>
  <w:num w:numId="26">
    <w:abstractNumId w:val="57"/>
  </w:num>
  <w:num w:numId="27">
    <w:abstractNumId w:val="5"/>
  </w:num>
  <w:num w:numId="28">
    <w:abstractNumId w:val="12"/>
  </w:num>
  <w:num w:numId="29">
    <w:abstractNumId w:val="6"/>
  </w:num>
  <w:num w:numId="30">
    <w:abstractNumId w:val="31"/>
  </w:num>
  <w:num w:numId="31">
    <w:abstractNumId w:val="45"/>
  </w:num>
  <w:num w:numId="32">
    <w:abstractNumId w:val="0"/>
  </w:num>
  <w:num w:numId="33">
    <w:abstractNumId w:val="44"/>
  </w:num>
  <w:num w:numId="34">
    <w:abstractNumId w:val="62"/>
  </w:num>
  <w:num w:numId="35">
    <w:abstractNumId w:val="77"/>
  </w:num>
  <w:num w:numId="36">
    <w:abstractNumId w:val="2"/>
  </w:num>
  <w:num w:numId="37">
    <w:abstractNumId w:val="40"/>
  </w:num>
  <w:num w:numId="38">
    <w:abstractNumId w:val="73"/>
  </w:num>
  <w:num w:numId="39">
    <w:abstractNumId w:val="19"/>
  </w:num>
  <w:num w:numId="40">
    <w:abstractNumId w:val="50"/>
  </w:num>
  <w:num w:numId="41">
    <w:abstractNumId w:val="66"/>
  </w:num>
  <w:num w:numId="42">
    <w:abstractNumId w:val="72"/>
  </w:num>
  <w:num w:numId="43">
    <w:abstractNumId w:val="56"/>
  </w:num>
  <w:num w:numId="44">
    <w:abstractNumId w:val="37"/>
  </w:num>
  <w:num w:numId="45">
    <w:abstractNumId w:val="18"/>
  </w:num>
  <w:num w:numId="46">
    <w:abstractNumId w:val="23"/>
  </w:num>
  <w:num w:numId="47">
    <w:abstractNumId w:val="70"/>
  </w:num>
  <w:num w:numId="48">
    <w:abstractNumId w:val="59"/>
  </w:num>
  <w:num w:numId="49">
    <w:abstractNumId w:val="21"/>
  </w:num>
  <w:num w:numId="50">
    <w:abstractNumId w:val="11"/>
  </w:num>
  <w:num w:numId="51">
    <w:abstractNumId w:val="51"/>
  </w:num>
  <w:num w:numId="52">
    <w:abstractNumId w:val="26"/>
  </w:num>
  <w:num w:numId="53">
    <w:abstractNumId w:val="55"/>
  </w:num>
  <w:num w:numId="54">
    <w:abstractNumId w:val="60"/>
  </w:num>
  <w:num w:numId="55">
    <w:abstractNumId w:val="13"/>
  </w:num>
  <w:num w:numId="56">
    <w:abstractNumId w:val="67"/>
  </w:num>
  <w:num w:numId="57">
    <w:abstractNumId w:val="68"/>
  </w:num>
  <w:num w:numId="58">
    <w:abstractNumId w:val="25"/>
  </w:num>
  <w:num w:numId="59">
    <w:abstractNumId w:val="75"/>
  </w:num>
  <w:num w:numId="60">
    <w:abstractNumId w:val="27"/>
  </w:num>
  <w:num w:numId="61">
    <w:abstractNumId w:val="32"/>
  </w:num>
  <w:num w:numId="62">
    <w:abstractNumId w:val="76"/>
  </w:num>
  <w:num w:numId="63">
    <w:abstractNumId w:val="16"/>
  </w:num>
  <w:num w:numId="64">
    <w:abstractNumId w:val="34"/>
  </w:num>
  <w:num w:numId="65">
    <w:abstractNumId w:val="14"/>
  </w:num>
  <w:num w:numId="66">
    <w:abstractNumId w:val="64"/>
  </w:num>
  <w:num w:numId="67">
    <w:abstractNumId w:val="3"/>
  </w:num>
  <w:num w:numId="68">
    <w:abstractNumId w:val="10"/>
  </w:num>
  <w:num w:numId="69">
    <w:abstractNumId w:val="20"/>
  </w:num>
  <w:num w:numId="70">
    <w:abstractNumId w:val="30"/>
  </w:num>
  <w:num w:numId="71">
    <w:abstractNumId w:val="33"/>
  </w:num>
  <w:num w:numId="72">
    <w:abstractNumId w:val="47"/>
  </w:num>
  <w:num w:numId="73">
    <w:abstractNumId w:val="29"/>
  </w:num>
  <w:num w:numId="74">
    <w:abstractNumId w:val="49"/>
  </w:num>
  <w:num w:numId="75">
    <w:abstractNumId w:val="15"/>
  </w:num>
  <w:num w:numId="76">
    <w:abstractNumId w:val="7"/>
  </w:num>
  <w:num w:numId="77">
    <w:abstractNumId w:val="28"/>
  </w:num>
  <w:num w:numId="78">
    <w:abstractNumId w:val="69"/>
  </w:num>
  <w:num w:numId="79">
    <w:abstractNumId w:val="65"/>
  </w:num>
  <w:num w:numId="80">
    <w:abstractNumId w:val="48"/>
  </w:num>
  <w:num w:numId="81">
    <w:abstractNumId w:val="48"/>
  </w:num>
  <w:num w:numId="82">
    <w:abstractNumId w:val="48"/>
  </w:num>
  <w:num w:numId="83">
    <w:abstractNumId w:val="4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style="mso-width-relative:margin;mso-height-relative:margin"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327D82"/>
    <w:rsid w:val="00001B53"/>
    <w:rsid w:val="00004295"/>
    <w:rsid w:val="00004AF7"/>
    <w:rsid w:val="00007C85"/>
    <w:rsid w:val="00010FEF"/>
    <w:rsid w:val="00011297"/>
    <w:rsid w:val="00011FEA"/>
    <w:rsid w:val="0001275C"/>
    <w:rsid w:val="000138F8"/>
    <w:rsid w:val="000143A2"/>
    <w:rsid w:val="00016B77"/>
    <w:rsid w:val="00016C26"/>
    <w:rsid w:val="000174C4"/>
    <w:rsid w:val="0002017C"/>
    <w:rsid w:val="00020649"/>
    <w:rsid w:val="00020C3F"/>
    <w:rsid w:val="00021C3A"/>
    <w:rsid w:val="0002214C"/>
    <w:rsid w:val="00023256"/>
    <w:rsid w:val="000240C5"/>
    <w:rsid w:val="00026BC9"/>
    <w:rsid w:val="00030E12"/>
    <w:rsid w:val="00031A67"/>
    <w:rsid w:val="00032F96"/>
    <w:rsid w:val="00033191"/>
    <w:rsid w:val="00033AE8"/>
    <w:rsid w:val="00034A91"/>
    <w:rsid w:val="000360F2"/>
    <w:rsid w:val="0003776D"/>
    <w:rsid w:val="00037DBF"/>
    <w:rsid w:val="000429F0"/>
    <w:rsid w:val="00043051"/>
    <w:rsid w:val="00045BC2"/>
    <w:rsid w:val="000461B7"/>
    <w:rsid w:val="0004679D"/>
    <w:rsid w:val="00047D94"/>
    <w:rsid w:val="00051273"/>
    <w:rsid w:val="00051314"/>
    <w:rsid w:val="000520AB"/>
    <w:rsid w:val="00053B0C"/>
    <w:rsid w:val="00053B2B"/>
    <w:rsid w:val="000541B6"/>
    <w:rsid w:val="000548D2"/>
    <w:rsid w:val="000548FB"/>
    <w:rsid w:val="00055E12"/>
    <w:rsid w:val="000566C0"/>
    <w:rsid w:val="0005674A"/>
    <w:rsid w:val="00056D5C"/>
    <w:rsid w:val="000571D2"/>
    <w:rsid w:val="000601CB"/>
    <w:rsid w:val="000602CD"/>
    <w:rsid w:val="00060F60"/>
    <w:rsid w:val="00061A82"/>
    <w:rsid w:val="0006225D"/>
    <w:rsid w:val="00062269"/>
    <w:rsid w:val="00062874"/>
    <w:rsid w:val="0006304F"/>
    <w:rsid w:val="00063411"/>
    <w:rsid w:val="00063A27"/>
    <w:rsid w:val="000646B2"/>
    <w:rsid w:val="00065C3F"/>
    <w:rsid w:val="00066349"/>
    <w:rsid w:val="00070789"/>
    <w:rsid w:val="000719A5"/>
    <w:rsid w:val="0007200F"/>
    <w:rsid w:val="00072B45"/>
    <w:rsid w:val="0007542D"/>
    <w:rsid w:val="0007583B"/>
    <w:rsid w:val="00076349"/>
    <w:rsid w:val="00077276"/>
    <w:rsid w:val="0007793E"/>
    <w:rsid w:val="00077C85"/>
    <w:rsid w:val="00077FF1"/>
    <w:rsid w:val="000819B1"/>
    <w:rsid w:val="0008300F"/>
    <w:rsid w:val="00085059"/>
    <w:rsid w:val="000853D3"/>
    <w:rsid w:val="00087ED1"/>
    <w:rsid w:val="000900C7"/>
    <w:rsid w:val="00090F09"/>
    <w:rsid w:val="00093D05"/>
    <w:rsid w:val="00094324"/>
    <w:rsid w:val="00094C82"/>
    <w:rsid w:val="00094D21"/>
    <w:rsid w:val="00094E9D"/>
    <w:rsid w:val="00095339"/>
    <w:rsid w:val="000954FC"/>
    <w:rsid w:val="000958BC"/>
    <w:rsid w:val="00097D7B"/>
    <w:rsid w:val="000A0893"/>
    <w:rsid w:val="000A08FE"/>
    <w:rsid w:val="000A1F35"/>
    <w:rsid w:val="000A26AF"/>
    <w:rsid w:val="000A423C"/>
    <w:rsid w:val="000A5F57"/>
    <w:rsid w:val="000A6B5C"/>
    <w:rsid w:val="000A7DEB"/>
    <w:rsid w:val="000B0805"/>
    <w:rsid w:val="000B0B55"/>
    <w:rsid w:val="000B1920"/>
    <w:rsid w:val="000B2AE3"/>
    <w:rsid w:val="000B37A3"/>
    <w:rsid w:val="000B3CCF"/>
    <w:rsid w:val="000B3EFB"/>
    <w:rsid w:val="000B43DF"/>
    <w:rsid w:val="000B5C9C"/>
    <w:rsid w:val="000C029C"/>
    <w:rsid w:val="000C02A5"/>
    <w:rsid w:val="000C05E4"/>
    <w:rsid w:val="000C0B7D"/>
    <w:rsid w:val="000C16F9"/>
    <w:rsid w:val="000C18D1"/>
    <w:rsid w:val="000C1D9C"/>
    <w:rsid w:val="000C4163"/>
    <w:rsid w:val="000C4E94"/>
    <w:rsid w:val="000C60A4"/>
    <w:rsid w:val="000C61C1"/>
    <w:rsid w:val="000C6715"/>
    <w:rsid w:val="000C7716"/>
    <w:rsid w:val="000D0F5A"/>
    <w:rsid w:val="000D10A8"/>
    <w:rsid w:val="000D1937"/>
    <w:rsid w:val="000D1CBB"/>
    <w:rsid w:val="000D3A44"/>
    <w:rsid w:val="000D5379"/>
    <w:rsid w:val="000D5F75"/>
    <w:rsid w:val="000D6ECE"/>
    <w:rsid w:val="000E0070"/>
    <w:rsid w:val="000E009E"/>
    <w:rsid w:val="000E12FE"/>
    <w:rsid w:val="000E314D"/>
    <w:rsid w:val="000E3775"/>
    <w:rsid w:val="000E399E"/>
    <w:rsid w:val="000E4BC5"/>
    <w:rsid w:val="000E7BB5"/>
    <w:rsid w:val="000F091E"/>
    <w:rsid w:val="000F0D99"/>
    <w:rsid w:val="000F1C63"/>
    <w:rsid w:val="000F20FD"/>
    <w:rsid w:val="000F240E"/>
    <w:rsid w:val="000F266C"/>
    <w:rsid w:val="000F296A"/>
    <w:rsid w:val="000F4694"/>
    <w:rsid w:val="000F521D"/>
    <w:rsid w:val="000F7B8D"/>
    <w:rsid w:val="00100A50"/>
    <w:rsid w:val="0010212E"/>
    <w:rsid w:val="0010367E"/>
    <w:rsid w:val="00104350"/>
    <w:rsid w:val="00104B7F"/>
    <w:rsid w:val="00106E88"/>
    <w:rsid w:val="001075A8"/>
    <w:rsid w:val="00107C34"/>
    <w:rsid w:val="00110E09"/>
    <w:rsid w:val="001122A9"/>
    <w:rsid w:val="00113042"/>
    <w:rsid w:val="00113559"/>
    <w:rsid w:val="00113E78"/>
    <w:rsid w:val="0011700D"/>
    <w:rsid w:val="00120873"/>
    <w:rsid w:val="001214CD"/>
    <w:rsid w:val="00122585"/>
    <w:rsid w:val="001228AA"/>
    <w:rsid w:val="00122BAF"/>
    <w:rsid w:val="0012348A"/>
    <w:rsid w:val="0012498D"/>
    <w:rsid w:val="00124D27"/>
    <w:rsid w:val="00125D12"/>
    <w:rsid w:val="00125FEA"/>
    <w:rsid w:val="00126097"/>
    <w:rsid w:val="00126577"/>
    <w:rsid w:val="00126FD2"/>
    <w:rsid w:val="0012787D"/>
    <w:rsid w:val="00127C59"/>
    <w:rsid w:val="00130241"/>
    <w:rsid w:val="001307EA"/>
    <w:rsid w:val="001308CE"/>
    <w:rsid w:val="001329A2"/>
    <w:rsid w:val="00132A24"/>
    <w:rsid w:val="00132EDF"/>
    <w:rsid w:val="001330FE"/>
    <w:rsid w:val="001337DB"/>
    <w:rsid w:val="00133A43"/>
    <w:rsid w:val="00133C0A"/>
    <w:rsid w:val="001346F5"/>
    <w:rsid w:val="00134751"/>
    <w:rsid w:val="0013491B"/>
    <w:rsid w:val="001349DB"/>
    <w:rsid w:val="00135878"/>
    <w:rsid w:val="0014175E"/>
    <w:rsid w:val="00141A0F"/>
    <w:rsid w:val="00141B19"/>
    <w:rsid w:val="00144328"/>
    <w:rsid w:val="0014591B"/>
    <w:rsid w:val="00145B93"/>
    <w:rsid w:val="00147D85"/>
    <w:rsid w:val="00150177"/>
    <w:rsid w:val="001504FB"/>
    <w:rsid w:val="001507AA"/>
    <w:rsid w:val="001510D3"/>
    <w:rsid w:val="001514FD"/>
    <w:rsid w:val="00152800"/>
    <w:rsid w:val="001549F0"/>
    <w:rsid w:val="0015576D"/>
    <w:rsid w:val="001562B1"/>
    <w:rsid w:val="00156B14"/>
    <w:rsid w:val="00157402"/>
    <w:rsid w:val="001609FB"/>
    <w:rsid w:val="00163628"/>
    <w:rsid w:val="00165310"/>
    <w:rsid w:val="001669A4"/>
    <w:rsid w:val="001675DB"/>
    <w:rsid w:val="001675E9"/>
    <w:rsid w:val="0016766C"/>
    <w:rsid w:val="00167F54"/>
    <w:rsid w:val="001703F5"/>
    <w:rsid w:val="00170BF9"/>
    <w:rsid w:val="0017252F"/>
    <w:rsid w:val="00172949"/>
    <w:rsid w:val="0017313F"/>
    <w:rsid w:val="00175EDF"/>
    <w:rsid w:val="0017610A"/>
    <w:rsid w:val="00176768"/>
    <w:rsid w:val="001776C1"/>
    <w:rsid w:val="00180484"/>
    <w:rsid w:val="00180A0C"/>
    <w:rsid w:val="00181CD1"/>
    <w:rsid w:val="0018288E"/>
    <w:rsid w:val="00182C1C"/>
    <w:rsid w:val="001831BF"/>
    <w:rsid w:val="001837D6"/>
    <w:rsid w:val="00183EA9"/>
    <w:rsid w:val="00184755"/>
    <w:rsid w:val="00186EB0"/>
    <w:rsid w:val="00186EB1"/>
    <w:rsid w:val="001877A3"/>
    <w:rsid w:val="00187887"/>
    <w:rsid w:val="00192A84"/>
    <w:rsid w:val="00193684"/>
    <w:rsid w:val="001951B6"/>
    <w:rsid w:val="0019590C"/>
    <w:rsid w:val="00197ABB"/>
    <w:rsid w:val="001A00D0"/>
    <w:rsid w:val="001A06EE"/>
    <w:rsid w:val="001A1A93"/>
    <w:rsid w:val="001A1D9B"/>
    <w:rsid w:val="001A2528"/>
    <w:rsid w:val="001A4211"/>
    <w:rsid w:val="001A509A"/>
    <w:rsid w:val="001A6DF0"/>
    <w:rsid w:val="001A703B"/>
    <w:rsid w:val="001B01FD"/>
    <w:rsid w:val="001B079F"/>
    <w:rsid w:val="001B1C30"/>
    <w:rsid w:val="001B2990"/>
    <w:rsid w:val="001B39A2"/>
    <w:rsid w:val="001B4C62"/>
    <w:rsid w:val="001B5537"/>
    <w:rsid w:val="001B5797"/>
    <w:rsid w:val="001B6685"/>
    <w:rsid w:val="001B67F3"/>
    <w:rsid w:val="001B705E"/>
    <w:rsid w:val="001B774A"/>
    <w:rsid w:val="001B794E"/>
    <w:rsid w:val="001B79F7"/>
    <w:rsid w:val="001B7C37"/>
    <w:rsid w:val="001C24FD"/>
    <w:rsid w:val="001C3EF0"/>
    <w:rsid w:val="001C4B84"/>
    <w:rsid w:val="001C5728"/>
    <w:rsid w:val="001C6CC0"/>
    <w:rsid w:val="001C7212"/>
    <w:rsid w:val="001D07DA"/>
    <w:rsid w:val="001D1CEE"/>
    <w:rsid w:val="001D314D"/>
    <w:rsid w:val="001D3EAC"/>
    <w:rsid w:val="001D5DAA"/>
    <w:rsid w:val="001D607C"/>
    <w:rsid w:val="001D679D"/>
    <w:rsid w:val="001D6C38"/>
    <w:rsid w:val="001D776F"/>
    <w:rsid w:val="001E046A"/>
    <w:rsid w:val="001E0E90"/>
    <w:rsid w:val="001E0EBF"/>
    <w:rsid w:val="001E1C83"/>
    <w:rsid w:val="001E21A4"/>
    <w:rsid w:val="001E23AA"/>
    <w:rsid w:val="001E2A37"/>
    <w:rsid w:val="001E3988"/>
    <w:rsid w:val="001E47B5"/>
    <w:rsid w:val="001E67DC"/>
    <w:rsid w:val="001E6BEA"/>
    <w:rsid w:val="001E77F5"/>
    <w:rsid w:val="001E79E8"/>
    <w:rsid w:val="001E7FA2"/>
    <w:rsid w:val="001F30F1"/>
    <w:rsid w:val="001F6BDB"/>
    <w:rsid w:val="001F7DA7"/>
    <w:rsid w:val="00200A49"/>
    <w:rsid w:val="002025B5"/>
    <w:rsid w:val="00202C78"/>
    <w:rsid w:val="0020385C"/>
    <w:rsid w:val="00203A7C"/>
    <w:rsid w:val="002045EF"/>
    <w:rsid w:val="00204B9F"/>
    <w:rsid w:val="00205A28"/>
    <w:rsid w:val="00206C21"/>
    <w:rsid w:val="00206F48"/>
    <w:rsid w:val="00210187"/>
    <w:rsid w:val="00210341"/>
    <w:rsid w:val="00210500"/>
    <w:rsid w:val="0021156B"/>
    <w:rsid w:val="0021210C"/>
    <w:rsid w:val="002126D1"/>
    <w:rsid w:val="00212747"/>
    <w:rsid w:val="00212AF4"/>
    <w:rsid w:val="002138ED"/>
    <w:rsid w:val="00213E3D"/>
    <w:rsid w:val="00214B13"/>
    <w:rsid w:val="00214E51"/>
    <w:rsid w:val="0021647A"/>
    <w:rsid w:val="00216C4D"/>
    <w:rsid w:val="00221EDE"/>
    <w:rsid w:val="00222611"/>
    <w:rsid w:val="002230BB"/>
    <w:rsid w:val="00226597"/>
    <w:rsid w:val="00227C49"/>
    <w:rsid w:val="00230737"/>
    <w:rsid w:val="002309BF"/>
    <w:rsid w:val="00230AAA"/>
    <w:rsid w:val="00231E42"/>
    <w:rsid w:val="00232FE5"/>
    <w:rsid w:val="002335CE"/>
    <w:rsid w:val="00233B85"/>
    <w:rsid w:val="00235035"/>
    <w:rsid w:val="00235591"/>
    <w:rsid w:val="002361CA"/>
    <w:rsid w:val="00236473"/>
    <w:rsid w:val="00237068"/>
    <w:rsid w:val="00240869"/>
    <w:rsid w:val="00240EB5"/>
    <w:rsid w:val="00241C9F"/>
    <w:rsid w:val="00241CA8"/>
    <w:rsid w:val="00242508"/>
    <w:rsid w:val="00243A1F"/>
    <w:rsid w:val="00245BF3"/>
    <w:rsid w:val="002471DD"/>
    <w:rsid w:val="00247BCA"/>
    <w:rsid w:val="0025078F"/>
    <w:rsid w:val="00250B32"/>
    <w:rsid w:val="00250F3F"/>
    <w:rsid w:val="00251119"/>
    <w:rsid w:val="00252C33"/>
    <w:rsid w:val="00252C3C"/>
    <w:rsid w:val="002532E4"/>
    <w:rsid w:val="00254D71"/>
    <w:rsid w:val="0025558D"/>
    <w:rsid w:val="0025590B"/>
    <w:rsid w:val="002566C7"/>
    <w:rsid w:val="00257DDD"/>
    <w:rsid w:val="002601C7"/>
    <w:rsid w:val="002602CE"/>
    <w:rsid w:val="00261029"/>
    <w:rsid w:val="00262261"/>
    <w:rsid w:val="002642AF"/>
    <w:rsid w:val="002644BE"/>
    <w:rsid w:val="0026480F"/>
    <w:rsid w:val="0026608A"/>
    <w:rsid w:val="00267485"/>
    <w:rsid w:val="00270266"/>
    <w:rsid w:val="00270E60"/>
    <w:rsid w:val="002713B3"/>
    <w:rsid w:val="002809BA"/>
    <w:rsid w:val="002826A3"/>
    <w:rsid w:val="00282BD9"/>
    <w:rsid w:val="0028342E"/>
    <w:rsid w:val="0028405E"/>
    <w:rsid w:val="002841A1"/>
    <w:rsid w:val="00285C59"/>
    <w:rsid w:val="00287894"/>
    <w:rsid w:val="002913E1"/>
    <w:rsid w:val="0029466D"/>
    <w:rsid w:val="00294DDD"/>
    <w:rsid w:val="002A0C37"/>
    <w:rsid w:val="002A12C9"/>
    <w:rsid w:val="002A1AF2"/>
    <w:rsid w:val="002A6978"/>
    <w:rsid w:val="002A6DC9"/>
    <w:rsid w:val="002A716C"/>
    <w:rsid w:val="002A75AF"/>
    <w:rsid w:val="002B0242"/>
    <w:rsid w:val="002B0880"/>
    <w:rsid w:val="002B2C8A"/>
    <w:rsid w:val="002B3979"/>
    <w:rsid w:val="002B493E"/>
    <w:rsid w:val="002B4CA1"/>
    <w:rsid w:val="002B5CF2"/>
    <w:rsid w:val="002B6723"/>
    <w:rsid w:val="002B6D21"/>
    <w:rsid w:val="002B7291"/>
    <w:rsid w:val="002C07B8"/>
    <w:rsid w:val="002C2D8A"/>
    <w:rsid w:val="002C4317"/>
    <w:rsid w:val="002C4718"/>
    <w:rsid w:val="002C4EFA"/>
    <w:rsid w:val="002C5CE2"/>
    <w:rsid w:val="002C69FE"/>
    <w:rsid w:val="002C6ACF"/>
    <w:rsid w:val="002C721A"/>
    <w:rsid w:val="002C7B20"/>
    <w:rsid w:val="002C7C9B"/>
    <w:rsid w:val="002D022D"/>
    <w:rsid w:val="002D054E"/>
    <w:rsid w:val="002D139C"/>
    <w:rsid w:val="002D1777"/>
    <w:rsid w:val="002D1BC4"/>
    <w:rsid w:val="002D21D6"/>
    <w:rsid w:val="002D287F"/>
    <w:rsid w:val="002D2F36"/>
    <w:rsid w:val="002D4BEF"/>
    <w:rsid w:val="002D7DCB"/>
    <w:rsid w:val="002E2050"/>
    <w:rsid w:val="002E23F6"/>
    <w:rsid w:val="002E3430"/>
    <w:rsid w:val="002E5789"/>
    <w:rsid w:val="002E6946"/>
    <w:rsid w:val="002E6DC7"/>
    <w:rsid w:val="002E777D"/>
    <w:rsid w:val="002E7FDB"/>
    <w:rsid w:val="002F0DD1"/>
    <w:rsid w:val="002F1B12"/>
    <w:rsid w:val="002F22DC"/>
    <w:rsid w:val="002F281A"/>
    <w:rsid w:val="002F2DCC"/>
    <w:rsid w:val="002F412D"/>
    <w:rsid w:val="002F4BAC"/>
    <w:rsid w:val="002F5368"/>
    <w:rsid w:val="00300D87"/>
    <w:rsid w:val="0030299D"/>
    <w:rsid w:val="003039F5"/>
    <w:rsid w:val="00304553"/>
    <w:rsid w:val="00304B13"/>
    <w:rsid w:val="003054CD"/>
    <w:rsid w:val="003059C3"/>
    <w:rsid w:val="003066CC"/>
    <w:rsid w:val="0030702C"/>
    <w:rsid w:val="00310AD4"/>
    <w:rsid w:val="003119A3"/>
    <w:rsid w:val="00311A62"/>
    <w:rsid w:val="00312641"/>
    <w:rsid w:val="003128DF"/>
    <w:rsid w:val="003150D1"/>
    <w:rsid w:val="0031565B"/>
    <w:rsid w:val="0031627A"/>
    <w:rsid w:val="00316FEC"/>
    <w:rsid w:val="00317FCF"/>
    <w:rsid w:val="00320799"/>
    <w:rsid w:val="0032205B"/>
    <w:rsid w:val="003224FF"/>
    <w:rsid w:val="00322802"/>
    <w:rsid w:val="003272C3"/>
    <w:rsid w:val="00327D82"/>
    <w:rsid w:val="003309AD"/>
    <w:rsid w:val="00331BB1"/>
    <w:rsid w:val="00332363"/>
    <w:rsid w:val="00332E26"/>
    <w:rsid w:val="003341D4"/>
    <w:rsid w:val="00334BDB"/>
    <w:rsid w:val="003365BD"/>
    <w:rsid w:val="00336FEC"/>
    <w:rsid w:val="003404B0"/>
    <w:rsid w:val="00342D4D"/>
    <w:rsid w:val="00346439"/>
    <w:rsid w:val="0034720E"/>
    <w:rsid w:val="00347EFD"/>
    <w:rsid w:val="00350A86"/>
    <w:rsid w:val="003511BD"/>
    <w:rsid w:val="00352ADE"/>
    <w:rsid w:val="0035309D"/>
    <w:rsid w:val="003535D5"/>
    <w:rsid w:val="0035368A"/>
    <w:rsid w:val="0035383C"/>
    <w:rsid w:val="00354205"/>
    <w:rsid w:val="00354BE4"/>
    <w:rsid w:val="0035524D"/>
    <w:rsid w:val="00356B51"/>
    <w:rsid w:val="00357796"/>
    <w:rsid w:val="00360350"/>
    <w:rsid w:val="00362AB4"/>
    <w:rsid w:val="00362BC9"/>
    <w:rsid w:val="00363305"/>
    <w:rsid w:val="003647B1"/>
    <w:rsid w:val="00366DCC"/>
    <w:rsid w:val="003709BB"/>
    <w:rsid w:val="00373437"/>
    <w:rsid w:val="003735EB"/>
    <w:rsid w:val="00373B2E"/>
    <w:rsid w:val="003754A9"/>
    <w:rsid w:val="00375B0A"/>
    <w:rsid w:val="00377B17"/>
    <w:rsid w:val="003804C7"/>
    <w:rsid w:val="00381813"/>
    <w:rsid w:val="00382055"/>
    <w:rsid w:val="00383627"/>
    <w:rsid w:val="0038415D"/>
    <w:rsid w:val="00384919"/>
    <w:rsid w:val="00384B8A"/>
    <w:rsid w:val="00385A71"/>
    <w:rsid w:val="00386326"/>
    <w:rsid w:val="003866CC"/>
    <w:rsid w:val="003867BA"/>
    <w:rsid w:val="00392649"/>
    <w:rsid w:val="00392CE2"/>
    <w:rsid w:val="00392D62"/>
    <w:rsid w:val="00393A7B"/>
    <w:rsid w:val="00394DBD"/>
    <w:rsid w:val="00394EB5"/>
    <w:rsid w:val="00395021"/>
    <w:rsid w:val="00395139"/>
    <w:rsid w:val="003953F1"/>
    <w:rsid w:val="00395A82"/>
    <w:rsid w:val="00395E76"/>
    <w:rsid w:val="00395F43"/>
    <w:rsid w:val="003970A3"/>
    <w:rsid w:val="003A0039"/>
    <w:rsid w:val="003A0D8C"/>
    <w:rsid w:val="003A0EA5"/>
    <w:rsid w:val="003A1EBF"/>
    <w:rsid w:val="003A42B4"/>
    <w:rsid w:val="003A4EA4"/>
    <w:rsid w:val="003A53A3"/>
    <w:rsid w:val="003A5D44"/>
    <w:rsid w:val="003A5FA1"/>
    <w:rsid w:val="003A6DE9"/>
    <w:rsid w:val="003A7042"/>
    <w:rsid w:val="003A76DA"/>
    <w:rsid w:val="003B0AE0"/>
    <w:rsid w:val="003B1C34"/>
    <w:rsid w:val="003B2463"/>
    <w:rsid w:val="003B2F31"/>
    <w:rsid w:val="003B360C"/>
    <w:rsid w:val="003B623C"/>
    <w:rsid w:val="003B64D4"/>
    <w:rsid w:val="003B6EEB"/>
    <w:rsid w:val="003B7764"/>
    <w:rsid w:val="003B78B7"/>
    <w:rsid w:val="003C02A2"/>
    <w:rsid w:val="003C1A47"/>
    <w:rsid w:val="003C1B99"/>
    <w:rsid w:val="003C1C75"/>
    <w:rsid w:val="003C1EE7"/>
    <w:rsid w:val="003C26B7"/>
    <w:rsid w:val="003C2BA3"/>
    <w:rsid w:val="003C606E"/>
    <w:rsid w:val="003C7976"/>
    <w:rsid w:val="003C7A7B"/>
    <w:rsid w:val="003C7F7F"/>
    <w:rsid w:val="003D1490"/>
    <w:rsid w:val="003D20A8"/>
    <w:rsid w:val="003D2613"/>
    <w:rsid w:val="003D326B"/>
    <w:rsid w:val="003D37EC"/>
    <w:rsid w:val="003D4783"/>
    <w:rsid w:val="003D5207"/>
    <w:rsid w:val="003D56B0"/>
    <w:rsid w:val="003D57D0"/>
    <w:rsid w:val="003E0BDC"/>
    <w:rsid w:val="003E0ECC"/>
    <w:rsid w:val="003E2F95"/>
    <w:rsid w:val="003E38F1"/>
    <w:rsid w:val="003E3956"/>
    <w:rsid w:val="003E3C83"/>
    <w:rsid w:val="003E3FF3"/>
    <w:rsid w:val="003E42F8"/>
    <w:rsid w:val="003E5658"/>
    <w:rsid w:val="003E5B14"/>
    <w:rsid w:val="003E6E55"/>
    <w:rsid w:val="003E6F96"/>
    <w:rsid w:val="003E75DB"/>
    <w:rsid w:val="003E781F"/>
    <w:rsid w:val="003F0909"/>
    <w:rsid w:val="003F1133"/>
    <w:rsid w:val="003F174E"/>
    <w:rsid w:val="003F2613"/>
    <w:rsid w:val="003F3800"/>
    <w:rsid w:val="003F6F86"/>
    <w:rsid w:val="00401D98"/>
    <w:rsid w:val="004024B3"/>
    <w:rsid w:val="00404CB7"/>
    <w:rsid w:val="00407454"/>
    <w:rsid w:val="00407BD4"/>
    <w:rsid w:val="00413614"/>
    <w:rsid w:val="00415AA4"/>
    <w:rsid w:val="00415CD5"/>
    <w:rsid w:val="00417D13"/>
    <w:rsid w:val="00420142"/>
    <w:rsid w:val="00420258"/>
    <w:rsid w:val="00420478"/>
    <w:rsid w:val="0042057F"/>
    <w:rsid w:val="00420E26"/>
    <w:rsid w:val="00421278"/>
    <w:rsid w:val="00421723"/>
    <w:rsid w:val="00422694"/>
    <w:rsid w:val="00422CB0"/>
    <w:rsid w:val="00423DDF"/>
    <w:rsid w:val="00425380"/>
    <w:rsid w:val="00425ED4"/>
    <w:rsid w:val="00426A85"/>
    <w:rsid w:val="004329B7"/>
    <w:rsid w:val="00432C77"/>
    <w:rsid w:val="004333C7"/>
    <w:rsid w:val="00434D46"/>
    <w:rsid w:val="00436E65"/>
    <w:rsid w:val="00437DC4"/>
    <w:rsid w:val="00440850"/>
    <w:rsid w:val="00440C4B"/>
    <w:rsid w:val="00441090"/>
    <w:rsid w:val="0044345E"/>
    <w:rsid w:val="00445103"/>
    <w:rsid w:val="0044637C"/>
    <w:rsid w:val="004478A0"/>
    <w:rsid w:val="0044798E"/>
    <w:rsid w:val="00447B1F"/>
    <w:rsid w:val="0045125E"/>
    <w:rsid w:val="00451640"/>
    <w:rsid w:val="00453A48"/>
    <w:rsid w:val="00463E91"/>
    <w:rsid w:val="00466020"/>
    <w:rsid w:val="004666F0"/>
    <w:rsid w:val="00467157"/>
    <w:rsid w:val="00467ECE"/>
    <w:rsid w:val="00470769"/>
    <w:rsid w:val="00470EE1"/>
    <w:rsid w:val="004716EF"/>
    <w:rsid w:val="004720D4"/>
    <w:rsid w:val="00472599"/>
    <w:rsid w:val="004728C3"/>
    <w:rsid w:val="00472C87"/>
    <w:rsid w:val="00473104"/>
    <w:rsid w:val="00473743"/>
    <w:rsid w:val="00476A8C"/>
    <w:rsid w:val="00476BEC"/>
    <w:rsid w:val="0048026F"/>
    <w:rsid w:val="00480C20"/>
    <w:rsid w:val="0048102F"/>
    <w:rsid w:val="00481349"/>
    <w:rsid w:val="004824CE"/>
    <w:rsid w:val="0048416A"/>
    <w:rsid w:val="004849A8"/>
    <w:rsid w:val="00484FF6"/>
    <w:rsid w:val="00486255"/>
    <w:rsid w:val="0048651A"/>
    <w:rsid w:val="004872DD"/>
    <w:rsid w:val="00490B9A"/>
    <w:rsid w:val="00491519"/>
    <w:rsid w:val="00493521"/>
    <w:rsid w:val="0049388C"/>
    <w:rsid w:val="00493A89"/>
    <w:rsid w:val="004945DC"/>
    <w:rsid w:val="00494DFF"/>
    <w:rsid w:val="00496041"/>
    <w:rsid w:val="00496442"/>
    <w:rsid w:val="004975B1"/>
    <w:rsid w:val="0049798E"/>
    <w:rsid w:val="004979C4"/>
    <w:rsid w:val="004A0095"/>
    <w:rsid w:val="004A040C"/>
    <w:rsid w:val="004A1E38"/>
    <w:rsid w:val="004A2464"/>
    <w:rsid w:val="004A2F07"/>
    <w:rsid w:val="004A2FA3"/>
    <w:rsid w:val="004A34D9"/>
    <w:rsid w:val="004A4AC6"/>
    <w:rsid w:val="004B21A3"/>
    <w:rsid w:val="004B3870"/>
    <w:rsid w:val="004B3C9D"/>
    <w:rsid w:val="004B3D70"/>
    <w:rsid w:val="004B4D85"/>
    <w:rsid w:val="004B6059"/>
    <w:rsid w:val="004B7D3E"/>
    <w:rsid w:val="004C2021"/>
    <w:rsid w:val="004C3D8A"/>
    <w:rsid w:val="004C47A0"/>
    <w:rsid w:val="004C4845"/>
    <w:rsid w:val="004C5B99"/>
    <w:rsid w:val="004C7397"/>
    <w:rsid w:val="004D0118"/>
    <w:rsid w:val="004D0A5F"/>
    <w:rsid w:val="004D1F8E"/>
    <w:rsid w:val="004D4133"/>
    <w:rsid w:val="004D4F2F"/>
    <w:rsid w:val="004D63C3"/>
    <w:rsid w:val="004D70AB"/>
    <w:rsid w:val="004E02DE"/>
    <w:rsid w:val="004E0762"/>
    <w:rsid w:val="004E21B7"/>
    <w:rsid w:val="004E2E95"/>
    <w:rsid w:val="004E303E"/>
    <w:rsid w:val="004E48F3"/>
    <w:rsid w:val="004E4F02"/>
    <w:rsid w:val="004E663F"/>
    <w:rsid w:val="004E69BA"/>
    <w:rsid w:val="004E6B63"/>
    <w:rsid w:val="004E7481"/>
    <w:rsid w:val="004F1AB9"/>
    <w:rsid w:val="004F33AE"/>
    <w:rsid w:val="004F45F9"/>
    <w:rsid w:val="004F61E3"/>
    <w:rsid w:val="004F65ED"/>
    <w:rsid w:val="004F729C"/>
    <w:rsid w:val="004F7D01"/>
    <w:rsid w:val="0050053C"/>
    <w:rsid w:val="005008AF"/>
    <w:rsid w:val="00500ADB"/>
    <w:rsid w:val="0050140E"/>
    <w:rsid w:val="00501507"/>
    <w:rsid w:val="00505A7D"/>
    <w:rsid w:val="005106B4"/>
    <w:rsid w:val="00510825"/>
    <w:rsid w:val="005109D3"/>
    <w:rsid w:val="00511EFD"/>
    <w:rsid w:val="00513473"/>
    <w:rsid w:val="00513517"/>
    <w:rsid w:val="00514B9B"/>
    <w:rsid w:val="00514C96"/>
    <w:rsid w:val="005155F6"/>
    <w:rsid w:val="00515D3B"/>
    <w:rsid w:val="00516B41"/>
    <w:rsid w:val="00517726"/>
    <w:rsid w:val="00517727"/>
    <w:rsid w:val="00521740"/>
    <w:rsid w:val="0052215F"/>
    <w:rsid w:val="005225F0"/>
    <w:rsid w:val="00524834"/>
    <w:rsid w:val="0052528E"/>
    <w:rsid w:val="005255AC"/>
    <w:rsid w:val="00530282"/>
    <w:rsid w:val="00531E56"/>
    <w:rsid w:val="00532645"/>
    <w:rsid w:val="00532B32"/>
    <w:rsid w:val="0053325F"/>
    <w:rsid w:val="0053592E"/>
    <w:rsid w:val="00535F66"/>
    <w:rsid w:val="0053657A"/>
    <w:rsid w:val="005407A5"/>
    <w:rsid w:val="005408F0"/>
    <w:rsid w:val="00541185"/>
    <w:rsid w:val="00541414"/>
    <w:rsid w:val="005415D1"/>
    <w:rsid w:val="00542790"/>
    <w:rsid w:val="00543972"/>
    <w:rsid w:val="00544445"/>
    <w:rsid w:val="00544B6B"/>
    <w:rsid w:val="00544F16"/>
    <w:rsid w:val="00545828"/>
    <w:rsid w:val="00545DB0"/>
    <w:rsid w:val="00545E61"/>
    <w:rsid w:val="00554A94"/>
    <w:rsid w:val="005558C0"/>
    <w:rsid w:val="00555A03"/>
    <w:rsid w:val="00555B5C"/>
    <w:rsid w:val="0055618E"/>
    <w:rsid w:val="0055746C"/>
    <w:rsid w:val="00557E4F"/>
    <w:rsid w:val="00560538"/>
    <w:rsid w:val="00561131"/>
    <w:rsid w:val="005614AD"/>
    <w:rsid w:val="00561E59"/>
    <w:rsid w:val="00562078"/>
    <w:rsid w:val="0056244B"/>
    <w:rsid w:val="0056255D"/>
    <w:rsid w:val="00562B78"/>
    <w:rsid w:val="005631D7"/>
    <w:rsid w:val="0056369E"/>
    <w:rsid w:val="00563A15"/>
    <w:rsid w:val="00564210"/>
    <w:rsid w:val="00567631"/>
    <w:rsid w:val="0057042E"/>
    <w:rsid w:val="00570CDC"/>
    <w:rsid w:val="00571143"/>
    <w:rsid w:val="00571393"/>
    <w:rsid w:val="005713DC"/>
    <w:rsid w:val="00573BB5"/>
    <w:rsid w:val="00576C6C"/>
    <w:rsid w:val="005805FB"/>
    <w:rsid w:val="00581EE1"/>
    <w:rsid w:val="00583C8C"/>
    <w:rsid w:val="00584D4A"/>
    <w:rsid w:val="00586AB2"/>
    <w:rsid w:val="00586DBA"/>
    <w:rsid w:val="00592394"/>
    <w:rsid w:val="0059281F"/>
    <w:rsid w:val="00593CD0"/>
    <w:rsid w:val="00594A10"/>
    <w:rsid w:val="00595328"/>
    <w:rsid w:val="005953A9"/>
    <w:rsid w:val="00595503"/>
    <w:rsid w:val="005A057A"/>
    <w:rsid w:val="005A347D"/>
    <w:rsid w:val="005A376A"/>
    <w:rsid w:val="005A3BB8"/>
    <w:rsid w:val="005A4748"/>
    <w:rsid w:val="005A610B"/>
    <w:rsid w:val="005A67BF"/>
    <w:rsid w:val="005A73F4"/>
    <w:rsid w:val="005B15B1"/>
    <w:rsid w:val="005B1641"/>
    <w:rsid w:val="005B19B5"/>
    <w:rsid w:val="005B3BAB"/>
    <w:rsid w:val="005B3C9F"/>
    <w:rsid w:val="005B4B17"/>
    <w:rsid w:val="005B5060"/>
    <w:rsid w:val="005B5CC4"/>
    <w:rsid w:val="005B5EA1"/>
    <w:rsid w:val="005B61F7"/>
    <w:rsid w:val="005B6928"/>
    <w:rsid w:val="005B7DA3"/>
    <w:rsid w:val="005B7DD9"/>
    <w:rsid w:val="005C0BAF"/>
    <w:rsid w:val="005C24C1"/>
    <w:rsid w:val="005C31C2"/>
    <w:rsid w:val="005C3D45"/>
    <w:rsid w:val="005C4218"/>
    <w:rsid w:val="005C489D"/>
    <w:rsid w:val="005C5963"/>
    <w:rsid w:val="005C6874"/>
    <w:rsid w:val="005C6BDD"/>
    <w:rsid w:val="005D06A3"/>
    <w:rsid w:val="005D1F35"/>
    <w:rsid w:val="005D24C8"/>
    <w:rsid w:val="005D2C6D"/>
    <w:rsid w:val="005D2D03"/>
    <w:rsid w:val="005D2D91"/>
    <w:rsid w:val="005D38BC"/>
    <w:rsid w:val="005D3EA1"/>
    <w:rsid w:val="005D413B"/>
    <w:rsid w:val="005D4504"/>
    <w:rsid w:val="005D50FF"/>
    <w:rsid w:val="005D5EE5"/>
    <w:rsid w:val="005D6076"/>
    <w:rsid w:val="005D6823"/>
    <w:rsid w:val="005D7EE8"/>
    <w:rsid w:val="005D7FA4"/>
    <w:rsid w:val="005E0EB3"/>
    <w:rsid w:val="005E0EE2"/>
    <w:rsid w:val="005E1454"/>
    <w:rsid w:val="005E2172"/>
    <w:rsid w:val="005E2491"/>
    <w:rsid w:val="005E2F05"/>
    <w:rsid w:val="005E3938"/>
    <w:rsid w:val="005E4A99"/>
    <w:rsid w:val="005E4FA4"/>
    <w:rsid w:val="005E510A"/>
    <w:rsid w:val="005E59BD"/>
    <w:rsid w:val="005E7683"/>
    <w:rsid w:val="005F1344"/>
    <w:rsid w:val="005F1D1E"/>
    <w:rsid w:val="005F3147"/>
    <w:rsid w:val="005F353B"/>
    <w:rsid w:val="005F461E"/>
    <w:rsid w:val="005F4971"/>
    <w:rsid w:val="005F4D19"/>
    <w:rsid w:val="005F615A"/>
    <w:rsid w:val="00600D24"/>
    <w:rsid w:val="00600E5C"/>
    <w:rsid w:val="006025DB"/>
    <w:rsid w:val="00602803"/>
    <w:rsid w:val="00604259"/>
    <w:rsid w:val="00604CAF"/>
    <w:rsid w:val="00606736"/>
    <w:rsid w:val="00607A0D"/>
    <w:rsid w:val="006101C4"/>
    <w:rsid w:val="006115DC"/>
    <w:rsid w:val="006124FB"/>
    <w:rsid w:val="006138A7"/>
    <w:rsid w:val="006142E2"/>
    <w:rsid w:val="0061491F"/>
    <w:rsid w:val="00615F03"/>
    <w:rsid w:val="00616457"/>
    <w:rsid w:val="00616BAA"/>
    <w:rsid w:val="00616D94"/>
    <w:rsid w:val="00616E4D"/>
    <w:rsid w:val="00620DD4"/>
    <w:rsid w:val="006218BB"/>
    <w:rsid w:val="006221C0"/>
    <w:rsid w:val="006248AF"/>
    <w:rsid w:val="00624E7B"/>
    <w:rsid w:val="0062604D"/>
    <w:rsid w:val="006278B1"/>
    <w:rsid w:val="00630CB0"/>
    <w:rsid w:val="006313E8"/>
    <w:rsid w:val="00631E81"/>
    <w:rsid w:val="006321CE"/>
    <w:rsid w:val="00632892"/>
    <w:rsid w:val="00633B04"/>
    <w:rsid w:val="00635666"/>
    <w:rsid w:val="006358D1"/>
    <w:rsid w:val="00636537"/>
    <w:rsid w:val="0063706C"/>
    <w:rsid w:val="00637957"/>
    <w:rsid w:val="00640D79"/>
    <w:rsid w:val="006445F4"/>
    <w:rsid w:val="006449B6"/>
    <w:rsid w:val="00644FDB"/>
    <w:rsid w:val="00645084"/>
    <w:rsid w:val="006452BB"/>
    <w:rsid w:val="00645D3A"/>
    <w:rsid w:val="006472C2"/>
    <w:rsid w:val="00647D7D"/>
    <w:rsid w:val="00647DF7"/>
    <w:rsid w:val="00651F71"/>
    <w:rsid w:val="00652283"/>
    <w:rsid w:val="006528FF"/>
    <w:rsid w:val="00653C08"/>
    <w:rsid w:val="00654031"/>
    <w:rsid w:val="006545C1"/>
    <w:rsid w:val="00654D02"/>
    <w:rsid w:val="0065500A"/>
    <w:rsid w:val="00656EC2"/>
    <w:rsid w:val="006603B9"/>
    <w:rsid w:val="00660E8A"/>
    <w:rsid w:val="00661783"/>
    <w:rsid w:val="00664164"/>
    <w:rsid w:val="00664475"/>
    <w:rsid w:val="00665656"/>
    <w:rsid w:val="00667669"/>
    <w:rsid w:val="006677C5"/>
    <w:rsid w:val="00670187"/>
    <w:rsid w:val="006705F4"/>
    <w:rsid w:val="00670DD9"/>
    <w:rsid w:val="00673AE7"/>
    <w:rsid w:val="00674444"/>
    <w:rsid w:val="0067496B"/>
    <w:rsid w:val="00674ECC"/>
    <w:rsid w:val="006761B1"/>
    <w:rsid w:val="00681B16"/>
    <w:rsid w:val="00681B1A"/>
    <w:rsid w:val="0068204B"/>
    <w:rsid w:val="0068418E"/>
    <w:rsid w:val="00685568"/>
    <w:rsid w:val="00686E75"/>
    <w:rsid w:val="00691672"/>
    <w:rsid w:val="00691D6D"/>
    <w:rsid w:val="00692D96"/>
    <w:rsid w:val="00693B33"/>
    <w:rsid w:val="00694022"/>
    <w:rsid w:val="00694ADB"/>
    <w:rsid w:val="00695D44"/>
    <w:rsid w:val="00697634"/>
    <w:rsid w:val="006A0376"/>
    <w:rsid w:val="006A0935"/>
    <w:rsid w:val="006A2098"/>
    <w:rsid w:val="006A3017"/>
    <w:rsid w:val="006A3DD3"/>
    <w:rsid w:val="006A428D"/>
    <w:rsid w:val="006A5136"/>
    <w:rsid w:val="006A519D"/>
    <w:rsid w:val="006A6048"/>
    <w:rsid w:val="006A65F5"/>
    <w:rsid w:val="006A6A3B"/>
    <w:rsid w:val="006A6E69"/>
    <w:rsid w:val="006A71F2"/>
    <w:rsid w:val="006A752C"/>
    <w:rsid w:val="006B08FA"/>
    <w:rsid w:val="006B2138"/>
    <w:rsid w:val="006B5263"/>
    <w:rsid w:val="006B5267"/>
    <w:rsid w:val="006B54E8"/>
    <w:rsid w:val="006B5574"/>
    <w:rsid w:val="006B6929"/>
    <w:rsid w:val="006B6ADE"/>
    <w:rsid w:val="006C03AE"/>
    <w:rsid w:val="006C06F1"/>
    <w:rsid w:val="006C1576"/>
    <w:rsid w:val="006C29AA"/>
    <w:rsid w:val="006C4A13"/>
    <w:rsid w:val="006C7EF6"/>
    <w:rsid w:val="006D04F7"/>
    <w:rsid w:val="006D0E6D"/>
    <w:rsid w:val="006D11C6"/>
    <w:rsid w:val="006D1FC7"/>
    <w:rsid w:val="006D2352"/>
    <w:rsid w:val="006D2D01"/>
    <w:rsid w:val="006D3377"/>
    <w:rsid w:val="006D340B"/>
    <w:rsid w:val="006D538E"/>
    <w:rsid w:val="006D539F"/>
    <w:rsid w:val="006D6126"/>
    <w:rsid w:val="006D66F8"/>
    <w:rsid w:val="006E0972"/>
    <w:rsid w:val="006E2670"/>
    <w:rsid w:val="006E2EFD"/>
    <w:rsid w:val="006E2FB5"/>
    <w:rsid w:val="006E4FCD"/>
    <w:rsid w:val="006E515E"/>
    <w:rsid w:val="006E56BC"/>
    <w:rsid w:val="006E582A"/>
    <w:rsid w:val="006E78AA"/>
    <w:rsid w:val="006E7A3A"/>
    <w:rsid w:val="006E7E6C"/>
    <w:rsid w:val="006F0C7B"/>
    <w:rsid w:val="006F105A"/>
    <w:rsid w:val="006F220B"/>
    <w:rsid w:val="006F2688"/>
    <w:rsid w:val="006F3008"/>
    <w:rsid w:val="006F3F61"/>
    <w:rsid w:val="006F4650"/>
    <w:rsid w:val="006F47A4"/>
    <w:rsid w:val="006F640F"/>
    <w:rsid w:val="006F75AB"/>
    <w:rsid w:val="0070043F"/>
    <w:rsid w:val="00701D6C"/>
    <w:rsid w:val="00701EA1"/>
    <w:rsid w:val="007027A7"/>
    <w:rsid w:val="00704ACE"/>
    <w:rsid w:val="0070764E"/>
    <w:rsid w:val="0071071A"/>
    <w:rsid w:val="00710746"/>
    <w:rsid w:val="00710C63"/>
    <w:rsid w:val="00711480"/>
    <w:rsid w:val="00712636"/>
    <w:rsid w:val="007132C9"/>
    <w:rsid w:val="00713710"/>
    <w:rsid w:val="00714055"/>
    <w:rsid w:val="0071449A"/>
    <w:rsid w:val="007144B9"/>
    <w:rsid w:val="0071462D"/>
    <w:rsid w:val="00715952"/>
    <w:rsid w:val="007176F8"/>
    <w:rsid w:val="00722104"/>
    <w:rsid w:val="00722203"/>
    <w:rsid w:val="0072313E"/>
    <w:rsid w:val="0072357B"/>
    <w:rsid w:val="00724E32"/>
    <w:rsid w:val="00725373"/>
    <w:rsid w:val="0072679E"/>
    <w:rsid w:val="00733E27"/>
    <w:rsid w:val="0073435D"/>
    <w:rsid w:val="00734A4E"/>
    <w:rsid w:val="0073546E"/>
    <w:rsid w:val="00735935"/>
    <w:rsid w:val="00735CB1"/>
    <w:rsid w:val="00736378"/>
    <w:rsid w:val="007371B8"/>
    <w:rsid w:val="007375AE"/>
    <w:rsid w:val="00737F37"/>
    <w:rsid w:val="007402A9"/>
    <w:rsid w:val="007406AB"/>
    <w:rsid w:val="007420EC"/>
    <w:rsid w:val="00742DD6"/>
    <w:rsid w:val="007448B5"/>
    <w:rsid w:val="007459F5"/>
    <w:rsid w:val="00746095"/>
    <w:rsid w:val="007465B0"/>
    <w:rsid w:val="00746F50"/>
    <w:rsid w:val="00747256"/>
    <w:rsid w:val="007537FA"/>
    <w:rsid w:val="00753F51"/>
    <w:rsid w:val="007543E8"/>
    <w:rsid w:val="0075489E"/>
    <w:rsid w:val="007555C1"/>
    <w:rsid w:val="00756305"/>
    <w:rsid w:val="00761D80"/>
    <w:rsid w:val="00763184"/>
    <w:rsid w:val="007632DC"/>
    <w:rsid w:val="00764D53"/>
    <w:rsid w:val="00764E1E"/>
    <w:rsid w:val="00764F4A"/>
    <w:rsid w:val="00764FF6"/>
    <w:rsid w:val="0076553A"/>
    <w:rsid w:val="00765ACB"/>
    <w:rsid w:val="00765EBC"/>
    <w:rsid w:val="00765FAE"/>
    <w:rsid w:val="00767D56"/>
    <w:rsid w:val="007709B8"/>
    <w:rsid w:val="0077184B"/>
    <w:rsid w:val="00771BD6"/>
    <w:rsid w:val="007727D0"/>
    <w:rsid w:val="00772DCD"/>
    <w:rsid w:val="00773E7F"/>
    <w:rsid w:val="007749C3"/>
    <w:rsid w:val="00775319"/>
    <w:rsid w:val="007762FD"/>
    <w:rsid w:val="00776C2E"/>
    <w:rsid w:val="007773A4"/>
    <w:rsid w:val="007800D7"/>
    <w:rsid w:val="0078220D"/>
    <w:rsid w:val="00783CC4"/>
    <w:rsid w:val="00784070"/>
    <w:rsid w:val="007843E3"/>
    <w:rsid w:val="0078477C"/>
    <w:rsid w:val="00784826"/>
    <w:rsid w:val="007860BF"/>
    <w:rsid w:val="00786BA3"/>
    <w:rsid w:val="00787128"/>
    <w:rsid w:val="00787CA1"/>
    <w:rsid w:val="00787F16"/>
    <w:rsid w:val="0079137C"/>
    <w:rsid w:val="00791978"/>
    <w:rsid w:val="00791AD8"/>
    <w:rsid w:val="00793128"/>
    <w:rsid w:val="007936AD"/>
    <w:rsid w:val="00793898"/>
    <w:rsid w:val="00795083"/>
    <w:rsid w:val="007951C2"/>
    <w:rsid w:val="00795AE9"/>
    <w:rsid w:val="0079733E"/>
    <w:rsid w:val="00797EAB"/>
    <w:rsid w:val="007A005B"/>
    <w:rsid w:val="007A0A4F"/>
    <w:rsid w:val="007A13CE"/>
    <w:rsid w:val="007A14CA"/>
    <w:rsid w:val="007A2045"/>
    <w:rsid w:val="007A21AF"/>
    <w:rsid w:val="007A5286"/>
    <w:rsid w:val="007A59FD"/>
    <w:rsid w:val="007A7545"/>
    <w:rsid w:val="007A7822"/>
    <w:rsid w:val="007B01D5"/>
    <w:rsid w:val="007B029B"/>
    <w:rsid w:val="007B06C7"/>
    <w:rsid w:val="007B08DB"/>
    <w:rsid w:val="007B37C3"/>
    <w:rsid w:val="007B494A"/>
    <w:rsid w:val="007B4B96"/>
    <w:rsid w:val="007B5A39"/>
    <w:rsid w:val="007B71A4"/>
    <w:rsid w:val="007B77D9"/>
    <w:rsid w:val="007B7A65"/>
    <w:rsid w:val="007B7B90"/>
    <w:rsid w:val="007C118B"/>
    <w:rsid w:val="007C20D5"/>
    <w:rsid w:val="007C51B5"/>
    <w:rsid w:val="007C54A5"/>
    <w:rsid w:val="007C67ED"/>
    <w:rsid w:val="007C7D09"/>
    <w:rsid w:val="007D11EB"/>
    <w:rsid w:val="007D18A6"/>
    <w:rsid w:val="007D1962"/>
    <w:rsid w:val="007D3C1F"/>
    <w:rsid w:val="007D50F9"/>
    <w:rsid w:val="007D56CE"/>
    <w:rsid w:val="007D6145"/>
    <w:rsid w:val="007D6156"/>
    <w:rsid w:val="007D68A7"/>
    <w:rsid w:val="007E0300"/>
    <w:rsid w:val="007E1050"/>
    <w:rsid w:val="007E416C"/>
    <w:rsid w:val="007E4538"/>
    <w:rsid w:val="007E48E5"/>
    <w:rsid w:val="007E49EA"/>
    <w:rsid w:val="007E4C57"/>
    <w:rsid w:val="007F13AA"/>
    <w:rsid w:val="007F13C5"/>
    <w:rsid w:val="007F159D"/>
    <w:rsid w:val="007F1C9C"/>
    <w:rsid w:val="007F1D24"/>
    <w:rsid w:val="007F1E00"/>
    <w:rsid w:val="007F20C7"/>
    <w:rsid w:val="007F289F"/>
    <w:rsid w:val="007F2A35"/>
    <w:rsid w:val="007F4E68"/>
    <w:rsid w:val="007F6FCF"/>
    <w:rsid w:val="007F7A59"/>
    <w:rsid w:val="00800429"/>
    <w:rsid w:val="00802E05"/>
    <w:rsid w:val="00802FC1"/>
    <w:rsid w:val="00803B6E"/>
    <w:rsid w:val="0080550C"/>
    <w:rsid w:val="008060E2"/>
    <w:rsid w:val="008066B4"/>
    <w:rsid w:val="00806BD5"/>
    <w:rsid w:val="00807B53"/>
    <w:rsid w:val="00807F38"/>
    <w:rsid w:val="00810E45"/>
    <w:rsid w:val="008123C8"/>
    <w:rsid w:val="0081598C"/>
    <w:rsid w:val="00815A77"/>
    <w:rsid w:val="00815F69"/>
    <w:rsid w:val="008170C5"/>
    <w:rsid w:val="00817F40"/>
    <w:rsid w:val="00820337"/>
    <w:rsid w:val="0082139E"/>
    <w:rsid w:val="008218DD"/>
    <w:rsid w:val="00823FEB"/>
    <w:rsid w:val="00824A25"/>
    <w:rsid w:val="00824B8A"/>
    <w:rsid w:val="00825C90"/>
    <w:rsid w:val="00826887"/>
    <w:rsid w:val="00826DC1"/>
    <w:rsid w:val="00826DE9"/>
    <w:rsid w:val="00827FC8"/>
    <w:rsid w:val="00830891"/>
    <w:rsid w:val="00831211"/>
    <w:rsid w:val="008348E5"/>
    <w:rsid w:val="008350E5"/>
    <w:rsid w:val="00836B0B"/>
    <w:rsid w:val="00837137"/>
    <w:rsid w:val="008402F4"/>
    <w:rsid w:val="00841028"/>
    <w:rsid w:val="008428E9"/>
    <w:rsid w:val="0084342A"/>
    <w:rsid w:val="0084418B"/>
    <w:rsid w:val="008462C3"/>
    <w:rsid w:val="00846D80"/>
    <w:rsid w:val="00847CA6"/>
    <w:rsid w:val="008518D0"/>
    <w:rsid w:val="00853B05"/>
    <w:rsid w:val="008540BC"/>
    <w:rsid w:val="00856E2D"/>
    <w:rsid w:val="00857D98"/>
    <w:rsid w:val="00860129"/>
    <w:rsid w:val="0086295C"/>
    <w:rsid w:val="00864848"/>
    <w:rsid w:val="008668D9"/>
    <w:rsid w:val="00866B8C"/>
    <w:rsid w:val="00866BDE"/>
    <w:rsid w:val="00867786"/>
    <w:rsid w:val="00870E61"/>
    <w:rsid w:val="0087182B"/>
    <w:rsid w:val="00871F8B"/>
    <w:rsid w:val="008749B3"/>
    <w:rsid w:val="008759AB"/>
    <w:rsid w:val="0087620C"/>
    <w:rsid w:val="008776D9"/>
    <w:rsid w:val="0088097F"/>
    <w:rsid w:val="008815A8"/>
    <w:rsid w:val="008817AF"/>
    <w:rsid w:val="008839A5"/>
    <w:rsid w:val="00883CE8"/>
    <w:rsid w:val="00884973"/>
    <w:rsid w:val="008855D8"/>
    <w:rsid w:val="0088692E"/>
    <w:rsid w:val="00886F99"/>
    <w:rsid w:val="0088745A"/>
    <w:rsid w:val="00891907"/>
    <w:rsid w:val="00891D7D"/>
    <w:rsid w:val="0089202D"/>
    <w:rsid w:val="00892460"/>
    <w:rsid w:val="00894138"/>
    <w:rsid w:val="00894440"/>
    <w:rsid w:val="00894A0D"/>
    <w:rsid w:val="00894B0B"/>
    <w:rsid w:val="00896A24"/>
    <w:rsid w:val="00897E92"/>
    <w:rsid w:val="008A099F"/>
    <w:rsid w:val="008A0C8B"/>
    <w:rsid w:val="008A0E11"/>
    <w:rsid w:val="008A2EBF"/>
    <w:rsid w:val="008A4C79"/>
    <w:rsid w:val="008A6656"/>
    <w:rsid w:val="008A6F27"/>
    <w:rsid w:val="008A7E74"/>
    <w:rsid w:val="008A7EB9"/>
    <w:rsid w:val="008B01FE"/>
    <w:rsid w:val="008B14AA"/>
    <w:rsid w:val="008B25D8"/>
    <w:rsid w:val="008B2CDA"/>
    <w:rsid w:val="008B3517"/>
    <w:rsid w:val="008B51C9"/>
    <w:rsid w:val="008B5A91"/>
    <w:rsid w:val="008B6225"/>
    <w:rsid w:val="008B69F6"/>
    <w:rsid w:val="008B6F0F"/>
    <w:rsid w:val="008C0F32"/>
    <w:rsid w:val="008C1DC5"/>
    <w:rsid w:val="008C20A5"/>
    <w:rsid w:val="008C242F"/>
    <w:rsid w:val="008C45B5"/>
    <w:rsid w:val="008C539E"/>
    <w:rsid w:val="008C6912"/>
    <w:rsid w:val="008C7408"/>
    <w:rsid w:val="008D1D1E"/>
    <w:rsid w:val="008D2EDA"/>
    <w:rsid w:val="008D3448"/>
    <w:rsid w:val="008D4706"/>
    <w:rsid w:val="008D5DE6"/>
    <w:rsid w:val="008D7CA7"/>
    <w:rsid w:val="008E060F"/>
    <w:rsid w:val="008E0A0D"/>
    <w:rsid w:val="008E0C46"/>
    <w:rsid w:val="008E26D5"/>
    <w:rsid w:val="008E314B"/>
    <w:rsid w:val="008E3D5C"/>
    <w:rsid w:val="008E5D21"/>
    <w:rsid w:val="008E6023"/>
    <w:rsid w:val="008E6E95"/>
    <w:rsid w:val="008E715A"/>
    <w:rsid w:val="008E7378"/>
    <w:rsid w:val="008E75D1"/>
    <w:rsid w:val="008E7FAA"/>
    <w:rsid w:val="008F008C"/>
    <w:rsid w:val="008F06E9"/>
    <w:rsid w:val="008F261D"/>
    <w:rsid w:val="008F27CF"/>
    <w:rsid w:val="008F2FDE"/>
    <w:rsid w:val="008F3AB7"/>
    <w:rsid w:val="008F432D"/>
    <w:rsid w:val="008F4873"/>
    <w:rsid w:val="008F72FC"/>
    <w:rsid w:val="00901516"/>
    <w:rsid w:val="00903673"/>
    <w:rsid w:val="00904FCE"/>
    <w:rsid w:val="00906882"/>
    <w:rsid w:val="00907576"/>
    <w:rsid w:val="00910D15"/>
    <w:rsid w:val="00911740"/>
    <w:rsid w:val="009126FC"/>
    <w:rsid w:val="0091459E"/>
    <w:rsid w:val="00914603"/>
    <w:rsid w:val="00917C87"/>
    <w:rsid w:val="00920861"/>
    <w:rsid w:val="00923244"/>
    <w:rsid w:val="0092337D"/>
    <w:rsid w:val="009237B0"/>
    <w:rsid w:val="00923FDE"/>
    <w:rsid w:val="009248C6"/>
    <w:rsid w:val="00925E90"/>
    <w:rsid w:val="00926667"/>
    <w:rsid w:val="00927B8C"/>
    <w:rsid w:val="0093064A"/>
    <w:rsid w:val="00932102"/>
    <w:rsid w:val="00932837"/>
    <w:rsid w:val="009335AB"/>
    <w:rsid w:val="00933E6B"/>
    <w:rsid w:val="00934167"/>
    <w:rsid w:val="009347B1"/>
    <w:rsid w:val="00934C8F"/>
    <w:rsid w:val="0093669C"/>
    <w:rsid w:val="00937618"/>
    <w:rsid w:val="00940AA9"/>
    <w:rsid w:val="00941417"/>
    <w:rsid w:val="0094146E"/>
    <w:rsid w:val="0094168E"/>
    <w:rsid w:val="009425D0"/>
    <w:rsid w:val="009430C0"/>
    <w:rsid w:val="009437A3"/>
    <w:rsid w:val="009465B7"/>
    <w:rsid w:val="009466EC"/>
    <w:rsid w:val="009502D2"/>
    <w:rsid w:val="0095034A"/>
    <w:rsid w:val="00951753"/>
    <w:rsid w:val="00954DEE"/>
    <w:rsid w:val="00957796"/>
    <w:rsid w:val="00957A3A"/>
    <w:rsid w:val="00957E10"/>
    <w:rsid w:val="00961295"/>
    <w:rsid w:val="00961606"/>
    <w:rsid w:val="009635E1"/>
    <w:rsid w:val="00964426"/>
    <w:rsid w:val="0096457B"/>
    <w:rsid w:val="00964971"/>
    <w:rsid w:val="00964E0D"/>
    <w:rsid w:val="00965BEA"/>
    <w:rsid w:val="00966109"/>
    <w:rsid w:val="009661F7"/>
    <w:rsid w:val="0096788C"/>
    <w:rsid w:val="009708DC"/>
    <w:rsid w:val="00972002"/>
    <w:rsid w:val="00972125"/>
    <w:rsid w:val="0097417E"/>
    <w:rsid w:val="00974839"/>
    <w:rsid w:val="00974C97"/>
    <w:rsid w:val="00975691"/>
    <w:rsid w:val="009756DF"/>
    <w:rsid w:val="00975B7D"/>
    <w:rsid w:val="00976812"/>
    <w:rsid w:val="00976D63"/>
    <w:rsid w:val="00977590"/>
    <w:rsid w:val="00980064"/>
    <w:rsid w:val="009812BE"/>
    <w:rsid w:val="00981414"/>
    <w:rsid w:val="0098200E"/>
    <w:rsid w:val="00982311"/>
    <w:rsid w:val="00982A50"/>
    <w:rsid w:val="00983458"/>
    <w:rsid w:val="00986C0B"/>
    <w:rsid w:val="009877E9"/>
    <w:rsid w:val="00987969"/>
    <w:rsid w:val="009909FF"/>
    <w:rsid w:val="00990BBD"/>
    <w:rsid w:val="00993D14"/>
    <w:rsid w:val="00994DF2"/>
    <w:rsid w:val="0099509F"/>
    <w:rsid w:val="00995511"/>
    <w:rsid w:val="00995788"/>
    <w:rsid w:val="009958B4"/>
    <w:rsid w:val="00995DCC"/>
    <w:rsid w:val="00995F85"/>
    <w:rsid w:val="00996E57"/>
    <w:rsid w:val="00997059"/>
    <w:rsid w:val="009971DD"/>
    <w:rsid w:val="00997B4E"/>
    <w:rsid w:val="00997FC2"/>
    <w:rsid w:val="009A04C3"/>
    <w:rsid w:val="009A056C"/>
    <w:rsid w:val="009A15BD"/>
    <w:rsid w:val="009A1D32"/>
    <w:rsid w:val="009A2FEA"/>
    <w:rsid w:val="009A3AD1"/>
    <w:rsid w:val="009A4418"/>
    <w:rsid w:val="009A7747"/>
    <w:rsid w:val="009A7939"/>
    <w:rsid w:val="009A7B10"/>
    <w:rsid w:val="009A7EAA"/>
    <w:rsid w:val="009B12F3"/>
    <w:rsid w:val="009B1790"/>
    <w:rsid w:val="009B2C0B"/>
    <w:rsid w:val="009B365A"/>
    <w:rsid w:val="009B6588"/>
    <w:rsid w:val="009B7A0C"/>
    <w:rsid w:val="009C1082"/>
    <w:rsid w:val="009C1D10"/>
    <w:rsid w:val="009C1EC8"/>
    <w:rsid w:val="009C2DF5"/>
    <w:rsid w:val="009C3C5A"/>
    <w:rsid w:val="009C452E"/>
    <w:rsid w:val="009C4F35"/>
    <w:rsid w:val="009C56FA"/>
    <w:rsid w:val="009C5FDB"/>
    <w:rsid w:val="009C68D6"/>
    <w:rsid w:val="009D0E6F"/>
    <w:rsid w:val="009D2340"/>
    <w:rsid w:val="009D4F4A"/>
    <w:rsid w:val="009D59B8"/>
    <w:rsid w:val="009D5EC0"/>
    <w:rsid w:val="009D6184"/>
    <w:rsid w:val="009D72D4"/>
    <w:rsid w:val="009D7482"/>
    <w:rsid w:val="009D7A25"/>
    <w:rsid w:val="009D7A74"/>
    <w:rsid w:val="009E0AE0"/>
    <w:rsid w:val="009E174D"/>
    <w:rsid w:val="009E2756"/>
    <w:rsid w:val="009E3BB1"/>
    <w:rsid w:val="009E475A"/>
    <w:rsid w:val="009E4C9E"/>
    <w:rsid w:val="009E4D03"/>
    <w:rsid w:val="009E61C0"/>
    <w:rsid w:val="009E6F36"/>
    <w:rsid w:val="009E7006"/>
    <w:rsid w:val="009F03C3"/>
    <w:rsid w:val="009F1D61"/>
    <w:rsid w:val="009F2F22"/>
    <w:rsid w:val="009F31FC"/>
    <w:rsid w:val="009F4617"/>
    <w:rsid w:val="009F62AC"/>
    <w:rsid w:val="009F65C1"/>
    <w:rsid w:val="00A00E3F"/>
    <w:rsid w:val="00A01082"/>
    <w:rsid w:val="00A06289"/>
    <w:rsid w:val="00A062FA"/>
    <w:rsid w:val="00A0699A"/>
    <w:rsid w:val="00A079C4"/>
    <w:rsid w:val="00A1036F"/>
    <w:rsid w:val="00A10ADE"/>
    <w:rsid w:val="00A123F3"/>
    <w:rsid w:val="00A126C9"/>
    <w:rsid w:val="00A12B98"/>
    <w:rsid w:val="00A133DC"/>
    <w:rsid w:val="00A1377C"/>
    <w:rsid w:val="00A15581"/>
    <w:rsid w:val="00A175ED"/>
    <w:rsid w:val="00A179BA"/>
    <w:rsid w:val="00A2093C"/>
    <w:rsid w:val="00A20B2F"/>
    <w:rsid w:val="00A21092"/>
    <w:rsid w:val="00A24914"/>
    <w:rsid w:val="00A256A2"/>
    <w:rsid w:val="00A269C6"/>
    <w:rsid w:val="00A26DA7"/>
    <w:rsid w:val="00A26E72"/>
    <w:rsid w:val="00A27CD0"/>
    <w:rsid w:val="00A27E15"/>
    <w:rsid w:val="00A30836"/>
    <w:rsid w:val="00A31547"/>
    <w:rsid w:val="00A32077"/>
    <w:rsid w:val="00A3284D"/>
    <w:rsid w:val="00A330CC"/>
    <w:rsid w:val="00A34CD5"/>
    <w:rsid w:val="00A35306"/>
    <w:rsid w:val="00A35501"/>
    <w:rsid w:val="00A36334"/>
    <w:rsid w:val="00A366A5"/>
    <w:rsid w:val="00A40459"/>
    <w:rsid w:val="00A40835"/>
    <w:rsid w:val="00A40F34"/>
    <w:rsid w:val="00A41A27"/>
    <w:rsid w:val="00A41BC0"/>
    <w:rsid w:val="00A42731"/>
    <w:rsid w:val="00A42B2A"/>
    <w:rsid w:val="00A43974"/>
    <w:rsid w:val="00A43BBE"/>
    <w:rsid w:val="00A445C7"/>
    <w:rsid w:val="00A44E39"/>
    <w:rsid w:val="00A44F2A"/>
    <w:rsid w:val="00A453D5"/>
    <w:rsid w:val="00A45C31"/>
    <w:rsid w:val="00A46359"/>
    <w:rsid w:val="00A46FCF"/>
    <w:rsid w:val="00A46FEA"/>
    <w:rsid w:val="00A47582"/>
    <w:rsid w:val="00A50E28"/>
    <w:rsid w:val="00A512FD"/>
    <w:rsid w:val="00A5197F"/>
    <w:rsid w:val="00A51D28"/>
    <w:rsid w:val="00A5290E"/>
    <w:rsid w:val="00A55A53"/>
    <w:rsid w:val="00A56680"/>
    <w:rsid w:val="00A56A2C"/>
    <w:rsid w:val="00A576C9"/>
    <w:rsid w:val="00A60127"/>
    <w:rsid w:val="00A60827"/>
    <w:rsid w:val="00A60D20"/>
    <w:rsid w:val="00A62CF8"/>
    <w:rsid w:val="00A646A6"/>
    <w:rsid w:val="00A651CD"/>
    <w:rsid w:val="00A65B79"/>
    <w:rsid w:val="00A667CB"/>
    <w:rsid w:val="00A674C1"/>
    <w:rsid w:val="00A7140D"/>
    <w:rsid w:val="00A7548E"/>
    <w:rsid w:val="00A764FB"/>
    <w:rsid w:val="00A76C6C"/>
    <w:rsid w:val="00A77102"/>
    <w:rsid w:val="00A77CA0"/>
    <w:rsid w:val="00A80059"/>
    <w:rsid w:val="00A80072"/>
    <w:rsid w:val="00A80744"/>
    <w:rsid w:val="00A807E3"/>
    <w:rsid w:val="00A8356B"/>
    <w:rsid w:val="00A8378E"/>
    <w:rsid w:val="00A837F5"/>
    <w:rsid w:val="00A84B2E"/>
    <w:rsid w:val="00A85318"/>
    <w:rsid w:val="00A925B4"/>
    <w:rsid w:val="00A93149"/>
    <w:rsid w:val="00A954AE"/>
    <w:rsid w:val="00A95C5D"/>
    <w:rsid w:val="00A96E11"/>
    <w:rsid w:val="00A97581"/>
    <w:rsid w:val="00AA03A9"/>
    <w:rsid w:val="00AA125D"/>
    <w:rsid w:val="00AA12E7"/>
    <w:rsid w:val="00AA1933"/>
    <w:rsid w:val="00AA29F9"/>
    <w:rsid w:val="00AA3662"/>
    <w:rsid w:val="00AA436D"/>
    <w:rsid w:val="00AA4716"/>
    <w:rsid w:val="00AA5BCB"/>
    <w:rsid w:val="00AA6182"/>
    <w:rsid w:val="00AA6218"/>
    <w:rsid w:val="00AA707D"/>
    <w:rsid w:val="00AA7A5A"/>
    <w:rsid w:val="00AB1946"/>
    <w:rsid w:val="00AB1A70"/>
    <w:rsid w:val="00AB1C13"/>
    <w:rsid w:val="00AB2779"/>
    <w:rsid w:val="00AB3046"/>
    <w:rsid w:val="00AB3142"/>
    <w:rsid w:val="00AB487B"/>
    <w:rsid w:val="00AB4A15"/>
    <w:rsid w:val="00AB5727"/>
    <w:rsid w:val="00AB57EE"/>
    <w:rsid w:val="00AB59E2"/>
    <w:rsid w:val="00AB5E44"/>
    <w:rsid w:val="00AC014F"/>
    <w:rsid w:val="00AC0715"/>
    <w:rsid w:val="00AC12FC"/>
    <w:rsid w:val="00AC1F9E"/>
    <w:rsid w:val="00AC2483"/>
    <w:rsid w:val="00AC2F73"/>
    <w:rsid w:val="00AC3D0C"/>
    <w:rsid w:val="00AC4E34"/>
    <w:rsid w:val="00AC5539"/>
    <w:rsid w:val="00AC5A4E"/>
    <w:rsid w:val="00AC6036"/>
    <w:rsid w:val="00AC6F04"/>
    <w:rsid w:val="00AC75AD"/>
    <w:rsid w:val="00AD084F"/>
    <w:rsid w:val="00AD1320"/>
    <w:rsid w:val="00AD142A"/>
    <w:rsid w:val="00AD1E8A"/>
    <w:rsid w:val="00AD2447"/>
    <w:rsid w:val="00AD2924"/>
    <w:rsid w:val="00AD3CB4"/>
    <w:rsid w:val="00AD44DB"/>
    <w:rsid w:val="00AD53CF"/>
    <w:rsid w:val="00AD5BF1"/>
    <w:rsid w:val="00AD5EAE"/>
    <w:rsid w:val="00AD712E"/>
    <w:rsid w:val="00AD75C2"/>
    <w:rsid w:val="00AD7757"/>
    <w:rsid w:val="00AD7860"/>
    <w:rsid w:val="00AE14EA"/>
    <w:rsid w:val="00AE1C5B"/>
    <w:rsid w:val="00AE307F"/>
    <w:rsid w:val="00AE4229"/>
    <w:rsid w:val="00AE54E8"/>
    <w:rsid w:val="00AE58D0"/>
    <w:rsid w:val="00AE5FF6"/>
    <w:rsid w:val="00AF0603"/>
    <w:rsid w:val="00AF07AB"/>
    <w:rsid w:val="00AF18EF"/>
    <w:rsid w:val="00AF1B5E"/>
    <w:rsid w:val="00AF2E9D"/>
    <w:rsid w:val="00AF5105"/>
    <w:rsid w:val="00AF5FFB"/>
    <w:rsid w:val="00AF6607"/>
    <w:rsid w:val="00AF6BDC"/>
    <w:rsid w:val="00AF6C0B"/>
    <w:rsid w:val="00AF7117"/>
    <w:rsid w:val="00AF7C23"/>
    <w:rsid w:val="00B0049A"/>
    <w:rsid w:val="00B01C3C"/>
    <w:rsid w:val="00B02C88"/>
    <w:rsid w:val="00B03464"/>
    <w:rsid w:val="00B0525D"/>
    <w:rsid w:val="00B062DE"/>
    <w:rsid w:val="00B06F7F"/>
    <w:rsid w:val="00B147EF"/>
    <w:rsid w:val="00B157A2"/>
    <w:rsid w:val="00B1694B"/>
    <w:rsid w:val="00B17036"/>
    <w:rsid w:val="00B17F47"/>
    <w:rsid w:val="00B21242"/>
    <w:rsid w:val="00B219D2"/>
    <w:rsid w:val="00B22893"/>
    <w:rsid w:val="00B23496"/>
    <w:rsid w:val="00B271B2"/>
    <w:rsid w:val="00B27263"/>
    <w:rsid w:val="00B3073D"/>
    <w:rsid w:val="00B32BAA"/>
    <w:rsid w:val="00B34BC3"/>
    <w:rsid w:val="00B35128"/>
    <w:rsid w:val="00B353FE"/>
    <w:rsid w:val="00B35B2A"/>
    <w:rsid w:val="00B35B55"/>
    <w:rsid w:val="00B4311C"/>
    <w:rsid w:val="00B53281"/>
    <w:rsid w:val="00B53B8F"/>
    <w:rsid w:val="00B54566"/>
    <w:rsid w:val="00B545EF"/>
    <w:rsid w:val="00B560EC"/>
    <w:rsid w:val="00B617CE"/>
    <w:rsid w:val="00B61F8F"/>
    <w:rsid w:val="00B62CB9"/>
    <w:rsid w:val="00B634E9"/>
    <w:rsid w:val="00B6420B"/>
    <w:rsid w:val="00B665AD"/>
    <w:rsid w:val="00B67075"/>
    <w:rsid w:val="00B67A2D"/>
    <w:rsid w:val="00B67FB7"/>
    <w:rsid w:val="00B7052A"/>
    <w:rsid w:val="00B71B70"/>
    <w:rsid w:val="00B724E4"/>
    <w:rsid w:val="00B73F5C"/>
    <w:rsid w:val="00B757C5"/>
    <w:rsid w:val="00B77646"/>
    <w:rsid w:val="00B77D43"/>
    <w:rsid w:val="00B80B44"/>
    <w:rsid w:val="00B814C9"/>
    <w:rsid w:val="00B82C75"/>
    <w:rsid w:val="00B82CEA"/>
    <w:rsid w:val="00B82DF0"/>
    <w:rsid w:val="00B832AB"/>
    <w:rsid w:val="00B8342A"/>
    <w:rsid w:val="00B848C6"/>
    <w:rsid w:val="00B84B4A"/>
    <w:rsid w:val="00B8526F"/>
    <w:rsid w:val="00B853E3"/>
    <w:rsid w:val="00B856AF"/>
    <w:rsid w:val="00B86977"/>
    <w:rsid w:val="00B9140F"/>
    <w:rsid w:val="00B91794"/>
    <w:rsid w:val="00B917CB"/>
    <w:rsid w:val="00B91B6A"/>
    <w:rsid w:val="00B9312F"/>
    <w:rsid w:val="00B9344F"/>
    <w:rsid w:val="00B935A1"/>
    <w:rsid w:val="00B947B3"/>
    <w:rsid w:val="00B95351"/>
    <w:rsid w:val="00B96149"/>
    <w:rsid w:val="00B9651D"/>
    <w:rsid w:val="00B97295"/>
    <w:rsid w:val="00BA2542"/>
    <w:rsid w:val="00BA2853"/>
    <w:rsid w:val="00BA4B8C"/>
    <w:rsid w:val="00BA531B"/>
    <w:rsid w:val="00BA5429"/>
    <w:rsid w:val="00BA561B"/>
    <w:rsid w:val="00BA5B48"/>
    <w:rsid w:val="00BA7BD2"/>
    <w:rsid w:val="00BB1C23"/>
    <w:rsid w:val="00BB20E3"/>
    <w:rsid w:val="00BB231F"/>
    <w:rsid w:val="00BB25BC"/>
    <w:rsid w:val="00BB29AE"/>
    <w:rsid w:val="00BB342A"/>
    <w:rsid w:val="00BB5029"/>
    <w:rsid w:val="00BB557E"/>
    <w:rsid w:val="00BB5904"/>
    <w:rsid w:val="00BB5B77"/>
    <w:rsid w:val="00BB5F96"/>
    <w:rsid w:val="00BB674D"/>
    <w:rsid w:val="00BB7E86"/>
    <w:rsid w:val="00BC0767"/>
    <w:rsid w:val="00BC1B18"/>
    <w:rsid w:val="00BC2605"/>
    <w:rsid w:val="00BC2862"/>
    <w:rsid w:val="00BC2AD6"/>
    <w:rsid w:val="00BC40F9"/>
    <w:rsid w:val="00BC410A"/>
    <w:rsid w:val="00BC448E"/>
    <w:rsid w:val="00BC55FE"/>
    <w:rsid w:val="00BC5EFB"/>
    <w:rsid w:val="00BC6B3C"/>
    <w:rsid w:val="00BD04A0"/>
    <w:rsid w:val="00BD1238"/>
    <w:rsid w:val="00BD2014"/>
    <w:rsid w:val="00BD35F8"/>
    <w:rsid w:val="00BD4427"/>
    <w:rsid w:val="00BD46C3"/>
    <w:rsid w:val="00BD507F"/>
    <w:rsid w:val="00BD5481"/>
    <w:rsid w:val="00BD618E"/>
    <w:rsid w:val="00BD657D"/>
    <w:rsid w:val="00BE1FDF"/>
    <w:rsid w:val="00BE2C48"/>
    <w:rsid w:val="00BE3D48"/>
    <w:rsid w:val="00BE3E4E"/>
    <w:rsid w:val="00BE67A1"/>
    <w:rsid w:val="00BE6DC5"/>
    <w:rsid w:val="00BE75A7"/>
    <w:rsid w:val="00BF400B"/>
    <w:rsid w:val="00BF4962"/>
    <w:rsid w:val="00BF4BBC"/>
    <w:rsid w:val="00BF6EA9"/>
    <w:rsid w:val="00BF70EC"/>
    <w:rsid w:val="00BF7A6E"/>
    <w:rsid w:val="00C018FC"/>
    <w:rsid w:val="00C02432"/>
    <w:rsid w:val="00C031AE"/>
    <w:rsid w:val="00C03E38"/>
    <w:rsid w:val="00C0526C"/>
    <w:rsid w:val="00C05798"/>
    <w:rsid w:val="00C058E6"/>
    <w:rsid w:val="00C05D08"/>
    <w:rsid w:val="00C07186"/>
    <w:rsid w:val="00C104ED"/>
    <w:rsid w:val="00C11BF7"/>
    <w:rsid w:val="00C12421"/>
    <w:rsid w:val="00C173F8"/>
    <w:rsid w:val="00C17972"/>
    <w:rsid w:val="00C20E25"/>
    <w:rsid w:val="00C229CC"/>
    <w:rsid w:val="00C22A8B"/>
    <w:rsid w:val="00C248E2"/>
    <w:rsid w:val="00C24C32"/>
    <w:rsid w:val="00C2595C"/>
    <w:rsid w:val="00C26C54"/>
    <w:rsid w:val="00C314A5"/>
    <w:rsid w:val="00C32987"/>
    <w:rsid w:val="00C330E7"/>
    <w:rsid w:val="00C35094"/>
    <w:rsid w:val="00C366C5"/>
    <w:rsid w:val="00C37EAE"/>
    <w:rsid w:val="00C4009A"/>
    <w:rsid w:val="00C4102C"/>
    <w:rsid w:val="00C41240"/>
    <w:rsid w:val="00C42569"/>
    <w:rsid w:val="00C42C36"/>
    <w:rsid w:val="00C44D67"/>
    <w:rsid w:val="00C454E7"/>
    <w:rsid w:val="00C45C49"/>
    <w:rsid w:val="00C524B4"/>
    <w:rsid w:val="00C52784"/>
    <w:rsid w:val="00C52C83"/>
    <w:rsid w:val="00C54F84"/>
    <w:rsid w:val="00C54FAA"/>
    <w:rsid w:val="00C5678A"/>
    <w:rsid w:val="00C57109"/>
    <w:rsid w:val="00C57D54"/>
    <w:rsid w:val="00C606FA"/>
    <w:rsid w:val="00C608EA"/>
    <w:rsid w:val="00C61A84"/>
    <w:rsid w:val="00C62518"/>
    <w:rsid w:val="00C654AD"/>
    <w:rsid w:val="00C65ED4"/>
    <w:rsid w:val="00C66266"/>
    <w:rsid w:val="00C67126"/>
    <w:rsid w:val="00C67128"/>
    <w:rsid w:val="00C70382"/>
    <w:rsid w:val="00C72029"/>
    <w:rsid w:val="00C73F34"/>
    <w:rsid w:val="00C752B0"/>
    <w:rsid w:val="00C75861"/>
    <w:rsid w:val="00C75A5F"/>
    <w:rsid w:val="00C76A4D"/>
    <w:rsid w:val="00C7763F"/>
    <w:rsid w:val="00C80A3D"/>
    <w:rsid w:val="00C83A94"/>
    <w:rsid w:val="00C8416A"/>
    <w:rsid w:val="00C85B65"/>
    <w:rsid w:val="00C8706B"/>
    <w:rsid w:val="00C87BC8"/>
    <w:rsid w:val="00C9231B"/>
    <w:rsid w:val="00C93EE1"/>
    <w:rsid w:val="00C94CB3"/>
    <w:rsid w:val="00C95B27"/>
    <w:rsid w:val="00C96553"/>
    <w:rsid w:val="00CA04EA"/>
    <w:rsid w:val="00CA0596"/>
    <w:rsid w:val="00CA2F4A"/>
    <w:rsid w:val="00CA337F"/>
    <w:rsid w:val="00CA63B9"/>
    <w:rsid w:val="00CA6D0E"/>
    <w:rsid w:val="00CA6EC0"/>
    <w:rsid w:val="00CB0682"/>
    <w:rsid w:val="00CB06F4"/>
    <w:rsid w:val="00CB29DD"/>
    <w:rsid w:val="00CB2C8C"/>
    <w:rsid w:val="00CB2F72"/>
    <w:rsid w:val="00CB3B37"/>
    <w:rsid w:val="00CB48F9"/>
    <w:rsid w:val="00CB533A"/>
    <w:rsid w:val="00CB5F25"/>
    <w:rsid w:val="00CC37C6"/>
    <w:rsid w:val="00CC5585"/>
    <w:rsid w:val="00CC7579"/>
    <w:rsid w:val="00CD0CD0"/>
    <w:rsid w:val="00CD17F3"/>
    <w:rsid w:val="00CD227D"/>
    <w:rsid w:val="00CD310C"/>
    <w:rsid w:val="00CD350E"/>
    <w:rsid w:val="00CD46F4"/>
    <w:rsid w:val="00CD53D5"/>
    <w:rsid w:val="00CD5827"/>
    <w:rsid w:val="00CD65EB"/>
    <w:rsid w:val="00CD6B3A"/>
    <w:rsid w:val="00CD6B9B"/>
    <w:rsid w:val="00CD7820"/>
    <w:rsid w:val="00CE159B"/>
    <w:rsid w:val="00CE2A6E"/>
    <w:rsid w:val="00CE3DDE"/>
    <w:rsid w:val="00CE42B7"/>
    <w:rsid w:val="00CE53F9"/>
    <w:rsid w:val="00CE688C"/>
    <w:rsid w:val="00CE7902"/>
    <w:rsid w:val="00CF0979"/>
    <w:rsid w:val="00CF0A59"/>
    <w:rsid w:val="00CF13D4"/>
    <w:rsid w:val="00CF354A"/>
    <w:rsid w:val="00CF35BF"/>
    <w:rsid w:val="00CF3983"/>
    <w:rsid w:val="00CF40A2"/>
    <w:rsid w:val="00CF425B"/>
    <w:rsid w:val="00CF5DB0"/>
    <w:rsid w:val="00CF5DD1"/>
    <w:rsid w:val="00CF7E06"/>
    <w:rsid w:val="00D000BE"/>
    <w:rsid w:val="00D00318"/>
    <w:rsid w:val="00D003FB"/>
    <w:rsid w:val="00D018B5"/>
    <w:rsid w:val="00D01A76"/>
    <w:rsid w:val="00D02AD5"/>
    <w:rsid w:val="00D032D8"/>
    <w:rsid w:val="00D03936"/>
    <w:rsid w:val="00D03B6C"/>
    <w:rsid w:val="00D04496"/>
    <w:rsid w:val="00D0685A"/>
    <w:rsid w:val="00D07E98"/>
    <w:rsid w:val="00D1225B"/>
    <w:rsid w:val="00D131E5"/>
    <w:rsid w:val="00D13D66"/>
    <w:rsid w:val="00D142D8"/>
    <w:rsid w:val="00D14AEA"/>
    <w:rsid w:val="00D15CE4"/>
    <w:rsid w:val="00D162B2"/>
    <w:rsid w:val="00D163FE"/>
    <w:rsid w:val="00D16B71"/>
    <w:rsid w:val="00D17096"/>
    <w:rsid w:val="00D17608"/>
    <w:rsid w:val="00D17CF7"/>
    <w:rsid w:val="00D200B9"/>
    <w:rsid w:val="00D216D6"/>
    <w:rsid w:val="00D24A14"/>
    <w:rsid w:val="00D254E5"/>
    <w:rsid w:val="00D25FB5"/>
    <w:rsid w:val="00D26DD9"/>
    <w:rsid w:val="00D3490D"/>
    <w:rsid w:val="00D35DE6"/>
    <w:rsid w:val="00D3602C"/>
    <w:rsid w:val="00D36705"/>
    <w:rsid w:val="00D40E47"/>
    <w:rsid w:val="00D41D35"/>
    <w:rsid w:val="00D41D48"/>
    <w:rsid w:val="00D424C6"/>
    <w:rsid w:val="00D42ABC"/>
    <w:rsid w:val="00D4342F"/>
    <w:rsid w:val="00D4428F"/>
    <w:rsid w:val="00D47CE0"/>
    <w:rsid w:val="00D50071"/>
    <w:rsid w:val="00D50926"/>
    <w:rsid w:val="00D51532"/>
    <w:rsid w:val="00D5196C"/>
    <w:rsid w:val="00D51C93"/>
    <w:rsid w:val="00D52099"/>
    <w:rsid w:val="00D539E5"/>
    <w:rsid w:val="00D565F2"/>
    <w:rsid w:val="00D60E3E"/>
    <w:rsid w:val="00D62482"/>
    <w:rsid w:val="00D64742"/>
    <w:rsid w:val="00D65C41"/>
    <w:rsid w:val="00D67528"/>
    <w:rsid w:val="00D7036E"/>
    <w:rsid w:val="00D70DA5"/>
    <w:rsid w:val="00D71E55"/>
    <w:rsid w:val="00D72FCC"/>
    <w:rsid w:val="00D744AD"/>
    <w:rsid w:val="00D74C82"/>
    <w:rsid w:val="00D75295"/>
    <w:rsid w:val="00D80CCE"/>
    <w:rsid w:val="00D8138A"/>
    <w:rsid w:val="00D81585"/>
    <w:rsid w:val="00D8163D"/>
    <w:rsid w:val="00D81B59"/>
    <w:rsid w:val="00D8602B"/>
    <w:rsid w:val="00D860D9"/>
    <w:rsid w:val="00D87B9A"/>
    <w:rsid w:val="00D901BE"/>
    <w:rsid w:val="00D90294"/>
    <w:rsid w:val="00D90D7D"/>
    <w:rsid w:val="00D918F2"/>
    <w:rsid w:val="00D91F71"/>
    <w:rsid w:val="00D94501"/>
    <w:rsid w:val="00D956A8"/>
    <w:rsid w:val="00D959A6"/>
    <w:rsid w:val="00D95F07"/>
    <w:rsid w:val="00D9644E"/>
    <w:rsid w:val="00D96EE3"/>
    <w:rsid w:val="00D9744E"/>
    <w:rsid w:val="00D9797F"/>
    <w:rsid w:val="00DA1034"/>
    <w:rsid w:val="00DA150E"/>
    <w:rsid w:val="00DA1E8E"/>
    <w:rsid w:val="00DA2168"/>
    <w:rsid w:val="00DA3718"/>
    <w:rsid w:val="00DA3F5E"/>
    <w:rsid w:val="00DA53F2"/>
    <w:rsid w:val="00DA55D4"/>
    <w:rsid w:val="00DA5C33"/>
    <w:rsid w:val="00DA686F"/>
    <w:rsid w:val="00DA69A6"/>
    <w:rsid w:val="00DB06DC"/>
    <w:rsid w:val="00DB0AD6"/>
    <w:rsid w:val="00DB1538"/>
    <w:rsid w:val="00DB2004"/>
    <w:rsid w:val="00DB2248"/>
    <w:rsid w:val="00DB322D"/>
    <w:rsid w:val="00DB3BDA"/>
    <w:rsid w:val="00DB605E"/>
    <w:rsid w:val="00DB6A64"/>
    <w:rsid w:val="00DB7895"/>
    <w:rsid w:val="00DC07F7"/>
    <w:rsid w:val="00DC0EB6"/>
    <w:rsid w:val="00DC119B"/>
    <w:rsid w:val="00DC3788"/>
    <w:rsid w:val="00DC4B43"/>
    <w:rsid w:val="00DC4F3F"/>
    <w:rsid w:val="00DC51C9"/>
    <w:rsid w:val="00DC68D5"/>
    <w:rsid w:val="00DC6BE3"/>
    <w:rsid w:val="00DC7918"/>
    <w:rsid w:val="00DC7FB7"/>
    <w:rsid w:val="00DD1CB3"/>
    <w:rsid w:val="00DD25DF"/>
    <w:rsid w:val="00DD2B3A"/>
    <w:rsid w:val="00DD3062"/>
    <w:rsid w:val="00DD3419"/>
    <w:rsid w:val="00DD3850"/>
    <w:rsid w:val="00DD3AF0"/>
    <w:rsid w:val="00DD60BB"/>
    <w:rsid w:val="00DD6BB8"/>
    <w:rsid w:val="00DD6C5C"/>
    <w:rsid w:val="00DD750F"/>
    <w:rsid w:val="00DD7718"/>
    <w:rsid w:val="00DE0746"/>
    <w:rsid w:val="00DE0BFE"/>
    <w:rsid w:val="00DE16D5"/>
    <w:rsid w:val="00DE1AF4"/>
    <w:rsid w:val="00DE5206"/>
    <w:rsid w:val="00DE7170"/>
    <w:rsid w:val="00DE7392"/>
    <w:rsid w:val="00DE7823"/>
    <w:rsid w:val="00DE7844"/>
    <w:rsid w:val="00DE7AC5"/>
    <w:rsid w:val="00DF0770"/>
    <w:rsid w:val="00DF13B8"/>
    <w:rsid w:val="00DF265D"/>
    <w:rsid w:val="00DF3398"/>
    <w:rsid w:val="00DF3B8E"/>
    <w:rsid w:val="00DF4781"/>
    <w:rsid w:val="00DF5D30"/>
    <w:rsid w:val="00DF68A4"/>
    <w:rsid w:val="00DF6AD4"/>
    <w:rsid w:val="00DF71E8"/>
    <w:rsid w:val="00E00765"/>
    <w:rsid w:val="00E0080C"/>
    <w:rsid w:val="00E00BBB"/>
    <w:rsid w:val="00E00E73"/>
    <w:rsid w:val="00E03EDF"/>
    <w:rsid w:val="00E06171"/>
    <w:rsid w:val="00E06DC6"/>
    <w:rsid w:val="00E0730F"/>
    <w:rsid w:val="00E0732D"/>
    <w:rsid w:val="00E0746F"/>
    <w:rsid w:val="00E075DC"/>
    <w:rsid w:val="00E07E09"/>
    <w:rsid w:val="00E100BE"/>
    <w:rsid w:val="00E10A35"/>
    <w:rsid w:val="00E11AED"/>
    <w:rsid w:val="00E11F12"/>
    <w:rsid w:val="00E127D7"/>
    <w:rsid w:val="00E12AA6"/>
    <w:rsid w:val="00E13BA7"/>
    <w:rsid w:val="00E13E57"/>
    <w:rsid w:val="00E14BCE"/>
    <w:rsid w:val="00E15A74"/>
    <w:rsid w:val="00E17DC0"/>
    <w:rsid w:val="00E20168"/>
    <w:rsid w:val="00E23D84"/>
    <w:rsid w:val="00E25034"/>
    <w:rsid w:val="00E2560F"/>
    <w:rsid w:val="00E259DF"/>
    <w:rsid w:val="00E26B8B"/>
    <w:rsid w:val="00E2749C"/>
    <w:rsid w:val="00E305D8"/>
    <w:rsid w:val="00E30D9F"/>
    <w:rsid w:val="00E30F21"/>
    <w:rsid w:val="00E31E98"/>
    <w:rsid w:val="00E32D78"/>
    <w:rsid w:val="00E33E65"/>
    <w:rsid w:val="00E3423A"/>
    <w:rsid w:val="00E34C8E"/>
    <w:rsid w:val="00E34DEF"/>
    <w:rsid w:val="00E35049"/>
    <w:rsid w:val="00E368AC"/>
    <w:rsid w:val="00E41977"/>
    <w:rsid w:val="00E41B3D"/>
    <w:rsid w:val="00E420D3"/>
    <w:rsid w:val="00E42F81"/>
    <w:rsid w:val="00E42F84"/>
    <w:rsid w:val="00E43F9C"/>
    <w:rsid w:val="00E44BC1"/>
    <w:rsid w:val="00E5005C"/>
    <w:rsid w:val="00E503B0"/>
    <w:rsid w:val="00E539E2"/>
    <w:rsid w:val="00E5410D"/>
    <w:rsid w:val="00E5673D"/>
    <w:rsid w:val="00E57158"/>
    <w:rsid w:val="00E57CAD"/>
    <w:rsid w:val="00E61908"/>
    <w:rsid w:val="00E625B7"/>
    <w:rsid w:val="00E6433E"/>
    <w:rsid w:val="00E6439A"/>
    <w:rsid w:val="00E64B7A"/>
    <w:rsid w:val="00E6646F"/>
    <w:rsid w:val="00E674AD"/>
    <w:rsid w:val="00E67A69"/>
    <w:rsid w:val="00E7012C"/>
    <w:rsid w:val="00E70396"/>
    <w:rsid w:val="00E70ADA"/>
    <w:rsid w:val="00E7131A"/>
    <w:rsid w:val="00E722F3"/>
    <w:rsid w:val="00E72771"/>
    <w:rsid w:val="00E72A62"/>
    <w:rsid w:val="00E72B51"/>
    <w:rsid w:val="00E73FE0"/>
    <w:rsid w:val="00E76991"/>
    <w:rsid w:val="00E77D76"/>
    <w:rsid w:val="00E806F1"/>
    <w:rsid w:val="00E80734"/>
    <w:rsid w:val="00E80C54"/>
    <w:rsid w:val="00E81180"/>
    <w:rsid w:val="00E815D6"/>
    <w:rsid w:val="00E81B9F"/>
    <w:rsid w:val="00E82BE4"/>
    <w:rsid w:val="00E832FC"/>
    <w:rsid w:val="00E83833"/>
    <w:rsid w:val="00E838FF"/>
    <w:rsid w:val="00E86433"/>
    <w:rsid w:val="00E87B19"/>
    <w:rsid w:val="00E87F8F"/>
    <w:rsid w:val="00E907D6"/>
    <w:rsid w:val="00E90E73"/>
    <w:rsid w:val="00E925F9"/>
    <w:rsid w:val="00E935B6"/>
    <w:rsid w:val="00E94EE6"/>
    <w:rsid w:val="00E95274"/>
    <w:rsid w:val="00E9582A"/>
    <w:rsid w:val="00E966BF"/>
    <w:rsid w:val="00E9711F"/>
    <w:rsid w:val="00E97426"/>
    <w:rsid w:val="00E97922"/>
    <w:rsid w:val="00EA07B8"/>
    <w:rsid w:val="00EA0ADC"/>
    <w:rsid w:val="00EA0B9C"/>
    <w:rsid w:val="00EA1635"/>
    <w:rsid w:val="00EA1640"/>
    <w:rsid w:val="00EA1759"/>
    <w:rsid w:val="00EA1CE0"/>
    <w:rsid w:val="00EA29BD"/>
    <w:rsid w:val="00EA33CC"/>
    <w:rsid w:val="00EA6062"/>
    <w:rsid w:val="00EA6A00"/>
    <w:rsid w:val="00EA6C9E"/>
    <w:rsid w:val="00EA72D3"/>
    <w:rsid w:val="00EB054C"/>
    <w:rsid w:val="00EB0A81"/>
    <w:rsid w:val="00EB3270"/>
    <w:rsid w:val="00EB33B9"/>
    <w:rsid w:val="00EB43E0"/>
    <w:rsid w:val="00EB4437"/>
    <w:rsid w:val="00EB5B16"/>
    <w:rsid w:val="00EB5F8F"/>
    <w:rsid w:val="00EB72BF"/>
    <w:rsid w:val="00EB72E0"/>
    <w:rsid w:val="00EB78E6"/>
    <w:rsid w:val="00EC0662"/>
    <w:rsid w:val="00EC0F43"/>
    <w:rsid w:val="00EC29DD"/>
    <w:rsid w:val="00EC3A8D"/>
    <w:rsid w:val="00EC5803"/>
    <w:rsid w:val="00EC6C78"/>
    <w:rsid w:val="00EC7B22"/>
    <w:rsid w:val="00EC7D05"/>
    <w:rsid w:val="00EC7D55"/>
    <w:rsid w:val="00ED0DD0"/>
    <w:rsid w:val="00ED233A"/>
    <w:rsid w:val="00ED550A"/>
    <w:rsid w:val="00ED6D24"/>
    <w:rsid w:val="00ED7F87"/>
    <w:rsid w:val="00EE123D"/>
    <w:rsid w:val="00EE142A"/>
    <w:rsid w:val="00EE1FAE"/>
    <w:rsid w:val="00EE2807"/>
    <w:rsid w:val="00EE3887"/>
    <w:rsid w:val="00EE4808"/>
    <w:rsid w:val="00EE618D"/>
    <w:rsid w:val="00EE7958"/>
    <w:rsid w:val="00EE7D7A"/>
    <w:rsid w:val="00EF094D"/>
    <w:rsid w:val="00EF263B"/>
    <w:rsid w:val="00EF3038"/>
    <w:rsid w:val="00EF3618"/>
    <w:rsid w:val="00EF454D"/>
    <w:rsid w:val="00EF4649"/>
    <w:rsid w:val="00EF5B50"/>
    <w:rsid w:val="00EF612E"/>
    <w:rsid w:val="00EF6D23"/>
    <w:rsid w:val="00EF6DEA"/>
    <w:rsid w:val="00EF72E5"/>
    <w:rsid w:val="00EF742C"/>
    <w:rsid w:val="00EF7C56"/>
    <w:rsid w:val="00F010CA"/>
    <w:rsid w:val="00F03161"/>
    <w:rsid w:val="00F03880"/>
    <w:rsid w:val="00F04033"/>
    <w:rsid w:val="00F04362"/>
    <w:rsid w:val="00F0687E"/>
    <w:rsid w:val="00F079C6"/>
    <w:rsid w:val="00F07B86"/>
    <w:rsid w:val="00F10321"/>
    <w:rsid w:val="00F109C2"/>
    <w:rsid w:val="00F10C0C"/>
    <w:rsid w:val="00F10F54"/>
    <w:rsid w:val="00F12D56"/>
    <w:rsid w:val="00F133ED"/>
    <w:rsid w:val="00F13586"/>
    <w:rsid w:val="00F13A8D"/>
    <w:rsid w:val="00F155C0"/>
    <w:rsid w:val="00F16F78"/>
    <w:rsid w:val="00F17079"/>
    <w:rsid w:val="00F21873"/>
    <w:rsid w:val="00F22ED0"/>
    <w:rsid w:val="00F23FB8"/>
    <w:rsid w:val="00F24845"/>
    <w:rsid w:val="00F24DA3"/>
    <w:rsid w:val="00F260D8"/>
    <w:rsid w:val="00F2702F"/>
    <w:rsid w:val="00F27824"/>
    <w:rsid w:val="00F30A32"/>
    <w:rsid w:val="00F311C6"/>
    <w:rsid w:val="00F4076E"/>
    <w:rsid w:val="00F410D6"/>
    <w:rsid w:val="00F41931"/>
    <w:rsid w:val="00F45551"/>
    <w:rsid w:val="00F45F4E"/>
    <w:rsid w:val="00F4644A"/>
    <w:rsid w:val="00F47FB7"/>
    <w:rsid w:val="00F50CAE"/>
    <w:rsid w:val="00F50DB5"/>
    <w:rsid w:val="00F5289E"/>
    <w:rsid w:val="00F52A17"/>
    <w:rsid w:val="00F52D33"/>
    <w:rsid w:val="00F53145"/>
    <w:rsid w:val="00F538A4"/>
    <w:rsid w:val="00F53BEE"/>
    <w:rsid w:val="00F543CA"/>
    <w:rsid w:val="00F549EF"/>
    <w:rsid w:val="00F55344"/>
    <w:rsid w:val="00F55761"/>
    <w:rsid w:val="00F559B9"/>
    <w:rsid w:val="00F55A2D"/>
    <w:rsid w:val="00F57CDD"/>
    <w:rsid w:val="00F606D9"/>
    <w:rsid w:val="00F615C8"/>
    <w:rsid w:val="00F62039"/>
    <w:rsid w:val="00F62185"/>
    <w:rsid w:val="00F631FE"/>
    <w:rsid w:val="00F63DA0"/>
    <w:rsid w:val="00F646A6"/>
    <w:rsid w:val="00F65E79"/>
    <w:rsid w:val="00F66567"/>
    <w:rsid w:val="00F66F1C"/>
    <w:rsid w:val="00F724F9"/>
    <w:rsid w:val="00F7259A"/>
    <w:rsid w:val="00F74966"/>
    <w:rsid w:val="00F74FB9"/>
    <w:rsid w:val="00F75A08"/>
    <w:rsid w:val="00F76248"/>
    <w:rsid w:val="00F7741A"/>
    <w:rsid w:val="00F77D07"/>
    <w:rsid w:val="00F80197"/>
    <w:rsid w:val="00F80F2F"/>
    <w:rsid w:val="00F8127D"/>
    <w:rsid w:val="00F814C3"/>
    <w:rsid w:val="00F82D24"/>
    <w:rsid w:val="00F82F40"/>
    <w:rsid w:val="00F83204"/>
    <w:rsid w:val="00F857EC"/>
    <w:rsid w:val="00F86435"/>
    <w:rsid w:val="00F866AB"/>
    <w:rsid w:val="00F87557"/>
    <w:rsid w:val="00F903F2"/>
    <w:rsid w:val="00F90739"/>
    <w:rsid w:val="00F90E51"/>
    <w:rsid w:val="00F92805"/>
    <w:rsid w:val="00F935E4"/>
    <w:rsid w:val="00F94695"/>
    <w:rsid w:val="00F952D1"/>
    <w:rsid w:val="00F95E5E"/>
    <w:rsid w:val="00F96390"/>
    <w:rsid w:val="00F96512"/>
    <w:rsid w:val="00F9657E"/>
    <w:rsid w:val="00F97844"/>
    <w:rsid w:val="00F97ADD"/>
    <w:rsid w:val="00F97F66"/>
    <w:rsid w:val="00FA05D0"/>
    <w:rsid w:val="00FA0BE0"/>
    <w:rsid w:val="00FA1385"/>
    <w:rsid w:val="00FA17AE"/>
    <w:rsid w:val="00FA19E7"/>
    <w:rsid w:val="00FA209D"/>
    <w:rsid w:val="00FA4C75"/>
    <w:rsid w:val="00FA579B"/>
    <w:rsid w:val="00FA5CDB"/>
    <w:rsid w:val="00FB0261"/>
    <w:rsid w:val="00FB0DA8"/>
    <w:rsid w:val="00FB2C35"/>
    <w:rsid w:val="00FB2CED"/>
    <w:rsid w:val="00FB3555"/>
    <w:rsid w:val="00FB3E2F"/>
    <w:rsid w:val="00FB519F"/>
    <w:rsid w:val="00FB663F"/>
    <w:rsid w:val="00FB6AFF"/>
    <w:rsid w:val="00FB7579"/>
    <w:rsid w:val="00FB7D73"/>
    <w:rsid w:val="00FB7F35"/>
    <w:rsid w:val="00FC19AF"/>
    <w:rsid w:val="00FC1B9A"/>
    <w:rsid w:val="00FC32BF"/>
    <w:rsid w:val="00FC50EA"/>
    <w:rsid w:val="00FC77A5"/>
    <w:rsid w:val="00FC7D6F"/>
    <w:rsid w:val="00FD0BC8"/>
    <w:rsid w:val="00FD0C10"/>
    <w:rsid w:val="00FD1205"/>
    <w:rsid w:val="00FD1D79"/>
    <w:rsid w:val="00FD2334"/>
    <w:rsid w:val="00FD2707"/>
    <w:rsid w:val="00FD32D0"/>
    <w:rsid w:val="00FD44EA"/>
    <w:rsid w:val="00FD45D0"/>
    <w:rsid w:val="00FD4711"/>
    <w:rsid w:val="00FD47AE"/>
    <w:rsid w:val="00FD4E15"/>
    <w:rsid w:val="00FD56B9"/>
    <w:rsid w:val="00FD62C6"/>
    <w:rsid w:val="00FD63E4"/>
    <w:rsid w:val="00FD752F"/>
    <w:rsid w:val="00FE10AF"/>
    <w:rsid w:val="00FE2A8C"/>
    <w:rsid w:val="00FE2B17"/>
    <w:rsid w:val="00FE5203"/>
    <w:rsid w:val="00FE5766"/>
    <w:rsid w:val="00FE5FB1"/>
    <w:rsid w:val="00FE6110"/>
    <w:rsid w:val="00FE62C0"/>
    <w:rsid w:val="00FE7905"/>
    <w:rsid w:val="00FE799B"/>
    <w:rsid w:val="00FE7B80"/>
    <w:rsid w:val="00FF29BA"/>
    <w:rsid w:val="00FF3990"/>
    <w:rsid w:val="00FF3ED2"/>
    <w:rsid w:val="00FF4A7D"/>
    <w:rsid w:val="00FF63F2"/>
    <w:rsid w:val="00FF6A5E"/>
    <w:rsid w:val="00FF705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45"/>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45"/>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45"/>
      </w:numPr>
      <w:spacing w:before="180" w:after="180"/>
      <w:outlineLvl w:val="2"/>
    </w:pPr>
    <w:rPr>
      <w:b/>
      <w:bCs/>
      <w:sz w:val="26"/>
      <w:szCs w:val="18"/>
    </w:rPr>
  </w:style>
  <w:style w:type="paragraph" w:styleId="Heading4">
    <w:name w:val="heading 4"/>
    <w:basedOn w:val="Heading3"/>
    <w:next w:val="Normal"/>
    <w:link w:val="Heading4Char"/>
    <w:qFormat/>
    <w:rsid w:val="00AE4229"/>
    <w:pPr>
      <w:numPr>
        <w:ilvl w:val="3"/>
        <w:numId w:val="8"/>
      </w:numPr>
      <w:outlineLvl w:val="3"/>
    </w:pPr>
  </w:style>
  <w:style w:type="paragraph" w:styleId="Heading5">
    <w:name w:val="heading 5"/>
    <w:basedOn w:val="Heading4"/>
    <w:next w:val="Normal"/>
    <w:qFormat/>
    <w:rsid w:val="00884973"/>
    <w:pPr>
      <w:numPr>
        <w:ilvl w:val="0"/>
        <w:numId w:val="0"/>
      </w:numPr>
      <w:spacing w:before="240"/>
      <w:ind w:left="1776" w:hanging="360"/>
      <w:outlineLvl w:val="4"/>
    </w:pPr>
    <w:rPr>
      <w:rFonts w:asciiTheme="minorHAnsi" w:hAnsiTheme="minorHAnsi"/>
      <w:bCs w:val="0"/>
    </w:rPr>
  </w:style>
  <w:style w:type="paragraph" w:styleId="Heading6">
    <w:name w:val="heading 6"/>
    <w:basedOn w:val="Normal"/>
    <w:next w:val="Normal"/>
    <w:qFormat/>
    <w:rsid w:val="00287894"/>
    <w:pPr>
      <w:numPr>
        <w:ilvl w:val="5"/>
        <w:numId w:val="45"/>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45"/>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45"/>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45"/>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 w:type="paragraph" w:styleId="Index1">
    <w:name w:val="index 1"/>
    <w:basedOn w:val="Normal"/>
    <w:next w:val="Normal"/>
    <w:autoRedefine/>
    <w:rsid w:val="00231E42"/>
    <w:pPr>
      <w:ind w:left="240" w:hanging="240"/>
    </w:pPr>
  </w:style>
  <w:style w:type="paragraph" w:styleId="DocumentMap">
    <w:name w:val="Document Map"/>
    <w:basedOn w:val="Normal"/>
    <w:link w:val="DocumentMapChar"/>
    <w:rsid w:val="00CB0682"/>
    <w:rPr>
      <w:rFonts w:ascii="Tahoma" w:hAnsi="Tahoma" w:cs="Tahoma"/>
      <w:sz w:val="16"/>
      <w:szCs w:val="16"/>
    </w:rPr>
  </w:style>
  <w:style w:type="character" w:customStyle="1" w:styleId="DocumentMapChar">
    <w:name w:val="Document Map Char"/>
    <w:basedOn w:val="DefaultParagraphFont"/>
    <w:link w:val="DocumentMap"/>
    <w:rsid w:val="00CB0682"/>
    <w:rPr>
      <w:rFonts w:ascii="Tahoma" w:hAnsi="Tahoma" w:cs="Tahoma"/>
      <w:sz w:val="16"/>
      <w:szCs w:val="16"/>
    </w:rPr>
  </w:style>
  <w:style w:type="paragraph" w:styleId="ListNumber4">
    <w:name w:val="List Number 4"/>
    <w:basedOn w:val="Normal"/>
    <w:link w:val="ListNumber4Char"/>
    <w:rsid w:val="00254D71"/>
    <w:pPr>
      <w:numPr>
        <w:numId w:val="32"/>
      </w:numPr>
      <w:contextualSpacing/>
    </w:pPr>
  </w:style>
  <w:style w:type="character" w:customStyle="1" w:styleId="il">
    <w:name w:val="il"/>
    <w:basedOn w:val="DefaultParagraphFont"/>
    <w:rsid w:val="00E64B7A"/>
  </w:style>
  <w:style w:type="character" w:customStyle="1" w:styleId="ListNumber4Char">
    <w:name w:val="List Number 4 Char"/>
    <w:basedOn w:val="DefaultParagraphFont"/>
    <w:link w:val="ListNumber4"/>
    <w:rsid w:val="00AE4229"/>
    <w:rPr>
      <w:rFonts w:cs="Times New Roman"/>
      <w:sz w:val="24"/>
      <w:szCs w:val="24"/>
    </w:rPr>
  </w:style>
  <w:style w:type="character" w:customStyle="1" w:styleId="Heading4Char">
    <w:name w:val="Heading 4 Char"/>
    <w:basedOn w:val="ListNumber4Char"/>
    <w:link w:val="Heading4"/>
    <w:rsid w:val="00AE4229"/>
    <w:rPr>
      <w:rFonts w:cs="Times New Roman"/>
      <w:b/>
      <w:bCs/>
      <w:sz w:val="26"/>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3287">
      <w:bodyDiv w:val="1"/>
      <w:marLeft w:val="0"/>
      <w:marRight w:val="0"/>
      <w:marTop w:val="0"/>
      <w:marBottom w:val="0"/>
      <w:divBdr>
        <w:top w:val="none" w:sz="0" w:space="0" w:color="auto"/>
        <w:left w:val="none" w:sz="0" w:space="0" w:color="auto"/>
        <w:bottom w:val="none" w:sz="0" w:space="0" w:color="auto"/>
        <w:right w:val="none" w:sz="0" w:space="0" w:color="auto"/>
      </w:divBdr>
    </w:div>
    <w:div w:id="30956240">
      <w:bodyDiv w:val="1"/>
      <w:marLeft w:val="0"/>
      <w:marRight w:val="0"/>
      <w:marTop w:val="0"/>
      <w:marBottom w:val="0"/>
      <w:divBdr>
        <w:top w:val="none" w:sz="0" w:space="0" w:color="auto"/>
        <w:left w:val="none" w:sz="0" w:space="0" w:color="auto"/>
        <w:bottom w:val="none" w:sz="0" w:space="0" w:color="auto"/>
        <w:right w:val="none" w:sz="0" w:space="0" w:color="auto"/>
      </w:divBdr>
    </w:div>
    <w:div w:id="108621124">
      <w:bodyDiv w:val="1"/>
      <w:marLeft w:val="0"/>
      <w:marRight w:val="0"/>
      <w:marTop w:val="0"/>
      <w:marBottom w:val="0"/>
      <w:divBdr>
        <w:top w:val="none" w:sz="0" w:space="0" w:color="auto"/>
        <w:left w:val="none" w:sz="0" w:space="0" w:color="auto"/>
        <w:bottom w:val="none" w:sz="0" w:space="0" w:color="auto"/>
        <w:right w:val="none" w:sz="0" w:space="0" w:color="auto"/>
      </w:divBdr>
    </w:div>
    <w:div w:id="116720905">
      <w:bodyDiv w:val="1"/>
      <w:marLeft w:val="0"/>
      <w:marRight w:val="0"/>
      <w:marTop w:val="0"/>
      <w:marBottom w:val="0"/>
      <w:divBdr>
        <w:top w:val="none" w:sz="0" w:space="0" w:color="auto"/>
        <w:left w:val="none" w:sz="0" w:space="0" w:color="auto"/>
        <w:bottom w:val="none" w:sz="0" w:space="0" w:color="auto"/>
        <w:right w:val="none" w:sz="0" w:space="0" w:color="auto"/>
      </w:divBdr>
    </w:div>
    <w:div w:id="154078728">
      <w:bodyDiv w:val="1"/>
      <w:marLeft w:val="0"/>
      <w:marRight w:val="0"/>
      <w:marTop w:val="0"/>
      <w:marBottom w:val="0"/>
      <w:divBdr>
        <w:top w:val="none" w:sz="0" w:space="0" w:color="auto"/>
        <w:left w:val="none" w:sz="0" w:space="0" w:color="auto"/>
        <w:bottom w:val="none" w:sz="0" w:space="0" w:color="auto"/>
        <w:right w:val="none" w:sz="0" w:space="0" w:color="auto"/>
      </w:divBdr>
      <w:divsChild>
        <w:div w:id="2087266941">
          <w:marLeft w:val="0"/>
          <w:marRight w:val="0"/>
          <w:marTop w:val="0"/>
          <w:marBottom w:val="0"/>
          <w:divBdr>
            <w:top w:val="none" w:sz="0" w:space="0" w:color="auto"/>
            <w:left w:val="none" w:sz="0" w:space="0" w:color="auto"/>
            <w:bottom w:val="none" w:sz="0" w:space="0" w:color="auto"/>
            <w:right w:val="none" w:sz="0" w:space="0" w:color="auto"/>
          </w:divBdr>
          <w:divsChild>
            <w:div w:id="152260943">
              <w:marLeft w:val="0"/>
              <w:marRight w:val="0"/>
              <w:marTop w:val="0"/>
              <w:marBottom w:val="0"/>
              <w:divBdr>
                <w:top w:val="none" w:sz="0" w:space="0" w:color="auto"/>
                <w:left w:val="none" w:sz="0" w:space="0" w:color="auto"/>
                <w:bottom w:val="none" w:sz="0" w:space="0" w:color="auto"/>
                <w:right w:val="none" w:sz="0" w:space="0" w:color="auto"/>
              </w:divBdr>
            </w:div>
            <w:div w:id="1426727130">
              <w:marLeft w:val="0"/>
              <w:marRight w:val="0"/>
              <w:marTop w:val="0"/>
              <w:marBottom w:val="0"/>
              <w:divBdr>
                <w:top w:val="none" w:sz="0" w:space="0" w:color="auto"/>
                <w:left w:val="none" w:sz="0" w:space="0" w:color="auto"/>
                <w:bottom w:val="none" w:sz="0" w:space="0" w:color="auto"/>
                <w:right w:val="none" w:sz="0" w:space="0" w:color="auto"/>
              </w:divBdr>
            </w:div>
            <w:div w:id="1625845955">
              <w:marLeft w:val="0"/>
              <w:marRight w:val="0"/>
              <w:marTop w:val="0"/>
              <w:marBottom w:val="0"/>
              <w:divBdr>
                <w:top w:val="none" w:sz="0" w:space="0" w:color="auto"/>
                <w:left w:val="none" w:sz="0" w:space="0" w:color="auto"/>
                <w:bottom w:val="none" w:sz="0" w:space="0" w:color="auto"/>
                <w:right w:val="none" w:sz="0" w:space="0" w:color="auto"/>
              </w:divBdr>
            </w:div>
            <w:div w:id="16445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980">
      <w:bodyDiv w:val="1"/>
      <w:marLeft w:val="0"/>
      <w:marRight w:val="0"/>
      <w:marTop w:val="0"/>
      <w:marBottom w:val="0"/>
      <w:divBdr>
        <w:top w:val="none" w:sz="0" w:space="0" w:color="auto"/>
        <w:left w:val="none" w:sz="0" w:space="0" w:color="auto"/>
        <w:bottom w:val="none" w:sz="0" w:space="0" w:color="auto"/>
        <w:right w:val="none" w:sz="0" w:space="0" w:color="auto"/>
      </w:divBdr>
      <w:divsChild>
        <w:div w:id="827939620">
          <w:marLeft w:val="0"/>
          <w:marRight w:val="0"/>
          <w:marTop w:val="0"/>
          <w:marBottom w:val="0"/>
          <w:divBdr>
            <w:top w:val="none" w:sz="0" w:space="0" w:color="auto"/>
            <w:left w:val="none" w:sz="0" w:space="0" w:color="auto"/>
            <w:bottom w:val="none" w:sz="0" w:space="0" w:color="auto"/>
            <w:right w:val="none" w:sz="0" w:space="0" w:color="auto"/>
          </w:divBdr>
          <w:divsChild>
            <w:div w:id="1231384746">
              <w:marLeft w:val="0"/>
              <w:marRight w:val="0"/>
              <w:marTop w:val="0"/>
              <w:marBottom w:val="0"/>
              <w:divBdr>
                <w:top w:val="none" w:sz="0" w:space="0" w:color="auto"/>
                <w:left w:val="none" w:sz="0" w:space="0" w:color="auto"/>
                <w:bottom w:val="none" w:sz="0" w:space="0" w:color="auto"/>
                <w:right w:val="none" w:sz="0" w:space="0" w:color="auto"/>
              </w:divBdr>
            </w:div>
            <w:div w:id="1393967027">
              <w:marLeft w:val="0"/>
              <w:marRight w:val="0"/>
              <w:marTop w:val="0"/>
              <w:marBottom w:val="0"/>
              <w:divBdr>
                <w:top w:val="none" w:sz="0" w:space="0" w:color="auto"/>
                <w:left w:val="none" w:sz="0" w:space="0" w:color="auto"/>
                <w:bottom w:val="none" w:sz="0" w:space="0" w:color="auto"/>
                <w:right w:val="none" w:sz="0" w:space="0" w:color="auto"/>
              </w:divBdr>
            </w:div>
            <w:div w:id="1434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208">
      <w:bodyDiv w:val="1"/>
      <w:marLeft w:val="0"/>
      <w:marRight w:val="0"/>
      <w:marTop w:val="0"/>
      <w:marBottom w:val="0"/>
      <w:divBdr>
        <w:top w:val="none" w:sz="0" w:space="0" w:color="auto"/>
        <w:left w:val="none" w:sz="0" w:space="0" w:color="auto"/>
        <w:bottom w:val="none" w:sz="0" w:space="0" w:color="auto"/>
        <w:right w:val="none" w:sz="0" w:space="0" w:color="auto"/>
      </w:divBdr>
    </w:div>
    <w:div w:id="257102624">
      <w:bodyDiv w:val="1"/>
      <w:marLeft w:val="0"/>
      <w:marRight w:val="0"/>
      <w:marTop w:val="0"/>
      <w:marBottom w:val="0"/>
      <w:divBdr>
        <w:top w:val="none" w:sz="0" w:space="0" w:color="auto"/>
        <w:left w:val="none" w:sz="0" w:space="0" w:color="auto"/>
        <w:bottom w:val="none" w:sz="0" w:space="0" w:color="auto"/>
        <w:right w:val="none" w:sz="0" w:space="0" w:color="auto"/>
      </w:divBdr>
    </w:div>
    <w:div w:id="323632927">
      <w:bodyDiv w:val="1"/>
      <w:marLeft w:val="0"/>
      <w:marRight w:val="0"/>
      <w:marTop w:val="0"/>
      <w:marBottom w:val="0"/>
      <w:divBdr>
        <w:top w:val="none" w:sz="0" w:space="0" w:color="auto"/>
        <w:left w:val="none" w:sz="0" w:space="0" w:color="auto"/>
        <w:bottom w:val="none" w:sz="0" w:space="0" w:color="auto"/>
        <w:right w:val="none" w:sz="0" w:space="0" w:color="auto"/>
      </w:divBdr>
    </w:div>
    <w:div w:id="385107461">
      <w:bodyDiv w:val="1"/>
      <w:marLeft w:val="0"/>
      <w:marRight w:val="0"/>
      <w:marTop w:val="0"/>
      <w:marBottom w:val="0"/>
      <w:divBdr>
        <w:top w:val="none" w:sz="0" w:space="0" w:color="auto"/>
        <w:left w:val="none" w:sz="0" w:space="0" w:color="auto"/>
        <w:bottom w:val="none" w:sz="0" w:space="0" w:color="auto"/>
        <w:right w:val="none" w:sz="0" w:space="0" w:color="auto"/>
      </w:divBdr>
    </w:div>
    <w:div w:id="394009535">
      <w:bodyDiv w:val="1"/>
      <w:marLeft w:val="0"/>
      <w:marRight w:val="0"/>
      <w:marTop w:val="0"/>
      <w:marBottom w:val="0"/>
      <w:divBdr>
        <w:top w:val="none" w:sz="0" w:space="0" w:color="auto"/>
        <w:left w:val="none" w:sz="0" w:space="0" w:color="auto"/>
        <w:bottom w:val="none" w:sz="0" w:space="0" w:color="auto"/>
        <w:right w:val="none" w:sz="0" w:space="0" w:color="auto"/>
      </w:divBdr>
      <w:divsChild>
        <w:div w:id="405078253">
          <w:marLeft w:val="0"/>
          <w:marRight w:val="0"/>
          <w:marTop w:val="0"/>
          <w:marBottom w:val="0"/>
          <w:divBdr>
            <w:top w:val="none" w:sz="0" w:space="0" w:color="auto"/>
            <w:left w:val="none" w:sz="0" w:space="0" w:color="auto"/>
            <w:bottom w:val="none" w:sz="0" w:space="0" w:color="auto"/>
            <w:right w:val="none" w:sz="0" w:space="0" w:color="auto"/>
          </w:divBdr>
          <w:divsChild>
            <w:div w:id="113332357">
              <w:marLeft w:val="0"/>
              <w:marRight w:val="0"/>
              <w:marTop w:val="0"/>
              <w:marBottom w:val="0"/>
              <w:divBdr>
                <w:top w:val="none" w:sz="0" w:space="0" w:color="auto"/>
                <w:left w:val="none" w:sz="0" w:space="0" w:color="auto"/>
                <w:bottom w:val="none" w:sz="0" w:space="0" w:color="auto"/>
                <w:right w:val="none" w:sz="0" w:space="0" w:color="auto"/>
              </w:divBdr>
            </w:div>
            <w:div w:id="152458206">
              <w:marLeft w:val="0"/>
              <w:marRight w:val="0"/>
              <w:marTop w:val="0"/>
              <w:marBottom w:val="0"/>
              <w:divBdr>
                <w:top w:val="none" w:sz="0" w:space="0" w:color="auto"/>
                <w:left w:val="none" w:sz="0" w:space="0" w:color="auto"/>
                <w:bottom w:val="none" w:sz="0" w:space="0" w:color="auto"/>
                <w:right w:val="none" w:sz="0" w:space="0" w:color="auto"/>
              </w:divBdr>
            </w:div>
            <w:div w:id="1821000111">
              <w:marLeft w:val="0"/>
              <w:marRight w:val="0"/>
              <w:marTop w:val="0"/>
              <w:marBottom w:val="0"/>
              <w:divBdr>
                <w:top w:val="none" w:sz="0" w:space="0" w:color="auto"/>
                <w:left w:val="none" w:sz="0" w:space="0" w:color="auto"/>
                <w:bottom w:val="none" w:sz="0" w:space="0" w:color="auto"/>
                <w:right w:val="none" w:sz="0" w:space="0" w:color="auto"/>
              </w:divBdr>
            </w:div>
            <w:div w:id="1893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2632">
      <w:bodyDiv w:val="1"/>
      <w:marLeft w:val="0"/>
      <w:marRight w:val="0"/>
      <w:marTop w:val="0"/>
      <w:marBottom w:val="0"/>
      <w:divBdr>
        <w:top w:val="none" w:sz="0" w:space="0" w:color="auto"/>
        <w:left w:val="none" w:sz="0" w:space="0" w:color="auto"/>
        <w:bottom w:val="none" w:sz="0" w:space="0" w:color="auto"/>
        <w:right w:val="none" w:sz="0" w:space="0" w:color="auto"/>
      </w:divBdr>
    </w:div>
    <w:div w:id="413165184">
      <w:bodyDiv w:val="1"/>
      <w:marLeft w:val="45"/>
      <w:marRight w:val="45"/>
      <w:marTop w:val="45"/>
      <w:marBottom w:val="45"/>
      <w:divBdr>
        <w:top w:val="none" w:sz="0" w:space="0" w:color="auto"/>
        <w:left w:val="none" w:sz="0" w:space="0" w:color="auto"/>
        <w:bottom w:val="none" w:sz="0" w:space="0" w:color="auto"/>
        <w:right w:val="none" w:sz="0" w:space="0" w:color="auto"/>
      </w:divBdr>
    </w:div>
    <w:div w:id="432937518">
      <w:bodyDiv w:val="1"/>
      <w:marLeft w:val="0"/>
      <w:marRight w:val="0"/>
      <w:marTop w:val="0"/>
      <w:marBottom w:val="0"/>
      <w:divBdr>
        <w:top w:val="none" w:sz="0" w:space="0" w:color="auto"/>
        <w:left w:val="none" w:sz="0" w:space="0" w:color="auto"/>
        <w:bottom w:val="none" w:sz="0" w:space="0" w:color="auto"/>
        <w:right w:val="none" w:sz="0" w:space="0" w:color="auto"/>
      </w:divBdr>
    </w:div>
    <w:div w:id="506093219">
      <w:bodyDiv w:val="1"/>
      <w:marLeft w:val="0"/>
      <w:marRight w:val="0"/>
      <w:marTop w:val="0"/>
      <w:marBottom w:val="0"/>
      <w:divBdr>
        <w:top w:val="none" w:sz="0" w:space="0" w:color="auto"/>
        <w:left w:val="none" w:sz="0" w:space="0" w:color="auto"/>
        <w:bottom w:val="none" w:sz="0" w:space="0" w:color="auto"/>
        <w:right w:val="none" w:sz="0" w:space="0" w:color="auto"/>
      </w:divBdr>
      <w:divsChild>
        <w:div w:id="154254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1735">
      <w:bodyDiv w:val="1"/>
      <w:marLeft w:val="0"/>
      <w:marRight w:val="0"/>
      <w:marTop w:val="0"/>
      <w:marBottom w:val="0"/>
      <w:divBdr>
        <w:top w:val="none" w:sz="0" w:space="0" w:color="auto"/>
        <w:left w:val="none" w:sz="0" w:space="0" w:color="auto"/>
        <w:bottom w:val="none" w:sz="0" w:space="0" w:color="auto"/>
        <w:right w:val="none" w:sz="0" w:space="0" w:color="auto"/>
      </w:divBdr>
      <w:divsChild>
        <w:div w:id="1341077462">
          <w:marLeft w:val="0"/>
          <w:marRight w:val="0"/>
          <w:marTop w:val="0"/>
          <w:marBottom w:val="0"/>
          <w:divBdr>
            <w:top w:val="none" w:sz="0" w:space="0" w:color="auto"/>
            <w:left w:val="none" w:sz="0" w:space="0" w:color="auto"/>
            <w:bottom w:val="none" w:sz="0" w:space="0" w:color="auto"/>
            <w:right w:val="none" w:sz="0" w:space="0" w:color="auto"/>
          </w:divBdr>
          <w:divsChild>
            <w:div w:id="626936439">
              <w:marLeft w:val="0"/>
              <w:marRight w:val="0"/>
              <w:marTop w:val="0"/>
              <w:marBottom w:val="0"/>
              <w:divBdr>
                <w:top w:val="none" w:sz="0" w:space="0" w:color="auto"/>
                <w:left w:val="none" w:sz="0" w:space="0" w:color="auto"/>
                <w:bottom w:val="none" w:sz="0" w:space="0" w:color="auto"/>
                <w:right w:val="none" w:sz="0" w:space="0" w:color="auto"/>
              </w:divBdr>
            </w:div>
            <w:div w:id="1328633952">
              <w:marLeft w:val="0"/>
              <w:marRight w:val="0"/>
              <w:marTop w:val="0"/>
              <w:marBottom w:val="0"/>
              <w:divBdr>
                <w:top w:val="none" w:sz="0" w:space="0" w:color="auto"/>
                <w:left w:val="none" w:sz="0" w:space="0" w:color="auto"/>
                <w:bottom w:val="none" w:sz="0" w:space="0" w:color="auto"/>
                <w:right w:val="none" w:sz="0" w:space="0" w:color="auto"/>
              </w:divBdr>
            </w:div>
            <w:div w:id="1883209193">
              <w:marLeft w:val="0"/>
              <w:marRight w:val="0"/>
              <w:marTop w:val="0"/>
              <w:marBottom w:val="0"/>
              <w:divBdr>
                <w:top w:val="none" w:sz="0" w:space="0" w:color="auto"/>
                <w:left w:val="none" w:sz="0" w:space="0" w:color="auto"/>
                <w:bottom w:val="none" w:sz="0" w:space="0" w:color="auto"/>
                <w:right w:val="none" w:sz="0" w:space="0" w:color="auto"/>
              </w:divBdr>
            </w:div>
            <w:div w:id="1996643175">
              <w:marLeft w:val="0"/>
              <w:marRight w:val="0"/>
              <w:marTop w:val="0"/>
              <w:marBottom w:val="0"/>
              <w:divBdr>
                <w:top w:val="none" w:sz="0" w:space="0" w:color="auto"/>
                <w:left w:val="none" w:sz="0" w:space="0" w:color="auto"/>
                <w:bottom w:val="none" w:sz="0" w:space="0" w:color="auto"/>
                <w:right w:val="none" w:sz="0" w:space="0" w:color="auto"/>
              </w:divBdr>
            </w:div>
            <w:div w:id="2012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644">
      <w:bodyDiv w:val="1"/>
      <w:marLeft w:val="0"/>
      <w:marRight w:val="0"/>
      <w:marTop w:val="0"/>
      <w:marBottom w:val="0"/>
      <w:divBdr>
        <w:top w:val="none" w:sz="0" w:space="0" w:color="auto"/>
        <w:left w:val="none" w:sz="0" w:space="0" w:color="auto"/>
        <w:bottom w:val="none" w:sz="0" w:space="0" w:color="auto"/>
        <w:right w:val="none" w:sz="0" w:space="0" w:color="auto"/>
      </w:divBdr>
    </w:div>
    <w:div w:id="643780037">
      <w:bodyDiv w:val="1"/>
      <w:marLeft w:val="0"/>
      <w:marRight w:val="0"/>
      <w:marTop w:val="0"/>
      <w:marBottom w:val="0"/>
      <w:divBdr>
        <w:top w:val="none" w:sz="0" w:space="0" w:color="auto"/>
        <w:left w:val="none" w:sz="0" w:space="0" w:color="auto"/>
        <w:bottom w:val="none" w:sz="0" w:space="0" w:color="auto"/>
        <w:right w:val="none" w:sz="0" w:space="0" w:color="auto"/>
      </w:divBdr>
    </w:div>
    <w:div w:id="652442525">
      <w:bodyDiv w:val="1"/>
      <w:marLeft w:val="0"/>
      <w:marRight w:val="0"/>
      <w:marTop w:val="0"/>
      <w:marBottom w:val="0"/>
      <w:divBdr>
        <w:top w:val="none" w:sz="0" w:space="0" w:color="auto"/>
        <w:left w:val="none" w:sz="0" w:space="0" w:color="auto"/>
        <w:bottom w:val="none" w:sz="0" w:space="0" w:color="auto"/>
        <w:right w:val="none" w:sz="0" w:space="0" w:color="auto"/>
      </w:divBdr>
    </w:div>
    <w:div w:id="658462983">
      <w:bodyDiv w:val="1"/>
      <w:marLeft w:val="45"/>
      <w:marRight w:val="45"/>
      <w:marTop w:val="45"/>
      <w:marBottom w:val="45"/>
      <w:divBdr>
        <w:top w:val="none" w:sz="0" w:space="0" w:color="auto"/>
        <w:left w:val="none" w:sz="0" w:space="0" w:color="auto"/>
        <w:bottom w:val="none" w:sz="0" w:space="0" w:color="auto"/>
        <w:right w:val="none" w:sz="0" w:space="0" w:color="auto"/>
      </w:divBdr>
    </w:div>
    <w:div w:id="659424287">
      <w:bodyDiv w:val="1"/>
      <w:marLeft w:val="0"/>
      <w:marRight w:val="0"/>
      <w:marTop w:val="0"/>
      <w:marBottom w:val="0"/>
      <w:divBdr>
        <w:top w:val="none" w:sz="0" w:space="0" w:color="auto"/>
        <w:left w:val="none" w:sz="0" w:space="0" w:color="auto"/>
        <w:bottom w:val="none" w:sz="0" w:space="0" w:color="auto"/>
        <w:right w:val="none" w:sz="0" w:space="0" w:color="auto"/>
      </w:divBdr>
      <w:divsChild>
        <w:div w:id="2133012511">
          <w:marLeft w:val="0"/>
          <w:marRight w:val="0"/>
          <w:marTop w:val="0"/>
          <w:marBottom w:val="0"/>
          <w:divBdr>
            <w:top w:val="none" w:sz="0" w:space="0" w:color="auto"/>
            <w:left w:val="none" w:sz="0" w:space="0" w:color="auto"/>
            <w:bottom w:val="none" w:sz="0" w:space="0" w:color="auto"/>
            <w:right w:val="none" w:sz="0" w:space="0" w:color="auto"/>
          </w:divBdr>
          <w:divsChild>
            <w:div w:id="217789668">
              <w:marLeft w:val="0"/>
              <w:marRight w:val="0"/>
              <w:marTop w:val="0"/>
              <w:marBottom w:val="0"/>
              <w:divBdr>
                <w:top w:val="none" w:sz="0" w:space="0" w:color="auto"/>
                <w:left w:val="none" w:sz="0" w:space="0" w:color="auto"/>
                <w:bottom w:val="none" w:sz="0" w:space="0" w:color="auto"/>
                <w:right w:val="none" w:sz="0" w:space="0" w:color="auto"/>
              </w:divBdr>
            </w:div>
            <w:div w:id="338627367">
              <w:marLeft w:val="0"/>
              <w:marRight w:val="0"/>
              <w:marTop w:val="0"/>
              <w:marBottom w:val="0"/>
              <w:divBdr>
                <w:top w:val="none" w:sz="0" w:space="0" w:color="auto"/>
                <w:left w:val="none" w:sz="0" w:space="0" w:color="auto"/>
                <w:bottom w:val="none" w:sz="0" w:space="0" w:color="auto"/>
                <w:right w:val="none" w:sz="0" w:space="0" w:color="auto"/>
              </w:divBdr>
            </w:div>
            <w:div w:id="888616035">
              <w:marLeft w:val="0"/>
              <w:marRight w:val="0"/>
              <w:marTop w:val="0"/>
              <w:marBottom w:val="0"/>
              <w:divBdr>
                <w:top w:val="none" w:sz="0" w:space="0" w:color="auto"/>
                <w:left w:val="none" w:sz="0" w:space="0" w:color="auto"/>
                <w:bottom w:val="none" w:sz="0" w:space="0" w:color="auto"/>
                <w:right w:val="none" w:sz="0" w:space="0" w:color="auto"/>
              </w:divBdr>
            </w:div>
            <w:div w:id="1079593284">
              <w:marLeft w:val="0"/>
              <w:marRight w:val="0"/>
              <w:marTop w:val="0"/>
              <w:marBottom w:val="0"/>
              <w:divBdr>
                <w:top w:val="none" w:sz="0" w:space="0" w:color="auto"/>
                <w:left w:val="none" w:sz="0" w:space="0" w:color="auto"/>
                <w:bottom w:val="none" w:sz="0" w:space="0" w:color="auto"/>
                <w:right w:val="none" w:sz="0" w:space="0" w:color="auto"/>
              </w:divBdr>
            </w:div>
            <w:div w:id="1152865841">
              <w:marLeft w:val="0"/>
              <w:marRight w:val="0"/>
              <w:marTop w:val="0"/>
              <w:marBottom w:val="0"/>
              <w:divBdr>
                <w:top w:val="none" w:sz="0" w:space="0" w:color="auto"/>
                <w:left w:val="none" w:sz="0" w:space="0" w:color="auto"/>
                <w:bottom w:val="none" w:sz="0" w:space="0" w:color="auto"/>
                <w:right w:val="none" w:sz="0" w:space="0" w:color="auto"/>
              </w:divBdr>
            </w:div>
            <w:div w:id="1396780619">
              <w:marLeft w:val="0"/>
              <w:marRight w:val="0"/>
              <w:marTop w:val="0"/>
              <w:marBottom w:val="0"/>
              <w:divBdr>
                <w:top w:val="none" w:sz="0" w:space="0" w:color="auto"/>
                <w:left w:val="none" w:sz="0" w:space="0" w:color="auto"/>
                <w:bottom w:val="none" w:sz="0" w:space="0" w:color="auto"/>
                <w:right w:val="none" w:sz="0" w:space="0" w:color="auto"/>
              </w:divBdr>
            </w:div>
            <w:div w:id="1459181941">
              <w:marLeft w:val="0"/>
              <w:marRight w:val="0"/>
              <w:marTop w:val="0"/>
              <w:marBottom w:val="0"/>
              <w:divBdr>
                <w:top w:val="none" w:sz="0" w:space="0" w:color="auto"/>
                <w:left w:val="none" w:sz="0" w:space="0" w:color="auto"/>
                <w:bottom w:val="none" w:sz="0" w:space="0" w:color="auto"/>
                <w:right w:val="none" w:sz="0" w:space="0" w:color="auto"/>
              </w:divBdr>
            </w:div>
            <w:div w:id="1510829731">
              <w:marLeft w:val="0"/>
              <w:marRight w:val="0"/>
              <w:marTop w:val="0"/>
              <w:marBottom w:val="0"/>
              <w:divBdr>
                <w:top w:val="none" w:sz="0" w:space="0" w:color="auto"/>
                <w:left w:val="none" w:sz="0" w:space="0" w:color="auto"/>
                <w:bottom w:val="none" w:sz="0" w:space="0" w:color="auto"/>
                <w:right w:val="none" w:sz="0" w:space="0" w:color="auto"/>
              </w:divBdr>
            </w:div>
            <w:div w:id="1525316753">
              <w:marLeft w:val="0"/>
              <w:marRight w:val="0"/>
              <w:marTop w:val="0"/>
              <w:marBottom w:val="0"/>
              <w:divBdr>
                <w:top w:val="none" w:sz="0" w:space="0" w:color="auto"/>
                <w:left w:val="none" w:sz="0" w:space="0" w:color="auto"/>
                <w:bottom w:val="none" w:sz="0" w:space="0" w:color="auto"/>
                <w:right w:val="none" w:sz="0" w:space="0" w:color="auto"/>
              </w:divBdr>
            </w:div>
            <w:div w:id="1913999415">
              <w:marLeft w:val="0"/>
              <w:marRight w:val="0"/>
              <w:marTop w:val="0"/>
              <w:marBottom w:val="0"/>
              <w:divBdr>
                <w:top w:val="none" w:sz="0" w:space="0" w:color="auto"/>
                <w:left w:val="none" w:sz="0" w:space="0" w:color="auto"/>
                <w:bottom w:val="none" w:sz="0" w:space="0" w:color="auto"/>
                <w:right w:val="none" w:sz="0" w:space="0" w:color="auto"/>
              </w:divBdr>
            </w:div>
            <w:div w:id="2022776993">
              <w:marLeft w:val="0"/>
              <w:marRight w:val="0"/>
              <w:marTop w:val="0"/>
              <w:marBottom w:val="0"/>
              <w:divBdr>
                <w:top w:val="none" w:sz="0" w:space="0" w:color="auto"/>
                <w:left w:val="none" w:sz="0" w:space="0" w:color="auto"/>
                <w:bottom w:val="none" w:sz="0" w:space="0" w:color="auto"/>
                <w:right w:val="none" w:sz="0" w:space="0" w:color="auto"/>
              </w:divBdr>
            </w:div>
            <w:div w:id="2030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1912">
      <w:bodyDiv w:val="1"/>
      <w:marLeft w:val="0"/>
      <w:marRight w:val="0"/>
      <w:marTop w:val="0"/>
      <w:marBottom w:val="0"/>
      <w:divBdr>
        <w:top w:val="none" w:sz="0" w:space="0" w:color="auto"/>
        <w:left w:val="none" w:sz="0" w:space="0" w:color="auto"/>
        <w:bottom w:val="none" w:sz="0" w:space="0" w:color="auto"/>
        <w:right w:val="none" w:sz="0" w:space="0" w:color="auto"/>
      </w:divBdr>
    </w:div>
    <w:div w:id="719132942">
      <w:bodyDiv w:val="1"/>
      <w:marLeft w:val="0"/>
      <w:marRight w:val="0"/>
      <w:marTop w:val="0"/>
      <w:marBottom w:val="0"/>
      <w:divBdr>
        <w:top w:val="none" w:sz="0" w:space="0" w:color="auto"/>
        <w:left w:val="none" w:sz="0" w:space="0" w:color="auto"/>
        <w:bottom w:val="none" w:sz="0" w:space="0" w:color="auto"/>
        <w:right w:val="none" w:sz="0" w:space="0" w:color="auto"/>
      </w:divBdr>
    </w:div>
    <w:div w:id="797181278">
      <w:bodyDiv w:val="1"/>
      <w:marLeft w:val="45"/>
      <w:marRight w:val="45"/>
      <w:marTop w:val="45"/>
      <w:marBottom w:val="45"/>
      <w:divBdr>
        <w:top w:val="none" w:sz="0" w:space="0" w:color="auto"/>
        <w:left w:val="none" w:sz="0" w:space="0" w:color="auto"/>
        <w:bottom w:val="none" w:sz="0" w:space="0" w:color="auto"/>
        <w:right w:val="none" w:sz="0" w:space="0" w:color="auto"/>
      </w:divBdr>
    </w:div>
    <w:div w:id="802885624">
      <w:bodyDiv w:val="1"/>
      <w:marLeft w:val="0"/>
      <w:marRight w:val="0"/>
      <w:marTop w:val="0"/>
      <w:marBottom w:val="0"/>
      <w:divBdr>
        <w:top w:val="none" w:sz="0" w:space="0" w:color="auto"/>
        <w:left w:val="none" w:sz="0" w:space="0" w:color="auto"/>
        <w:bottom w:val="none" w:sz="0" w:space="0" w:color="auto"/>
        <w:right w:val="none" w:sz="0" w:space="0" w:color="auto"/>
      </w:divBdr>
    </w:div>
    <w:div w:id="989863318">
      <w:bodyDiv w:val="1"/>
      <w:marLeft w:val="0"/>
      <w:marRight w:val="0"/>
      <w:marTop w:val="0"/>
      <w:marBottom w:val="0"/>
      <w:divBdr>
        <w:top w:val="none" w:sz="0" w:space="0" w:color="auto"/>
        <w:left w:val="none" w:sz="0" w:space="0" w:color="auto"/>
        <w:bottom w:val="none" w:sz="0" w:space="0" w:color="auto"/>
        <w:right w:val="none" w:sz="0" w:space="0" w:color="auto"/>
      </w:divBdr>
    </w:div>
    <w:div w:id="1086803708">
      <w:bodyDiv w:val="1"/>
      <w:marLeft w:val="0"/>
      <w:marRight w:val="0"/>
      <w:marTop w:val="0"/>
      <w:marBottom w:val="0"/>
      <w:divBdr>
        <w:top w:val="none" w:sz="0" w:space="0" w:color="auto"/>
        <w:left w:val="none" w:sz="0" w:space="0" w:color="auto"/>
        <w:bottom w:val="none" w:sz="0" w:space="0" w:color="auto"/>
        <w:right w:val="none" w:sz="0" w:space="0" w:color="auto"/>
      </w:divBdr>
    </w:div>
    <w:div w:id="1161848940">
      <w:bodyDiv w:val="1"/>
      <w:marLeft w:val="0"/>
      <w:marRight w:val="0"/>
      <w:marTop w:val="0"/>
      <w:marBottom w:val="0"/>
      <w:divBdr>
        <w:top w:val="none" w:sz="0" w:space="0" w:color="auto"/>
        <w:left w:val="none" w:sz="0" w:space="0" w:color="auto"/>
        <w:bottom w:val="none" w:sz="0" w:space="0" w:color="auto"/>
        <w:right w:val="none" w:sz="0" w:space="0" w:color="auto"/>
      </w:divBdr>
    </w:div>
    <w:div w:id="1232737177">
      <w:bodyDiv w:val="1"/>
      <w:marLeft w:val="45"/>
      <w:marRight w:val="45"/>
      <w:marTop w:val="45"/>
      <w:marBottom w:val="45"/>
      <w:divBdr>
        <w:top w:val="none" w:sz="0" w:space="0" w:color="auto"/>
        <w:left w:val="none" w:sz="0" w:space="0" w:color="auto"/>
        <w:bottom w:val="none" w:sz="0" w:space="0" w:color="auto"/>
        <w:right w:val="none" w:sz="0" w:space="0" w:color="auto"/>
      </w:divBdr>
    </w:div>
    <w:div w:id="13159111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48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1353766">
      <w:bodyDiv w:val="1"/>
      <w:marLeft w:val="45"/>
      <w:marRight w:val="45"/>
      <w:marTop w:val="45"/>
      <w:marBottom w:val="45"/>
      <w:divBdr>
        <w:top w:val="none" w:sz="0" w:space="0" w:color="auto"/>
        <w:left w:val="none" w:sz="0" w:space="0" w:color="auto"/>
        <w:bottom w:val="none" w:sz="0" w:space="0" w:color="auto"/>
        <w:right w:val="none" w:sz="0" w:space="0" w:color="auto"/>
      </w:divBdr>
    </w:div>
    <w:div w:id="1386682944">
      <w:bodyDiv w:val="1"/>
      <w:marLeft w:val="35"/>
      <w:marRight w:val="35"/>
      <w:marTop w:val="35"/>
      <w:marBottom w:val="35"/>
      <w:divBdr>
        <w:top w:val="none" w:sz="0" w:space="0" w:color="auto"/>
        <w:left w:val="none" w:sz="0" w:space="0" w:color="auto"/>
        <w:bottom w:val="none" w:sz="0" w:space="0" w:color="auto"/>
        <w:right w:val="none" w:sz="0" w:space="0" w:color="auto"/>
      </w:divBdr>
    </w:div>
    <w:div w:id="1469476717">
      <w:bodyDiv w:val="1"/>
      <w:marLeft w:val="0"/>
      <w:marRight w:val="0"/>
      <w:marTop w:val="0"/>
      <w:marBottom w:val="0"/>
      <w:divBdr>
        <w:top w:val="none" w:sz="0" w:space="0" w:color="auto"/>
        <w:left w:val="none" w:sz="0" w:space="0" w:color="auto"/>
        <w:bottom w:val="none" w:sz="0" w:space="0" w:color="auto"/>
        <w:right w:val="none" w:sz="0" w:space="0" w:color="auto"/>
      </w:divBdr>
    </w:div>
    <w:div w:id="1650746127">
      <w:bodyDiv w:val="1"/>
      <w:marLeft w:val="0"/>
      <w:marRight w:val="0"/>
      <w:marTop w:val="0"/>
      <w:marBottom w:val="0"/>
      <w:divBdr>
        <w:top w:val="none" w:sz="0" w:space="0" w:color="auto"/>
        <w:left w:val="none" w:sz="0" w:space="0" w:color="auto"/>
        <w:bottom w:val="none" w:sz="0" w:space="0" w:color="auto"/>
        <w:right w:val="none" w:sz="0" w:space="0" w:color="auto"/>
      </w:divBdr>
      <w:divsChild>
        <w:div w:id="1948197419">
          <w:marLeft w:val="0"/>
          <w:marRight w:val="0"/>
          <w:marTop w:val="0"/>
          <w:marBottom w:val="0"/>
          <w:divBdr>
            <w:top w:val="none" w:sz="0" w:space="0" w:color="auto"/>
            <w:left w:val="none" w:sz="0" w:space="0" w:color="auto"/>
            <w:bottom w:val="none" w:sz="0" w:space="0" w:color="auto"/>
            <w:right w:val="none" w:sz="0" w:space="0" w:color="auto"/>
          </w:divBdr>
          <w:divsChild>
            <w:div w:id="232591080">
              <w:marLeft w:val="0"/>
              <w:marRight w:val="0"/>
              <w:marTop w:val="0"/>
              <w:marBottom w:val="0"/>
              <w:divBdr>
                <w:top w:val="none" w:sz="0" w:space="0" w:color="auto"/>
                <w:left w:val="none" w:sz="0" w:space="0" w:color="auto"/>
                <w:bottom w:val="none" w:sz="0" w:space="0" w:color="auto"/>
                <w:right w:val="none" w:sz="0" w:space="0" w:color="auto"/>
              </w:divBdr>
            </w:div>
            <w:div w:id="743717962">
              <w:marLeft w:val="0"/>
              <w:marRight w:val="0"/>
              <w:marTop w:val="0"/>
              <w:marBottom w:val="0"/>
              <w:divBdr>
                <w:top w:val="none" w:sz="0" w:space="0" w:color="auto"/>
                <w:left w:val="none" w:sz="0" w:space="0" w:color="auto"/>
                <w:bottom w:val="none" w:sz="0" w:space="0" w:color="auto"/>
                <w:right w:val="none" w:sz="0" w:space="0" w:color="auto"/>
              </w:divBdr>
            </w:div>
            <w:div w:id="884679485">
              <w:marLeft w:val="0"/>
              <w:marRight w:val="0"/>
              <w:marTop w:val="0"/>
              <w:marBottom w:val="0"/>
              <w:divBdr>
                <w:top w:val="none" w:sz="0" w:space="0" w:color="auto"/>
                <w:left w:val="none" w:sz="0" w:space="0" w:color="auto"/>
                <w:bottom w:val="none" w:sz="0" w:space="0" w:color="auto"/>
                <w:right w:val="none" w:sz="0" w:space="0" w:color="auto"/>
              </w:divBdr>
            </w:div>
            <w:div w:id="1634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12">
      <w:bodyDiv w:val="1"/>
      <w:marLeft w:val="0"/>
      <w:marRight w:val="0"/>
      <w:marTop w:val="0"/>
      <w:marBottom w:val="0"/>
      <w:divBdr>
        <w:top w:val="none" w:sz="0" w:space="0" w:color="auto"/>
        <w:left w:val="none" w:sz="0" w:space="0" w:color="auto"/>
        <w:bottom w:val="none" w:sz="0" w:space="0" w:color="auto"/>
        <w:right w:val="none" w:sz="0" w:space="0" w:color="auto"/>
      </w:divBdr>
      <w:divsChild>
        <w:div w:id="2124877988">
          <w:marLeft w:val="100"/>
          <w:marRight w:val="100"/>
          <w:marTop w:val="0"/>
          <w:marBottom w:val="100"/>
          <w:divBdr>
            <w:top w:val="none" w:sz="0" w:space="0" w:color="auto"/>
            <w:left w:val="none" w:sz="0" w:space="0" w:color="auto"/>
            <w:bottom w:val="none" w:sz="0" w:space="0" w:color="auto"/>
            <w:right w:val="none" w:sz="0" w:space="0" w:color="auto"/>
          </w:divBdr>
          <w:divsChild>
            <w:div w:id="78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26">
      <w:bodyDiv w:val="1"/>
      <w:marLeft w:val="0"/>
      <w:marRight w:val="0"/>
      <w:marTop w:val="0"/>
      <w:marBottom w:val="0"/>
      <w:divBdr>
        <w:top w:val="none" w:sz="0" w:space="0" w:color="auto"/>
        <w:left w:val="none" w:sz="0" w:space="0" w:color="auto"/>
        <w:bottom w:val="none" w:sz="0" w:space="0" w:color="auto"/>
        <w:right w:val="none" w:sz="0" w:space="0" w:color="auto"/>
      </w:divBdr>
    </w:div>
    <w:div w:id="1857881978">
      <w:bodyDiv w:val="1"/>
      <w:marLeft w:val="0"/>
      <w:marRight w:val="0"/>
      <w:marTop w:val="0"/>
      <w:marBottom w:val="0"/>
      <w:divBdr>
        <w:top w:val="none" w:sz="0" w:space="0" w:color="auto"/>
        <w:left w:val="none" w:sz="0" w:space="0" w:color="auto"/>
        <w:bottom w:val="none" w:sz="0" w:space="0" w:color="auto"/>
        <w:right w:val="none" w:sz="0" w:space="0" w:color="auto"/>
      </w:divBdr>
    </w:div>
    <w:div w:id="1890456425">
      <w:bodyDiv w:val="1"/>
      <w:marLeft w:val="0"/>
      <w:marRight w:val="0"/>
      <w:marTop w:val="0"/>
      <w:marBottom w:val="0"/>
      <w:divBdr>
        <w:top w:val="none" w:sz="0" w:space="0" w:color="auto"/>
        <w:left w:val="none" w:sz="0" w:space="0" w:color="auto"/>
        <w:bottom w:val="none" w:sz="0" w:space="0" w:color="auto"/>
        <w:right w:val="none" w:sz="0" w:space="0" w:color="auto"/>
      </w:divBdr>
    </w:div>
    <w:div w:id="2029259039">
      <w:bodyDiv w:val="1"/>
      <w:marLeft w:val="0"/>
      <w:marRight w:val="0"/>
      <w:marTop w:val="0"/>
      <w:marBottom w:val="0"/>
      <w:divBdr>
        <w:top w:val="none" w:sz="0" w:space="0" w:color="auto"/>
        <w:left w:val="none" w:sz="0" w:space="0" w:color="auto"/>
        <w:bottom w:val="none" w:sz="0" w:space="0" w:color="auto"/>
        <w:right w:val="none" w:sz="0" w:space="0" w:color="auto"/>
      </w:divBdr>
      <w:divsChild>
        <w:div w:id="4482135">
          <w:marLeft w:val="0"/>
          <w:marRight w:val="0"/>
          <w:marTop w:val="0"/>
          <w:marBottom w:val="0"/>
          <w:divBdr>
            <w:top w:val="none" w:sz="0" w:space="0" w:color="auto"/>
            <w:left w:val="none" w:sz="0" w:space="0" w:color="auto"/>
            <w:bottom w:val="none" w:sz="0" w:space="0" w:color="auto"/>
            <w:right w:val="none" w:sz="0" w:space="0" w:color="auto"/>
          </w:divBdr>
          <w:divsChild>
            <w:div w:id="145754201">
              <w:marLeft w:val="0"/>
              <w:marRight w:val="0"/>
              <w:marTop w:val="0"/>
              <w:marBottom w:val="0"/>
              <w:divBdr>
                <w:top w:val="none" w:sz="0" w:space="0" w:color="auto"/>
                <w:left w:val="none" w:sz="0" w:space="0" w:color="auto"/>
                <w:bottom w:val="none" w:sz="0" w:space="0" w:color="auto"/>
                <w:right w:val="none" w:sz="0" w:space="0" w:color="auto"/>
              </w:divBdr>
            </w:div>
            <w:div w:id="1278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ite.gmu.edu/~kgaj/publications/conferences/GMU_SPEED_2007.pdf" TargetMode="External"/><Relationship Id="rId47" Type="http://schemas.openxmlformats.org/officeDocument/2006/relationships/hyperlink" Target="http://download.oracle.com/javase/6/docs/technotes/guides/security/crypto/CryptoSpec.html" TargetMode="External"/><Relationship Id="rId50" Type="http://schemas.openxmlformats.org/officeDocument/2006/relationships/hyperlink" Target="http://download.oracle.com/javase/6/docs/technotes/guides/security/crypto/CryptoSpec.html" TargetMode="External"/><Relationship Id="rId55" Type="http://schemas.openxmlformats.org/officeDocument/2006/relationships/hyperlink" Target="http://download.oracle.com/javase/6/docs/technotes/guides/security/crypto/CryptoSpec.html" TargetMode="External"/><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hyperlink" Target="http://www.cosic.esat.kuleuven.be/publications/article-73.ps" TargetMode="External"/><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download.oracle.com/javase/1.4.2/docs/api/javax/crypto/Cipher.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cacr.math.uwaterloo.ca/hac/about/chap14.pdf" TargetMode="External"/><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4.png"/><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hyperlink" Target="http://webee.technion.ac.il/~hugo/rhash/rhash.pdf" TargetMode="External"/><Relationship Id="rId79" Type="http://schemas.openxmlformats.org/officeDocument/2006/relationships/hyperlink" Target="http://docstore.mik.ua/orelly/java-ent/security/ch08_01.htm" TargetMode="External"/><Relationship Id="rId5" Type="http://schemas.openxmlformats.org/officeDocument/2006/relationships/settings" Target="settings.xml"/><Relationship Id="rId61" Type="http://schemas.openxmlformats.org/officeDocument/2006/relationships/image" Target="media/image38.emf"/><Relationship Id="rId82" Type="http://schemas.openxmlformats.org/officeDocument/2006/relationships/hyperlink" Target="http://java.sun.com/developer/onlineTraining/Programming/JDCBook/jni.html"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svn://132.70.6.202/development/SDK/Docs/primitives_for_implementationV2.2.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hyperlink" Target="http://download.oracle.com/javase/6/docs/technotes/guides/security/crypto/CryptoSpec.html" TargetMode="External"/><Relationship Id="rId56" Type="http://schemas.openxmlformats.org/officeDocument/2006/relationships/hyperlink" Target="http://download.oracle.com/javase/6/docs/technotes/guides/security/crypto/CryptoSpec.html" TargetMode="External"/><Relationship Id="rId64" Type="http://schemas.openxmlformats.org/officeDocument/2006/relationships/image" Target="media/image41.png"/><Relationship Id="rId69" Type="http://schemas.openxmlformats.org/officeDocument/2006/relationships/image" Target="media/image46.emf"/><Relationship Id="rId77" Type="http://schemas.openxmlformats.org/officeDocument/2006/relationships/image" Target="media/image50.emf"/><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49.emf"/><Relationship Id="rId80" Type="http://schemas.openxmlformats.org/officeDocument/2006/relationships/hyperlink" Target="http://java.sun.com/developer/onlineTraining/Programming/JDCBook/jni.html"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download.oracle.com/javase/6/docs/technotes/guides/security/crypto/CryptoSpec.html" TargetMode="External"/><Relationship Id="rId67" Type="http://schemas.openxmlformats.org/officeDocument/2006/relationships/image" Target="media/image4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yperlink" Target="http://download.oracle.com/javase/6/docs/technotes/guides/security/crypto/CryptoSpec.html" TargetMode="External"/><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yperlink" Target="http://www.shoup.net/ntl/doc/tour-modules.html"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download.oracle.com/javase/6/docs/technotes/guides/security/crypto/CryptoSpec.html" TargetMode="External"/><Relationship Id="rId57" Type="http://schemas.openxmlformats.org/officeDocument/2006/relationships/image" Target="media/image35.png"/><Relationship Id="rId10" Type="http://schemas.openxmlformats.org/officeDocument/2006/relationships/hyperlink" Target="http://download.oracle.com/javase/6/docs/technotes/guides/security/crypto/CryptoSpec.html" TargetMode="Externa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download.oracle.com/javase/6/docs/technotes/guides/security/crypto/CryptoSpec.html"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yperlink" Target="http://eprint.iacr.org/2010/264" TargetMode="External"/><Relationship Id="rId78" Type="http://schemas.openxmlformats.org/officeDocument/2006/relationships/oleObject" Target="embeddings/Microsoft_Excel_97-2003_Worksheet1.xls"/><Relationship Id="rId81" Type="http://schemas.openxmlformats.org/officeDocument/2006/relationships/hyperlink" Target="http://java.sun.com/docs/books/jni/html/jniTOC.html"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A4317-8DB7-432C-A772-D9459934A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102</Pages>
  <Words>21266</Words>
  <Characters>121219</Characters>
  <Application>Microsoft Office Word</Application>
  <DocSecurity>0</DocSecurity>
  <Lines>1010</Lines>
  <Paragraphs>284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&lt;software item name&gt; Software Design Description</vt:lpstr>
      <vt:lpstr>&lt;software item name&gt; Software Design Description</vt:lpstr>
    </vt:vector>
  </TitlesOfParts>
  <Company>Applied Materials</Company>
  <LinksUpToDate>false</LinksUpToDate>
  <CharactersWithSpaces>142201</CharactersWithSpaces>
  <SharedDoc>false</SharedDoc>
  <HLinks>
    <vt:vector size="600" baseType="variant">
      <vt:variant>
        <vt:i4>7340068</vt:i4>
      </vt:variant>
      <vt:variant>
        <vt:i4>480</vt:i4>
      </vt:variant>
      <vt:variant>
        <vt:i4>0</vt:i4>
      </vt:variant>
      <vt:variant>
        <vt:i4>5</vt:i4>
      </vt:variant>
      <vt:variant>
        <vt:lpwstr>http://download.oracle.com/javase/6/docs/technotes/guides/security/crypto/CryptoSpec.html</vt:lpwstr>
      </vt:variant>
      <vt:variant>
        <vt:lpwstr>Engine</vt:lpwstr>
      </vt:variant>
      <vt:variant>
        <vt:i4>7340068</vt:i4>
      </vt:variant>
      <vt:variant>
        <vt:i4>477</vt:i4>
      </vt:variant>
      <vt:variant>
        <vt:i4>0</vt:i4>
      </vt:variant>
      <vt:variant>
        <vt:i4>5</vt:i4>
      </vt:variant>
      <vt:variant>
        <vt:lpwstr>http://download.oracle.com/javase/6/docs/technotes/guides/security/crypto/CryptoSpec.html</vt:lpwstr>
      </vt:variant>
      <vt:variant>
        <vt:lpwstr>Engine</vt:lpwstr>
      </vt:variant>
      <vt:variant>
        <vt:i4>1179721</vt:i4>
      </vt:variant>
      <vt:variant>
        <vt:i4>474</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471</vt:i4>
      </vt:variant>
      <vt:variant>
        <vt:i4>0</vt:i4>
      </vt:variant>
      <vt:variant>
        <vt:i4>5</vt:i4>
      </vt:variant>
      <vt:variant>
        <vt:lpwstr>http://download.oracle.com/javase/6/docs/technotes/guides/security/crypto/CryptoSpec.html</vt:lpwstr>
      </vt:variant>
      <vt:variant>
        <vt:lpwstr>Key</vt:lpwstr>
      </vt:variant>
      <vt:variant>
        <vt:i4>6553661</vt:i4>
      </vt:variant>
      <vt:variant>
        <vt:i4>468</vt:i4>
      </vt:variant>
      <vt:variant>
        <vt:i4>0</vt:i4>
      </vt:variant>
      <vt:variant>
        <vt:i4>5</vt:i4>
      </vt:variant>
      <vt:variant>
        <vt:lpwstr>http://download.oracle.com/javase/6/docs/technotes/guides/security/crypto/CryptoSpec.html</vt:lpwstr>
      </vt:variant>
      <vt:variant>
        <vt:lpwstr>KeyFactory</vt:lpwstr>
      </vt:variant>
      <vt:variant>
        <vt:i4>1179721</vt:i4>
      </vt:variant>
      <vt:variant>
        <vt:i4>465</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462</vt:i4>
      </vt:variant>
      <vt:variant>
        <vt:i4>0</vt:i4>
      </vt:variant>
      <vt:variant>
        <vt:i4>5</vt:i4>
      </vt:variant>
      <vt:variant>
        <vt:lpwstr>http://download.oracle.com/javase/6/docs/technotes/guides/security/crypto/CryptoSpec.html</vt:lpwstr>
      </vt:variant>
      <vt:variant>
        <vt:lpwstr>Key</vt:lpwstr>
      </vt:variant>
      <vt:variant>
        <vt:i4>7340068</vt:i4>
      </vt:variant>
      <vt:variant>
        <vt:i4>459</vt:i4>
      </vt:variant>
      <vt:variant>
        <vt:i4>0</vt:i4>
      </vt:variant>
      <vt:variant>
        <vt:i4>5</vt:i4>
      </vt:variant>
      <vt:variant>
        <vt:lpwstr>http://download.oracle.com/javase/6/docs/technotes/guides/security/crypto/CryptoSpec.html</vt:lpwstr>
      </vt:variant>
      <vt:variant>
        <vt:lpwstr>Engine</vt:lpwstr>
      </vt:variant>
      <vt:variant>
        <vt:i4>7798819</vt:i4>
      </vt:variant>
      <vt:variant>
        <vt:i4>456</vt:i4>
      </vt:variant>
      <vt:variant>
        <vt:i4>0</vt:i4>
      </vt:variant>
      <vt:variant>
        <vt:i4>5</vt:i4>
      </vt:variant>
      <vt:variant>
        <vt:lpwstr>http://download.oracle.com/javase/6/docs/technotes/guides/security/crypto/CryptoSpec.html</vt:lpwstr>
      </vt:variant>
      <vt:variant>
        <vt:lpwstr>Key</vt:lpwstr>
      </vt:variant>
      <vt:variant>
        <vt:i4>3670031</vt:i4>
      </vt:variant>
      <vt:variant>
        <vt:i4>453</vt:i4>
      </vt:variant>
      <vt:variant>
        <vt:i4>0</vt:i4>
      </vt:variant>
      <vt:variant>
        <vt:i4>5</vt:i4>
      </vt:variant>
      <vt:variant>
        <vt:lpwstr>http://en.wikipedia.org/wiki/Pseudo-random_function</vt:lpwstr>
      </vt:variant>
      <vt:variant>
        <vt:lpwstr/>
      </vt:variant>
      <vt:variant>
        <vt:i4>7143470</vt:i4>
      </vt:variant>
      <vt:variant>
        <vt:i4>450</vt:i4>
      </vt:variant>
      <vt:variant>
        <vt:i4>0</vt:i4>
      </vt:variant>
      <vt:variant>
        <vt:i4>5</vt:i4>
      </vt:variant>
      <vt:variant>
        <vt:lpwstr>http://en.wikipedia.org/wiki/Passphrase</vt:lpwstr>
      </vt:variant>
      <vt:variant>
        <vt:lpwstr/>
      </vt:variant>
      <vt:variant>
        <vt:i4>1638472</vt:i4>
      </vt:variant>
      <vt:variant>
        <vt:i4>447</vt:i4>
      </vt:variant>
      <vt:variant>
        <vt:i4>0</vt:i4>
      </vt:variant>
      <vt:variant>
        <vt:i4>5</vt:i4>
      </vt:variant>
      <vt:variant>
        <vt:lpwstr>http://en.wikipedia.org/wiki/Password</vt:lpwstr>
      </vt:variant>
      <vt:variant>
        <vt:lpwstr/>
      </vt:variant>
      <vt:variant>
        <vt:i4>3407896</vt:i4>
      </vt:variant>
      <vt:variant>
        <vt:i4>444</vt:i4>
      </vt:variant>
      <vt:variant>
        <vt:i4>0</vt:i4>
      </vt:variant>
      <vt:variant>
        <vt:i4>5</vt:i4>
      </vt:variant>
      <vt:variant>
        <vt:lpwstr>http://en.wikipedia.org/wiki/Key_%28cryptography%29</vt:lpwstr>
      </vt:variant>
      <vt:variant>
        <vt:lpwstr/>
      </vt:variant>
      <vt:variant>
        <vt:i4>2031706</vt:i4>
      </vt:variant>
      <vt:variant>
        <vt:i4>441</vt:i4>
      </vt:variant>
      <vt:variant>
        <vt:i4>0</vt:i4>
      </vt:variant>
      <vt:variant>
        <vt:i4>5</vt:i4>
      </vt:variant>
      <vt:variant>
        <vt:lpwstr>http://en.wikipedia.org/wiki/Cryptography</vt:lpwstr>
      </vt:variant>
      <vt:variant>
        <vt:lpwstr/>
      </vt:variant>
      <vt:variant>
        <vt:i4>2031706</vt:i4>
      </vt:variant>
      <vt:variant>
        <vt:i4>438</vt:i4>
      </vt:variant>
      <vt:variant>
        <vt:i4>0</vt:i4>
      </vt:variant>
      <vt:variant>
        <vt:i4>5</vt:i4>
      </vt:variant>
      <vt:variant>
        <vt:lpwstr>http://en.wikipedia.org/wiki/Cryptography</vt:lpwstr>
      </vt:variant>
      <vt:variant>
        <vt:lpwstr/>
      </vt:variant>
      <vt:variant>
        <vt:i4>262253</vt:i4>
      </vt:variant>
      <vt:variant>
        <vt:i4>435</vt:i4>
      </vt:variant>
      <vt:variant>
        <vt:i4>0</vt:i4>
      </vt:variant>
      <vt:variant>
        <vt:i4>5</vt:i4>
      </vt:variant>
      <vt:variant>
        <vt:lpwstr>http://en.wikipedia.org/wiki/Inverse_function</vt:lpwstr>
      </vt:variant>
      <vt:variant>
        <vt:lpwstr/>
      </vt:variant>
      <vt:variant>
        <vt:i4>5505135</vt:i4>
      </vt:variant>
      <vt:variant>
        <vt:i4>432</vt:i4>
      </vt:variant>
      <vt:variant>
        <vt:i4>0</vt:i4>
      </vt:variant>
      <vt:variant>
        <vt:i4>5</vt:i4>
      </vt:variant>
      <vt:variant>
        <vt:lpwstr>http://en.wikipedia.org/wiki/Function_%28mathematics%29</vt:lpwstr>
      </vt:variant>
      <vt:variant>
        <vt:lpwstr/>
      </vt:variant>
      <vt:variant>
        <vt:i4>3276875</vt:i4>
      </vt:variant>
      <vt:variant>
        <vt:i4>429</vt:i4>
      </vt:variant>
      <vt:variant>
        <vt:i4>0</vt:i4>
      </vt:variant>
      <vt:variant>
        <vt:i4>5</vt:i4>
      </vt:variant>
      <vt:variant>
        <vt:lpwstr>http://en.wikipedia.org/wiki/Random_seed</vt:lpwstr>
      </vt:variant>
      <vt:variant>
        <vt:lpwstr/>
      </vt:variant>
      <vt:variant>
        <vt:i4>8192051</vt:i4>
      </vt:variant>
      <vt:variant>
        <vt:i4>426</vt:i4>
      </vt:variant>
      <vt:variant>
        <vt:i4>0</vt:i4>
      </vt:variant>
      <vt:variant>
        <vt:i4>5</vt:i4>
      </vt:variant>
      <vt:variant>
        <vt:lpwstr>http://en.wikipedia.org/wiki/Uniform_distribution_%28discrete%29</vt:lpwstr>
      </vt:variant>
      <vt:variant>
        <vt:lpwstr/>
      </vt:variant>
      <vt:variant>
        <vt:i4>1900633</vt:i4>
      </vt:variant>
      <vt:variant>
        <vt:i4>423</vt:i4>
      </vt:variant>
      <vt:variant>
        <vt:i4>0</vt:i4>
      </vt:variant>
      <vt:variant>
        <vt:i4>5</vt:i4>
      </vt:variant>
      <vt:variant>
        <vt:lpwstr>http://en.wikipedia.org/wiki/Pseudorandom</vt:lpwstr>
      </vt:variant>
      <vt:variant>
        <vt:lpwstr/>
      </vt:variant>
      <vt:variant>
        <vt:i4>458865</vt:i4>
      </vt:variant>
      <vt:variant>
        <vt:i4>420</vt:i4>
      </vt:variant>
      <vt:variant>
        <vt:i4>0</vt:i4>
      </vt:variant>
      <vt:variant>
        <vt:i4>5</vt:i4>
      </vt:variant>
      <vt:variant>
        <vt:lpwstr>http://en.wikipedia.org/wiki/Deterministic_algorithm</vt:lpwstr>
      </vt:variant>
      <vt:variant>
        <vt:lpwstr/>
      </vt:variant>
      <vt:variant>
        <vt:i4>2293869</vt:i4>
      </vt:variant>
      <vt:variant>
        <vt:i4>417</vt:i4>
      </vt:variant>
      <vt:variant>
        <vt:i4>0</vt:i4>
      </vt:variant>
      <vt:variant>
        <vt:i4>5</vt:i4>
      </vt:variant>
      <vt:variant>
        <vt:lpwstr>http://en.wikipedia.org/wiki/Theoretical_computer_science</vt:lpwstr>
      </vt:variant>
      <vt:variant>
        <vt:lpwstr/>
      </vt:variant>
      <vt:variant>
        <vt:i4>5963883</vt:i4>
      </vt:variant>
      <vt:variant>
        <vt:i4>414</vt:i4>
      </vt:variant>
      <vt:variant>
        <vt:i4>0</vt:i4>
      </vt:variant>
      <vt:variant>
        <vt:i4>5</vt:i4>
      </vt:variant>
      <vt:variant>
        <vt:lpwstr>http://en.wikipedia.org/wiki/Advantage_%28cryptography%29</vt:lpwstr>
      </vt:variant>
      <vt:variant>
        <vt:lpwstr/>
      </vt:variant>
      <vt:variant>
        <vt:i4>4653119</vt:i4>
      </vt:variant>
      <vt:variant>
        <vt:i4>411</vt:i4>
      </vt:variant>
      <vt:variant>
        <vt:i4>0</vt:i4>
      </vt:variant>
      <vt:variant>
        <vt:i4>5</vt:i4>
      </vt:variant>
      <vt:variant>
        <vt:lpwstr>http://en.wikipedia.org/wiki/Random_oracle</vt:lpwstr>
      </vt:variant>
      <vt:variant>
        <vt:lpwstr/>
      </vt:variant>
      <vt:variant>
        <vt:i4>5832707</vt:i4>
      </vt:variant>
      <vt:variant>
        <vt:i4>408</vt:i4>
      </vt:variant>
      <vt:variant>
        <vt:i4>0</vt:i4>
      </vt:variant>
      <vt:variant>
        <vt:i4>5</vt:i4>
      </vt:variant>
      <vt:variant>
        <vt:lpwstr>http://en.wikipedia.org/wiki/Function_%28computer_science%29</vt:lpwstr>
      </vt:variant>
      <vt:variant>
        <vt:lpwstr/>
      </vt:variant>
      <vt:variant>
        <vt:i4>6357109</vt:i4>
      </vt:variant>
      <vt:variant>
        <vt:i4>405</vt:i4>
      </vt:variant>
      <vt:variant>
        <vt:i4>0</vt:i4>
      </vt:variant>
      <vt:variant>
        <vt:i4>5</vt:i4>
      </vt:variant>
      <vt:variant>
        <vt:lpwstr>http://en.wikipedia.org/wiki/Efficiently-computable</vt:lpwstr>
      </vt:variant>
      <vt:variant>
        <vt:lpwstr/>
      </vt:variant>
      <vt:variant>
        <vt:i4>2031706</vt:i4>
      </vt:variant>
      <vt:variant>
        <vt:i4>402</vt:i4>
      </vt:variant>
      <vt:variant>
        <vt:i4>0</vt:i4>
      </vt:variant>
      <vt:variant>
        <vt:i4>5</vt:i4>
      </vt:variant>
      <vt:variant>
        <vt:lpwstr>http://en.wikipedia.org/wiki/Cryptography</vt:lpwstr>
      </vt:variant>
      <vt:variant>
        <vt:lpwstr/>
      </vt:variant>
      <vt:variant>
        <vt:i4>2031706</vt:i4>
      </vt:variant>
      <vt:variant>
        <vt:i4>399</vt:i4>
      </vt:variant>
      <vt:variant>
        <vt:i4>0</vt:i4>
      </vt:variant>
      <vt:variant>
        <vt:i4>5</vt:i4>
      </vt:variant>
      <vt:variant>
        <vt:lpwstr>http://en.wikipedia.org/wiki/Cryptography</vt:lpwstr>
      </vt:variant>
      <vt:variant>
        <vt:lpwstr/>
      </vt:variant>
      <vt:variant>
        <vt:i4>589916</vt:i4>
      </vt:variant>
      <vt:variant>
        <vt:i4>396</vt:i4>
      </vt:variant>
      <vt:variant>
        <vt:i4>0</vt:i4>
      </vt:variant>
      <vt:variant>
        <vt:i4>5</vt:i4>
      </vt:variant>
      <vt:variant>
        <vt:lpwstr>http://en.wikipedia.org/wiki/Bit</vt:lpwstr>
      </vt:variant>
      <vt:variant>
        <vt:lpwstr/>
      </vt:variant>
      <vt:variant>
        <vt:i4>983124</vt:i4>
      </vt:variant>
      <vt:variant>
        <vt:i4>393</vt:i4>
      </vt:variant>
      <vt:variant>
        <vt:i4>0</vt:i4>
      </vt:variant>
      <vt:variant>
        <vt:i4>5</vt:i4>
      </vt:variant>
      <vt:variant>
        <vt:lpwstr>http://en.wikipedia.org/wiki/Data</vt:lpwstr>
      </vt:variant>
      <vt:variant>
        <vt:lpwstr/>
      </vt:variant>
      <vt:variant>
        <vt:i4>7471159</vt:i4>
      </vt:variant>
      <vt:variant>
        <vt:i4>390</vt:i4>
      </vt:variant>
      <vt:variant>
        <vt:i4>0</vt:i4>
      </vt:variant>
      <vt:variant>
        <vt:i4>5</vt:i4>
      </vt:variant>
      <vt:variant>
        <vt:lpwstr>http://en.wikipedia.org/wiki/Algorithm</vt:lpwstr>
      </vt:variant>
      <vt:variant>
        <vt:lpwstr/>
      </vt:variant>
      <vt:variant>
        <vt:i4>5373977</vt:i4>
      </vt:variant>
      <vt:variant>
        <vt:i4>387</vt:i4>
      </vt:variant>
      <vt:variant>
        <vt:i4>0</vt:i4>
      </vt:variant>
      <vt:variant>
        <vt:i4>5</vt:i4>
      </vt:variant>
      <vt:variant>
        <vt:lpwstr>http://java.sun.com/developer/onlineTraining/Programming/JDCBook/jni.html</vt:lpwstr>
      </vt:variant>
      <vt:variant>
        <vt:lpwstr>TJVM</vt:lpwstr>
      </vt:variant>
      <vt:variant>
        <vt:i4>3473526</vt:i4>
      </vt:variant>
      <vt:variant>
        <vt:i4>384</vt:i4>
      </vt:variant>
      <vt:variant>
        <vt:i4>0</vt:i4>
      </vt:variant>
      <vt:variant>
        <vt:i4>5</vt:i4>
      </vt:variant>
      <vt:variant>
        <vt:lpwstr>http://java.sun.com/docs/books/jni/html/jniTOC.html</vt:lpwstr>
      </vt:variant>
      <vt:variant>
        <vt:lpwstr/>
      </vt:variant>
      <vt:variant>
        <vt:i4>5570587</vt:i4>
      </vt:variant>
      <vt:variant>
        <vt:i4>381</vt:i4>
      </vt:variant>
      <vt:variant>
        <vt:i4>0</vt:i4>
      </vt:variant>
      <vt:variant>
        <vt:i4>5</vt:i4>
      </vt:variant>
      <vt:variant>
        <vt:lpwstr>http://java.sun.com/developer/onlineTraining/Programming/JDCBook/jni.html</vt:lpwstr>
      </vt:variant>
      <vt:variant>
        <vt:lpwstr/>
      </vt:variant>
      <vt:variant>
        <vt:i4>7929857</vt:i4>
      </vt:variant>
      <vt:variant>
        <vt:i4>378</vt:i4>
      </vt:variant>
      <vt:variant>
        <vt:i4>0</vt:i4>
      </vt:variant>
      <vt:variant>
        <vt:i4>5</vt:i4>
      </vt:variant>
      <vt:variant>
        <vt:lpwstr>http://docstore.mik.ua/orelly/java-ent/security/ch08_01.htm</vt:lpwstr>
      </vt:variant>
      <vt:variant>
        <vt:lpwstr/>
      </vt:variant>
      <vt:variant>
        <vt:i4>6029320</vt:i4>
      </vt:variant>
      <vt:variant>
        <vt:i4>375</vt:i4>
      </vt:variant>
      <vt:variant>
        <vt:i4>0</vt:i4>
      </vt:variant>
      <vt:variant>
        <vt:i4>5</vt:i4>
      </vt:variant>
      <vt:variant>
        <vt:lpwstr>http://www.cosic.esat.kuleuven.be/publications/article-73.ps</vt:lpwstr>
      </vt:variant>
      <vt:variant>
        <vt:lpwstr/>
      </vt:variant>
      <vt:variant>
        <vt:i4>3997756</vt:i4>
      </vt:variant>
      <vt:variant>
        <vt:i4>372</vt:i4>
      </vt:variant>
      <vt:variant>
        <vt:i4>0</vt:i4>
      </vt:variant>
      <vt:variant>
        <vt:i4>5</vt:i4>
      </vt:variant>
      <vt:variant>
        <vt:lpwstr>http://www.shoup.net/ntl/doc/tour-modules.html</vt:lpwstr>
      </vt:variant>
      <vt:variant>
        <vt:lpwstr/>
      </vt:variant>
      <vt:variant>
        <vt:i4>196634</vt:i4>
      </vt:variant>
      <vt:variant>
        <vt:i4>369</vt:i4>
      </vt:variant>
      <vt:variant>
        <vt:i4>0</vt:i4>
      </vt:variant>
      <vt:variant>
        <vt:i4>5</vt:i4>
      </vt:variant>
      <vt:variant>
        <vt:lpwstr>http://webee.technion.ac.il/~hugo/rhash/rhash.pdf</vt:lpwstr>
      </vt:variant>
      <vt:variant>
        <vt:lpwstr/>
      </vt:variant>
      <vt:variant>
        <vt:i4>8192047</vt:i4>
      </vt:variant>
      <vt:variant>
        <vt:i4>366</vt:i4>
      </vt:variant>
      <vt:variant>
        <vt:i4>0</vt:i4>
      </vt:variant>
      <vt:variant>
        <vt:i4>5</vt:i4>
      </vt:variant>
      <vt:variant>
        <vt:lpwstr>http://eprint.iacr.org/2010/264</vt:lpwstr>
      </vt:variant>
      <vt:variant>
        <vt:lpwstr/>
      </vt:variant>
      <vt:variant>
        <vt:i4>6160404</vt:i4>
      </vt:variant>
      <vt:variant>
        <vt:i4>363</vt:i4>
      </vt:variant>
      <vt:variant>
        <vt:i4>0</vt:i4>
      </vt:variant>
      <vt:variant>
        <vt:i4>5</vt:i4>
      </vt:variant>
      <vt:variant>
        <vt:lpwstr>../primitives_for_implementationV2.2.docx</vt:lpwstr>
      </vt:variant>
      <vt:variant>
        <vt:lpwstr/>
      </vt:variant>
      <vt:variant>
        <vt:i4>6160404</vt:i4>
      </vt:variant>
      <vt:variant>
        <vt:i4>360</vt:i4>
      </vt:variant>
      <vt:variant>
        <vt:i4>0</vt:i4>
      </vt:variant>
      <vt:variant>
        <vt:i4>5</vt:i4>
      </vt:variant>
      <vt:variant>
        <vt:lpwstr>../primitives_for_implementationV2.2.docx</vt:lpwstr>
      </vt:variant>
      <vt:variant>
        <vt:lpwstr/>
      </vt:variant>
      <vt:variant>
        <vt:i4>1835059</vt:i4>
      </vt:variant>
      <vt:variant>
        <vt:i4>353</vt:i4>
      </vt:variant>
      <vt:variant>
        <vt:i4>0</vt:i4>
      </vt:variant>
      <vt:variant>
        <vt:i4>5</vt:i4>
      </vt:variant>
      <vt:variant>
        <vt:lpwstr/>
      </vt:variant>
      <vt:variant>
        <vt:lpwstr>_Toc277668027</vt:lpwstr>
      </vt:variant>
      <vt:variant>
        <vt:i4>1835059</vt:i4>
      </vt:variant>
      <vt:variant>
        <vt:i4>347</vt:i4>
      </vt:variant>
      <vt:variant>
        <vt:i4>0</vt:i4>
      </vt:variant>
      <vt:variant>
        <vt:i4>5</vt:i4>
      </vt:variant>
      <vt:variant>
        <vt:lpwstr/>
      </vt:variant>
      <vt:variant>
        <vt:lpwstr>_Toc277668026</vt:lpwstr>
      </vt:variant>
      <vt:variant>
        <vt:i4>1835059</vt:i4>
      </vt:variant>
      <vt:variant>
        <vt:i4>341</vt:i4>
      </vt:variant>
      <vt:variant>
        <vt:i4>0</vt:i4>
      </vt:variant>
      <vt:variant>
        <vt:i4>5</vt:i4>
      </vt:variant>
      <vt:variant>
        <vt:lpwstr/>
      </vt:variant>
      <vt:variant>
        <vt:lpwstr>_Toc277668025</vt:lpwstr>
      </vt:variant>
      <vt:variant>
        <vt:i4>1835059</vt:i4>
      </vt:variant>
      <vt:variant>
        <vt:i4>335</vt:i4>
      </vt:variant>
      <vt:variant>
        <vt:i4>0</vt:i4>
      </vt:variant>
      <vt:variant>
        <vt:i4>5</vt:i4>
      </vt:variant>
      <vt:variant>
        <vt:lpwstr/>
      </vt:variant>
      <vt:variant>
        <vt:lpwstr>_Toc277668024</vt:lpwstr>
      </vt:variant>
      <vt:variant>
        <vt:i4>1835059</vt:i4>
      </vt:variant>
      <vt:variant>
        <vt:i4>329</vt:i4>
      </vt:variant>
      <vt:variant>
        <vt:i4>0</vt:i4>
      </vt:variant>
      <vt:variant>
        <vt:i4>5</vt:i4>
      </vt:variant>
      <vt:variant>
        <vt:lpwstr/>
      </vt:variant>
      <vt:variant>
        <vt:lpwstr>_Toc277668023</vt:lpwstr>
      </vt:variant>
      <vt:variant>
        <vt:i4>1835059</vt:i4>
      </vt:variant>
      <vt:variant>
        <vt:i4>323</vt:i4>
      </vt:variant>
      <vt:variant>
        <vt:i4>0</vt:i4>
      </vt:variant>
      <vt:variant>
        <vt:i4>5</vt:i4>
      </vt:variant>
      <vt:variant>
        <vt:lpwstr/>
      </vt:variant>
      <vt:variant>
        <vt:lpwstr>_Toc277668022</vt:lpwstr>
      </vt:variant>
      <vt:variant>
        <vt:i4>1835059</vt:i4>
      </vt:variant>
      <vt:variant>
        <vt:i4>317</vt:i4>
      </vt:variant>
      <vt:variant>
        <vt:i4>0</vt:i4>
      </vt:variant>
      <vt:variant>
        <vt:i4>5</vt:i4>
      </vt:variant>
      <vt:variant>
        <vt:lpwstr/>
      </vt:variant>
      <vt:variant>
        <vt:lpwstr>_Toc277668021</vt:lpwstr>
      </vt:variant>
      <vt:variant>
        <vt:i4>1835059</vt:i4>
      </vt:variant>
      <vt:variant>
        <vt:i4>311</vt:i4>
      </vt:variant>
      <vt:variant>
        <vt:i4>0</vt:i4>
      </vt:variant>
      <vt:variant>
        <vt:i4>5</vt:i4>
      </vt:variant>
      <vt:variant>
        <vt:lpwstr/>
      </vt:variant>
      <vt:variant>
        <vt:lpwstr>_Toc277668020</vt:lpwstr>
      </vt:variant>
      <vt:variant>
        <vt:i4>2031667</vt:i4>
      </vt:variant>
      <vt:variant>
        <vt:i4>305</vt:i4>
      </vt:variant>
      <vt:variant>
        <vt:i4>0</vt:i4>
      </vt:variant>
      <vt:variant>
        <vt:i4>5</vt:i4>
      </vt:variant>
      <vt:variant>
        <vt:lpwstr/>
      </vt:variant>
      <vt:variant>
        <vt:lpwstr>_Toc277668019</vt:lpwstr>
      </vt:variant>
      <vt:variant>
        <vt:i4>2031667</vt:i4>
      </vt:variant>
      <vt:variant>
        <vt:i4>299</vt:i4>
      </vt:variant>
      <vt:variant>
        <vt:i4>0</vt:i4>
      </vt:variant>
      <vt:variant>
        <vt:i4>5</vt:i4>
      </vt:variant>
      <vt:variant>
        <vt:lpwstr/>
      </vt:variant>
      <vt:variant>
        <vt:lpwstr>_Toc277668018</vt:lpwstr>
      </vt:variant>
      <vt:variant>
        <vt:i4>2031667</vt:i4>
      </vt:variant>
      <vt:variant>
        <vt:i4>293</vt:i4>
      </vt:variant>
      <vt:variant>
        <vt:i4>0</vt:i4>
      </vt:variant>
      <vt:variant>
        <vt:i4>5</vt:i4>
      </vt:variant>
      <vt:variant>
        <vt:lpwstr/>
      </vt:variant>
      <vt:variant>
        <vt:lpwstr>_Toc277668017</vt:lpwstr>
      </vt:variant>
      <vt:variant>
        <vt:i4>2031667</vt:i4>
      </vt:variant>
      <vt:variant>
        <vt:i4>287</vt:i4>
      </vt:variant>
      <vt:variant>
        <vt:i4>0</vt:i4>
      </vt:variant>
      <vt:variant>
        <vt:i4>5</vt:i4>
      </vt:variant>
      <vt:variant>
        <vt:lpwstr/>
      </vt:variant>
      <vt:variant>
        <vt:lpwstr>_Toc277668016</vt:lpwstr>
      </vt:variant>
      <vt:variant>
        <vt:i4>2031667</vt:i4>
      </vt:variant>
      <vt:variant>
        <vt:i4>281</vt:i4>
      </vt:variant>
      <vt:variant>
        <vt:i4>0</vt:i4>
      </vt:variant>
      <vt:variant>
        <vt:i4>5</vt:i4>
      </vt:variant>
      <vt:variant>
        <vt:lpwstr/>
      </vt:variant>
      <vt:variant>
        <vt:lpwstr>_Toc277668015</vt:lpwstr>
      </vt:variant>
      <vt:variant>
        <vt:i4>2031667</vt:i4>
      </vt:variant>
      <vt:variant>
        <vt:i4>275</vt:i4>
      </vt:variant>
      <vt:variant>
        <vt:i4>0</vt:i4>
      </vt:variant>
      <vt:variant>
        <vt:i4>5</vt:i4>
      </vt:variant>
      <vt:variant>
        <vt:lpwstr/>
      </vt:variant>
      <vt:variant>
        <vt:lpwstr>_Toc277668014</vt:lpwstr>
      </vt:variant>
      <vt:variant>
        <vt:i4>2031667</vt:i4>
      </vt:variant>
      <vt:variant>
        <vt:i4>269</vt:i4>
      </vt:variant>
      <vt:variant>
        <vt:i4>0</vt:i4>
      </vt:variant>
      <vt:variant>
        <vt:i4>5</vt:i4>
      </vt:variant>
      <vt:variant>
        <vt:lpwstr/>
      </vt:variant>
      <vt:variant>
        <vt:lpwstr>_Toc277668013</vt:lpwstr>
      </vt:variant>
      <vt:variant>
        <vt:i4>2031667</vt:i4>
      </vt:variant>
      <vt:variant>
        <vt:i4>263</vt:i4>
      </vt:variant>
      <vt:variant>
        <vt:i4>0</vt:i4>
      </vt:variant>
      <vt:variant>
        <vt:i4>5</vt:i4>
      </vt:variant>
      <vt:variant>
        <vt:lpwstr/>
      </vt:variant>
      <vt:variant>
        <vt:lpwstr>_Toc277668011</vt:lpwstr>
      </vt:variant>
      <vt:variant>
        <vt:i4>2031667</vt:i4>
      </vt:variant>
      <vt:variant>
        <vt:i4>257</vt:i4>
      </vt:variant>
      <vt:variant>
        <vt:i4>0</vt:i4>
      </vt:variant>
      <vt:variant>
        <vt:i4>5</vt:i4>
      </vt:variant>
      <vt:variant>
        <vt:lpwstr/>
      </vt:variant>
      <vt:variant>
        <vt:lpwstr>_Toc277668010</vt:lpwstr>
      </vt:variant>
      <vt:variant>
        <vt:i4>1966131</vt:i4>
      </vt:variant>
      <vt:variant>
        <vt:i4>251</vt:i4>
      </vt:variant>
      <vt:variant>
        <vt:i4>0</vt:i4>
      </vt:variant>
      <vt:variant>
        <vt:i4>5</vt:i4>
      </vt:variant>
      <vt:variant>
        <vt:lpwstr/>
      </vt:variant>
      <vt:variant>
        <vt:lpwstr>_Toc277668009</vt:lpwstr>
      </vt:variant>
      <vt:variant>
        <vt:i4>1966131</vt:i4>
      </vt:variant>
      <vt:variant>
        <vt:i4>245</vt:i4>
      </vt:variant>
      <vt:variant>
        <vt:i4>0</vt:i4>
      </vt:variant>
      <vt:variant>
        <vt:i4>5</vt:i4>
      </vt:variant>
      <vt:variant>
        <vt:lpwstr/>
      </vt:variant>
      <vt:variant>
        <vt:lpwstr>_Toc277668008</vt:lpwstr>
      </vt:variant>
      <vt:variant>
        <vt:i4>1966131</vt:i4>
      </vt:variant>
      <vt:variant>
        <vt:i4>239</vt:i4>
      </vt:variant>
      <vt:variant>
        <vt:i4>0</vt:i4>
      </vt:variant>
      <vt:variant>
        <vt:i4>5</vt:i4>
      </vt:variant>
      <vt:variant>
        <vt:lpwstr/>
      </vt:variant>
      <vt:variant>
        <vt:lpwstr>_Toc277668007</vt:lpwstr>
      </vt:variant>
      <vt:variant>
        <vt:i4>1966131</vt:i4>
      </vt:variant>
      <vt:variant>
        <vt:i4>233</vt:i4>
      </vt:variant>
      <vt:variant>
        <vt:i4>0</vt:i4>
      </vt:variant>
      <vt:variant>
        <vt:i4>5</vt:i4>
      </vt:variant>
      <vt:variant>
        <vt:lpwstr/>
      </vt:variant>
      <vt:variant>
        <vt:lpwstr>_Toc277668006</vt:lpwstr>
      </vt:variant>
      <vt:variant>
        <vt:i4>1966131</vt:i4>
      </vt:variant>
      <vt:variant>
        <vt:i4>227</vt:i4>
      </vt:variant>
      <vt:variant>
        <vt:i4>0</vt:i4>
      </vt:variant>
      <vt:variant>
        <vt:i4>5</vt:i4>
      </vt:variant>
      <vt:variant>
        <vt:lpwstr/>
      </vt:variant>
      <vt:variant>
        <vt:lpwstr>_Toc277668005</vt:lpwstr>
      </vt:variant>
      <vt:variant>
        <vt:i4>1966131</vt:i4>
      </vt:variant>
      <vt:variant>
        <vt:i4>221</vt:i4>
      </vt:variant>
      <vt:variant>
        <vt:i4>0</vt:i4>
      </vt:variant>
      <vt:variant>
        <vt:i4>5</vt:i4>
      </vt:variant>
      <vt:variant>
        <vt:lpwstr/>
      </vt:variant>
      <vt:variant>
        <vt:lpwstr>_Toc277668004</vt:lpwstr>
      </vt:variant>
      <vt:variant>
        <vt:i4>1966131</vt:i4>
      </vt:variant>
      <vt:variant>
        <vt:i4>215</vt:i4>
      </vt:variant>
      <vt:variant>
        <vt:i4>0</vt:i4>
      </vt:variant>
      <vt:variant>
        <vt:i4>5</vt:i4>
      </vt:variant>
      <vt:variant>
        <vt:lpwstr/>
      </vt:variant>
      <vt:variant>
        <vt:lpwstr>_Toc277668003</vt:lpwstr>
      </vt:variant>
      <vt:variant>
        <vt:i4>1966131</vt:i4>
      </vt:variant>
      <vt:variant>
        <vt:i4>209</vt:i4>
      </vt:variant>
      <vt:variant>
        <vt:i4>0</vt:i4>
      </vt:variant>
      <vt:variant>
        <vt:i4>5</vt:i4>
      </vt:variant>
      <vt:variant>
        <vt:lpwstr/>
      </vt:variant>
      <vt:variant>
        <vt:lpwstr>_Toc277668002</vt:lpwstr>
      </vt:variant>
      <vt:variant>
        <vt:i4>1966131</vt:i4>
      </vt:variant>
      <vt:variant>
        <vt:i4>203</vt:i4>
      </vt:variant>
      <vt:variant>
        <vt:i4>0</vt:i4>
      </vt:variant>
      <vt:variant>
        <vt:i4>5</vt:i4>
      </vt:variant>
      <vt:variant>
        <vt:lpwstr/>
      </vt:variant>
      <vt:variant>
        <vt:lpwstr>_Toc277668001</vt:lpwstr>
      </vt:variant>
      <vt:variant>
        <vt:i4>1966131</vt:i4>
      </vt:variant>
      <vt:variant>
        <vt:i4>197</vt:i4>
      </vt:variant>
      <vt:variant>
        <vt:i4>0</vt:i4>
      </vt:variant>
      <vt:variant>
        <vt:i4>5</vt:i4>
      </vt:variant>
      <vt:variant>
        <vt:lpwstr/>
      </vt:variant>
      <vt:variant>
        <vt:lpwstr>_Toc277668000</vt:lpwstr>
      </vt:variant>
      <vt:variant>
        <vt:i4>1572922</vt:i4>
      </vt:variant>
      <vt:variant>
        <vt:i4>191</vt:i4>
      </vt:variant>
      <vt:variant>
        <vt:i4>0</vt:i4>
      </vt:variant>
      <vt:variant>
        <vt:i4>5</vt:i4>
      </vt:variant>
      <vt:variant>
        <vt:lpwstr/>
      </vt:variant>
      <vt:variant>
        <vt:lpwstr>_Toc277667999</vt:lpwstr>
      </vt:variant>
      <vt:variant>
        <vt:i4>1572922</vt:i4>
      </vt:variant>
      <vt:variant>
        <vt:i4>185</vt:i4>
      </vt:variant>
      <vt:variant>
        <vt:i4>0</vt:i4>
      </vt:variant>
      <vt:variant>
        <vt:i4>5</vt:i4>
      </vt:variant>
      <vt:variant>
        <vt:lpwstr/>
      </vt:variant>
      <vt:variant>
        <vt:lpwstr>_Toc277667998</vt:lpwstr>
      </vt:variant>
      <vt:variant>
        <vt:i4>1572922</vt:i4>
      </vt:variant>
      <vt:variant>
        <vt:i4>179</vt:i4>
      </vt:variant>
      <vt:variant>
        <vt:i4>0</vt:i4>
      </vt:variant>
      <vt:variant>
        <vt:i4>5</vt:i4>
      </vt:variant>
      <vt:variant>
        <vt:lpwstr/>
      </vt:variant>
      <vt:variant>
        <vt:lpwstr>_Toc277667997</vt:lpwstr>
      </vt:variant>
      <vt:variant>
        <vt:i4>1572922</vt:i4>
      </vt:variant>
      <vt:variant>
        <vt:i4>173</vt:i4>
      </vt:variant>
      <vt:variant>
        <vt:i4>0</vt:i4>
      </vt:variant>
      <vt:variant>
        <vt:i4>5</vt:i4>
      </vt:variant>
      <vt:variant>
        <vt:lpwstr/>
      </vt:variant>
      <vt:variant>
        <vt:lpwstr>_Toc277667996</vt:lpwstr>
      </vt:variant>
      <vt:variant>
        <vt:i4>1572922</vt:i4>
      </vt:variant>
      <vt:variant>
        <vt:i4>167</vt:i4>
      </vt:variant>
      <vt:variant>
        <vt:i4>0</vt:i4>
      </vt:variant>
      <vt:variant>
        <vt:i4>5</vt:i4>
      </vt:variant>
      <vt:variant>
        <vt:lpwstr/>
      </vt:variant>
      <vt:variant>
        <vt:lpwstr>_Toc277667995</vt:lpwstr>
      </vt:variant>
      <vt:variant>
        <vt:i4>1572922</vt:i4>
      </vt:variant>
      <vt:variant>
        <vt:i4>161</vt:i4>
      </vt:variant>
      <vt:variant>
        <vt:i4>0</vt:i4>
      </vt:variant>
      <vt:variant>
        <vt:i4>5</vt:i4>
      </vt:variant>
      <vt:variant>
        <vt:lpwstr/>
      </vt:variant>
      <vt:variant>
        <vt:lpwstr>_Toc277667994</vt:lpwstr>
      </vt:variant>
      <vt:variant>
        <vt:i4>1572922</vt:i4>
      </vt:variant>
      <vt:variant>
        <vt:i4>155</vt:i4>
      </vt:variant>
      <vt:variant>
        <vt:i4>0</vt:i4>
      </vt:variant>
      <vt:variant>
        <vt:i4>5</vt:i4>
      </vt:variant>
      <vt:variant>
        <vt:lpwstr/>
      </vt:variant>
      <vt:variant>
        <vt:lpwstr>_Toc277667993</vt:lpwstr>
      </vt:variant>
      <vt:variant>
        <vt:i4>1572922</vt:i4>
      </vt:variant>
      <vt:variant>
        <vt:i4>149</vt:i4>
      </vt:variant>
      <vt:variant>
        <vt:i4>0</vt:i4>
      </vt:variant>
      <vt:variant>
        <vt:i4>5</vt:i4>
      </vt:variant>
      <vt:variant>
        <vt:lpwstr/>
      </vt:variant>
      <vt:variant>
        <vt:lpwstr>_Toc277667992</vt:lpwstr>
      </vt:variant>
      <vt:variant>
        <vt:i4>1572922</vt:i4>
      </vt:variant>
      <vt:variant>
        <vt:i4>143</vt:i4>
      </vt:variant>
      <vt:variant>
        <vt:i4>0</vt:i4>
      </vt:variant>
      <vt:variant>
        <vt:i4>5</vt:i4>
      </vt:variant>
      <vt:variant>
        <vt:lpwstr/>
      </vt:variant>
      <vt:variant>
        <vt:lpwstr>_Toc277667991</vt:lpwstr>
      </vt:variant>
      <vt:variant>
        <vt:i4>1572922</vt:i4>
      </vt:variant>
      <vt:variant>
        <vt:i4>137</vt:i4>
      </vt:variant>
      <vt:variant>
        <vt:i4>0</vt:i4>
      </vt:variant>
      <vt:variant>
        <vt:i4>5</vt:i4>
      </vt:variant>
      <vt:variant>
        <vt:lpwstr/>
      </vt:variant>
      <vt:variant>
        <vt:lpwstr>_Toc277667990</vt:lpwstr>
      </vt:variant>
      <vt:variant>
        <vt:i4>1638458</vt:i4>
      </vt:variant>
      <vt:variant>
        <vt:i4>131</vt:i4>
      </vt:variant>
      <vt:variant>
        <vt:i4>0</vt:i4>
      </vt:variant>
      <vt:variant>
        <vt:i4>5</vt:i4>
      </vt:variant>
      <vt:variant>
        <vt:lpwstr/>
      </vt:variant>
      <vt:variant>
        <vt:lpwstr>_Toc277667989</vt:lpwstr>
      </vt:variant>
      <vt:variant>
        <vt:i4>1638458</vt:i4>
      </vt:variant>
      <vt:variant>
        <vt:i4>125</vt:i4>
      </vt:variant>
      <vt:variant>
        <vt:i4>0</vt:i4>
      </vt:variant>
      <vt:variant>
        <vt:i4>5</vt:i4>
      </vt:variant>
      <vt:variant>
        <vt:lpwstr/>
      </vt:variant>
      <vt:variant>
        <vt:lpwstr>_Toc277667988</vt:lpwstr>
      </vt:variant>
      <vt:variant>
        <vt:i4>1638458</vt:i4>
      </vt:variant>
      <vt:variant>
        <vt:i4>119</vt:i4>
      </vt:variant>
      <vt:variant>
        <vt:i4>0</vt:i4>
      </vt:variant>
      <vt:variant>
        <vt:i4>5</vt:i4>
      </vt:variant>
      <vt:variant>
        <vt:lpwstr/>
      </vt:variant>
      <vt:variant>
        <vt:lpwstr>_Toc277667987</vt:lpwstr>
      </vt:variant>
      <vt:variant>
        <vt:i4>1638458</vt:i4>
      </vt:variant>
      <vt:variant>
        <vt:i4>113</vt:i4>
      </vt:variant>
      <vt:variant>
        <vt:i4>0</vt:i4>
      </vt:variant>
      <vt:variant>
        <vt:i4>5</vt:i4>
      </vt:variant>
      <vt:variant>
        <vt:lpwstr/>
      </vt:variant>
      <vt:variant>
        <vt:lpwstr>_Toc277667986</vt:lpwstr>
      </vt:variant>
      <vt:variant>
        <vt:i4>1638458</vt:i4>
      </vt:variant>
      <vt:variant>
        <vt:i4>107</vt:i4>
      </vt:variant>
      <vt:variant>
        <vt:i4>0</vt:i4>
      </vt:variant>
      <vt:variant>
        <vt:i4>5</vt:i4>
      </vt:variant>
      <vt:variant>
        <vt:lpwstr/>
      </vt:variant>
      <vt:variant>
        <vt:lpwstr>_Toc277667985</vt:lpwstr>
      </vt:variant>
      <vt:variant>
        <vt:i4>1638458</vt:i4>
      </vt:variant>
      <vt:variant>
        <vt:i4>101</vt:i4>
      </vt:variant>
      <vt:variant>
        <vt:i4>0</vt:i4>
      </vt:variant>
      <vt:variant>
        <vt:i4>5</vt:i4>
      </vt:variant>
      <vt:variant>
        <vt:lpwstr/>
      </vt:variant>
      <vt:variant>
        <vt:lpwstr>_Toc277667984</vt:lpwstr>
      </vt:variant>
      <vt:variant>
        <vt:i4>1638458</vt:i4>
      </vt:variant>
      <vt:variant>
        <vt:i4>95</vt:i4>
      </vt:variant>
      <vt:variant>
        <vt:i4>0</vt:i4>
      </vt:variant>
      <vt:variant>
        <vt:i4>5</vt:i4>
      </vt:variant>
      <vt:variant>
        <vt:lpwstr/>
      </vt:variant>
      <vt:variant>
        <vt:lpwstr>_Toc277667983</vt:lpwstr>
      </vt:variant>
      <vt:variant>
        <vt:i4>1638458</vt:i4>
      </vt:variant>
      <vt:variant>
        <vt:i4>89</vt:i4>
      </vt:variant>
      <vt:variant>
        <vt:i4>0</vt:i4>
      </vt:variant>
      <vt:variant>
        <vt:i4>5</vt:i4>
      </vt:variant>
      <vt:variant>
        <vt:lpwstr/>
      </vt:variant>
      <vt:variant>
        <vt:lpwstr>_Toc277667982</vt:lpwstr>
      </vt:variant>
      <vt:variant>
        <vt:i4>1638458</vt:i4>
      </vt:variant>
      <vt:variant>
        <vt:i4>83</vt:i4>
      </vt:variant>
      <vt:variant>
        <vt:i4>0</vt:i4>
      </vt:variant>
      <vt:variant>
        <vt:i4>5</vt:i4>
      </vt:variant>
      <vt:variant>
        <vt:lpwstr/>
      </vt:variant>
      <vt:variant>
        <vt:lpwstr>_Toc277667981</vt:lpwstr>
      </vt:variant>
      <vt:variant>
        <vt:i4>1638458</vt:i4>
      </vt:variant>
      <vt:variant>
        <vt:i4>77</vt:i4>
      </vt:variant>
      <vt:variant>
        <vt:i4>0</vt:i4>
      </vt:variant>
      <vt:variant>
        <vt:i4>5</vt:i4>
      </vt:variant>
      <vt:variant>
        <vt:lpwstr/>
      </vt:variant>
      <vt:variant>
        <vt:lpwstr>_Toc277667980</vt:lpwstr>
      </vt:variant>
      <vt:variant>
        <vt:i4>1441850</vt:i4>
      </vt:variant>
      <vt:variant>
        <vt:i4>71</vt:i4>
      </vt:variant>
      <vt:variant>
        <vt:i4>0</vt:i4>
      </vt:variant>
      <vt:variant>
        <vt:i4>5</vt:i4>
      </vt:variant>
      <vt:variant>
        <vt:lpwstr/>
      </vt:variant>
      <vt:variant>
        <vt:lpwstr>_Toc277667979</vt:lpwstr>
      </vt:variant>
      <vt:variant>
        <vt:i4>1441850</vt:i4>
      </vt:variant>
      <vt:variant>
        <vt:i4>65</vt:i4>
      </vt:variant>
      <vt:variant>
        <vt:i4>0</vt:i4>
      </vt:variant>
      <vt:variant>
        <vt:i4>5</vt:i4>
      </vt:variant>
      <vt:variant>
        <vt:lpwstr/>
      </vt:variant>
      <vt:variant>
        <vt:lpwstr>_Toc277667978</vt:lpwstr>
      </vt:variant>
      <vt:variant>
        <vt:i4>1441850</vt:i4>
      </vt:variant>
      <vt:variant>
        <vt:i4>59</vt:i4>
      </vt:variant>
      <vt:variant>
        <vt:i4>0</vt:i4>
      </vt:variant>
      <vt:variant>
        <vt:i4>5</vt:i4>
      </vt:variant>
      <vt:variant>
        <vt:lpwstr/>
      </vt:variant>
      <vt:variant>
        <vt:lpwstr>_Toc277667977</vt:lpwstr>
      </vt:variant>
      <vt:variant>
        <vt:i4>1441850</vt:i4>
      </vt:variant>
      <vt:variant>
        <vt:i4>53</vt:i4>
      </vt:variant>
      <vt:variant>
        <vt:i4>0</vt:i4>
      </vt:variant>
      <vt:variant>
        <vt:i4>5</vt:i4>
      </vt:variant>
      <vt:variant>
        <vt:lpwstr/>
      </vt:variant>
      <vt:variant>
        <vt:lpwstr>_Toc277667975</vt:lpwstr>
      </vt:variant>
      <vt:variant>
        <vt:i4>1441850</vt:i4>
      </vt:variant>
      <vt:variant>
        <vt:i4>47</vt:i4>
      </vt:variant>
      <vt:variant>
        <vt:i4>0</vt:i4>
      </vt:variant>
      <vt:variant>
        <vt:i4>5</vt:i4>
      </vt:variant>
      <vt:variant>
        <vt:lpwstr/>
      </vt:variant>
      <vt:variant>
        <vt:lpwstr>_Toc277667974</vt:lpwstr>
      </vt:variant>
      <vt:variant>
        <vt:i4>1441850</vt:i4>
      </vt:variant>
      <vt:variant>
        <vt:i4>41</vt:i4>
      </vt:variant>
      <vt:variant>
        <vt:i4>0</vt:i4>
      </vt:variant>
      <vt:variant>
        <vt:i4>5</vt:i4>
      </vt:variant>
      <vt:variant>
        <vt:lpwstr/>
      </vt:variant>
      <vt:variant>
        <vt:lpwstr>_Toc277667973</vt:lpwstr>
      </vt:variant>
      <vt:variant>
        <vt:i4>1441850</vt:i4>
      </vt:variant>
      <vt:variant>
        <vt:i4>35</vt:i4>
      </vt:variant>
      <vt:variant>
        <vt:i4>0</vt:i4>
      </vt:variant>
      <vt:variant>
        <vt:i4>5</vt:i4>
      </vt:variant>
      <vt:variant>
        <vt:lpwstr/>
      </vt:variant>
      <vt:variant>
        <vt:lpwstr>_Toc277667972</vt:lpwstr>
      </vt:variant>
      <vt:variant>
        <vt:i4>1441850</vt:i4>
      </vt:variant>
      <vt:variant>
        <vt:i4>29</vt:i4>
      </vt:variant>
      <vt:variant>
        <vt:i4>0</vt:i4>
      </vt:variant>
      <vt:variant>
        <vt:i4>5</vt:i4>
      </vt:variant>
      <vt:variant>
        <vt:lpwstr/>
      </vt:variant>
      <vt:variant>
        <vt:lpwstr>_Toc277667971</vt:lpwstr>
      </vt:variant>
      <vt:variant>
        <vt:i4>1441850</vt:i4>
      </vt:variant>
      <vt:variant>
        <vt:i4>23</vt:i4>
      </vt:variant>
      <vt:variant>
        <vt:i4>0</vt:i4>
      </vt:variant>
      <vt:variant>
        <vt:i4>5</vt:i4>
      </vt:variant>
      <vt:variant>
        <vt:lpwstr/>
      </vt:variant>
      <vt:variant>
        <vt:lpwstr>_Toc277667970</vt:lpwstr>
      </vt:variant>
      <vt:variant>
        <vt:i4>1507386</vt:i4>
      </vt:variant>
      <vt:variant>
        <vt:i4>17</vt:i4>
      </vt:variant>
      <vt:variant>
        <vt:i4>0</vt:i4>
      </vt:variant>
      <vt:variant>
        <vt:i4>5</vt:i4>
      </vt:variant>
      <vt:variant>
        <vt:lpwstr/>
      </vt:variant>
      <vt:variant>
        <vt:lpwstr>_Toc277667969</vt:lpwstr>
      </vt:variant>
      <vt:variant>
        <vt:i4>1507386</vt:i4>
      </vt:variant>
      <vt:variant>
        <vt:i4>11</vt:i4>
      </vt:variant>
      <vt:variant>
        <vt:i4>0</vt:i4>
      </vt:variant>
      <vt:variant>
        <vt:i4>5</vt:i4>
      </vt:variant>
      <vt:variant>
        <vt:lpwstr/>
      </vt:variant>
      <vt:variant>
        <vt:lpwstr>_Toc277667968</vt:lpwstr>
      </vt:variant>
      <vt:variant>
        <vt:i4>1507386</vt:i4>
      </vt:variant>
      <vt:variant>
        <vt:i4>5</vt:i4>
      </vt:variant>
      <vt:variant>
        <vt:i4>0</vt:i4>
      </vt:variant>
      <vt:variant>
        <vt:i4>5</vt:i4>
      </vt:variant>
      <vt:variant>
        <vt:lpwstr/>
      </vt:variant>
      <vt:variant>
        <vt:lpwstr>_Toc277667967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creator>YEjgenberg102680</dc:creator>
  <cp:lastModifiedBy>user</cp:lastModifiedBy>
  <cp:revision>6</cp:revision>
  <cp:lastPrinted>2012-01-17T10:44:00Z</cp:lastPrinted>
  <dcterms:created xsi:type="dcterms:W3CDTF">2012-01-24T08:33:00Z</dcterms:created>
  <dcterms:modified xsi:type="dcterms:W3CDTF">2012-01-24T11:08:00Z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