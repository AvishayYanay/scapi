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305323719"/>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305323720"/>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F260D8"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77840809"/>
      <w:bookmarkStart w:id="15" w:name="_Toc277840753"/>
      <w:bookmarkStart w:id="16" w:name="_Toc277840681"/>
      <w:bookmarkStart w:id="17" w:name="_Toc277840601"/>
      <w:bookmarkStart w:id="18" w:name="_Toc277840454"/>
      <w:bookmarkStart w:id="19" w:name="_Toc277840397"/>
      <w:bookmarkStart w:id="20" w:name="_Toc305323721"/>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305323722"/>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r w:rsidR="003C7976">
        <w:rPr>
          <w:b w:val="0"/>
          <w:bCs w:val="0"/>
          <w:sz w:val="28"/>
          <w:szCs w:val="28"/>
        </w:rPr>
        <w:t xml:space="preserve"> and Yael Ejgenberg</w:t>
      </w:r>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305323723"/>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305323724"/>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305323725"/>
      <w:r>
        <w:rPr>
          <w:b w:val="0"/>
          <w:bCs w:val="0"/>
        </w:rPr>
        <w:t>CONFIDENTIAL</w:t>
      </w:r>
      <w:bookmarkEnd w:id="42"/>
      <w:bookmarkEnd w:id="43"/>
      <w:bookmarkEnd w:id="44"/>
      <w:bookmarkEnd w:id="45"/>
      <w:bookmarkEnd w:id="46"/>
      <w:bookmarkEnd w:id="47"/>
      <w:bookmarkEnd w:id="48"/>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305323726"/>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firstRow="0" w:lastRow="0" w:firstColumn="0" w:lastColumn="0" w:noHBand="0" w:noVBand="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A27E15"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2C4EFA">
            <w:pPr>
              <w:pStyle w:val="Cell"/>
              <w:numPr>
                <w:ilvl w:val="0"/>
                <w:numId w:val="14"/>
              </w:numPr>
            </w:pPr>
            <w:r>
              <w:t>Algorithms as interfaces</w:t>
            </w:r>
          </w:p>
          <w:p w:rsidR="003C7976" w:rsidRDefault="004B7D3E" w:rsidP="003C7976">
            <w:pPr>
              <w:pStyle w:val="Cell"/>
              <w:numPr>
                <w:ilvl w:val="0"/>
                <w:numId w:val="14"/>
              </w:numPr>
            </w:pPr>
            <w:r>
              <w:t>Prf/prp have subinterface prp/prfFixed</w:t>
            </w:r>
          </w:p>
          <w:p w:rsidR="00636537" w:rsidRDefault="00636537" w:rsidP="002C4EFA">
            <w:pPr>
              <w:pStyle w:val="Cell"/>
              <w:numPr>
                <w:ilvl w:val="0"/>
                <w:numId w:val="14"/>
              </w:numPr>
            </w:pPr>
            <w:r>
              <w:t>Factories tool changed</w:t>
            </w:r>
          </w:p>
          <w:p w:rsidR="00A27E15" w:rsidRDefault="00A27E15" w:rsidP="002C4EFA">
            <w:pPr>
              <w:pStyle w:val="Cell"/>
              <w:numPr>
                <w:ilvl w:val="0"/>
                <w:numId w:val="14"/>
              </w:numPr>
            </w:pPr>
            <w:r>
              <w:t>Modifications to DLOG</w:t>
            </w:r>
          </w:p>
        </w:tc>
      </w:tr>
      <w:tr w:rsidR="003C7976"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1.7</w:t>
            </w:r>
          </w:p>
        </w:tc>
        <w:tc>
          <w:tcPr>
            <w:tcW w:w="1851" w:type="dxa"/>
            <w:tcBorders>
              <w:top w:val="single" w:sz="6" w:space="0" w:color="000000"/>
              <w:left w:val="single" w:sz="6" w:space="0" w:color="000000"/>
              <w:bottom w:val="single" w:sz="6" w:space="0" w:color="000000"/>
              <w:right w:val="single" w:sz="6" w:space="0" w:color="000000"/>
            </w:tcBorders>
          </w:tcPr>
          <w:p w:rsidR="003C7976" w:rsidRDefault="003C7976" w:rsidP="004B7D3E">
            <w:pPr>
              <w:pStyle w:val="Cell"/>
            </w:pPr>
            <w:r>
              <w:t>7-Apr-2011</w:t>
            </w:r>
          </w:p>
        </w:tc>
        <w:tc>
          <w:tcPr>
            <w:tcW w:w="1890"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Yael Egenberg</w:t>
            </w:r>
          </w:p>
        </w:tc>
        <w:tc>
          <w:tcPr>
            <w:tcW w:w="4509" w:type="dxa"/>
            <w:tcBorders>
              <w:top w:val="single" w:sz="6" w:space="0" w:color="000000"/>
              <w:left w:val="single" w:sz="6" w:space="0" w:color="000000"/>
              <w:bottom w:val="single" w:sz="6" w:space="0" w:color="000000"/>
              <w:right w:val="single" w:sz="6" w:space="0" w:color="000000"/>
            </w:tcBorders>
          </w:tcPr>
          <w:p w:rsidR="003C7976" w:rsidRDefault="003C7976" w:rsidP="008B01FE">
            <w:pPr>
              <w:pStyle w:val="Cell"/>
              <w:numPr>
                <w:ilvl w:val="0"/>
                <w:numId w:val="38"/>
              </w:numPr>
            </w:pPr>
            <w:r>
              <w:t>RC4 is used as a PRG</w:t>
            </w:r>
          </w:p>
          <w:p w:rsidR="003C7976" w:rsidRDefault="003C7976" w:rsidP="008B01FE">
            <w:pPr>
              <w:pStyle w:val="Cell"/>
              <w:numPr>
                <w:ilvl w:val="0"/>
                <w:numId w:val="38"/>
              </w:numPr>
            </w:pPr>
            <w:r>
              <w:t>Added Trapdoor Permutation Element design</w:t>
            </w:r>
          </w:p>
          <w:p w:rsidR="003C7976" w:rsidRDefault="003C7976" w:rsidP="008B01FE">
            <w:pPr>
              <w:pStyle w:val="Cell"/>
              <w:numPr>
                <w:ilvl w:val="0"/>
                <w:numId w:val="38"/>
              </w:numPr>
            </w:pPr>
            <w:r>
              <w:t>Added explanation for different ways of instantiating objects.</w:t>
            </w:r>
          </w:p>
          <w:p w:rsidR="005C6BDD" w:rsidRDefault="003C7976" w:rsidP="008B01FE">
            <w:pPr>
              <w:pStyle w:val="Cell"/>
              <w:numPr>
                <w:ilvl w:val="0"/>
                <w:numId w:val="38"/>
              </w:numPr>
            </w:pPr>
            <w:r>
              <w:t xml:space="preserve">General  rephrasing, more explanations, diagrams changes and code usage due to </w:t>
            </w:r>
          </w:p>
          <w:p w:rsidR="003C7976" w:rsidRDefault="003C7976" w:rsidP="008B01FE">
            <w:pPr>
              <w:pStyle w:val="Cell"/>
              <w:numPr>
                <w:ilvl w:val="0"/>
                <w:numId w:val="38"/>
              </w:numPr>
            </w:pPr>
            <w:r>
              <w:t>Yehuda's comments.</w:t>
            </w:r>
          </w:p>
        </w:tc>
      </w:tr>
      <w:tr w:rsidR="005C6BDD"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1.8</w:t>
            </w:r>
          </w:p>
        </w:tc>
        <w:tc>
          <w:tcPr>
            <w:tcW w:w="1851" w:type="dxa"/>
            <w:tcBorders>
              <w:top w:val="single" w:sz="6" w:space="0" w:color="000000"/>
              <w:left w:val="single" w:sz="6" w:space="0" w:color="000000"/>
              <w:bottom w:val="single" w:sz="6" w:space="0" w:color="000000"/>
              <w:right w:val="single" w:sz="6" w:space="0" w:color="000000"/>
            </w:tcBorders>
          </w:tcPr>
          <w:p w:rsidR="005C6BDD" w:rsidRDefault="005C6BDD" w:rsidP="004B7D3E">
            <w:pPr>
              <w:pStyle w:val="Cell"/>
            </w:pPr>
            <w:r>
              <w:t>1-Jun-2011</w:t>
            </w:r>
          </w:p>
        </w:tc>
        <w:tc>
          <w:tcPr>
            <w:tcW w:w="1890"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C6BDD" w:rsidRDefault="005C6BDD" w:rsidP="008B01FE">
            <w:pPr>
              <w:pStyle w:val="Cell"/>
              <w:numPr>
                <w:ilvl w:val="0"/>
                <w:numId w:val="42"/>
              </w:numPr>
            </w:pPr>
            <w:r>
              <w:t>Added functionality explanations of Trapdoor Permutation classes in the Dynamic View.</w:t>
            </w:r>
          </w:p>
          <w:p w:rsidR="005C6BDD" w:rsidRDefault="005C6BDD" w:rsidP="008B01FE">
            <w:pPr>
              <w:pStyle w:val="Cell"/>
              <w:numPr>
                <w:ilvl w:val="0"/>
                <w:numId w:val="42"/>
              </w:numPr>
            </w:pPr>
            <w:r>
              <w:t>Fixed Trapdoor Permutation diagrams.</w:t>
            </w:r>
          </w:p>
          <w:p w:rsidR="005C6BDD" w:rsidRDefault="005C6BDD" w:rsidP="008B01FE">
            <w:pPr>
              <w:pStyle w:val="Cell"/>
              <w:numPr>
                <w:ilvl w:val="0"/>
                <w:numId w:val="42"/>
              </w:numPr>
            </w:pPr>
            <w:r>
              <w:t>General layout fixing.</w:t>
            </w:r>
          </w:p>
        </w:tc>
      </w:tr>
      <w:tr w:rsidR="007C7D0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7C7D09" w:rsidRDefault="007C7D09" w:rsidP="00165310">
            <w:pPr>
              <w:pStyle w:val="Cell"/>
            </w:pPr>
            <w:r>
              <w:t>1.9</w:t>
            </w:r>
          </w:p>
        </w:tc>
        <w:tc>
          <w:tcPr>
            <w:tcW w:w="1851" w:type="dxa"/>
            <w:tcBorders>
              <w:top w:val="single" w:sz="6" w:space="0" w:color="000000"/>
              <w:left w:val="single" w:sz="6" w:space="0" w:color="000000"/>
              <w:bottom w:val="single" w:sz="6" w:space="0" w:color="000000"/>
              <w:right w:val="single" w:sz="6" w:space="0" w:color="000000"/>
            </w:tcBorders>
          </w:tcPr>
          <w:p w:rsidR="007C7D09" w:rsidRDefault="007C7D09" w:rsidP="004B7D3E">
            <w:pPr>
              <w:pStyle w:val="Cell"/>
            </w:pPr>
            <w:r>
              <w:t>26-Jun-2011</w:t>
            </w:r>
          </w:p>
        </w:tc>
        <w:tc>
          <w:tcPr>
            <w:tcW w:w="1890" w:type="dxa"/>
            <w:tcBorders>
              <w:top w:val="single" w:sz="6" w:space="0" w:color="000000"/>
              <w:left w:val="single" w:sz="6" w:space="0" w:color="000000"/>
              <w:bottom w:val="single" w:sz="6" w:space="0" w:color="000000"/>
              <w:right w:val="single" w:sz="6" w:space="0" w:color="000000"/>
            </w:tcBorders>
          </w:tcPr>
          <w:p w:rsidR="007C7D09" w:rsidRDefault="007C7D09"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7C7D09" w:rsidRDefault="007C7D09" w:rsidP="0020385C">
            <w:pPr>
              <w:pStyle w:val="Cell"/>
            </w:pPr>
            <w:r>
              <w:t xml:space="preserve">Added </w:t>
            </w:r>
            <w:r w:rsidR="0020385C">
              <w:t>diagrams and functionality explanations of DlogGroup.</w:t>
            </w:r>
          </w:p>
        </w:tc>
      </w:tr>
      <w:tr w:rsidR="00A46FCF"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A46FCF" w:rsidRDefault="00A46FCF" w:rsidP="00165310">
            <w:pPr>
              <w:pStyle w:val="Cell"/>
            </w:pPr>
            <w:r>
              <w:t>2.0</w:t>
            </w:r>
          </w:p>
        </w:tc>
        <w:tc>
          <w:tcPr>
            <w:tcW w:w="1851" w:type="dxa"/>
            <w:tcBorders>
              <w:top w:val="single" w:sz="6" w:space="0" w:color="000000"/>
              <w:left w:val="single" w:sz="6" w:space="0" w:color="000000"/>
              <w:bottom w:val="single" w:sz="6" w:space="0" w:color="000000"/>
              <w:right w:val="single" w:sz="6" w:space="0" w:color="000000"/>
            </w:tcBorders>
          </w:tcPr>
          <w:p w:rsidR="00A46FCF" w:rsidRDefault="00EB5B16" w:rsidP="004B7D3E">
            <w:pPr>
              <w:pStyle w:val="Cell"/>
            </w:pPr>
            <w:r>
              <w:t>14</w:t>
            </w:r>
            <w:r w:rsidR="00A46FCF">
              <w:t>-july-2011</w:t>
            </w:r>
          </w:p>
        </w:tc>
        <w:tc>
          <w:tcPr>
            <w:tcW w:w="1890" w:type="dxa"/>
            <w:tcBorders>
              <w:top w:val="single" w:sz="6" w:space="0" w:color="000000"/>
              <w:left w:val="single" w:sz="6" w:space="0" w:color="000000"/>
              <w:bottom w:val="single" w:sz="6" w:space="0" w:color="000000"/>
              <w:right w:val="single" w:sz="6" w:space="0" w:color="000000"/>
            </w:tcBorders>
          </w:tcPr>
          <w:p w:rsidR="00A46FCF" w:rsidRDefault="00A46FCF"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A46FCF" w:rsidRDefault="00A46FCF" w:rsidP="008B01FE">
            <w:pPr>
              <w:pStyle w:val="Cell"/>
              <w:numPr>
                <w:ilvl w:val="0"/>
                <w:numId w:val="62"/>
              </w:numPr>
            </w:pPr>
            <w:r>
              <w:t>Changed kdf and hkdf</w:t>
            </w:r>
          </w:p>
          <w:p w:rsidR="00A46FCF" w:rsidRDefault="00A46FCF" w:rsidP="008B01FE">
            <w:pPr>
              <w:pStyle w:val="Cell"/>
              <w:numPr>
                <w:ilvl w:val="0"/>
                <w:numId w:val="62"/>
              </w:numPr>
            </w:pPr>
            <w:r>
              <w:t>Changed PerfectUniversalHash and added pseudocode for EvaluationHashFunction.</w:t>
            </w:r>
          </w:p>
          <w:p w:rsidR="00EB5B16" w:rsidRDefault="00EB5B16" w:rsidP="008B01FE">
            <w:pPr>
              <w:pStyle w:val="Cell"/>
              <w:numPr>
                <w:ilvl w:val="0"/>
                <w:numId w:val="62"/>
              </w:numPr>
            </w:pPr>
            <w:r>
              <w:t xml:space="preserve">Adding the possibility to create complex object directly for the inner user. This is mentioned in </w:t>
            </w:r>
            <w:hyperlink w:anchor="_Creation_of_SCAPI_1" w:history="1">
              <w:r w:rsidRPr="00EB5B16">
                <w:rPr>
                  <w:rStyle w:val="Hyperlink"/>
                </w:rPr>
                <w:t>Creation of SCAPI objects</w:t>
              </w:r>
            </w:hyperlink>
            <w:r>
              <w:t>.</w:t>
            </w:r>
          </w:p>
        </w:tc>
      </w:tr>
      <w:tr w:rsidR="0061491F"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61491F" w:rsidRDefault="0061491F" w:rsidP="00165310">
            <w:pPr>
              <w:pStyle w:val="Cell"/>
            </w:pPr>
            <w:r>
              <w:t>2.01</w:t>
            </w:r>
          </w:p>
        </w:tc>
        <w:tc>
          <w:tcPr>
            <w:tcW w:w="1851" w:type="dxa"/>
            <w:tcBorders>
              <w:top w:val="single" w:sz="6" w:space="0" w:color="000000"/>
              <w:left w:val="single" w:sz="6" w:space="0" w:color="000000"/>
              <w:bottom w:val="single" w:sz="6" w:space="0" w:color="000000"/>
              <w:right w:val="single" w:sz="6" w:space="0" w:color="000000"/>
            </w:tcBorders>
          </w:tcPr>
          <w:p w:rsidR="0061491F" w:rsidRDefault="0061491F" w:rsidP="004B7D3E">
            <w:pPr>
              <w:pStyle w:val="Cell"/>
            </w:pPr>
            <w:r>
              <w:t>22-Aug-2011</w:t>
            </w:r>
          </w:p>
        </w:tc>
        <w:tc>
          <w:tcPr>
            <w:tcW w:w="1890" w:type="dxa"/>
            <w:tcBorders>
              <w:top w:val="single" w:sz="6" w:space="0" w:color="000000"/>
              <w:left w:val="single" w:sz="6" w:space="0" w:color="000000"/>
              <w:bottom w:val="single" w:sz="6" w:space="0" w:color="000000"/>
              <w:right w:val="single" w:sz="6" w:space="0" w:color="000000"/>
            </w:tcBorders>
          </w:tcPr>
          <w:p w:rsidR="0061491F" w:rsidRDefault="0061491F"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61491F" w:rsidRDefault="0061491F" w:rsidP="0061491F">
            <w:pPr>
              <w:pStyle w:val="Cell"/>
              <w:ind w:left="360"/>
            </w:pPr>
            <w:r>
              <w:t>Rephrasing, dialog updating.</w:t>
            </w:r>
          </w:p>
        </w:tc>
      </w:tr>
      <w:tr w:rsidR="00F24845"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F24845" w:rsidRDefault="00F24845" w:rsidP="00165310">
            <w:pPr>
              <w:pStyle w:val="Cell"/>
            </w:pPr>
            <w:r>
              <w:t>2.1</w:t>
            </w:r>
          </w:p>
        </w:tc>
        <w:tc>
          <w:tcPr>
            <w:tcW w:w="1851" w:type="dxa"/>
            <w:tcBorders>
              <w:top w:val="single" w:sz="6" w:space="0" w:color="000000"/>
              <w:left w:val="single" w:sz="6" w:space="0" w:color="000000"/>
              <w:bottom w:val="single" w:sz="6" w:space="0" w:color="000000"/>
              <w:right w:val="single" w:sz="6" w:space="0" w:color="000000"/>
            </w:tcBorders>
          </w:tcPr>
          <w:p w:rsidR="00F24845" w:rsidRDefault="00F24845" w:rsidP="004B7D3E">
            <w:pPr>
              <w:pStyle w:val="Cell"/>
            </w:pPr>
            <w:r>
              <w:t>2-Oct-2011</w:t>
            </w:r>
          </w:p>
        </w:tc>
        <w:tc>
          <w:tcPr>
            <w:tcW w:w="1890" w:type="dxa"/>
            <w:tcBorders>
              <w:top w:val="single" w:sz="6" w:space="0" w:color="000000"/>
              <w:left w:val="single" w:sz="6" w:space="0" w:color="000000"/>
              <w:bottom w:val="single" w:sz="6" w:space="0" w:color="000000"/>
              <w:right w:val="single" w:sz="6" w:space="0" w:color="000000"/>
            </w:tcBorders>
          </w:tcPr>
          <w:p w:rsidR="00F24845" w:rsidRDefault="00F24845"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F24845" w:rsidRDefault="00AD7757" w:rsidP="00AD7757">
            <w:pPr>
              <w:pStyle w:val="Cell"/>
              <w:numPr>
                <w:ilvl w:val="0"/>
                <w:numId w:val="76"/>
              </w:numPr>
            </w:pPr>
            <w:r>
              <w:t>Added DlogGroup explanations and diagrams.</w:t>
            </w:r>
          </w:p>
          <w:p w:rsidR="00F24845" w:rsidRDefault="00F24845" w:rsidP="008B01FE">
            <w:pPr>
              <w:pStyle w:val="Cell"/>
              <w:numPr>
                <w:ilvl w:val="0"/>
                <w:numId w:val="76"/>
              </w:numPr>
            </w:pPr>
            <w:r>
              <w:t>Updated GroupParams family.</w:t>
            </w:r>
          </w:p>
          <w:p w:rsidR="00F24845" w:rsidRDefault="00F24845" w:rsidP="008B01FE">
            <w:pPr>
              <w:pStyle w:val="Cell"/>
              <w:numPr>
                <w:ilvl w:val="0"/>
                <w:numId w:val="76"/>
              </w:numPr>
            </w:pPr>
            <w:r>
              <w:t xml:space="preserve">Changed Dlog layout. </w:t>
            </w:r>
          </w:p>
        </w:tc>
      </w:tr>
    </w:tbl>
    <w:p w:rsidR="00515D3B" w:rsidRDefault="00515D3B" w:rsidP="00515D3B"/>
    <w:bookmarkStart w:id="55" w:name="_Toc104538326" w:displacedByCustomXml="next"/>
    <w:bookmarkStart w:id="56" w:name="_Toc277840034" w:displacedByCustomXml="next"/>
    <w:bookmarkStart w:id="57" w:name="_Toc277840404" w:displacedByCustomXml="next"/>
    <w:bookmarkStart w:id="58" w:name="_Toc277840461" w:displacedByCustomXml="next"/>
    <w:bookmarkStart w:id="59" w:name="_Toc277840607" w:displacedByCustomXml="next"/>
    <w:bookmarkStart w:id="60" w:name="_Toc277840687" w:displacedByCustomXml="next"/>
    <w:bookmarkStart w:id="61" w:name="_Toc277840815" w:displacedByCustomXml="next"/>
    <w:sdt>
      <w:sdtPr>
        <w:rPr>
          <w:rFonts w:ascii="Times New Roman" w:hAnsi="Times New Roman"/>
          <w:b w:val="0"/>
          <w:bCs w:val="0"/>
          <w:color w:val="auto"/>
          <w:sz w:val="24"/>
          <w:szCs w:val="24"/>
          <w:lang w:bidi="he-IL"/>
        </w:rPr>
        <w:id w:val="-1748563726"/>
        <w:docPartObj>
          <w:docPartGallery w:val="Table of Contents"/>
          <w:docPartUnique/>
        </w:docPartObj>
      </w:sdtPr>
      <w:sdtEndPr>
        <w:rPr>
          <w:noProof/>
        </w:rPr>
      </w:sdtEndPr>
      <w:sdtContent>
        <w:p w:rsidR="00F24845" w:rsidRDefault="00F24845">
          <w:pPr>
            <w:pStyle w:val="TOCHeading"/>
          </w:pPr>
          <w:r>
            <w:t>Contents</w:t>
          </w:r>
        </w:p>
        <w:p w:rsidR="00AD7757" w:rsidRDefault="00F24845">
          <w:pPr>
            <w:pStyle w:val="TOC1"/>
            <w:tabs>
              <w:tab w:val="right" w:leader="dot" w:pos="9771"/>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305323719" w:history="1">
            <w:r w:rsidR="00AD7757" w:rsidRPr="00C578CF">
              <w:rPr>
                <w:rStyle w:val="Hyperlink"/>
                <w:iCs/>
                <w:noProof/>
              </w:rPr>
              <w:t>SCAPI Primitives Layer</w:t>
            </w:r>
            <w:r w:rsidR="00AD7757">
              <w:rPr>
                <w:noProof/>
                <w:webHidden/>
              </w:rPr>
              <w:tab/>
            </w:r>
            <w:r w:rsidR="00AD7757">
              <w:rPr>
                <w:noProof/>
                <w:webHidden/>
              </w:rPr>
              <w:fldChar w:fldCharType="begin"/>
            </w:r>
            <w:r w:rsidR="00AD7757">
              <w:rPr>
                <w:noProof/>
                <w:webHidden/>
              </w:rPr>
              <w:instrText xml:space="preserve"> PAGEREF _Toc305323719 \h </w:instrText>
            </w:r>
            <w:r w:rsidR="00AD7757">
              <w:rPr>
                <w:noProof/>
                <w:webHidden/>
              </w:rPr>
            </w:r>
            <w:r w:rsidR="00AD7757">
              <w:rPr>
                <w:noProof/>
                <w:webHidden/>
              </w:rPr>
              <w:fldChar w:fldCharType="separate"/>
            </w:r>
            <w:r w:rsidR="00AD7757">
              <w:rPr>
                <w:noProof/>
                <w:webHidden/>
              </w:rPr>
              <w:t>1</w:t>
            </w:r>
            <w:r w:rsidR="00AD7757">
              <w:rPr>
                <w:noProof/>
                <w:webHidden/>
              </w:rPr>
              <w:fldChar w:fldCharType="end"/>
            </w:r>
          </w:hyperlink>
        </w:p>
        <w:p w:rsidR="00AD7757" w:rsidRDefault="00AD7757">
          <w:pPr>
            <w:pStyle w:val="TOC1"/>
            <w:tabs>
              <w:tab w:val="right" w:leader="dot" w:pos="9771"/>
            </w:tabs>
            <w:rPr>
              <w:rFonts w:asciiTheme="minorHAnsi" w:eastAsiaTheme="minorEastAsia" w:hAnsiTheme="minorHAnsi" w:cstheme="minorBidi"/>
              <w:noProof/>
              <w:sz w:val="22"/>
              <w:szCs w:val="22"/>
            </w:rPr>
          </w:pPr>
          <w:hyperlink w:anchor="_Toc305323720" w:history="1">
            <w:r w:rsidRPr="00C578CF">
              <w:rPr>
                <w:rStyle w:val="Hyperlink"/>
                <w:iCs/>
                <w:noProof/>
              </w:rPr>
              <w:t>R&amp;D Group</w:t>
            </w:r>
            <w:r>
              <w:rPr>
                <w:noProof/>
                <w:webHidden/>
              </w:rPr>
              <w:tab/>
            </w:r>
            <w:r>
              <w:rPr>
                <w:noProof/>
                <w:webHidden/>
              </w:rPr>
              <w:fldChar w:fldCharType="begin"/>
            </w:r>
            <w:r>
              <w:rPr>
                <w:noProof/>
                <w:webHidden/>
              </w:rPr>
              <w:instrText xml:space="preserve"> PAGEREF _Toc305323720 \h </w:instrText>
            </w:r>
            <w:r>
              <w:rPr>
                <w:noProof/>
                <w:webHidden/>
              </w:rPr>
            </w:r>
            <w:r>
              <w:rPr>
                <w:noProof/>
                <w:webHidden/>
              </w:rPr>
              <w:fldChar w:fldCharType="separate"/>
            </w:r>
            <w:r>
              <w:rPr>
                <w:noProof/>
                <w:webHidden/>
              </w:rPr>
              <w:t>1</w:t>
            </w:r>
            <w:r>
              <w:rPr>
                <w:noProof/>
                <w:webHidden/>
              </w:rPr>
              <w:fldChar w:fldCharType="end"/>
            </w:r>
          </w:hyperlink>
        </w:p>
        <w:p w:rsidR="00AD7757" w:rsidRDefault="00AD7757">
          <w:pPr>
            <w:pStyle w:val="TOC1"/>
            <w:tabs>
              <w:tab w:val="right" w:leader="dot" w:pos="9771"/>
            </w:tabs>
            <w:rPr>
              <w:rFonts w:asciiTheme="minorHAnsi" w:eastAsiaTheme="minorEastAsia" w:hAnsiTheme="minorHAnsi" w:cstheme="minorBidi"/>
              <w:noProof/>
              <w:sz w:val="22"/>
              <w:szCs w:val="22"/>
            </w:rPr>
          </w:pPr>
          <w:hyperlink w:anchor="_Toc305323721" w:history="1">
            <w:r w:rsidRPr="00C578CF">
              <w:rPr>
                <w:rStyle w:val="Hyperlink"/>
                <w:noProof/>
              </w:rPr>
              <w:t>Software Design Description</w:t>
            </w:r>
            <w:r>
              <w:rPr>
                <w:noProof/>
                <w:webHidden/>
              </w:rPr>
              <w:tab/>
            </w:r>
            <w:r>
              <w:rPr>
                <w:noProof/>
                <w:webHidden/>
              </w:rPr>
              <w:fldChar w:fldCharType="begin"/>
            </w:r>
            <w:r>
              <w:rPr>
                <w:noProof/>
                <w:webHidden/>
              </w:rPr>
              <w:instrText xml:space="preserve"> PAGEREF _Toc305323721 \h </w:instrText>
            </w:r>
            <w:r>
              <w:rPr>
                <w:noProof/>
                <w:webHidden/>
              </w:rPr>
            </w:r>
            <w:r>
              <w:rPr>
                <w:noProof/>
                <w:webHidden/>
              </w:rPr>
              <w:fldChar w:fldCharType="separate"/>
            </w:r>
            <w:r>
              <w:rPr>
                <w:noProof/>
                <w:webHidden/>
              </w:rPr>
              <w:t>1</w:t>
            </w:r>
            <w:r>
              <w:rPr>
                <w:noProof/>
                <w:webHidden/>
              </w:rPr>
              <w:fldChar w:fldCharType="end"/>
            </w:r>
          </w:hyperlink>
        </w:p>
        <w:p w:rsidR="00AD7757" w:rsidRDefault="00AD7757">
          <w:pPr>
            <w:pStyle w:val="TOC1"/>
            <w:tabs>
              <w:tab w:val="right" w:leader="dot" w:pos="9771"/>
            </w:tabs>
            <w:rPr>
              <w:rFonts w:asciiTheme="minorHAnsi" w:eastAsiaTheme="minorEastAsia" w:hAnsiTheme="minorHAnsi" w:cstheme="minorBidi"/>
              <w:noProof/>
              <w:sz w:val="22"/>
              <w:szCs w:val="22"/>
            </w:rPr>
          </w:pPr>
          <w:hyperlink w:anchor="_Toc305323722" w:history="1">
            <w:r w:rsidRPr="00C578CF">
              <w:rPr>
                <w:rStyle w:val="Hyperlink"/>
                <w:noProof/>
              </w:rPr>
              <w:t>Written by Meital Levy and Yael Ejgenberg</w:t>
            </w:r>
            <w:r>
              <w:rPr>
                <w:noProof/>
                <w:webHidden/>
              </w:rPr>
              <w:tab/>
            </w:r>
            <w:r>
              <w:rPr>
                <w:noProof/>
                <w:webHidden/>
              </w:rPr>
              <w:fldChar w:fldCharType="begin"/>
            </w:r>
            <w:r>
              <w:rPr>
                <w:noProof/>
                <w:webHidden/>
              </w:rPr>
              <w:instrText xml:space="preserve"> PAGEREF _Toc305323722 \h </w:instrText>
            </w:r>
            <w:r>
              <w:rPr>
                <w:noProof/>
                <w:webHidden/>
              </w:rPr>
            </w:r>
            <w:r>
              <w:rPr>
                <w:noProof/>
                <w:webHidden/>
              </w:rPr>
              <w:fldChar w:fldCharType="separate"/>
            </w:r>
            <w:r>
              <w:rPr>
                <w:noProof/>
                <w:webHidden/>
              </w:rPr>
              <w:t>1</w:t>
            </w:r>
            <w:r>
              <w:rPr>
                <w:noProof/>
                <w:webHidden/>
              </w:rPr>
              <w:fldChar w:fldCharType="end"/>
            </w:r>
          </w:hyperlink>
        </w:p>
        <w:p w:rsidR="00AD7757" w:rsidRDefault="00AD7757">
          <w:pPr>
            <w:pStyle w:val="TOC1"/>
            <w:tabs>
              <w:tab w:val="right" w:leader="dot" w:pos="9771"/>
            </w:tabs>
            <w:rPr>
              <w:rFonts w:asciiTheme="minorHAnsi" w:eastAsiaTheme="minorEastAsia" w:hAnsiTheme="minorHAnsi" w:cstheme="minorBidi"/>
              <w:noProof/>
              <w:sz w:val="22"/>
              <w:szCs w:val="22"/>
            </w:rPr>
          </w:pPr>
          <w:hyperlink w:anchor="_Toc305323723" w:history="1">
            <w:r w:rsidRPr="00C578CF">
              <w:rPr>
                <w:rStyle w:val="Hyperlink"/>
                <w:noProof/>
              </w:rPr>
              <w:t>Approved by</w:t>
            </w:r>
            <w:r>
              <w:rPr>
                <w:noProof/>
                <w:webHidden/>
              </w:rPr>
              <w:tab/>
            </w:r>
            <w:r>
              <w:rPr>
                <w:noProof/>
                <w:webHidden/>
              </w:rPr>
              <w:fldChar w:fldCharType="begin"/>
            </w:r>
            <w:r>
              <w:rPr>
                <w:noProof/>
                <w:webHidden/>
              </w:rPr>
              <w:instrText xml:space="preserve"> PAGEREF _Toc305323723 \h </w:instrText>
            </w:r>
            <w:r>
              <w:rPr>
                <w:noProof/>
                <w:webHidden/>
              </w:rPr>
            </w:r>
            <w:r>
              <w:rPr>
                <w:noProof/>
                <w:webHidden/>
              </w:rPr>
              <w:fldChar w:fldCharType="separate"/>
            </w:r>
            <w:r>
              <w:rPr>
                <w:noProof/>
                <w:webHidden/>
              </w:rPr>
              <w:t>1</w:t>
            </w:r>
            <w:r>
              <w:rPr>
                <w:noProof/>
                <w:webHidden/>
              </w:rPr>
              <w:fldChar w:fldCharType="end"/>
            </w:r>
          </w:hyperlink>
        </w:p>
        <w:p w:rsidR="00AD7757" w:rsidRDefault="00AD7757">
          <w:pPr>
            <w:pStyle w:val="TOC1"/>
            <w:tabs>
              <w:tab w:val="right" w:leader="dot" w:pos="9771"/>
            </w:tabs>
            <w:rPr>
              <w:rFonts w:asciiTheme="minorHAnsi" w:eastAsiaTheme="minorEastAsia" w:hAnsiTheme="minorHAnsi" w:cstheme="minorBidi"/>
              <w:noProof/>
              <w:sz w:val="22"/>
              <w:szCs w:val="22"/>
            </w:rPr>
          </w:pPr>
          <w:hyperlink w:anchor="_Toc305323724" w:history="1">
            <w:r w:rsidRPr="00C578CF">
              <w:rPr>
                <w:rStyle w:val="Hyperlink"/>
                <w:noProof/>
              </w:rPr>
              <w:t>Created 20 September 2010</w:t>
            </w:r>
            <w:r>
              <w:rPr>
                <w:noProof/>
                <w:webHidden/>
              </w:rPr>
              <w:tab/>
            </w:r>
            <w:r>
              <w:rPr>
                <w:noProof/>
                <w:webHidden/>
              </w:rPr>
              <w:fldChar w:fldCharType="begin"/>
            </w:r>
            <w:r>
              <w:rPr>
                <w:noProof/>
                <w:webHidden/>
              </w:rPr>
              <w:instrText xml:space="preserve"> PAGEREF _Toc305323724 \h </w:instrText>
            </w:r>
            <w:r>
              <w:rPr>
                <w:noProof/>
                <w:webHidden/>
              </w:rPr>
            </w:r>
            <w:r>
              <w:rPr>
                <w:noProof/>
                <w:webHidden/>
              </w:rPr>
              <w:fldChar w:fldCharType="separate"/>
            </w:r>
            <w:r>
              <w:rPr>
                <w:noProof/>
                <w:webHidden/>
              </w:rPr>
              <w:t>1</w:t>
            </w:r>
            <w:r>
              <w:rPr>
                <w:noProof/>
                <w:webHidden/>
              </w:rPr>
              <w:fldChar w:fldCharType="end"/>
            </w:r>
          </w:hyperlink>
        </w:p>
        <w:p w:rsidR="00AD7757" w:rsidRDefault="00AD7757">
          <w:pPr>
            <w:pStyle w:val="TOC1"/>
            <w:tabs>
              <w:tab w:val="right" w:leader="dot" w:pos="9771"/>
            </w:tabs>
            <w:rPr>
              <w:rFonts w:asciiTheme="minorHAnsi" w:eastAsiaTheme="minorEastAsia" w:hAnsiTheme="minorHAnsi" w:cstheme="minorBidi"/>
              <w:noProof/>
              <w:sz w:val="22"/>
              <w:szCs w:val="22"/>
            </w:rPr>
          </w:pPr>
          <w:hyperlink w:anchor="_Toc305323725" w:history="1">
            <w:r w:rsidRPr="00C578CF">
              <w:rPr>
                <w:rStyle w:val="Hyperlink"/>
                <w:noProof/>
              </w:rPr>
              <w:t>CONFIDENTIAL</w:t>
            </w:r>
            <w:r>
              <w:rPr>
                <w:noProof/>
                <w:webHidden/>
              </w:rPr>
              <w:tab/>
            </w:r>
            <w:r>
              <w:rPr>
                <w:noProof/>
                <w:webHidden/>
              </w:rPr>
              <w:fldChar w:fldCharType="begin"/>
            </w:r>
            <w:r>
              <w:rPr>
                <w:noProof/>
                <w:webHidden/>
              </w:rPr>
              <w:instrText xml:space="preserve"> PAGEREF _Toc305323725 \h </w:instrText>
            </w:r>
            <w:r>
              <w:rPr>
                <w:noProof/>
                <w:webHidden/>
              </w:rPr>
            </w:r>
            <w:r>
              <w:rPr>
                <w:noProof/>
                <w:webHidden/>
              </w:rPr>
              <w:fldChar w:fldCharType="separate"/>
            </w:r>
            <w:r>
              <w:rPr>
                <w:noProof/>
                <w:webHidden/>
              </w:rPr>
              <w:t>1</w:t>
            </w:r>
            <w:r>
              <w:rPr>
                <w:noProof/>
                <w:webHidden/>
              </w:rPr>
              <w:fldChar w:fldCharType="end"/>
            </w:r>
          </w:hyperlink>
        </w:p>
        <w:p w:rsidR="00AD7757" w:rsidRDefault="00AD7757">
          <w:pPr>
            <w:pStyle w:val="TOC1"/>
            <w:tabs>
              <w:tab w:val="right" w:leader="dot" w:pos="9771"/>
            </w:tabs>
            <w:rPr>
              <w:rFonts w:asciiTheme="minorHAnsi" w:eastAsiaTheme="minorEastAsia" w:hAnsiTheme="minorHAnsi" w:cstheme="minorBidi"/>
              <w:noProof/>
              <w:sz w:val="22"/>
              <w:szCs w:val="22"/>
            </w:rPr>
          </w:pPr>
          <w:hyperlink w:anchor="_Toc305323726" w:history="1">
            <w:r w:rsidRPr="00C578CF">
              <w:rPr>
                <w:rStyle w:val="Hyperlink"/>
                <w:noProof/>
              </w:rPr>
              <w:t>Change Control Information</w:t>
            </w:r>
            <w:r>
              <w:rPr>
                <w:noProof/>
                <w:webHidden/>
              </w:rPr>
              <w:tab/>
            </w:r>
            <w:r>
              <w:rPr>
                <w:noProof/>
                <w:webHidden/>
              </w:rPr>
              <w:fldChar w:fldCharType="begin"/>
            </w:r>
            <w:r>
              <w:rPr>
                <w:noProof/>
                <w:webHidden/>
              </w:rPr>
              <w:instrText xml:space="preserve"> PAGEREF _Toc305323726 \h </w:instrText>
            </w:r>
            <w:r>
              <w:rPr>
                <w:noProof/>
                <w:webHidden/>
              </w:rPr>
            </w:r>
            <w:r>
              <w:rPr>
                <w:noProof/>
                <w:webHidden/>
              </w:rPr>
              <w:fldChar w:fldCharType="separate"/>
            </w:r>
            <w:r>
              <w:rPr>
                <w:noProof/>
                <w:webHidden/>
              </w:rPr>
              <w:t>2</w:t>
            </w:r>
            <w:r>
              <w:rPr>
                <w:noProof/>
                <w:webHidden/>
              </w:rPr>
              <w:fldChar w:fldCharType="end"/>
            </w:r>
          </w:hyperlink>
        </w:p>
        <w:p w:rsidR="00AD7757" w:rsidRDefault="00AD7757">
          <w:pPr>
            <w:pStyle w:val="TOC1"/>
            <w:tabs>
              <w:tab w:val="left" w:pos="600"/>
              <w:tab w:val="right" w:leader="dot" w:pos="9771"/>
            </w:tabs>
            <w:rPr>
              <w:rFonts w:asciiTheme="minorHAnsi" w:eastAsiaTheme="minorEastAsia" w:hAnsiTheme="minorHAnsi" w:cstheme="minorBidi"/>
              <w:noProof/>
              <w:sz w:val="22"/>
              <w:szCs w:val="22"/>
            </w:rPr>
          </w:pPr>
          <w:hyperlink w:anchor="_Toc305323727" w:history="1">
            <w:r w:rsidRPr="00C578CF">
              <w:rPr>
                <w:rStyle w:val="Hyperlink"/>
                <w:noProof/>
              </w:rPr>
              <w:t>1.</w:t>
            </w:r>
            <w:r>
              <w:rPr>
                <w:rFonts w:asciiTheme="minorHAnsi" w:eastAsiaTheme="minorEastAsia" w:hAnsiTheme="minorHAnsi" w:cstheme="minorBidi"/>
                <w:noProof/>
                <w:sz w:val="22"/>
                <w:szCs w:val="22"/>
              </w:rPr>
              <w:tab/>
            </w:r>
            <w:r w:rsidRPr="00C578CF">
              <w:rPr>
                <w:rStyle w:val="Hyperlink"/>
                <w:noProof/>
              </w:rPr>
              <w:t>Scope</w:t>
            </w:r>
            <w:r>
              <w:rPr>
                <w:noProof/>
                <w:webHidden/>
              </w:rPr>
              <w:tab/>
            </w:r>
            <w:r>
              <w:rPr>
                <w:noProof/>
                <w:webHidden/>
              </w:rPr>
              <w:fldChar w:fldCharType="begin"/>
            </w:r>
            <w:r>
              <w:rPr>
                <w:noProof/>
                <w:webHidden/>
              </w:rPr>
              <w:instrText xml:space="preserve"> PAGEREF _Toc305323727 \h </w:instrText>
            </w:r>
            <w:r>
              <w:rPr>
                <w:noProof/>
                <w:webHidden/>
              </w:rPr>
            </w:r>
            <w:r>
              <w:rPr>
                <w:noProof/>
                <w:webHidden/>
              </w:rPr>
              <w:fldChar w:fldCharType="separate"/>
            </w:r>
            <w:r>
              <w:rPr>
                <w:noProof/>
                <w:webHidden/>
              </w:rPr>
              <w:t>6</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728" w:history="1">
            <w:r w:rsidRPr="00C578CF">
              <w:rPr>
                <w:rStyle w:val="Hyperlink"/>
                <w:noProof/>
              </w:rPr>
              <w:t>1.1</w:t>
            </w:r>
            <w:r>
              <w:rPr>
                <w:rFonts w:asciiTheme="minorHAnsi" w:eastAsiaTheme="minorEastAsia" w:hAnsiTheme="minorHAnsi" w:cstheme="minorBidi"/>
                <w:noProof/>
                <w:sz w:val="22"/>
                <w:szCs w:val="22"/>
              </w:rPr>
              <w:tab/>
            </w:r>
            <w:r w:rsidRPr="00C578CF">
              <w:rPr>
                <w:rStyle w:val="Hyperlink"/>
                <w:noProof/>
              </w:rPr>
              <w:t>Introduction</w:t>
            </w:r>
            <w:r>
              <w:rPr>
                <w:noProof/>
                <w:webHidden/>
              </w:rPr>
              <w:tab/>
            </w:r>
            <w:r>
              <w:rPr>
                <w:noProof/>
                <w:webHidden/>
              </w:rPr>
              <w:fldChar w:fldCharType="begin"/>
            </w:r>
            <w:r>
              <w:rPr>
                <w:noProof/>
                <w:webHidden/>
              </w:rPr>
              <w:instrText xml:space="preserve"> PAGEREF _Toc305323728 \h </w:instrText>
            </w:r>
            <w:r>
              <w:rPr>
                <w:noProof/>
                <w:webHidden/>
              </w:rPr>
            </w:r>
            <w:r>
              <w:rPr>
                <w:noProof/>
                <w:webHidden/>
              </w:rPr>
              <w:fldChar w:fldCharType="separate"/>
            </w:r>
            <w:r>
              <w:rPr>
                <w:noProof/>
                <w:webHidden/>
              </w:rPr>
              <w:t>6</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729" w:history="1">
            <w:r w:rsidRPr="00C578CF">
              <w:rPr>
                <w:rStyle w:val="Hyperlink"/>
                <w:noProof/>
              </w:rPr>
              <w:t>1.2</w:t>
            </w:r>
            <w:r>
              <w:rPr>
                <w:rFonts w:asciiTheme="minorHAnsi" w:eastAsiaTheme="minorEastAsia" w:hAnsiTheme="minorHAnsi" w:cstheme="minorBidi"/>
                <w:noProof/>
                <w:sz w:val="22"/>
                <w:szCs w:val="22"/>
              </w:rPr>
              <w:tab/>
            </w:r>
            <w:r w:rsidRPr="00C578CF">
              <w:rPr>
                <w:rStyle w:val="Hyperlink"/>
                <w:noProof/>
              </w:rPr>
              <w:t>Goals</w:t>
            </w:r>
            <w:r>
              <w:rPr>
                <w:noProof/>
                <w:webHidden/>
              </w:rPr>
              <w:tab/>
            </w:r>
            <w:r>
              <w:rPr>
                <w:noProof/>
                <w:webHidden/>
              </w:rPr>
              <w:fldChar w:fldCharType="begin"/>
            </w:r>
            <w:r>
              <w:rPr>
                <w:noProof/>
                <w:webHidden/>
              </w:rPr>
              <w:instrText xml:space="preserve"> PAGEREF _Toc305323729 \h </w:instrText>
            </w:r>
            <w:r>
              <w:rPr>
                <w:noProof/>
                <w:webHidden/>
              </w:rPr>
            </w:r>
            <w:r>
              <w:rPr>
                <w:noProof/>
                <w:webHidden/>
              </w:rPr>
              <w:fldChar w:fldCharType="separate"/>
            </w:r>
            <w:r>
              <w:rPr>
                <w:noProof/>
                <w:webHidden/>
              </w:rPr>
              <w:t>6</w:t>
            </w:r>
            <w:r>
              <w:rPr>
                <w:noProof/>
                <w:webHidden/>
              </w:rPr>
              <w:fldChar w:fldCharType="end"/>
            </w:r>
          </w:hyperlink>
        </w:p>
        <w:p w:rsidR="00AD7757" w:rsidRDefault="00AD7757">
          <w:pPr>
            <w:pStyle w:val="TOC1"/>
            <w:tabs>
              <w:tab w:val="left" w:pos="600"/>
              <w:tab w:val="right" w:leader="dot" w:pos="9771"/>
            </w:tabs>
            <w:rPr>
              <w:rFonts w:asciiTheme="minorHAnsi" w:eastAsiaTheme="minorEastAsia" w:hAnsiTheme="minorHAnsi" w:cstheme="minorBidi"/>
              <w:noProof/>
              <w:sz w:val="22"/>
              <w:szCs w:val="22"/>
            </w:rPr>
          </w:pPr>
          <w:hyperlink w:anchor="_Toc305323730" w:history="1">
            <w:r w:rsidRPr="00C578CF">
              <w:rPr>
                <w:rStyle w:val="Hyperlink"/>
                <w:noProof/>
              </w:rPr>
              <w:t>2.</w:t>
            </w:r>
            <w:r>
              <w:rPr>
                <w:rFonts w:asciiTheme="minorHAnsi" w:eastAsiaTheme="minorEastAsia" w:hAnsiTheme="minorHAnsi" w:cstheme="minorBidi"/>
                <w:noProof/>
                <w:sz w:val="22"/>
                <w:szCs w:val="22"/>
              </w:rPr>
              <w:tab/>
            </w:r>
            <w:r w:rsidRPr="00C578CF">
              <w:rPr>
                <w:rStyle w:val="Hyperlink"/>
                <w:noProof/>
              </w:rPr>
              <w:t>Definitions Acronyms and Abbreviations</w:t>
            </w:r>
            <w:r>
              <w:rPr>
                <w:noProof/>
                <w:webHidden/>
              </w:rPr>
              <w:tab/>
            </w:r>
            <w:r>
              <w:rPr>
                <w:noProof/>
                <w:webHidden/>
              </w:rPr>
              <w:fldChar w:fldCharType="begin"/>
            </w:r>
            <w:r>
              <w:rPr>
                <w:noProof/>
                <w:webHidden/>
              </w:rPr>
              <w:instrText xml:space="preserve"> PAGEREF _Toc305323730 \h </w:instrText>
            </w:r>
            <w:r>
              <w:rPr>
                <w:noProof/>
                <w:webHidden/>
              </w:rPr>
            </w:r>
            <w:r>
              <w:rPr>
                <w:noProof/>
                <w:webHidden/>
              </w:rPr>
              <w:fldChar w:fldCharType="separate"/>
            </w:r>
            <w:r>
              <w:rPr>
                <w:noProof/>
                <w:webHidden/>
              </w:rPr>
              <w:t>6</w:t>
            </w:r>
            <w:r>
              <w:rPr>
                <w:noProof/>
                <w:webHidden/>
              </w:rPr>
              <w:fldChar w:fldCharType="end"/>
            </w:r>
          </w:hyperlink>
        </w:p>
        <w:p w:rsidR="00AD7757" w:rsidRDefault="00AD7757">
          <w:pPr>
            <w:pStyle w:val="TOC1"/>
            <w:tabs>
              <w:tab w:val="left" w:pos="600"/>
              <w:tab w:val="right" w:leader="dot" w:pos="9771"/>
            </w:tabs>
            <w:rPr>
              <w:rFonts w:asciiTheme="minorHAnsi" w:eastAsiaTheme="minorEastAsia" w:hAnsiTheme="minorHAnsi" w:cstheme="minorBidi"/>
              <w:noProof/>
              <w:sz w:val="22"/>
              <w:szCs w:val="22"/>
            </w:rPr>
          </w:pPr>
          <w:hyperlink w:anchor="_Toc305323731" w:history="1">
            <w:r w:rsidRPr="00C578CF">
              <w:rPr>
                <w:rStyle w:val="Hyperlink"/>
                <w:noProof/>
              </w:rPr>
              <w:t>3.</w:t>
            </w:r>
            <w:r>
              <w:rPr>
                <w:rFonts w:asciiTheme="minorHAnsi" w:eastAsiaTheme="minorEastAsia" w:hAnsiTheme="minorHAnsi" w:cstheme="minorBidi"/>
                <w:noProof/>
                <w:sz w:val="22"/>
                <w:szCs w:val="22"/>
              </w:rPr>
              <w:tab/>
            </w:r>
            <w:r w:rsidRPr="00C578CF">
              <w:rPr>
                <w:rStyle w:val="Hyperlink"/>
                <w:noProof/>
              </w:rPr>
              <w:t>References</w:t>
            </w:r>
            <w:r>
              <w:rPr>
                <w:noProof/>
                <w:webHidden/>
              </w:rPr>
              <w:tab/>
            </w:r>
            <w:r>
              <w:rPr>
                <w:noProof/>
                <w:webHidden/>
              </w:rPr>
              <w:fldChar w:fldCharType="begin"/>
            </w:r>
            <w:r>
              <w:rPr>
                <w:noProof/>
                <w:webHidden/>
              </w:rPr>
              <w:instrText xml:space="preserve"> PAGEREF _Toc305323731 \h </w:instrText>
            </w:r>
            <w:r>
              <w:rPr>
                <w:noProof/>
                <w:webHidden/>
              </w:rPr>
            </w:r>
            <w:r>
              <w:rPr>
                <w:noProof/>
                <w:webHidden/>
              </w:rPr>
              <w:fldChar w:fldCharType="separate"/>
            </w:r>
            <w:r>
              <w:rPr>
                <w:noProof/>
                <w:webHidden/>
              </w:rPr>
              <w:t>7</w:t>
            </w:r>
            <w:r>
              <w:rPr>
                <w:noProof/>
                <w:webHidden/>
              </w:rPr>
              <w:fldChar w:fldCharType="end"/>
            </w:r>
          </w:hyperlink>
        </w:p>
        <w:p w:rsidR="00AD7757" w:rsidRDefault="00AD7757">
          <w:pPr>
            <w:pStyle w:val="TOC1"/>
            <w:tabs>
              <w:tab w:val="left" w:pos="600"/>
              <w:tab w:val="right" w:leader="dot" w:pos="9771"/>
            </w:tabs>
            <w:rPr>
              <w:rFonts w:asciiTheme="minorHAnsi" w:eastAsiaTheme="minorEastAsia" w:hAnsiTheme="minorHAnsi" w:cstheme="minorBidi"/>
              <w:noProof/>
              <w:sz w:val="22"/>
              <w:szCs w:val="22"/>
            </w:rPr>
          </w:pPr>
          <w:hyperlink w:anchor="_Toc305323732" w:history="1">
            <w:r w:rsidRPr="00C578CF">
              <w:rPr>
                <w:rStyle w:val="Hyperlink"/>
                <w:rFonts w:ascii="Helvetica" w:hAnsi="Helvetica"/>
                <w:noProof/>
              </w:rPr>
              <w:t>4.</w:t>
            </w:r>
            <w:r>
              <w:rPr>
                <w:rFonts w:asciiTheme="minorHAnsi" w:eastAsiaTheme="minorEastAsia" w:hAnsiTheme="minorHAnsi" w:cstheme="minorBidi"/>
                <w:noProof/>
                <w:sz w:val="22"/>
                <w:szCs w:val="22"/>
              </w:rPr>
              <w:tab/>
            </w:r>
            <w:r w:rsidRPr="00C578CF">
              <w:rPr>
                <w:rStyle w:val="Hyperlink"/>
                <w:noProof/>
              </w:rPr>
              <w:t>Wide Design Decisions</w:t>
            </w:r>
            <w:r>
              <w:rPr>
                <w:noProof/>
                <w:webHidden/>
              </w:rPr>
              <w:tab/>
            </w:r>
            <w:r>
              <w:rPr>
                <w:noProof/>
                <w:webHidden/>
              </w:rPr>
              <w:fldChar w:fldCharType="begin"/>
            </w:r>
            <w:r>
              <w:rPr>
                <w:noProof/>
                <w:webHidden/>
              </w:rPr>
              <w:instrText xml:space="preserve"> PAGEREF _Toc305323732 \h </w:instrText>
            </w:r>
            <w:r>
              <w:rPr>
                <w:noProof/>
                <w:webHidden/>
              </w:rPr>
            </w:r>
            <w:r>
              <w:rPr>
                <w:noProof/>
                <w:webHidden/>
              </w:rPr>
              <w:fldChar w:fldCharType="separate"/>
            </w:r>
            <w:r>
              <w:rPr>
                <w:noProof/>
                <w:webHidden/>
              </w:rPr>
              <w:t>7</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733" w:history="1">
            <w:r w:rsidRPr="00C578CF">
              <w:rPr>
                <w:rStyle w:val="Hyperlink"/>
                <w:noProof/>
              </w:rPr>
              <w:t>4.1</w:t>
            </w:r>
            <w:r>
              <w:rPr>
                <w:rFonts w:asciiTheme="minorHAnsi" w:eastAsiaTheme="minorEastAsia" w:hAnsiTheme="minorHAnsi" w:cstheme="minorBidi"/>
                <w:noProof/>
                <w:sz w:val="22"/>
                <w:szCs w:val="22"/>
              </w:rPr>
              <w:tab/>
            </w:r>
            <w:r w:rsidRPr="00C578CF">
              <w:rPr>
                <w:rStyle w:val="Hyperlink"/>
                <w:noProof/>
              </w:rPr>
              <w:t>Language</w:t>
            </w:r>
            <w:r>
              <w:rPr>
                <w:noProof/>
                <w:webHidden/>
              </w:rPr>
              <w:tab/>
            </w:r>
            <w:r>
              <w:rPr>
                <w:noProof/>
                <w:webHidden/>
              </w:rPr>
              <w:fldChar w:fldCharType="begin"/>
            </w:r>
            <w:r>
              <w:rPr>
                <w:noProof/>
                <w:webHidden/>
              </w:rPr>
              <w:instrText xml:space="preserve"> PAGEREF _Toc305323733 \h </w:instrText>
            </w:r>
            <w:r>
              <w:rPr>
                <w:noProof/>
                <w:webHidden/>
              </w:rPr>
            </w:r>
            <w:r>
              <w:rPr>
                <w:noProof/>
                <w:webHidden/>
              </w:rPr>
              <w:fldChar w:fldCharType="separate"/>
            </w:r>
            <w:r>
              <w:rPr>
                <w:noProof/>
                <w:webHidden/>
              </w:rPr>
              <w:t>7</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734" w:history="1">
            <w:r w:rsidRPr="00C578CF">
              <w:rPr>
                <w:rStyle w:val="Hyperlink"/>
                <w:noProof/>
              </w:rPr>
              <w:t>4.2</w:t>
            </w:r>
            <w:r>
              <w:rPr>
                <w:rFonts w:asciiTheme="minorHAnsi" w:eastAsiaTheme="minorEastAsia" w:hAnsiTheme="minorHAnsi" w:cstheme="minorBidi"/>
                <w:noProof/>
                <w:sz w:val="22"/>
                <w:szCs w:val="22"/>
              </w:rPr>
              <w:tab/>
            </w:r>
            <w:r w:rsidRPr="00C578CF">
              <w:rPr>
                <w:rStyle w:val="Hyperlink"/>
                <w:noProof/>
              </w:rPr>
              <w:t>General Architecture</w:t>
            </w:r>
            <w:r>
              <w:rPr>
                <w:noProof/>
                <w:webHidden/>
              </w:rPr>
              <w:tab/>
            </w:r>
            <w:r>
              <w:rPr>
                <w:noProof/>
                <w:webHidden/>
              </w:rPr>
              <w:fldChar w:fldCharType="begin"/>
            </w:r>
            <w:r>
              <w:rPr>
                <w:noProof/>
                <w:webHidden/>
              </w:rPr>
              <w:instrText xml:space="preserve"> PAGEREF _Toc305323734 \h </w:instrText>
            </w:r>
            <w:r>
              <w:rPr>
                <w:noProof/>
                <w:webHidden/>
              </w:rPr>
            </w:r>
            <w:r>
              <w:rPr>
                <w:noProof/>
                <w:webHidden/>
              </w:rPr>
              <w:fldChar w:fldCharType="separate"/>
            </w:r>
            <w:r>
              <w:rPr>
                <w:noProof/>
                <w:webHidden/>
              </w:rPr>
              <w:t>7</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735" w:history="1">
            <w:r w:rsidRPr="00C578CF">
              <w:rPr>
                <w:rStyle w:val="Hyperlink"/>
                <w:noProof/>
              </w:rPr>
              <w:t>4.3</w:t>
            </w:r>
            <w:r>
              <w:rPr>
                <w:rFonts w:asciiTheme="minorHAnsi" w:eastAsiaTheme="minorEastAsia" w:hAnsiTheme="minorHAnsi" w:cstheme="minorBidi"/>
                <w:noProof/>
                <w:sz w:val="22"/>
                <w:szCs w:val="22"/>
              </w:rPr>
              <w:tab/>
            </w:r>
            <w:r w:rsidRPr="00C578CF">
              <w:rPr>
                <w:rStyle w:val="Hyperlink"/>
                <w:noProof/>
              </w:rPr>
              <w:t>Interfaces</w:t>
            </w:r>
            <w:r>
              <w:rPr>
                <w:noProof/>
                <w:webHidden/>
              </w:rPr>
              <w:tab/>
            </w:r>
            <w:r>
              <w:rPr>
                <w:noProof/>
                <w:webHidden/>
              </w:rPr>
              <w:fldChar w:fldCharType="begin"/>
            </w:r>
            <w:r>
              <w:rPr>
                <w:noProof/>
                <w:webHidden/>
              </w:rPr>
              <w:instrText xml:space="preserve"> PAGEREF _Toc305323735 \h </w:instrText>
            </w:r>
            <w:r>
              <w:rPr>
                <w:noProof/>
                <w:webHidden/>
              </w:rPr>
            </w:r>
            <w:r>
              <w:rPr>
                <w:noProof/>
                <w:webHidden/>
              </w:rPr>
              <w:fldChar w:fldCharType="separate"/>
            </w:r>
            <w:r>
              <w:rPr>
                <w:noProof/>
                <w:webHidden/>
              </w:rPr>
              <w:t>8</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736" w:history="1">
            <w:r w:rsidRPr="00C578CF">
              <w:rPr>
                <w:rStyle w:val="Hyperlink"/>
                <w:noProof/>
              </w:rPr>
              <w:t>4.4</w:t>
            </w:r>
            <w:r>
              <w:rPr>
                <w:rFonts w:asciiTheme="minorHAnsi" w:eastAsiaTheme="minorEastAsia" w:hAnsiTheme="minorHAnsi" w:cstheme="minorBidi"/>
                <w:noProof/>
                <w:sz w:val="22"/>
                <w:szCs w:val="22"/>
              </w:rPr>
              <w:tab/>
            </w:r>
            <w:r w:rsidRPr="00C578CF">
              <w:rPr>
                <w:rStyle w:val="Hyperlink"/>
                <w:noProof/>
              </w:rPr>
              <w:t>External Libraries</w:t>
            </w:r>
            <w:r>
              <w:rPr>
                <w:noProof/>
                <w:webHidden/>
              </w:rPr>
              <w:tab/>
            </w:r>
            <w:r>
              <w:rPr>
                <w:noProof/>
                <w:webHidden/>
              </w:rPr>
              <w:fldChar w:fldCharType="begin"/>
            </w:r>
            <w:r>
              <w:rPr>
                <w:noProof/>
                <w:webHidden/>
              </w:rPr>
              <w:instrText xml:space="preserve"> PAGEREF _Toc305323736 \h </w:instrText>
            </w:r>
            <w:r>
              <w:rPr>
                <w:noProof/>
                <w:webHidden/>
              </w:rPr>
            </w:r>
            <w:r>
              <w:rPr>
                <w:noProof/>
                <w:webHidden/>
              </w:rPr>
              <w:fldChar w:fldCharType="separate"/>
            </w:r>
            <w:r>
              <w:rPr>
                <w:noProof/>
                <w:webHidden/>
              </w:rPr>
              <w:t>8</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37" w:history="1">
            <w:r w:rsidRPr="00C578CF">
              <w:rPr>
                <w:rStyle w:val="Hyperlink"/>
                <w:noProof/>
              </w:rPr>
              <w:t>4.4.1</w:t>
            </w:r>
            <w:r>
              <w:rPr>
                <w:rFonts w:asciiTheme="minorHAnsi" w:eastAsiaTheme="minorEastAsia" w:hAnsiTheme="minorHAnsi" w:cstheme="minorBidi"/>
                <w:noProof/>
                <w:sz w:val="22"/>
                <w:szCs w:val="22"/>
              </w:rPr>
              <w:tab/>
            </w:r>
            <w:r w:rsidRPr="00C578CF">
              <w:rPr>
                <w:rStyle w:val="Hyperlink"/>
                <w:noProof/>
              </w:rPr>
              <w:t>Java</w:t>
            </w:r>
            <w:r>
              <w:rPr>
                <w:noProof/>
                <w:webHidden/>
              </w:rPr>
              <w:tab/>
            </w:r>
            <w:r>
              <w:rPr>
                <w:noProof/>
                <w:webHidden/>
              </w:rPr>
              <w:fldChar w:fldCharType="begin"/>
            </w:r>
            <w:r>
              <w:rPr>
                <w:noProof/>
                <w:webHidden/>
              </w:rPr>
              <w:instrText xml:space="preserve"> PAGEREF _Toc305323737 \h </w:instrText>
            </w:r>
            <w:r>
              <w:rPr>
                <w:noProof/>
                <w:webHidden/>
              </w:rPr>
            </w:r>
            <w:r>
              <w:rPr>
                <w:noProof/>
                <w:webHidden/>
              </w:rPr>
              <w:fldChar w:fldCharType="separate"/>
            </w:r>
            <w:r>
              <w:rPr>
                <w:noProof/>
                <w:webHidden/>
              </w:rPr>
              <w:t>8</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38" w:history="1">
            <w:r w:rsidRPr="00C578CF">
              <w:rPr>
                <w:rStyle w:val="Hyperlink"/>
                <w:noProof/>
              </w:rPr>
              <w:t>4.4.2</w:t>
            </w:r>
            <w:r>
              <w:rPr>
                <w:rFonts w:asciiTheme="minorHAnsi" w:eastAsiaTheme="minorEastAsia" w:hAnsiTheme="minorHAnsi" w:cstheme="minorBidi"/>
                <w:noProof/>
                <w:sz w:val="22"/>
                <w:szCs w:val="22"/>
              </w:rPr>
              <w:tab/>
            </w:r>
            <w:r w:rsidRPr="00C578CF">
              <w:rPr>
                <w:rStyle w:val="Hyperlink"/>
                <w:noProof/>
              </w:rPr>
              <w:t>C/C++</w:t>
            </w:r>
            <w:r>
              <w:rPr>
                <w:noProof/>
                <w:webHidden/>
              </w:rPr>
              <w:tab/>
            </w:r>
            <w:r>
              <w:rPr>
                <w:noProof/>
                <w:webHidden/>
              </w:rPr>
              <w:fldChar w:fldCharType="begin"/>
            </w:r>
            <w:r>
              <w:rPr>
                <w:noProof/>
                <w:webHidden/>
              </w:rPr>
              <w:instrText xml:space="preserve"> PAGEREF _Toc305323738 \h </w:instrText>
            </w:r>
            <w:r>
              <w:rPr>
                <w:noProof/>
                <w:webHidden/>
              </w:rPr>
            </w:r>
            <w:r>
              <w:rPr>
                <w:noProof/>
                <w:webHidden/>
              </w:rPr>
              <w:fldChar w:fldCharType="separate"/>
            </w:r>
            <w:r>
              <w:rPr>
                <w:noProof/>
                <w:webHidden/>
              </w:rPr>
              <w:t>8</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739" w:history="1">
            <w:r w:rsidRPr="00C578CF">
              <w:rPr>
                <w:rStyle w:val="Hyperlink"/>
                <w:noProof/>
              </w:rPr>
              <w:t>4.5</w:t>
            </w:r>
            <w:r>
              <w:rPr>
                <w:rFonts w:asciiTheme="minorHAnsi" w:eastAsiaTheme="minorEastAsia" w:hAnsiTheme="minorHAnsi" w:cstheme="minorBidi"/>
                <w:noProof/>
                <w:sz w:val="22"/>
                <w:szCs w:val="22"/>
              </w:rPr>
              <w:tab/>
            </w:r>
            <w:r w:rsidRPr="00C578CF">
              <w:rPr>
                <w:rStyle w:val="Hyperlink"/>
                <w:noProof/>
              </w:rPr>
              <w:t>Usage</w:t>
            </w:r>
            <w:r>
              <w:rPr>
                <w:noProof/>
                <w:webHidden/>
              </w:rPr>
              <w:tab/>
            </w:r>
            <w:r>
              <w:rPr>
                <w:noProof/>
                <w:webHidden/>
              </w:rPr>
              <w:fldChar w:fldCharType="begin"/>
            </w:r>
            <w:r>
              <w:rPr>
                <w:noProof/>
                <w:webHidden/>
              </w:rPr>
              <w:instrText xml:space="preserve"> PAGEREF _Toc305323739 \h </w:instrText>
            </w:r>
            <w:r>
              <w:rPr>
                <w:noProof/>
                <w:webHidden/>
              </w:rPr>
            </w:r>
            <w:r>
              <w:rPr>
                <w:noProof/>
                <w:webHidden/>
              </w:rPr>
              <w:fldChar w:fldCharType="separate"/>
            </w:r>
            <w:r>
              <w:rPr>
                <w:noProof/>
                <w:webHidden/>
              </w:rPr>
              <w:t>9</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40" w:history="1">
            <w:r w:rsidRPr="00C578CF">
              <w:rPr>
                <w:rStyle w:val="Hyperlink"/>
                <w:noProof/>
              </w:rPr>
              <w:t>4.5.1</w:t>
            </w:r>
            <w:r>
              <w:rPr>
                <w:rFonts w:asciiTheme="minorHAnsi" w:eastAsiaTheme="minorEastAsia" w:hAnsiTheme="minorHAnsi" w:cstheme="minorBidi"/>
                <w:noProof/>
                <w:sz w:val="22"/>
                <w:szCs w:val="22"/>
              </w:rPr>
              <w:tab/>
            </w:r>
            <w:r w:rsidRPr="00C578CF">
              <w:rPr>
                <w:rStyle w:val="Hyperlink"/>
                <w:noProof/>
              </w:rPr>
              <w:t>Direct object instantiation</w:t>
            </w:r>
            <w:r>
              <w:rPr>
                <w:noProof/>
                <w:webHidden/>
              </w:rPr>
              <w:tab/>
            </w:r>
            <w:r>
              <w:rPr>
                <w:noProof/>
                <w:webHidden/>
              </w:rPr>
              <w:fldChar w:fldCharType="begin"/>
            </w:r>
            <w:r>
              <w:rPr>
                <w:noProof/>
                <w:webHidden/>
              </w:rPr>
              <w:instrText xml:space="preserve"> PAGEREF _Toc305323740 \h </w:instrText>
            </w:r>
            <w:r>
              <w:rPr>
                <w:noProof/>
                <w:webHidden/>
              </w:rPr>
            </w:r>
            <w:r>
              <w:rPr>
                <w:noProof/>
                <w:webHidden/>
              </w:rPr>
              <w:fldChar w:fldCharType="separate"/>
            </w:r>
            <w:r>
              <w:rPr>
                <w:noProof/>
                <w:webHidden/>
              </w:rPr>
              <w:t>9</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41" w:history="1">
            <w:r w:rsidRPr="00C578CF">
              <w:rPr>
                <w:rStyle w:val="Hyperlink"/>
                <w:noProof/>
              </w:rPr>
              <w:t>4.5.2</w:t>
            </w:r>
            <w:r>
              <w:rPr>
                <w:rFonts w:asciiTheme="minorHAnsi" w:eastAsiaTheme="minorEastAsia" w:hAnsiTheme="minorHAnsi" w:cstheme="minorBidi"/>
                <w:noProof/>
                <w:sz w:val="22"/>
                <w:szCs w:val="22"/>
              </w:rPr>
              <w:tab/>
            </w:r>
            <w:r w:rsidRPr="00C578CF">
              <w:rPr>
                <w:rStyle w:val="Hyperlink"/>
                <w:noProof/>
              </w:rPr>
              <w:t>Provider</w:t>
            </w:r>
            <w:r>
              <w:rPr>
                <w:noProof/>
                <w:webHidden/>
              </w:rPr>
              <w:tab/>
            </w:r>
            <w:r>
              <w:rPr>
                <w:noProof/>
                <w:webHidden/>
              </w:rPr>
              <w:fldChar w:fldCharType="begin"/>
            </w:r>
            <w:r>
              <w:rPr>
                <w:noProof/>
                <w:webHidden/>
              </w:rPr>
              <w:instrText xml:space="preserve"> PAGEREF _Toc305323741 \h </w:instrText>
            </w:r>
            <w:r>
              <w:rPr>
                <w:noProof/>
                <w:webHidden/>
              </w:rPr>
            </w:r>
            <w:r>
              <w:rPr>
                <w:noProof/>
                <w:webHidden/>
              </w:rPr>
              <w:fldChar w:fldCharType="separate"/>
            </w:r>
            <w:r>
              <w:rPr>
                <w:noProof/>
                <w:webHidden/>
              </w:rPr>
              <w:t>10</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42" w:history="1">
            <w:r w:rsidRPr="00C578CF">
              <w:rPr>
                <w:rStyle w:val="Hyperlink"/>
                <w:noProof/>
              </w:rPr>
              <w:t>4.5.3</w:t>
            </w:r>
            <w:r>
              <w:rPr>
                <w:rFonts w:asciiTheme="minorHAnsi" w:eastAsiaTheme="minorEastAsia" w:hAnsiTheme="minorHAnsi" w:cstheme="minorBidi"/>
                <w:noProof/>
                <w:sz w:val="22"/>
                <w:szCs w:val="22"/>
              </w:rPr>
              <w:tab/>
            </w:r>
            <w:r w:rsidRPr="00C578CF">
              <w:rPr>
                <w:rStyle w:val="Hyperlink"/>
                <w:noProof/>
              </w:rPr>
              <w:t>Factories</w:t>
            </w:r>
            <w:r>
              <w:rPr>
                <w:noProof/>
                <w:webHidden/>
              </w:rPr>
              <w:tab/>
            </w:r>
            <w:r>
              <w:rPr>
                <w:noProof/>
                <w:webHidden/>
              </w:rPr>
              <w:fldChar w:fldCharType="begin"/>
            </w:r>
            <w:r>
              <w:rPr>
                <w:noProof/>
                <w:webHidden/>
              </w:rPr>
              <w:instrText xml:space="preserve"> PAGEREF _Toc305323742 \h </w:instrText>
            </w:r>
            <w:r>
              <w:rPr>
                <w:noProof/>
                <w:webHidden/>
              </w:rPr>
            </w:r>
            <w:r>
              <w:rPr>
                <w:noProof/>
                <w:webHidden/>
              </w:rPr>
              <w:fldChar w:fldCharType="separate"/>
            </w:r>
            <w:r>
              <w:rPr>
                <w:noProof/>
                <w:webHidden/>
              </w:rPr>
              <w:t>10</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743" w:history="1">
            <w:r w:rsidRPr="00C578CF">
              <w:rPr>
                <w:rStyle w:val="Hyperlink"/>
                <w:noProof/>
              </w:rPr>
              <w:t>4.6</w:t>
            </w:r>
            <w:r>
              <w:rPr>
                <w:rFonts w:asciiTheme="minorHAnsi" w:eastAsiaTheme="minorEastAsia" w:hAnsiTheme="minorHAnsi" w:cstheme="minorBidi"/>
                <w:noProof/>
                <w:sz w:val="22"/>
                <w:szCs w:val="22"/>
              </w:rPr>
              <w:tab/>
            </w:r>
            <w:r w:rsidRPr="00C578CF">
              <w:rPr>
                <w:rStyle w:val="Hyperlink"/>
                <w:noProof/>
              </w:rPr>
              <w:t>Key usage</w:t>
            </w:r>
            <w:r>
              <w:rPr>
                <w:noProof/>
                <w:webHidden/>
              </w:rPr>
              <w:tab/>
            </w:r>
            <w:r>
              <w:rPr>
                <w:noProof/>
                <w:webHidden/>
              </w:rPr>
              <w:fldChar w:fldCharType="begin"/>
            </w:r>
            <w:r>
              <w:rPr>
                <w:noProof/>
                <w:webHidden/>
              </w:rPr>
              <w:instrText xml:space="preserve"> PAGEREF _Toc305323743 \h </w:instrText>
            </w:r>
            <w:r>
              <w:rPr>
                <w:noProof/>
                <w:webHidden/>
              </w:rPr>
            </w:r>
            <w:r>
              <w:rPr>
                <w:noProof/>
                <w:webHidden/>
              </w:rPr>
              <w:fldChar w:fldCharType="separate"/>
            </w:r>
            <w:r>
              <w:rPr>
                <w:noProof/>
                <w:webHidden/>
              </w:rPr>
              <w:t>12</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744" w:history="1">
            <w:r w:rsidRPr="00C578CF">
              <w:rPr>
                <w:rStyle w:val="Hyperlink"/>
                <w:noProof/>
              </w:rPr>
              <w:t>4.7</w:t>
            </w:r>
            <w:r>
              <w:rPr>
                <w:rFonts w:asciiTheme="minorHAnsi" w:eastAsiaTheme="minorEastAsia" w:hAnsiTheme="minorHAnsi" w:cstheme="minorBidi"/>
                <w:noProof/>
                <w:sz w:val="22"/>
                <w:szCs w:val="22"/>
              </w:rPr>
              <w:tab/>
            </w:r>
            <w:r w:rsidRPr="00C578CF">
              <w:rPr>
                <w:rStyle w:val="Hyperlink"/>
                <w:noProof/>
              </w:rPr>
              <w:t>Parameters</w:t>
            </w:r>
            <w:r>
              <w:rPr>
                <w:noProof/>
                <w:webHidden/>
              </w:rPr>
              <w:tab/>
            </w:r>
            <w:r>
              <w:rPr>
                <w:noProof/>
                <w:webHidden/>
              </w:rPr>
              <w:fldChar w:fldCharType="begin"/>
            </w:r>
            <w:r>
              <w:rPr>
                <w:noProof/>
                <w:webHidden/>
              </w:rPr>
              <w:instrText xml:space="preserve"> PAGEREF _Toc305323744 \h </w:instrText>
            </w:r>
            <w:r>
              <w:rPr>
                <w:noProof/>
                <w:webHidden/>
              </w:rPr>
            </w:r>
            <w:r>
              <w:rPr>
                <w:noProof/>
                <w:webHidden/>
              </w:rPr>
              <w:fldChar w:fldCharType="separate"/>
            </w:r>
            <w:r>
              <w:rPr>
                <w:noProof/>
                <w:webHidden/>
              </w:rPr>
              <w:t>12</w:t>
            </w:r>
            <w:r>
              <w:rPr>
                <w:noProof/>
                <w:webHidden/>
              </w:rPr>
              <w:fldChar w:fldCharType="end"/>
            </w:r>
          </w:hyperlink>
        </w:p>
        <w:p w:rsidR="00AD7757" w:rsidRDefault="00AD7757">
          <w:pPr>
            <w:pStyle w:val="TOC1"/>
            <w:tabs>
              <w:tab w:val="left" w:pos="600"/>
              <w:tab w:val="right" w:leader="dot" w:pos="9771"/>
            </w:tabs>
            <w:rPr>
              <w:rFonts w:asciiTheme="minorHAnsi" w:eastAsiaTheme="minorEastAsia" w:hAnsiTheme="minorHAnsi" w:cstheme="minorBidi"/>
              <w:noProof/>
              <w:sz w:val="22"/>
              <w:szCs w:val="22"/>
            </w:rPr>
          </w:pPr>
          <w:hyperlink w:anchor="_Toc305323745" w:history="1">
            <w:r w:rsidRPr="00C578CF">
              <w:rPr>
                <w:rStyle w:val="Hyperlink"/>
                <w:noProof/>
              </w:rPr>
              <w:t>5.</w:t>
            </w:r>
            <w:r>
              <w:rPr>
                <w:rFonts w:asciiTheme="minorHAnsi" w:eastAsiaTheme="minorEastAsia" w:hAnsiTheme="minorHAnsi" w:cstheme="minorBidi"/>
                <w:noProof/>
                <w:sz w:val="22"/>
                <w:szCs w:val="22"/>
              </w:rPr>
              <w:tab/>
            </w:r>
            <w:r w:rsidRPr="00C578CF">
              <w:rPr>
                <w:rStyle w:val="Hyperlink"/>
                <w:noProof/>
              </w:rPr>
              <w:t>Architectural design</w:t>
            </w:r>
            <w:r>
              <w:rPr>
                <w:noProof/>
                <w:webHidden/>
              </w:rPr>
              <w:tab/>
            </w:r>
            <w:r>
              <w:rPr>
                <w:noProof/>
                <w:webHidden/>
              </w:rPr>
              <w:fldChar w:fldCharType="begin"/>
            </w:r>
            <w:r>
              <w:rPr>
                <w:noProof/>
                <w:webHidden/>
              </w:rPr>
              <w:instrText xml:space="preserve"> PAGEREF _Toc305323745 \h </w:instrText>
            </w:r>
            <w:r>
              <w:rPr>
                <w:noProof/>
                <w:webHidden/>
              </w:rPr>
            </w:r>
            <w:r>
              <w:rPr>
                <w:noProof/>
                <w:webHidden/>
              </w:rPr>
              <w:fldChar w:fldCharType="separate"/>
            </w:r>
            <w:r>
              <w:rPr>
                <w:noProof/>
                <w:webHidden/>
              </w:rPr>
              <w:t>13</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746" w:history="1">
            <w:r w:rsidRPr="00C578CF">
              <w:rPr>
                <w:rStyle w:val="Hyperlink"/>
                <w:noProof/>
              </w:rPr>
              <w:t>5.1</w:t>
            </w:r>
            <w:r>
              <w:rPr>
                <w:rFonts w:asciiTheme="minorHAnsi" w:eastAsiaTheme="minorEastAsia" w:hAnsiTheme="minorHAnsi" w:cstheme="minorBidi"/>
                <w:noProof/>
                <w:sz w:val="22"/>
                <w:szCs w:val="22"/>
              </w:rPr>
              <w:tab/>
            </w:r>
            <w:r w:rsidRPr="00C578CF">
              <w:rPr>
                <w:rStyle w:val="Hyperlink"/>
                <w:noProof/>
              </w:rPr>
              <w:t>General</w:t>
            </w:r>
            <w:r>
              <w:rPr>
                <w:noProof/>
                <w:webHidden/>
              </w:rPr>
              <w:tab/>
            </w:r>
            <w:r>
              <w:rPr>
                <w:noProof/>
                <w:webHidden/>
              </w:rPr>
              <w:fldChar w:fldCharType="begin"/>
            </w:r>
            <w:r>
              <w:rPr>
                <w:noProof/>
                <w:webHidden/>
              </w:rPr>
              <w:instrText xml:space="preserve"> PAGEREF _Toc305323746 \h </w:instrText>
            </w:r>
            <w:r>
              <w:rPr>
                <w:noProof/>
                <w:webHidden/>
              </w:rPr>
            </w:r>
            <w:r>
              <w:rPr>
                <w:noProof/>
                <w:webHidden/>
              </w:rPr>
              <w:fldChar w:fldCharType="separate"/>
            </w:r>
            <w:r>
              <w:rPr>
                <w:noProof/>
                <w:webHidden/>
              </w:rPr>
              <w:t>13</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47" w:history="1">
            <w:r w:rsidRPr="00C578CF">
              <w:rPr>
                <w:rStyle w:val="Hyperlink"/>
                <w:noProof/>
                <w:lang w:eastAsia="en-GB"/>
              </w:rPr>
              <w:t>5.1.1</w:t>
            </w:r>
            <w:r>
              <w:rPr>
                <w:rFonts w:asciiTheme="minorHAnsi" w:eastAsiaTheme="minorEastAsia" w:hAnsiTheme="minorHAnsi" w:cstheme="minorBidi"/>
                <w:noProof/>
                <w:sz w:val="22"/>
                <w:szCs w:val="22"/>
              </w:rPr>
              <w:tab/>
            </w:r>
            <w:r w:rsidRPr="00C578CF">
              <w:rPr>
                <w:rStyle w:val="Hyperlink"/>
                <w:noProof/>
                <w:lang w:eastAsia="en-GB"/>
              </w:rPr>
              <w:t>Main interfaces</w:t>
            </w:r>
            <w:r>
              <w:rPr>
                <w:noProof/>
                <w:webHidden/>
              </w:rPr>
              <w:tab/>
            </w:r>
            <w:r>
              <w:rPr>
                <w:noProof/>
                <w:webHidden/>
              </w:rPr>
              <w:fldChar w:fldCharType="begin"/>
            </w:r>
            <w:r>
              <w:rPr>
                <w:noProof/>
                <w:webHidden/>
              </w:rPr>
              <w:instrText xml:space="preserve"> PAGEREF _Toc305323747 \h </w:instrText>
            </w:r>
            <w:r>
              <w:rPr>
                <w:noProof/>
                <w:webHidden/>
              </w:rPr>
            </w:r>
            <w:r>
              <w:rPr>
                <w:noProof/>
                <w:webHidden/>
              </w:rPr>
              <w:fldChar w:fldCharType="separate"/>
            </w:r>
            <w:r>
              <w:rPr>
                <w:noProof/>
                <w:webHidden/>
              </w:rPr>
              <w:t>14</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48" w:history="1">
            <w:r w:rsidRPr="00C578CF">
              <w:rPr>
                <w:rStyle w:val="Hyperlink"/>
                <w:noProof/>
                <w:lang w:eastAsia="en-GB"/>
              </w:rPr>
              <w:t>5.1.2</w:t>
            </w:r>
            <w:r>
              <w:rPr>
                <w:rFonts w:asciiTheme="minorHAnsi" w:eastAsiaTheme="minorEastAsia" w:hAnsiTheme="minorHAnsi" w:cstheme="minorBidi"/>
                <w:noProof/>
                <w:sz w:val="22"/>
                <w:szCs w:val="22"/>
              </w:rPr>
              <w:tab/>
            </w:r>
            <w:r w:rsidRPr="00C578CF">
              <w:rPr>
                <w:rStyle w:val="Hyperlink"/>
                <w:noProof/>
                <w:lang w:eastAsia="en-GB"/>
              </w:rPr>
              <w:t>Interfaces’ hierarchy</w:t>
            </w:r>
            <w:r>
              <w:rPr>
                <w:noProof/>
                <w:webHidden/>
              </w:rPr>
              <w:tab/>
            </w:r>
            <w:r>
              <w:rPr>
                <w:noProof/>
                <w:webHidden/>
              </w:rPr>
              <w:fldChar w:fldCharType="begin"/>
            </w:r>
            <w:r>
              <w:rPr>
                <w:noProof/>
                <w:webHidden/>
              </w:rPr>
              <w:instrText xml:space="preserve"> PAGEREF _Toc305323748 \h </w:instrText>
            </w:r>
            <w:r>
              <w:rPr>
                <w:noProof/>
                <w:webHidden/>
              </w:rPr>
            </w:r>
            <w:r>
              <w:rPr>
                <w:noProof/>
                <w:webHidden/>
              </w:rPr>
              <w:fldChar w:fldCharType="separate"/>
            </w:r>
            <w:r>
              <w:rPr>
                <w:noProof/>
                <w:webHidden/>
              </w:rPr>
              <w:t>15</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49" w:history="1">
            <w:r w:rsidRPr="00C578CF">
              <w:rPr>
                <w:rStyle w:val="Hyperlink"/>
                <w:noProof/>
                <w:lang w:eastAsia="en-GB"/>
              </w:rPr>
              <w:t>5.1.3</w:t>
            </w:r>
            <w:r>
              <w:rPr>
                <w:rFonts w:asciiTheme="minorHAnsi" w:eastAsiaTheme="minorEastAsia" w:hAnsiTheme="minorHAnsi" w:cstheme="minorBidi"/>
                <w:noProof/>
                <w:sz w:val="22"/>
                <w:szCs w:val="22"/>
              </w:rPr>
              <w:tab/>
            </w:r>
            <w:r w:rsidRPr="00C578CF">
              <w:rPr>
                <w:rStyle w:val="Hyperlink"/>
                <w:noProof/>
                <w:lang w:eastAsia="en-GB"/>
              </w:rPr>
              <w:t>Abstract classes</w:t>
            </w:r>
            <w:r>
              <w:rPr>
                <w:noProof/>
                <w:webHidden/>
              </w:rPr>
              <w:tab/>
            </w:r>
            <w:r>
              <w:rPr>
                <w:noProof/>
                <w:webHidden/>
              </w:rPr>
              <w:fldChar w:fldCharType="begin"/>
            </w:r>
            <w:r>
              <w:rPr>
                <w:noProof/>
                <w:webHidden/>
              </w:rPr>
              <w:instrText xml:space="preserve"> PAGEREF _Toc305323749 \h </w:instrText>
            </w:r>
            <w:r>
              <w:rPr>
                <w:noProof/>
                <w:webHidden/>
              </w:rPr>
            </w:r>
            <w:r>
              <w:rPr>
                <w:noProof/>
                <w:webHidden/>
              </w:rPr>
              <w:fldChar w:fldCharType="separate"/>
            </w:r>
            <w:r>
              <w:rPr>
                <w:noProof/>
                <w:webHidden/>
              </w:rPr>
              <w:t>16</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750" w:history="1">
            <w:r w:rsidRPr="00C578CF">
              <w:rPr>
                <w:rStyle w:val="Hyperlink"/>
                <w:noProof/>
              </w:rPr>
              <w:t>5.2</w:t>
            </w:r>
            <w:r>
              <w:rPr>
                <w:rFonts w:asciiTheme="minorHAnsi" w:eastAsiaTheme="minorEastAsia" w:hAnsiTheme="minorHAnsi" w:cstheme="minorBidi"/>
                <w:noProof/>
                <w:sz w:val="22"/>
                <w:szCs w:val="22"/>
              </w:rPr>
              <w:tab/>
            </w:r>
            <w:r w:rsidRPr="00C578CF">
              <w:rPr>
                <w:rStyle w:val="Hyperlink"/>
                <w:noProof/>
              </w:rPr>
              <w:t>High Level Description</w:t>
            </w:r>
            <w:r>
              <w:rPr>
                <w:noProof/>
                <w:webHidden/>
              </w:rPr>
              <w:tab/>
            </w:r>
            <w:r>
              <w:rPr>
                <w:noProof/>
                <w:webHidden/>
              </w:rPr>
              <w:fldChar w:fldCharType="begin"/>
            </w:r>
            <w:r>
              <w:rPr>
                <w:noProof/>
                <w:webHidden/>
              </w:rPr>
              <w:instrText xml:space="preserve"> PAGEREF _Toc305323750 \h </w:instrText>
            </w:r>
            <w:r>
              <w:rPr>
                <w:noProof/>
                <w:webHidden/>
              </w:rPr>
            </w:r>
            <w:r>
              <w:rPr>
                <w:noProof/>
                <w:webHidden/>
              </w:rPr>
              <w:fldChar w:fldCharType="separate"/>
            </w:r>
            <w:r>
              <w:rPr>
                <w:noProof/>
                <w:webHidden/>
              </w:rPr>
              <w:t>18</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51" w:history="1">
            <w:r w:rsidRPr="00C578CF">
              <w:rPr>
                <w:rStyle w:val="Hyperlink"/>
                <w:noProof/>
              </w:rPr>
              <w:t>5.2.1</w:t>
            </w:r>
            <w:r>
              <w:rPr>
                <w:rFonts w:asciiTheme="minorHAnsi" w:eastAsiaTheme="minorEastAsia" w:hAnsiTheme="minorHAnsi" w:cstheme="minorBidi"/>
                <w:noProof/>
                <w:sz w:val="22"/>
                <w:szCs w:val="22"/>
              </w:rPr>
              <w:tab/>
            </w:r>
            <w:r w:rsidRPr="00C578CF">
              <w:rPr>
                <w:rStyle w:val="Hyperlink"/>
                <w:noProof/>
              </w:rPr>
              <w:t>General static view</w:t>
            </w:r>
            <w:r>
              <w:rPr>
                <w:noProof/>
                <w:webHidden/>
              </w:rPr>
              <w:tab/>
            </w:r>
            <w:r>
              <w:rPr>
                <w:noProof/>
                <w:webHidden/>
              </w:rPr>
              <w:fldChar w:fldCharType="begin"/>
            </w:r>
            <w:r>
              <w:rPr>
                <w:noProof/>
                <w:webHidden/>
              </w:rPr>
              <w:instrText xml:space="preserve"> PAGEREF _Toc305323751 \h </w:instrText>
            </w:r>
            <w:r>
              <w:rPr>
                <w:noProof/>
                <w:webHidden/>
              </w:rPr>
            </w:r>
            <w:r>
              <w:rPr>
                <w:noProof/>
                <w:webHidden/>
              </w:rPr>
              <w:fldChar w:fldCharType="separate"/>
            </w:r>
            <w:r>
              <w:rPr>
                <w:noProof/>
                <w:webHidden/>
              </w:rPr>
              <w:t>18</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752" w:history="1">
            <w:r w:rsidRPr="00C578CF">
              <w:rPr>
                <w:rStyle w:val="Hyperlink"/>
                <w:noProof/>
              </w:rPr>
              <w:t>5.3</w:t>
            </w:r>
            <w:r>
              <w:rPr>
                <w:rFonts w:asciiTheme="minorHAnsi" w:eastAsiaTheme="minorEastAsia" w:hAnsiTheme="minorHAnsi" w:cstheme="minorBidi"/>
                <w:noProof/>
                <w:sz w:val="22"/>
                <w:szCs w:val="22"/>
              </w:rPr>
              <w:tab/>
            </w:r>
            <w:r w:rsidRPr="00C578CF">
              <w:rPr>
                <w:rStyle w:val="Hyperlink"/>
                <w:noProof/>
              </w:rPr>
              <w:t>Detailed Description</w:t>
            </w:r>
            <w:r>
              <w:rPr>
                <w:noProof/>
                <w:webHidden/>
              </w:rPr>
              <w:tab/>
            </w:r>
            <w:r>
              <w:rPr>
                <w:noProof/>
                <w:webHidden/>
              </w:rPr>
              <w:fldChar w:fldCharType="begin"/>
            </w:r>
            <w:r>
              <w:rPr>
                <w:noProof/>
                <w:webHidden/>
              </w:rPr>
              <w:instrText xml:space="preserve"> PAGEREF _Toc305323752 \h </w:instrText>
            </w:r>
            <w:r>
              <w:rPr>
                <w:noProof/>
                <w:webHidden/>
              </w:rPr>
            </w:r>
            <w:r>
              <w:rPr>
                <w:noProof/>
                <w:webHidden/>
              </w:rPr>
              <w:fldChar w:fldCharType="separate"/>
            </w:r>
            <w:r>
              <w:rPr>
                <w:noProof/>
                <w:webHidden/>
              </w:rPr>
              <w:t>21</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53" w:history="1">
            <w:r w:rsidRPr="00C578CF">
              <w:rPr>
                <w:rStyle w:val="Hyperlink"/>
                <w:noProof/>
              </w:rPr>
              <w:t>5.3.1</w:t>
            </w:r>
            <w:r>
              <w:rPr>
                <w:rFonts w:asciiTheme="minorHAnsi" w:eastAsiaTheme="minorEastAsia" w:hAnsiTheme="minorHAnsi" w:cstheme="minorBidi"/>
                <w:noProof/>
                <w:sz w:val="22"/>
                <w:szCs w:val="22"/>
              </w:rPr>
              <w:tab/>
            </w:r>
            <w:r w:rsidRPr="00C578CF">
              <w:rPr>
                <w:rStyle w:val="Hyperlink"/>
                <w:noProof/>
              </w:rPr>
              <w:t>Collision Resistant and Target Collision-Resistant Hash</w:t>
            </w:r>
            <w:r>
              <w:rPr>
                <w:noProof/>
                <w:webHidden/>
              </w:rPr>
              <w:tab/>
            </w:r>
            <w:r>
              <w:rPr>
                <w:noProof/>
                <w:webHidden/>
              </w:rPr>
              <w:fldChar w:fldCharType="begin"/>
            </w:r>
            <w:r>
              <w:rPr>
                <w:noProof/>
                <w:webHidden/>
              </w:rPr>
              <w:instrText xml:space="preserve"> PAGEREF _Toc305323753 \h </w:instrText>
            </w:r>
            <w:r>
              <w:rPr>
                <w:noProof/>
                <w:webHidden/>
              </w:rPr>
            </w:r>
            <w:r>
              <w:rPr>
                <w:noProof/>
                <w:webHidden/>
              </w:rPr>
              <w:fldChar w:fldCharType="separate"/>
            </w:r>
            <w:r>
              <w:rPr>
                <w:noProof/>
                <w:webHidden/>
              </w:rPr>
              <w:t>21</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54" w:history="1">
            <w:r w:rsidRPr="00C578CF">
              <w:rPr>
                <w:rStyle w:val="Hyperlink"/>
                <w:noProof/>
                <w14:scene3d>
                  <w14:camera w14:prst="orthographicFront"/>
                  <w14:lightRig w14:rig="threePt" w14:dir="t">
                    <w14:rot w14:lat="0" w14:lon="0" w14:rev="0"/>
                  </w14:lightRig>
                </w14:scene3d>
              </w:rPr>
              <w:t>5.3.1.1</w:t>
            </w:r>
            <w:r>
              <w:rPr>
                <w:rFonts w:asciiTheme="minorHAnsi" w:eastAsiaTheme="minorEastAsia" w:hAnsiTheme="minorHAnsi" w:cstheme="minorBidi"/>
                <w:noProof/>
                <w:sz w:val="22"/>
                <w:szCs w:val="22"/>
              </w:rPr>
              <w:tab/>
            </w:r>
            <w:r w:rsidRPr="00C578CF">
              <w:rPr>
                <w:rStyle w:val="Hyperlink"/>
                <w:noProof/>
              </w:rPr>
              <w:t>Static View</w:t>
            </w:r>
            <w:r>
              <w:rPr>
                <w:noProof/>
                <w:webHidden/>
              </w:rPr>
              <w:tab/>
            </w:r>
            <w:r>
              <w:rPr>
                <w:noProof/>
                <w:webHidden/>
              </w:rPr>
              <w:fldChar w:fldCharType="begin"/>
            </w:r>
            <w:r>
              <w:rPr>
                <w:noProof/>
                <w:webHidden/>
              </w:rPr>
              <w:instrText xml:space="preserve"> PAGEREF _Toc305323754 \h </w:instrText>
            </w:r>
            <w:r>
              <w:rPr>
                <w:noProof/>
                <w:webHidden/>
              </w:rPr>
            </w:r>
            <w:r>
              <w:rPr>
                <w:noProof/>
                <w:webHidden/>
              </w:rPr>
              <w:fldChar w:fldCharType="separate"/>
            </w:r>
            <w:r>
              <w:rPr>
                <w:noProof/>
                <w:webHidden/>
              </w:rPr>
              <w:t>21</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55" w:history="1">
            <w:r w:rsidRPr="00C578CF">
              <w:rPr>
                <w:rStyle w:val="Hyperlink"/>
                <w:noProof/>
                <w14:scene3d>
                  <w14:camera w14:prst="orthographicFront"/>
                  <w14:lightRig w14:rig="threePt" w14:dir="t">
                    <w14:rot w14:lat="0" w14:lon="0" w14:rev="0"/>
                  </w14:lightRig>
                </w14:scene3d>
              </w:rPr>
              <w:t>5.3.1.2</w:t>
            </w:r>
            <w:r>
              <w:rPr>
                <w:rFonts w:asciiTheme="minorHAnsi" w:eastAsiaTheme="minorEastAsia" w:hAnsiTheme="minorHAnsi" w:cstheme="minorBidi"/>
                <w:noProof/>
                <w:sz w:val="22"/>
                <w:szCs w:val="22"/>
              </w:rPr>
              <w:tab/>
            </w:r>
            <w:r w:rsidRPr="00C578CF">
              <w:rPr>
                <w:rStyle w:val="Hyperlink"/>
                <w:noProof/>
              </w:rPr>
              <w:t>Dynamic View</w:t>
            </w:r>
            <w:r>
              <w:rPr>
                <w:noProof/>
                <w:webHidden/>
              </w:rPr>
              <w:tab/>
            </w:r>
            <w:r>
              <w:rPr>
                <w:noProof/>
                <w:webHidden/>
              </w:rPr>
              <w:fldChar w:fldCharType="begin"/>
            </w:r>
            <w:r>
              <w:rPr>
                <w:noProof/>
                <w:webHidden/>
              </w:rPr>
              <w:instrText xml:space="preserve"> PAGEREF _Toc305323755 \h </w:instrText>
            </w:r>
            <w:r>
              <w:rPr>
                <w:noProof/>
                <w:webHidden/>
              </w:rPr>
            </w:r>
            <w:r>
              <w:rPr>
                <w:noProof/>
                <w:webHidden/>
              </w:rPr>
              <w:fldChar w:fldCharType="separate"/>
            </w:r>
            <w:r>
              <w:rPr>
                <w:noProof/>
                <w:webHidden/>
              </w:rPr>
              <w:t>22</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56" w:history="1">
            <w:r w:rsidRPr="00C578CF">
              <w:rPr>
                <w:rStyle w:val="Hyperlink"/>
                <w:noProof/>
                <w14:scene3d>
                  <w14:camera w14:prst="orthographicFront"/>
                  <w14:lightRig w14:rig="threePt" w14:dir="t">
                    <w14:rot w14:lat="0" w14:lon="0" w14:rev="0"/>
                  </w14:lightRig>
                </w14:scene3d>
              </w:rPr>
              <w:t>5.3.1.3</w:t>
            </w:r>
            <w:r>
              <w:rPr>
                <w:rFonts w:asciiTheme="minorHAnsi" w:eastAsiaTheme="minorEastAsia" w:hAnsiTheme="minorHAnsi" w:cstheme="minorBidi"/>
                <w:noProof/>
                <w:sz w:val="22"/>
                <w:szCs w:val="22"/>
              </w:rPr>
              <w:tab/>
            </w:r>
            <w:r w:rsidRPr="00C578CF">
              <w:rPr>
                <w:rStyle w:val="Hyperlink"/>
                <w:noProof/>
              </w:rPr>
              <w:t>Usage</w:t>
            </w:r>
            <w:r>
              <w:rPr>
                <w:noProof/>
                <w:webHidden/>
              </w:rPr>
              <w:tab/>
            </w:r>
            <w:r>
              <w:rPr>
                <w:noProof/>
                <w:webHidden/>
              </w:rPr>
              <w:fldChar w:fldCharType="begin"/>
            </w:r>
            <w:r>
              <w:rPr>
                <w:noProof/>
                <w:webHidden/>
              </w:rPr>
              <w:instrText xml:space="preserve"> PAGEREF _Toc305323756 \h </w:instrText>
            </w:r>
            <w:r>
              <w:rPr>
                <w:noProof/>
                <w:webHidden/>
              </w:rPr>
            </w:r>
            <w:r>
              <w:rPr>
                <w:noProof/>
                <w:webHidden/>
              </w:rPr>
              <w:fldChar w:fldCharType="separate"/>
            </w:r>
            <w:r>
              <w:rPr>
                <w:noProof/>
                <w:webHidden/>
              </w:rPr>
              <w:t>22</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57" w:history="1">
            <w:r w:rsidRPr="00C578CF">
              <w:rPr>
                <w:rStyle w:val="Hyperlink"/>
                <w:noProof/>
              </w:rPr>
              <w:t>5.3.2</w:t>
            </w:r>
            <w:r>
              <w:rPr>
                <w:rFonts w:asciiTheme="minorHAnsi" w:eastAsiaTheme="minorEastAsia" w:hAnsiTheme="minorHAnsi" w:cstheme="minorBidi"/>
                <w:noProof/>
                <w:sz w:val="22"/>
                <w:szCs w:val="22"/>
              </w:rPr>
              <w:tab/>
            </w:r>
            <w:r w:rsidRPr="00C578CF">
              <w:rPr>
                <w:rStyle w:val="Hyperlink"/>
                <w:noProof/>
              </w:rPr>
              <w:t>Perfect universal hash</w:t>
            </w:r>
            <w:r>
              <w:rPr>
                <w:noProof/>
                <w:webHidden/>
              </w:rPr>
              <w:tab/>
            </w:r>
            <w:r>
              <w:rPr>
                <w:noProof/>
                <w:webHidden/>
              </w:rPr>
              <w:fldChar w:fldCharType="begin"/>
            </w:r>
            <w:r>
              <w:rPr>
                <w:noProof/>
                <w:webHidden/>
              </w:rPr>
              <w:instrText xml:space="preserve"> PAGEREF _Toc305323757 \h </w:instrText>
            </w:r>
            <w:r>
              <w:rPr>
                <w:noProof/>
                <w:webHidden/>
              </w:rPr>
            </w:r>
            <w:r>
              <w:rPr>
                <w:noProof/>
                <w:webHidden/>
              </w:rPr>
              <w:fldChar w:fldCharType="separate"/>
            </w:r>
            <w:r>
              <w:rPr>
                <w:noProof/>
                <w:webHidden/>
              </w:rPr>
              <w:t>23</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59" w:history="1">
            <w:r w:rsidRPr="00C578CF">
              <w:rPr>
                <w:rStyle w:val="Hyperlink"/>
                <w:noProof/>
                <w14:scene3d>
                  <w14:camera w14:prst="orthographicFront"/>
                  <w14:lightRig w14:rig="threePt" w14:dir="t">
                    <w14:rot w14:lat="0" w14:lon="0" w14:rev="0"/>
                  </w14:lightRig>
                </w14:scene3d>
              </w:rPr>
              <w:t>5.3.2.1</w:t>
            </w:r>
            <w:r>
              <w:rPr>
                <w:rFonts w:asciiTheme="minorHAnsi" w:eastAsiaTheme="minorEastAsia" w:hAnsiTheme="minorHAnsi" w:cstheme="minorBidi"/>
                <w:noProof/>
                <w:sz w:val="22"/>
                <w:szCs w:val="22"/>
              </w:rPr>
              <w:tab/>
            </w:r>
            <w:r w:rsidRPr="00C578CF">
              <w:rPr>
                <w:rStyle w:val="Hyperlink"/>
                <w:noProof/>
              </w:rPr>
              <w:t>Static View</w:t>
            </w:r>
            <w:r>
              <w:rPr>
                <w:noProof/>
                <w:webHidden/>
              </w:rPr>
              <w:tab/>
            </w:r>
            <w:r>
              <w:rPr>
                <w:noProof/>
                <w:webHidden/>
              </w:rPr>
              <w:fldChar w:fldCharType="begin"/>
            </w:r>
            <w:r>
              <w:rPr>
                <w:noProof/>
                <w:webHidden/>
              </w:rPr>
              <w:instrText xml:space="preserve"> PAGEREF _Toc305323759 \h </w:instrText>
            </w:r>
            <w:r>
              <w:rPr>
                <w:noProof/>
                <w:webHidden/>
              </w:rPr>
            </w:r>
            <w:r>
              <w:rPr>
                <w:noProof/>
                <w:webHidden/>
              </w:rPr>
              <w:fldChar w:fldCharType="separate"/>
            </w:r>
            <w:r>
              <w:rPr>
                <w:noProof/>
                <w:webHidden/>
              </w:rPr>
              <w:t>23</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60" w:history="1">
            <w:r w:rsidRPr="00C578CF">
              <w:rPr>
                <w:rStyle w:val="Hyperlink"/>
                <w:noProof/>
                <w14:scene3d>
                  <w14:camera w14:prst="orthographicFront"/>
                  <w14:lightRig w14:rig="threePt" w14:dir="t">
                    <w14:rot w14:lat="0" w14:lon="0" w14:rev="0"/>
                  </w14:lightRig>
                </w14:scene3d>
              </w:rPr>
              <w:t>5.3.2.2</w:t>
            </w:r>
            <w:r>
              <w:rPr>
                <w:rFonts w:asciiTheme="minorHAnsi" w:eastAsiaTheme="minorEastAsia" w:hAnsiTheme="minorHAnsi" w:cstheme="minorBidi"/>
                <w:noProof/>
                <w:sz w:val="22"/>
                <w:szCs w:val="22"/>
              </w:rPr>
              <w:tab/>
            </w:r>
            <w:r w:rsidRPr="00C578CF">
              <w:rPr>
                <w:rStyle w:val="Hyperlink"/>
                <w:noProof/>
              </w:rPr>
              <w:t>Dynamic View</w:t>
            </w:r>
            <w:r>
              <w:rPr>
                <w:noProof/>
                <w:webHidden/>
              </w:rPr>
              <w:tab/>
            </w:r>
            <w:r>
              <w:rPr>
                <w:noProof/>
                <w:webHidden/>
              </w:rPr>
              <w:fldChar w:fldCharType="begin"/>
            </w:r>
            <w:r>
              <w:rPr>
                <w:noProof/>
                <w:webHidden/>
              </w:rPr>
              <w:instrText xml:space="preserve"> PAGEREF _Toc305323760 \h </w:instrText>
            </w:r>
            <w:r>
              <w:rPr>
                <w:noProof/>
                <w:webHidden/>
              </w:rPr>
            </w:r>
            <w:r>
              <w:rPr>
                <w:noProof/>
                <w:webHidden/>
              </w:rPr>
              <w:fldChar w:fldCharType="separate"/>
            </w:r>
            <w:r>
              <w:rPr>
                <w:noProof/>
                <w:webHidden/>
              </w:rPr>
              <w:t>24</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61" w:history="1">
            <w:r w:rsidRPr="00C578CF">
              <w:rPr>
                <w:rStyle w:val="Hyperlink"/>
                <w:noProof/>
                <w14:scene3d>
                  <w14:camera w14:prst="orthographicFront"/>
                  <w14:lightRig w14:rig="threePt" w14:dir="t">
                    <w14:rot w14:lat="0" w14:lon="0" w14:rev="0"/>
                  </w14:lightRig>
                </w14:scene3d>
              </w:rPr>
              <w:t>5.3.2.3</w:t>
            </w:r>
            <w:r>
              <w:rPr>
                <w:rFonts w:asciiTheme="minorHAnsi" w:eastAsiaTheme="minorEastAsia" w:hAnsiTheme="minorHAnsi" w:cstheme="minorBidi"/>
                <w:noProof/>
                <w:sz w:val="22"/>
                <w:szCs w:val="22"/>
              </w:rPr>
              <w:tab/>
            </w:r>
            <w:r w:rsidRPr="00C578CF">
              <w:rPr>
                <w:rStyle w:val="Hyperlink"/>
                <w:noProof/>
              </w:rPr>
              <w:t>Usage</w:t>
            </w:r>
            <w:r>
              <w:rPr>
                <w:noProof/>
                <w:webHidden/>
              </w:rPr>
              <w:tab/>
            </w:r>
            <w:r>
              <w:rPr>
                <w:noProof/>
                <w:webHidden/>
              </w:rPr>
              <w:fldChar w:fldCharType="begin"/>
            </w:r>
            <w:r>
              <w:rPr>
                <w:noProof/>
                <w:webHidden/>
              </w:rPr>
              <w:instrText xml:space="preserve"> PAGEREF _Toc305323761 \h </w:instrText>
            </w:r>
            <w:r>
              <w:rPr>
                <w:noProof/>
                <w:webHidden/>
              </w:rPr>
            </w:r>
            <w:r>
              <w:rPr>
                <w:noProof/>
                <w:webHidden/>
              </w:rPr>
              <w:fldChar w:fldCharType="separate"/>
            </w:r>
            <w:r>
              <w:rPr>
                <w:noProof/>
                <w:webHidden/>
              </w:rPr>
              <w:t>25</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64" w:history="1">
            <w:r w:rsidRPr="00C578CF">
              <w:rPr>
                <w:rStyle w:val="Hyperlink"/>
                <w:noProof/>
              </w:rPr>
              <w:t>5.3.3</w:t>
            </w:r>
            <w:r>
              <w:rPr>
                <w:rFonts w:asciiTheme="minorHAnsi" w:eastAsiaTheme="minorEastAsia" w:hAnsiTheme="minorHAnsi" w:cstheme="minorBidi"/>
                <w:noProof/>
                <w:sz w:val="22"/>
                <w:szCs w:val="22"/>
              </w:rPr>
              <w:tab/>
            </w:r>
            <w:r w:rsidRPr="00C578CF">
              <w:rPr>
                <w:rStyle w:val="Hyperlink"/>
                <w:noProof/>
              </w:rPr>
              <w:t>Pseudorandom Function</w:t>
            </w:r>
            <w:r>
              <w:rPr>
                <w:noProof/>
                <w:webHidden/>
              </w:rPr>
              <w:tab/>
            </w:r>
            <w:r>
              <w:rPr>
                <w:noProof/>
                <w:webHidden/>
              </w:rPr>
              <w:fldChar w:fldCharType="begin"/>
            </w:r>
            <w:r>
              <w:rPr>
                <w:noProof/>
                <w:webHidden/>
              </w:rPr>
              <w:instrText xml:space="preserve"> PAGEREF _Toc305323764 \h </w:instrText>
            </w:r>
            <w:r>
              <w:rPr>
                <w:noProof/>
                <w:webHidden/>
              </w:rPr>
            </w:r>
            <w:r>
              <w:rPr>
                <w:noProof/>
                <w:webHidden/>
              </w:rPr>
              <w:fldChar w:fldCharType="separate"/>
            </w:r>
            <w:r>
              <w:rPr>
                <w:noProof/>
                <w:webHidden/>
              </w:rPr>
              <w:t>26</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66" w:history="1">
            <w:r w:rsidRPr="00C578CF">
              <w:rPr>
                <w:rStyle w:val="Hyperlink"/>
                <w:noProof/>
                <w14:scene3d>
                  <w14:camera w14:prst="orthographicFront"/>
                  <w14:lightRig w14:rig="threePt" w14:dir="t">
                    <w14:rot w14:lat="0" w14:lon="0" w14:rev="0"/>
                  </w14:lightRig>
                </w14:scene3d>
              </w:rPr>
              <w:t>5.3.3.1</w:t>
            </w:r>
            <w:r>
              <w:rPr>
                <w:rFonts w:asciiTheme="minorHAnsi" w:eastAsiaTheme="minorEastAsia" w:hAnsiTheme="minorHAnsi" w:cstheme="minorBidi"/>
                <w:noProof/>
                <w:sz w:val="22"/>
                <w:szCs w:val="22"/>
              </w:rPr>
              <w:tab/>
            </w:r>
            <w:r w:rsidRPr="00C578CF">
              <w:rPr>
                <w:rStyle w:val="Hyperlink"/>
                <w:noProof/>
              </w:rPr>
              <w:t>Static View</w:t>
            </w:r>
            <w:r>
              <w:rPr>
                <w:noProof/>
                <w:webHidden/>
              </w:rPr>
              <w:tab/>
            </w:r>
            <w:r>
              <w:rPr>
                <w:noProof/>
                <w:webHidden/>
              </w:rPr>
              <w:fldChar w:fldCharType="begin"/>
            </w:r>
            <w:r>
              <w:rPr>
                <w:noProof/>
                <w:webHidden/>
              </w:rPr>
              <w:instrText xml:space="preserve"> PAGEREF _Toc305323766 \h </w:instrText>
            </w:r>
            <w:r>
              <w:rPr>
                <w:noProof/>
                <w:webHidden/>
              </w:rPr>
            </w:r>
            <w:r>
              <w:rPr>
                <w:noProof/>
                <w:webHidden/>
              </w:rPr>
              <w:fldChar w:fldCharType="separate"/>
            </w:r>
            <w:r>
              <w:rPr>
                <w:noProof/>
                <w:webHidden/>
              </w:rPr>
              <w:t>26</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67" w:history="1">
            <w:r w:rsidRPr="00C578CF">
              <w:rPr>
                <w:rStyle w:val="Hyperlink"/>
                <w:noProof/>
                <w14:scene3d>
                  <w14:camera w14:prst="orthographicFront"/>
                  <w14:lightRig w14:rig="threePt" w14:dir="t">
                    <w14:rot w14:lat="0" w14:lon="0" w14:rev="0"/>
                  </w14:lightRig>
                </w14:scene3d>
              </w:rPr>
              <w:t>5.3.3.2</w:t>
            </w:r>
            <w:r>
              <w:rPr>
                <w:rFonts w:asciiTheme="minorHAnsi" w:eastAsiaTheme="minorEastAsia" w:hAnsiTheme="minorHAnsi" w:cstheme="minorBidi"/>
                <w:noProof/>
                <w:sz w:val="22"/>
                <w:szCs w:val="22"/>
              </w:rPr>
              <w:tab/>
            </w:r>
            <w:r w:rsidRPr="00C578CF">
              <w:rPr>
                <w:rStyle w:val="Hyperlink"/>
                <w:noProof/>
              </w:rPr>
              <w:t>Dynamic View</w:t>
            </w:r>
            <w:r>
              <w:rPr>
                <w:noProof/>
                <w:webHidden/>
              </w:rPr>
              <w:tab/>
            </w:r>
            <w:r>
              <w:rPr>
                <w:noProof/>
                <w:webHidden/>
              </w:rPr>
              <w:fldChar w:fldCharType="begin"/>
            </w:r>
            <w:r>
              <w:rPr>
                <w:noProof/>
                <w:webHidden/>
              </w:rPr>
              <w:instrText xml:space="preserve"> PAGEREF _Toc305323767 \h </w:instrText>
            </w:r>
            <w:r>
              <w:rPr>
                <w:noProof/>
                <w:webHidden/>
              </w:rPr>
            </w:r>
            <w:r>
              <w:rPr>
                <w:noProof/>
                <w:webHidden/>
              </w:rPr>
              <w:fldChar w:fldCharType="separate"/>
            </w:r>
            <w:r>
              <w:rPr>
                <w:noProof/>
                <w:webHidden/>
              </w:rPr>
              <w:t>28</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68" w:history="1">
            <w:r w:rsidRPr="00C578CF">
              <w:rPr>
                <w:rStyle w:val="Hyperlink"/>
                <w:noProof/>
                <w14:scene3d>
                  <w14:camera w14:prst="orthographicFront"/>
                  <w14:lightRig w14:rig="threePt" w14:dir="t">
                    <w14:rot w14:lat="0" w14:lon="0" w14:rev="0"/>
                  </w14:lightRig>
                </w14:scene3d>
              </w:rPr>
              <w:t>5.3.3.3</w:t>
            </w:r>
            <w:r>
              <w:rPr>
                <w:rFonts w:asciiTheme="minorHAnsi" w:eastAsiaTheme="minorEastAsia" w:hAnsiTheme="minorHAnsi" w:cstheme="minorBidi"/>
                <w:noProof/>
                <w:sz w:val="22"/>
                <w:szCs w:val="22"/>
              </w:rPr>
              <w:tab/>
            </w:r>
            <w:r w:rsidRPr="00C578CF">
              <w:rPr>
                <w:rStyle w:val="Hyperlink"/>
                <w:noProof/>
              </w:rPr>
              <w:t>Usage</w:t>
            </w:r>
            <w:r>
              <w:rPr>
                <w:noProof/>
                <w:webHidden/>
              </w:rPr>
              <w:tab/>
            </w:r>
            <w:r>
              <w:rPr>
                <w:noProof/>
                <w:webHidden/>
              </w:rPr>
              <w:fldChar w:fldCharType="begin"/>
            </w:r>
            <w:r>
              <w:rPr>
                <w:noProof/>
                <w:webHidden/>
              </w:rPr>
              <w:instrText xml:space="preserve"> PAGEREF _Toc305323768 \h </w:instrText>
            </w:r>
            <w:r>
              <w:rPr>
                <w:noProof/>
                <w:webHidden/>
              </w:rPr>
            </w:r>
            <w:r>
              <w:rPr>
                <w:noProof/>
                <w:webHidden/>
              </w:rPr>
              <w:fldChar w:fldCharType="separate"/>
            </w:r>
            <w:r>
              <w:rPr>
                <w:noProof/>
                <w:webHidden/>
              </w:rPr>
              <w:t>28</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69" w:history="1">
            <w:r w:rsidRPr="00C578CF">
              <w:rPr>
                <w:rStyle w:val="Hyperlink"/>
                <w:noProof/>
              </w:rPr>
              <w:t>5.3.4</w:t>
            </w:r>
            <w:r>
              <w:rPr>
                <w:rFonts w:asciiTheme="minorHAnsi" w:eastAsiaTheme="minorEastAsia" w:hAnsiTheme="minorHAnsi" w:cstheme="minorBidi"/>
                <w:noProof/>
                <w:sz w:val="22"/>
                <w:szCs w:val="22"/>
              </w:rPr>
              <w:tab/>
            </w:r>
            <w:r w:rsidRPr="00C578CF">
              <w:rPr>
                <w:rStyle w:val="Hyperlink"/>
                <w:noProof/>
              </w:rPr>
              <w:t>Pseudorandom permutation with fixed lengths</w:t>
            </w:r>
            <w:r>
              <w:rPr>
                <w:noProof/>
                <w:webHidden/>
              </w:rPr>
              <w:tab/>
            </w:r>
            <w:r>
              <w:rPr>
                <w:noProof/>
                <w:webHidden/>
              </w:rPr>
              <w:fldChar w:fldCharType="begin"/>
            </w:r>
            <w:r>
              <w:rPr>
                <w:noProof/>
                <w:webHidden/>
              </w:rPr>
              <w:instrText xml:space="preserve"> PAGEREF _Toc305323769 \h </w:instrText>
            </w:r>
            <w:r>
              <w:rPr>
                <w:noProof/>
                <w:webHidden/>
              </w:rPr>
            </w:r>
            <w:r>
              <w:rPr>
                <w:noProof/>
                <w:webHidden/>
              </w:rPr>
              <w:fldChar w:fldCharType="separate"/>
            </w:r>
            <w:r>
              <w:rPr>
                <w:noProof/>
                <w:webHidden/>
              </w:rPr>
              <w:t>29</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71" w:history="1">
            <w:r w:rsidRPr="00C578CF">
              <w:rPr>
                <w:rStyle w:val="Hyperlink"/>
                <w:noProof/>
                <w14:scene3d>
                  <w14:camera w14:prst="orthographicFront"/>
                  <w14:lightRig w14:rig="threePt" w14:dir="t">
                    <w14:rot w14:lat="0" w14:lon="0" w14:rev="0"/>
                  </w14:lightRig>
                </w14:scene3d>
              </w:rPr>
              <w:t>5.3.4.1</w:t>
            </w:r>
            <w:r>
              <w:rPr>
                <w:rFonts w:asciiTheme="minorHAnsi" w:eastAsiaTheme="minorEastAsia" w:hAnsiTheme="minorHAnsi" w:cstheme="minorBidi"/>
                <w:noProof/>
                <w:sz w:val="22"/>
                <w:szCs w:val="22"/>
              </w:rPr>
              <w:tab/>
            </w:r>
            <w:r w:rsidRPr="00C578CF">
              <w:rPr>
                <w:rStyle w:val="Hyperlink"/>
                <w:noProof/>
              </w:rPr>
              <w:t>Static View</w:t>
            </w:r>
            <w:r>
              <w:rPr>
                <w:noProof/>
                <w:webHidden/>
              </w:rPr>
              <w:tab/>
            </w:r>
            <w:r>
              <w:rPr>
                <w:noProof/>
                <w:webHidden/>
              </w:rPr>
              <w:fldChar w:fldCharType="begin"/>
            </w:r>
            <w:r>
              <w:rPr>
                <w:noProof/>
                <w:webHidden/>
              </w:rPr>
              <w:instrText xml:space="preserve"> PAGEREF _Toc305323771 \h </w:instrText>
            </w:r>
            <w:r>
              <w:rPr>
                <w:noProof/>
                <w:webHidden/>
              </w:rPr>
            </w:r>
            <w:r>
              <w:rPr>
                <w:noProof/>
                <w:webHidden/>
              </w:rPr>
              <w:fldChar w:fldCharType="separate"/>
            </w:r>
            <w:r>
              <w:rPr>
                <w:noProof/>
                <w:webHidden/>
              </w:rPr>
              <w:t>29</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72" w:history="1">
            <w:r w:rsidRPr="00C578CF">
              <w:rPr>
                <w:rStyle w:val="Hyperlink"/>
                <w:noProof/>
                <w14:scene3d>
                  <w14:camera w14:prst="orthographicFront"/>
                  <w14:lightRig w14:rig="threePt" w14:dir="t">
                    <w14:rot w14:lat="0" w14:lon="0" w14:rev="0"/>
                  </w14:lightRig>
                </w14:scene3d>
              </w:rPr>
              <w:t>5.3.4.2</w:t>
            </w:r>
            <w:r>
              <w:rPr>
                <w:rFonts w:asciiTheme="minorHAnsi" w:eastAsiaTheme="minorEastAsia" w:hAnsiTheme="minorHAnsi" w:cstheme="minorBidi"/>
                <w:noProof/>
                <w:sz w:val="22"/>
                <w:szCs w:val="22"/>
              </w:rPr>
              <w:tab/>
            </w:r>
            <w:r w:rsidRPr="00C578CF">
              <w:rPr>
                <w:rStyle w:val="Hyperlink"/>
                <w:noProof/>
              </w:rPr>
              <w:t>Dynamic View</w:t>
            </w:r>
            <w:r>
              <w:rPr>
                <w:noProof/>
                <w:webHidden/>
              </w:rPr>
              <w:tab/>
            </w:r>
            <w:r>
              <w:rPr>
                <w:noProof/>
                <w:webHidden/>
              </w:rPr>
              <w:fldChar w:fldCharType="begin"/>
            </w:r>
            <w:r>
              <w:rPr>
                <w:noProof/>
                <w:webHidden/>
              </w:rPr>
              <w:instrText xml:space="preserve"> PAGEREF _Toc305323772 \h </w:instrText>
            </w:r>
            <w:r>
              <w:rPr>
                <w:noProof/>
                <w:webHidden/>
              </w:rPr>
            </w:r>
            <w:r>
              <w:rPr>
                <w:noProof/>
                <w:webHidden/>
              </w:rPr>
              <w:fldChar w:fldCharType="separate"/>
            </w:r>
            <w:r>
              <w:rPr>
                <w:noProof/>
                <w:webHidden/>
              </w:rPr>
              <w:t>29</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73" w:history="1">
            <w:r w:rsidRPr="00C578CF">
              <w:rPr>
                <w:rStyle w:val="Hyperlink"/>
                <w:noProof/>
              </w:rPr>
              <w:t>5.3.5</w:t>
            </w:r>
            <w:r>
              <w:rPr>
                <w:rFonts w:asciiTheme="minorHAnsi" w:eastAsiaTheme="minorEastAsia" w:hAnsiTheme="minorHAnsi" w:cstheme="minorBidi"/>
                <w:noProof/>
                <w:sz w:val="22"/>
                <w:szCs w:val="22"/>
              </w:rPr>
              <w:tab/>
            </w:r>
            <w:r w:rsidRPr="00C578CF">
              <w:rPr>
                <w:rStyle w:val="Hyperlink"/>
                <w:noProof/>
              </w:rPr>
              <w:t>Pseudorandom function with Varying Input-Output Lengths</w:t>
            </w:r>
            <w:r>
              <w:rPr>
                <w:noProof/>
                <w:webHidden/>
              </w:rPr>
              <w:tab/>
            </w:r>
            <w:r>
              <w:rPr>
                <w:noProof/>
                <w:webHidden/>
              </w:rPr>
              <w:fldChar w:fldCharType="begin"/>
            </w:r>
            <w:r>
              <w:rPr>
                <w:noProof/>
                <w:webHidden/>
              </w:rPr>
              <w:instrText xml:space="preserve"> PAGEREF _Toc305323773 \h </w:instrText>
            </w:r>
            <w:r>
              <w:rPr>
                <w:noProof/>
                <w:webHidden/>
              </w:rPr>
            </w:r>
            <w:r>
              <w:rPr>
                <w:noProof/>
                <w:webHidden/>
              </w:rPr>
              <w:fldChar w:fldCharType="separate"/>
            </w:r>
            <w:r>
              <w:rPr>
                <w:noProof/>
                <w:webHidden/>
              </w:rPr>
              <w:t>30</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75" w:history="1">
            <w:r w:rsidRPr="00C578CF">
              <w:rPr>
                <w:rStyle w:val="Hyperlink"/>
                <w:noProof/>
                <w14:scene3d>
                  <w14:camera w14:prst="orthographicFront"/>
                  <w14:lightRig w14:rig="threePt" w14:dir="t">
                    <w14:rot w14:lat="0" w14:lon="0" w14:rev="0"/>
                  </w14:lightRig>
                </w14:scene3d>
              </w:rPr>
              <w:t>5.3.5.1</w:t>
            </w:r>
            <w:r>
              <w:rPr>
                <w:rFonts w:asciiTheme="minorHAnsi" w:eastAsiaTheme="minorEastAsia" w:hAnsiTheme="minorHAnsi" w:cstheme="minorBidi"/>
                <w:noProof/>
                <w:sz w:val="22"/>
                <w:szCs w:val="22"/>
              </w:rPr>
              <w:tab/>
            </w:r>
            <w:r w:rsidRPr="00C578CF">
              <w:rPr>
                <w:rStyle w:val="Hyperlink"/>
                <w:noProof/>
              </w:rPr>
              <w:t>Static View</w:t>
            </w:r>
            <w:r>
              <w:rPr>
                <w:noProof/>
                <w:webHidden/>
              </w:rPr>
              <w:tab/>
            </w:r>
            <w:r>
              <w:rPr>
                <w:noProof/>
                <w:webHidden/>
              </w:rPr>
              <w:fldChar w:fldCharType="begin"/>
            </w:r>
            <w:r>
              <w:rPr>
                <w:noProof/>
                <w:webHidden/>
              </w:rPr>
              <w:instrText xml:space="preserve"> PAGEREF _Toc305323775 \h </w:instrText>
            </w:r>
            <w:r>
              <w:rPr>
                <w:noProof/>
                <w:webHidden/>
              </w:rPr>
            </w:r>
            <w:r>
              <w:rPr>
                <w:noProof/>
                <w:webHidden/>
              </w:rPr>
              <w:fldChar w:fldCharType="separate"/>
            </w:r>
            <w:r>
              <w:rPr>
                <w:noProof/>
                <w:webHidden/>
              </w:rPr>
              <w:t>30</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76" w:history="1">
            <w:r w:rsidRPr="00C578CF">
              <w:rPr>
                <w:rStyle w:val="Hyperlink"/>
                <w:noProof/>
                <w14:scene3d>
                  <w14:camera w14:prst="orthographicFront"/>
                  <w14:lightRig w14:rig="threePt" w14:dir="t">
                    <w14:rot w14:lat="0" w14:lon="0" w14:rev="0"/>
                  </w14:lightRig>
                </w14:scene3d>
              </w:rPr>
              <w:t>5.3.5.2</w:t>
            </w:r>
            <w:r>
              <w:rPr>
                <w:rFonts w:asciiTheme="minorHAnsi" w:eastAsiaTheme="minorEastAsia" w:hAnsiTheme="minorHAnsi" w:cstheme="minorBidi"/>
                <w:noProof/>
                <w:sz w:val="22"/>
                <w:szCs w:val="22"/>
              </w:rPr>
              <w:tab/>
            </w:r>
            <w:r w:rsidRPr="00C578CF">
              <w:rPr>
                <w:rStyle w:val="Hyperlink"/>
                <w:noProof/>
              </w:rPr>
              <w:t>Dynamic view</w:t>
            </w:r>
            <w:r>
              <w:rPr>
                <w:noProof/>
                <w:webHidden/>
              </w:rPr>
              <w:tab/>
            </w:r>
            <w:r>
              <w:rPr>
                <w:noProof/>
                <w:webHidden/>
              </w:rPr>
              <w:fldChar w:fldCharType="begin"/>
            </w:r>
            <w:r>
              <w:rPr>
                <w:noProof/>
                <w:webHidden/>
              </w:rPr>
              <w:instrText xml:space="preserve"> PAGEREF _Toc305323776 \h </w:instrText>
            </w:r>
            <w:r>
              <w:rPr>
                <w:noProof/>
                <w:webHidden/>
              </w:rPr>
            </w:r>
            <w:r>
              <w:rPr>
                <w:noProof/>
                <w:webHidden/>
              </w:rPr>
              <w:fldChar w:fldCharType="separate"/>
            </w:r>
            <w:r>
              <w:rPr>
                <w:noProof/>
                <w:webHidden/>
              </w:rPr>
              <w:t>31</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77" w:history="1">
            <w:r w:rsidRPr="00C578CF">
              <w:rPr>
                <w:rStyle w:val="Hyperlink"/>
                <w:noProof/>
                <w14:scene3d>
                  <w14:camera w14:prst="orthographicFront"/>
                  <w14:lightRig w14:rig="threePt" w14:dir="t">
                    <w14:rot w14:lat="0" w14:lon="0" w14:rev="0"/>
                  </w14:lightRig>
                </w14:scene3d>
              </w:rPr>
              <w:t>5.3.5.3</w:t>
            </w:r>
            <w:r>
              <w:rPr>
                <w:rFonts w:asciiTheme="minorHAnsi" w:eastAsiaTheme="minorEastAsia" w:hAnsiTheme="minorHAnsi" w:cstheme="minorBidi"/>
                <w:noProof/>
                <w:sz w:val="22"/>
                <w:szCs w:val="22"/>
              </w:rPr>
              <w:tab/>
            </w:r>
            <w:r w:rsidRPr="00C578CF">
              <w:rPr>
                <w:rStyle w:val="Hyperlink"/>
                <w:noProof/>
              </w:rPr>
              <w:t>Usage</w:t>
            </w:r>
            <w:r>
              <w:rPr>
                <w:noProof/>
                <w:webHidden/>
              </w:rPr>
              <w:tab/>
            </w:r>
            <w:r>
              <w:rPr>
                <w:noProof/>
                <w:webHidden/>
              </w:rPr>
              <w:fldChar w:fldCharType="begin"/>
            </w:r>
            <w:r>
              <w:rPr>
                <w:noProof/>
                <w:webHidden/>
              </w:rPr>
              <w:instrText xml:space="preserve"> PAGEREF _Toc305323777 \h </w:instrText>
            </w:r>
            <w:r>
              <w:rPr>
                <w:noProof/>
                <w:webHidden/>
              </w:rPr>
            </w:r>
            <w:r>
              <w:rPr>
                <w:noProof/>
                <w:webHidden/>
              </w:rPr>
              <w:fldChar w:fldCharType="separate"/>
            </w:r>
            <w:r>
              <w:rPr>
                <w:noProof/>
                <w:webHidden/>
              </w:rPr>
              <w:t>32</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78" w:history="1">
            <w:r w:rsidRPr="00C578CF">
              <w:rPr>
                <w:rStyle w:val="Hyperlink"/>
                <w:noProof/>
              </w:rPr>
              <w:t>5.3.6</w:t>
            </w:r>
            <w:r>
              <w:rPr>
                <w:rFonts w:asciiTheme="minorHAnsi" w:eastAsiaTheme="minorEastAsia" w:hAnsiTheme="minorHAnsi" w:cstheme="minorBidi"/>
                <w:noProof/>
                <w:sz w:val="22"/>
                <w:szCs w:val="22"/>
              </w:rPr>
              <w:tab/>
            </w:r>
            <w:r w:rsidRPr="00C578CF">
              <w:rPr>
                <w:rStyle w:val="Hyperlink"/>
                <w:noProof/>
              </w:rPr>
              <w:t>Pseudorandom Permutation with Varying Input-Output Lengths</w:t>
            </w:r>
            <w:r>
              <w:rPr>
                <w:noProof/>
                <w:webHidden/>
              </w:rPr>
              <w:tab/>
            </w:r>
            <w:r>
              <w:rPr>
                <w:noProof/>
                <w:webHidden/>
              </w:rPr>
              <w:fldChar w:fldCharType="begin"/>
            </w:r>
            <w:r>
              <w:rPr>
                <w:noProof/>
                <w:webHidden/>
              </w:rPr>
              <w:instrText xml:space="preserve"> PAGEREF _Toc305323778 \h </w:instrText>
            </w:r>
            <w:r>
              <w:rPr>
                <w:noProof/>
                <w:webHidden/>
              </w:rPr>
            </w:r>
            <w:r>
              <w:rPr>
                <w:noProof/>
                <w:webHidden/>
              </w:rPr>
              <w:fldChar w:fldCharType="separate"/>
            </w:r>
            <w:r>
              <w:rPr>
                <w:noProof/>
                <w:webHidden/>
              </w:rPr>
              <w:t>32</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80" w:history="1">
            <w:r w:rsidRPr="00C578CF">
              <w:rPr>
                <w:rStyle w:val="Hyperlink"/>
                <w:noProof/>
                <w14:scene3d>
                  <w14:camera w14:prst="orthographicFront"/>
                  <w14:lightRig w14:rig="threePt" w14:dir="t">
                    <w14:rot w14:lat="0" w14:lon="0" w14:rev="0"/>
                  </w14:lightRig>
                </w14:scene3d>
              </w:rPr>
              <w:t>5.3.6.1</w:t>
            </w:r>
            <w:r>
              <w:rPr>
                <w:rFonts w:asciiTheme="minorHAnsi" w:eastAsiaTheme="minorEastAsia" w:hAnsiTheme="minorHAnsi" w:cstheme="minorBidi"/>
                <w:noProof/>
                <w:sz w:val="22"/>
                <w:szCs w:val="22"/>
              </w:rPr>
              <w:tab/>
            </w:r>
            <w:r w:rsidRPr="00C578CF">
              <w:rPr>
                <w:rStyle w:val="Hyperlink"/>
                <w:noProof/>
              </w:rPr>
              <w:t>Static View</w:t>
            </w:r>
            <w:r>
              <w:rPr>
                <w:noProof/>
                <w:webHidden/>
              </w:rPr>
              <w:tab/>
            </w:r>
            <w:r>
              <w:rPr>
                <w:noProof/>
                <w:webHidden/>
              </w:rPr>
              <w:fldChar w:fldCharType="begin"/>
            </w:r>
            <w:r>
              <w:rPr>
                <w:noProof/>
                <w:webHidden/>
              </w:rPr>
              <w:instrText xml:space="preserve"> PAGEREF _Toc305323780 \h </w:instrText>
            </w:r>
            <w:r>
              <w:rPr>
                <w:noProof/>
                <w:webHidden/>
              </w:rPr>
            </w:r>
            <w:r>
              <w:rPr>
                <w:noProof/>
                <w:webHidden/>
              </w:rPr>
              <w:fldChar w:fldCharType="separate"/>
            </w:r>
            <w:r>
              <w:rPr>
                <w:noProof/>
                <w:webHidden/>
              </w:rPr>
              <w:t>32</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81" w:history="1">
            <w:r w:rsidRPr="00C578CF">
              <w:rPr>
                <w:rStyle w:val="Hyperlink"/>
                <w:noProof/>
                <w14:scene3d>
                  <w14:camera w14:prst="orthographicFront"/>
                  <w14:lightRig w14:rig="threePt" w14:dir="t">
                    <w14:rot w14:lat="0" w14:lon="0" w14:rev="0"/>
                  </w14:lightRig>
                </w14:scene3d>
              </w:rPr>
              <w:t>5.3.6.2</w:t>
            </w:r>
            <w:r>
              <w:rPr>
                <w:rFonts w:asciiTheme="minorHAnsi" w:eastAsiaTheme="minorEastAsia" w:hAnsiTheme="minorHAnsi" w:cstheme="minorBidi"/>
                <w:noProof/>
                <w:sz w:val="22"/>
                <w:szCs w:val="22"/>
              </w:rPr>
              <w:tab/>
            </w:r>
            <w:r w:rsidRPr="00C578CF">
              <w:rPr>
                <w:rStyle w:val="Hyperlink"/>
                <w:noProof/>
              </w:rPr>
              <w:t>Dynamic View</w:t>
            </w:r>
            <w:r>
              <w:rPr>
                <w:noProof/>
                <w:webHidden/>
              </w:rPr>
              <w:tab/>
            </w:r>
            <w:r>
              <w:rPr>
                <w:noProof/>
                <w:webHidden/>
              </w:rPr>
              <w:fldChar w:fldCharType="begin"/>
            </w:r>
            <w:r>
              <w:rPr>
                <w:noProof/>
                <w:webHidden/>
              </w:rPr>
              <w:instrText xml:space="preserve"> PAGEREF _Toc305323781 \h </w:instrText>
            </w:r>
            <w:r>
              <w:rPr>
                <w:noProof/>
                <w:webHidden/>
              </w:rPr>
            </w:r>
            <w:r>
              <w:rPr>
                <w:noProof/>
                <w:webHidden/>
              </w:rPr>
              <w:fldChar w:fldCharType="separate"/>
            </w:r>
            <w:r>
              <w:rPr>
                <w:noProof/>
                <w:webHidden/>
              </w:rPr>
              <w:t>34</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82" w:history="1">
            <w:r w:rsidRPr="00C578CF">
              <w:rPr>
                <w:rStyle w:val="Hyperlink"/>
                <w:noProof/>
                <w14:scene3d>
                  <w14:camera w14:prst="orthographicFront"/>
                  <w14:lightRig w14:rig="threePt" w14:dir="t">
                    <w14:rot w14:lat="0" w14:lon="0" w14:rev="0"/>
                  </w14:lightRig>
                </w14:scene3d>
              </w:rPr>
              <w:t>5.3.6.3</w:t>
            </w:r>
            <w:r>
              <w:rPr>
                <w:rFonts w:asciiTheme="minorHAnsi" w:eastAsiaTheme="minorEastAsia" w:hAnsiTheme="minorHAnsi" w:cstheme="minorBidi"/>
                <w:noProof/>
                <w:sz w:val="22"/>
                <w:szCs w:val="22"/>
              </w:rPr>
              <w:tab/>
            </w:r>
            <w:r w:rsidRPr="00C578CF">
              <w:rPr>
                <w:rStyle w:val="Hyperlink"/>
                <w:noProof/>
              </w:rPr>
              <w:t>Usage</w:t>
            </w:r>
            <w:r>
              <w:rPr>
                <w:noProof/>
                <w:webHidden/>
              </w:rPr>
              <w:tab/>
            </w:r>
            <w:r>
              <w:rPr>
                <w:noProof/>
                <w:webHidden/>
              </w:rPr>
              <w:fldChar w:fldCharType="begin"/>
            </w:r>
            <w:r>
              <w:rPr>
                <w:noProof/>
                <w:webHidden/>
              </w:rPr>
              <w:instrText xml:space="preserve"> PAGEREF _Toc305323782 \h </w:instrText>
            </w:r>
            <w:r>
              <w:rPr>
                <w:noProof/>
                <w:webHidden/>
              </w:rPr>
            </w:r>
            <w:r>
              <w:rPr>
                <w:noProof/>
                <w:webHidden/>
              </w:rPr>
              <w:fldChar w:fldCharType="separate"/>
            </w:r>
            <w:r>
              <w:rPr>
                <w:noProof/>
                <w:webHidden/>
              </w:rPr>
              <w:t>35</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88" w:history="1">
            <w:r w:rsidRPr="00C578CF">
              <w:rPr>
                <w:rStyle w:val="Hyperlink"/>
                <w:noProof/>
              </w:rPr>
              <w:t>5.3.7</w:t>
            </w:r>
            <w:r>
              <w:rPr>
                <w:rFonts w:asciiTheme="minorHAnsi" w:eastAsiaTheme="minorEastAsia" w:hAnsiTheme="minorHAnsi" w:cstheme="minorBidi"/>
                <w:noProof/>
                <w:sz w:val="22"/>
                <w:szCs w:val="22"/>
              </w:rPr>
              <w:tab/>
            </w:r>
            <w:r w:rsidRPr="00C578CF">
              <w:rPr>
                <w:rStyle w:val="Hyperlink"/>
                <w:noProof/>
              </w:rPr>
              <w:t>Pseudorandom Generator</w:t>
            </w:r>
            <w:r>
              <w:rPr>
                <w:noProof/>
                <w:webHidden/>
              </w:rPr>
              <w:tab/>
            </w:r>
            <w:r>
              <w:rPr>
                <w:noProof/>
                <w:webHidden/>
              </w:rPr>
              <w:fldChar w:fldCharType="begin"/>
            </w:r>
            <w:r>
              <w:rPr>
                <w:noProof/>
                <w:webHidden/>
              </w:rPr>
              <w:instrText xml:space="preserve"> PAGEREF _Toc305323788 \h </w:instrText>
            </w:r>
            <w:r>
              <w:rPr>
                <w:noProof/>
                <w:webHidden/>
              </w:rPr>
            </w:r>
            <w:r>
              <w:rPr>
                <w:noProof/>
                <w:webHidden/>
              </w:rPr>
              <w:fldChar w:fldCharType="separate"/>
            </w:r>
            <w:r>
              <w:rPr>
                <w:noProof/>
                <w:webHidden/>
              </w:rPr>
              <w:t>36</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90" w:history="1">
            <w:r w:rsidRPr="00C578CF">
              <w:rPr>
                <w:rStyle w:val="Hyperlink"/>
                <w:noProof/>
                <w14:scene3d>
                  <w14:camera w14:prst="orthographicFront"/>
                  <w14:lightRig w14:rig="threePt" w14:dir="t">
                    <w14:rot w14:lat="0" w14:lon="0" w14:rev="0"/>
                  </w14:lightRig>
                </w14:scene3d>
              </w:rPr>
              <w:t>5.3.7.1</w:t>
            </w:r>
            <w:r>
              <w:rPr>
                <w:rFonts w:asciiTheme="minorHAnsi" w:eastAsiaTheme="minorEastAsia" w:hAnsiTheme="minorHAnsi" w:cstheme="minorBidi"/>
                <w:noProof/>
                <w:sz w:val="22"/>
                <w:szCs w:val="22"/>
              </w:rPr>
              <w:tab/>
            </w:r>
            <w:r w:rsidRPr="00C578CF">
              <w:rPr>
                <w:rStyle w:val="Hyperlink"/>
                <w:noProof/>
              </w:rPr>
              <w:t>Static View</w:t>
            </w:r>
            <w:r>
              <w:rPr>
                <w:noProof/>
                <w:webHidden/>
              </w:rPr>
              <w:tab/>
            </w:r>
            <w:r>
              <w:rPr>
                <w:noProof/>
                <w:webHidden/>
              </w:rPr>
              <w:fldChar w:fldCharType="begin"/>
            </w:r>
            <w:r>
              <w:rPr>
                <w:noProof/>
                <w:webHidden/>
              </w:rPr>
              <w:instrText xml:space="preserve"> PAGEREF _Toc305323790 \h </w:instrText>
            </w:r>
            <w:r>
              <w:rPr>
                <w:noProof/>
                <w:webHidden/>
              </w:rPr>
            </w:r>
            <w:r>
              <w:rPr>
                <w:noProof/>
                <w:webHidden/>
              </w:rPr>
              <w:fldChar w:fldCharType="separate"/>
            </w:r>
            <w:r>
              <w:rPr>
                <w:noProof/>
                <w:webHidden/>
              </w:rPr>
              <w:t>36</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91" w:history="1">
            <w:r w:rsidRPr="00C578CF">
              <w:rPr>
                <w:rStyle w:val="Hyperlink"/>
                <w:noProof/>
                <w14:scene3d>
                  <w14:camera w14:prst="orthographicFront"/>
                  <w14:lightRig w14:rig="threePt" w14:dir="t">
                    <w14:rot w14:lat="0" w14:lon="0" w14:rev="0"/>
                  </w14:lightRig>
                </w14:scene3d>
              </w:rPr>
              <w:t>5.3.7.2</w:t>
            </w:r>
            <w:r>
              <w:rPr>
                <w:rFonts w:asciiTheme="minorHAnsi" w:eastAsiaTheme="minorEastAsia" w:hAnsiTheme="minorHAnsi" w:cstheme="minorBidi"/>
                <w:noProof/>
                <w:sz w:val="22"/>
                <w:szCs w:val="22"/>
              </w:rPr>
              <w:tab/>
            </w:r>
            <w:r w:rsidRPr="00C578CF">
              <w:rPr>
                <w:rStyle w:val="Hyperlink"/>
                <w:noProof/>
              </w:rPr>
              <w:t>Dynamic View</w:t>
            </w:r>
            <w:r>
              <w:rPr>
                <w:noProof/>
                <w:webHidden/>
              </w:rPr>
              <w:tab/>
            </w:r>
            <w:r>
              <w:rPr>
                <w:noProof/>
                <w:webHidden/>
              </w:rPr>
              <w:fldChar w:fldCharType="begin"/>
            </w:r>
            <w:r>
              <w:rPr>
                <w:noProof/>
                <w:webHidden/>
              </w:rPr>
              <w:instrText xml:space="preserve"> PAGEREF _Toc305323791 \h </w:instrText>
            </w:r>
            <w:r>
              <w:rPr>
                <w:noProof/>
                <w:webHidden/>
              </w:rPr>
            </w:r>
            <w:r>
              <w:rPr>
                <w:noProof/>
                <w:webHidden/>
              </w:rPr>
              <w:fldChar w:fldCharType="separate"/>
            </w:r>
            <w:r>
              <w:rPr>
                <w:noProof/>
                <w:webHidden/>
              </w:rPr>
              <w:t>36</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92" w:history="1">
            <w:r w:rsidRPr="00C578CF">
              <w:rPr>
                <w:rStyle w:val="Hyperlink"/>
                <w:noProof/>
                <w14:scene3d>
                  <w14:camera w14:prst="orthographicFront"/>
                  <w14:lightRig w14:rig="threePt" w14:dir="t">
                    <w14:rot w14:lat="0" w14:lon="0" w14:rev="0"/>
                  </w14:lightRig>
                </w14:scene3d>
              </w:rPr>
              <w:t>5.3.7.3</w:t>
            </w:r>
            <w:r>
              <w:rPr>
                <w:rFonts w:asciiTheme="minorHAnsi" w:eastAsiaTheme="minorEastAsia" w:hAnsiTheme="minorHAnsi" w:cstheme="minorBidi"/>
                <w:noProof/>
                <w:sz w:val="22"/>
                <w:szCs w:val="22"/>
              </w:rPr>
              <w:tab/>
            </w:r>
            <w:r w:rsidRPr="00C578CF">
              <w:rPr>
                <w:rStyle w:val="Hyperlink"/>
                <w:noProof/>
              </w:rPr>
              <w:t>Usage</w:t>
            </w:r>
            <w:r>
              <w:rPr>
                <w:noProof/>
                <w:webHidden/>
              </w:rPr>
              <w:tab/>
            </w:r>
            <w:r>
              <w:rPr>
                <w:noProof/>
                <w:webHidden/>
              </w:rPr>
              <w:fldChar w:fldCharType="begin"/>
            </w:r>
            <w:r>
              <w:rPr>
                <w:noProof/>
                <w:webHidden/>
              </w:rPr>
              <w:instrText xml:space="preserve"> PAGEREF _Toc305323792 \h </w:instrText>
            </w:r>
            <w:r>
              <w:rPr>
                <w:noProof/>
                <w:webHidden/>
              </w:rPr>
            </w:r>
            <w:r>
              <w:rPr>
                <w:noProof/>
                <w:webHidden/>
              </w:rPr>
              <w:fldChar w:fldCharType="separate"/>
            </w:r>
            <w:r>
              <w:rPr>
                <w:noProof/>
                <w:webHidden/>
              </w:rPr>
              <w:t>36</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93" w:history="1">
            <w:r w:rsidRPr="00C578CF">
              <w:rPr>
                <w:rStyle w:val="Hyperlink"/>
                <w:noProof/>
              </w:rPr>
              <w:t>5.3.8</w:t>
            </w:r>
            <w:r>
              <w:rPr>
                <w:rFonts w:asciiTheme="minorHAnsi" w:eastAsiaTheme="minorEastAsia" w:hAnsiTheme="minorHAnsi" w:cstheme="minorBidi"/>
                <w:noProof/>
                <w:sz w:val="22"/>
                <w:szCs w:val="22"/>
              </w:rPr>
              <w:tab/>
            </w:r>
            <w:r w:rsidRPr="00C578CF">
              <w:rPr>
                <w:rStyle w:val="Hyperlink"/>
                <w:noProof/>
              </w:rPr>
              <w:t>Trapdoor Permutation</w:t>
            </w:r>
            <w:r>
              <w:rPr>
                <w:noProof/>
                <w:webHidden/>
              </w:rPr>
              <w:tab/>
            </w:r>
            <w:r>
              <w:rPr>
                <w:noProof/>
                <w:webHidden/>
              </w:rPr>
              <w:fldChar w:fldCharType="begin"/>
            </w:r>
            <w:r>
              <w:rPr>
                <w:noProof/>
                <w:webHidden/>
              </w:rPr>
              <w:instrText xml:space="preserve"> PAGEREF _Toc305323793 \h </w:instrText>
            </w:r>
            <w:r>
              <w:rPr>
                <w:noProof/>
                <w:webHidden/>
              </w:rPr>
            </w:r>
            <w:r>
              <w:rPr>
                <w:noProof/>
                <w:webHidden/>
              </w:rPr>
              <w:fldChar w:fldCharType="separate"/>
            </w:r>
            <w:r>
              <w:rPr>
                <w:noProof/>
                <w:webHidden/>
              </w:rPr>
              <w:t>37</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95" w:history="1">
            <w:r w:rsidRPr="00C578CF">
              <w:rPr>
                <w:rStyle w:val="Hyperlink"/>
                <w:noProof/>
                <w14:scene3d>
                  <w14:camera w14:prst="orthographicFront"/>
                  <w14:lightRig w14:rig="threePt" w14:dir="t">
                    <w14:rot w14:lat="0" w14:lon="0" w14:rev="0"/>
                  </w14:lightRig>
                </w14:scene3d>
              </w:rPr>
              <w:t>5.3.8.1</w:t>
            </w:r>
            <w:r>
              <w:rPr>
                <w:rFonts w:asciiTheme="minorHAnsi" w:eastAsiaTheme="minorEastAsia" w:hAnsiTheme="minorHAnsi" w:cstheme="minorBidi"/>
                <w:noProof/>
                <w:sz w:val="22"/>
                <w:szCs w:val="22"/>
              </w:rPr>
              <w:tab/>
            </w:r>
            <w:r w:rsidRPr="00C578CF">
              <w:rPr>
                <w:rStyle w:val="Hyperlink"/>
                <w:noProof/>
              </w:rPr>
              <w:t>Static View</w:t>
            </w:r>
            <w:r>
              <w:rPr>
                <w:noProof/>
                <w:webHidden/>
              </w:rPr>
              <w:tab/>
            </w:r>
            <w:r>
              <w:rPr>
                <w:noProof/>
                <w:webHidden/>
              </w:rPr>
              <w:fldChar w:fldCharType="begin"/>
            </w:r>
            <w:r>
              <w:rPr>
                <w:noProof/>
                <w:webHidden/>
              </w:rPr>
              <w:instrText xml:space="preserve"> PAGEREF _Toc305323795 \h </w:instrText>
            </w:r>
            <w:r>
              <w:rPr>
                <w:noProof/>
                <w:webHidden/>
              </w:rPr>
            </w:r>
            <w:r>
              <w:rPr>
                <w:noProof/>
                <w:webHidden/>
              </w:rPr>
              <w:fldChar w:fldCharType="separate"/>
            </w:r>
            <w:r>
              <w:rPr>
                <w:noProof/>
                <w:webHidden/>
              </w:rPr>
              <w:t>37</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97" w:history="1">
            <w:r w:rsidRPr="00C578CF">
              <w:rPr>
                <w:rStyle w:val="Hyperlink"/>
                <w:noProof/>
                <w14:scene3d>
                  <w14:camera w14:prst="orthographicFront"/>
                  <w14:lightRig w14:rig="threePt" w14:dir="t">
                    <w14:rot w14:lat="0" w14:lon="0" w14:rev="0"/>
                  </w14:lightRig>
                </w14:scene3d>
              </w:rPr>
              <w:t>5.3.8.2</w:t>
            </w:r>
            <w:r>
              <w:rPr>
                <w:rFonts w:asciiTheme="minorHAnsi" w:eastAsiaTheme="minorEastAsia" w:hAnsiTheme="minorHAnsi" w:cstheme="minorBidi"/>
                <w:noProof/>
                <w:sz w:val="22"/>
                <w:szCs w:val="22"/>
              </w:rPr>
              <w:tab/>
            </w:r>
            <w:r w:rsidRPr="00C578CF">
              <w:rPr>
                <w:rStyle w:val="Hyperlink"/>
                <w:noProof/>
              </w:rPr>
              <w:t>Dynamic View</w:t>
            </w:r>
            <w:r>
              <w:rPr>
                <w:noProof/>
                <w:webHidden/>
              </w:rPr>
              <w:tab/>
            </w:r>
            <w:r>
              <w:rPr>
                <w:noProof/>
                <w:webHidden/>
              </w:rPr>
              <w:fldChar w:fldCharType="begin"/>
            </w:r>
            <w:r>
              <w:rPr>
                <w:noProof/>
                <w:webHidden/>
              </w:rPr>
              <w:instrText xml:space="preserve"> PAGEREF _Toc305323797 \h </w:instrText>
            </w:r>
            <w:r>
              <w:rPr>
                <w:noProof/>
                <w:webHidden/>
              </w:rPr>
            </w:r>
            <w:r>
              <w:rPr>
                <w:noProof/>
                <w:webHidden/>
              </w:rPr>
              <w:fldChar w:fldCharType="separate"/>
            </w:r>
            <w:r>
              <w:rPr>
                <w:noProof/>
                <w:webHidden/>
              </w:rPr>
              <w:t>38</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798" w:history="1">
            <w:r w:rsidRPr="00C578CF">
              <w:rPr>
                <w:rStyle w:val="Hyperlink"/>
                <w:noProof/>
                <w14:scene3d>
                  <w14:camera w14:prst="orthographicFront"/>
                  <w14:lightRig w14:rig="threePt" w14:dir="t">
                    <w14:rot w14:lat="0" w14:lon="0" w14:rev="0"/>
                  </w14:lightRig>
                </w14:scene3d>
              </w:rPr>
              <w:t>5.3.8.3</w:t>
            </w:r>
            <w:r>
              <w:rPr>
                <w:rFonts w:asciiTheme="minorHAnsi" w:eastAsiaTheme="minorEastAsia" w:hAnsiTheme="minorHAnsi" w:cstheme="minorBidi"/>
                <w:noProof/>
                <w:sz w:val="22"/>
                <w:szCs w:val="22"/>
              </w:rPr>
              <w:tab/>
            </w:r>
            <w:r w:rsidRPr="00C578CF">
              <w:rPr>
                <w:rStyle w:val="Hyperlink"/>
                <w:noProof/>
              </w:rPr>
              <w:t>Usage</w:t>
            </w:r>
            <w:r>
              <w:rPr>
                <w:noProof/>
                <w:webHidden/>
              </w:rPr>
              <w:tab/>
            </w:r>
            <w:r>
              <w:rPr>
                <w:noProof/>
                <w:webHidden/>
              </w:rPr>
              <w:fldChar w:fldCharType="begin"/>
            </w:r>
            <w:r>
              <w:rPr>
                <w:noProof/>
                <w:webHidden/>
              </w:rPr>
              <w:instrText xml:space="preserve"> PAGEREF _Toc305323798 \h </w:instrText>
            </w:r>
            <w:r>
              <w:rPr>
                <w:noProof/>
                <w:webHidden/>
              </w:rPr>
            </w:r>
            <w:r>
              <w:rPr>
                <w:noProof/>
                <w:webHidden/>
              </w:rPr>
              <w:fldChar w:fldCharType="separate"/>
            </w:r>
            <w:r>
              <w:rPr>
                <w:noProof/>
                <w:webHidden/>
              </w:rPr>
              <w:t>40</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799" w:history="1">
            <w:r w:rsidRPr="00C578CF">
              <w:rPr>
                <w:rStyle w:val="Hyperlink"/>
                <w:noProof/>
              </w:rPr>
              <w:t>5.3.9</w:t>
            </w:r>
            <w:r>
              <w:rPr>
                <w:rFonts w:asciiTheme="minorHAnsi" w:eastAsiaTheme="minorEastAsia" w:hAnsiTheme="minorHAnsi" w:cstheme="minorBidi"/>
                <w:noProof/>
                <w:sz w:val="22"/>
                <w:szCs w:val="22"/>
              </w:rPr>
              <w:tab/>
            </w:r>
            <w:r w:rsidRPr="00C578CF">
              <w:rPr>
                <w:rStyle w:val="Hyperlink"/>
                <w:noProof/>
              </w:rPr>
              <w:t>True Random Generator</w:t>
            </w:r>
            <w:r>
              <w:rPr>
                <w:noProof/>
                <w:webHidden/>
              </w:rPr>
              <w:tab/>
            </w:r>
            <w:r>
              <w:rPr>
                <w:noProof/>
                <w:webHidden/>
              </w:rPr>
              <w:fldChar w:fldCharType="begin"/>
            </w:r>
            <w:r>
              <w:rPr>
                <w:noProof/>
                <w:webHidden/>
              </w:rPr>
              <w:instrText xml:space="preserve"> PAGEREF _Toc305323799 \h </w:instrText>
            </w:r>
            <w:r>
              <w:rPr>
                <w:noProof/>
                <w:webHidden/>
              </w:rPr>
            </w:r>
            <w:r>
              <w:rPr>
                <w:noProof/>
                <w:webHidden/>
              </w:rPr>
              <w:fldChar w:fldCharType="separate"/>
            </w:r>
            <w:r>
              <w:rPr>
                <w:noProof/>
                <w:webHidden/>
              </w:rPr>
              <w:t>41</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801" w:history="1">
            <w:r w:rsidRPr="00C578CF">
              <w:rPr>
                <w:rStyle w:val="Hyperlink"/>
                <w:noProof/>
                <w14:scene3d>
                  <w14:camera w14:prst="orthographicFront"/>
                  <w14:lightRig w14:rig="threePt" w14:dir="t">
                    <w14:rot w14:lat="0" w14:lon="0" w14:rev="0"/>
                  </w14:lightRig>
                </w14:scene3d>
              </w:rPr>
              <w:t>5.3.9.1</w:t>
            </w:r>
            <w:r>
              <w:rPr>
                <w:rFonts w:asciiTheme="minorHAnsi" w:eastAsiaTheme="minorEastAsia" w:hAnsiTheme="minorHAnsi" w:cstheme="minorBidi"/>
                <w:noProof/>
                <w:sz w:val="22"/>
                <w:szCs w:val="22"/>
              </w:rPr>
              <w:tab/>
            </w:r>
            <w:r w:rsidRPr="00C578CF">
              <w:rPr>
                <w:rStyle w:val="Hyperlink"/>
                <w:noProof/>
              </w:rPr>
              <w:t>Static View</w:t>
            </w:r>
            <w:r>
              <w:rPr>
                <w:noProof/>
                <w:webHidden/>
              </w:rPr>
              <w:tab/>
            </w:r>
            <w:r>
              <w:rPr>
                <w:noProof/>
                <w:webHidden/>
              </w:rPr>
              <w:fldChar w:fldCharType="begin"/>
            </w:r>
            <w:r>
              <w:rPr>
                <w:noProof/>
                <w:webHidden/>
              </w:rPr>
              <w:instrText xml:space="preserve"> PAGEREF _Toc305323801 \h </w:instrText>
            </w:r>
            <w:r>
              <w:rPr>
                <w:noProof/>
                <w:webHidden/>
              </w:rPr>
            </w:r>
            <w:r>
              <w:rPr>
                <w:noProof/>
                <w:webHidden/>
              </w:rPr>
              <w:fldChar w:fldCharType="separate"/>
            </w:r>
            <w:r>
              <w:rPr>
                <w:noProof/>
                <w:webHidden/>
              </w:rPr>
              <w:t>41</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802" w:history="1">
            <w:r w:rsidRPr="00C578CF">
              <w:rPr>
                <w:rStyle w:val="Hyperlink"/>
                <w:noProof/>
                <w14:scene3d>
                  <w14:camera w14:prst="orthographicFront"/>
                  <w14:lightRig w14:rig="threePt" w14:dir="t">
                    <w14:rot w14:lat="0" w14:lon="0" w14:rev="0"/>
                  </w14:lightRig>
                </w14:scene3d>
              </w:rPr>
              <w:t>5.3.9.2</w:t>
            </w:r>
            <w:r>
              <w:rPr>
                <w:rFonts w:asciiTheme="minorHAnsi" w:eastAsiaTheme="minorEastAsia" w:hAnsiTheme="minorHAnsi" w:cstheme="minorBidi"/>
                <w:noProof/>
                <w:sz w:val="22"/>
                <w:szCs w:val="22"/>
              </w:rPr>
              <w:tab/>
            </w:r>
            <w:r w:rsidRPr="00C578CF">
              <w:rPr>
                <w:rStyle w:val="Hyperlink"/>
                <w:noProof/>
              </w:rPr>
              <w:t>Dynamic View</w:t>
            </w:r>
            <w:r>
              <w:rPr>
                <w:noProof/>
                <w:webHidden/>
              </w:rPr>
              <w:tab/>
            </w:r>
            <w:r>
              <w:rPr>
                <w:noProof/>
                <w:webHidden/>
              </w:rPr>
              <w:fldChar w:fldCharType="begin"/>
            </w:r>
            <w:r>
              <w:rPr>
                <w:noProof/>
                <w:webHidden/>
              </w:rPr>
              <w:instrText xml:space="preserve"> PAGEREF _Toc305323802 \h </w:instrText>
            </w:r>
            <w:r>
              <w:rPr>
                <w:noProof/>
                <w:webHidden/>
              </w:rPr>
            </w:r>
            <w:r>
              <w:rPr>
                <w:noProof/>
                <w:webHidden/>
              </w:rPr>
              <w:fldChar w:fldCharType="separate"/>
            </w:r>
            <w:r>
              <w:rPr>
                <w:noProof/>
                <w:webHidden/>
              </w:rPr>
              <w:t>41</w:t>
            </w:r>
            <w:r>
              <w:rPr>
                <w:noProof/>
                <w:webHidden/>
              </w:rPr>
              <w:fldChar w:fldCharType="end"/>
            </w:r>
          </w:hyperlink>
        </w:p>
        <w:p w:rsidR="00AD7757" w:rsidRDefault="00AD7757">
          <w:pPr>
            <w:pStyle w:val="TOC3"/>
            <w:tabs>
              <w:tab w:val="left" w:pos="1400"/>
              <w:tab w:val="right" w:leader="dot" w:pos="9771"/>
            </w:tabs>
            <w:rPr>
              <w:rFonts w:asciiTheme="minorHAnsi" w:eastAsiaTheme="minorEastAsia" w:hAnsiTheme="minorHAnsi" w:cstheme="minorBidi"/>
              <w:noProof/>
              <w:sz w:val="22"/>
              <w:szCs w:val="22"/>
            </w:rPr>
          </w:pPr>
          <w:hyperlink w:anchor="_Toc305323803" w:history="1">
            <w:r w:rsidRPr="00C578CF">
              <w:rPr>
                <w:rStyle w:val="Hyperlink"/>
                <w:noProof/>
              </w:rPr>
              <w:t>5.3.10</w:t>
            </w:r>
            <w:r>
              <w:rPr>
                <w:rFonts w:asciiTheme="minorHAnsi" w:eastAsiaTheme="minorEastAsia" w:hAnsiTheme="minorHAnsi" w:cstheme="minorBidi"/>
                <w:noProof/>
                <w:sz w:val="22"/>
                <w:szCs w:val="22"/>
              </w:rPr>
              <w:tab/>
            </w:r>
            <w:r w:rsidRPr="00C578CF">
              <w:rPr>
                <w:rStyle w:val="Hyperlink"/>
                <w:noProof/>
              </w:rPr>
              <w:t>Dlog group description</w:t>
            </w:r>
            <w:r>
              <w:rPr>
                <w:noProof/>
                <w:webHidden/>
              </w:rPr>
              <w:tab/>
            </w:r>
            <w:r>
              <w:rPr>
                <w:noProof/>
                <w:webHidden/>
              </w:rPr>
              <w:fldChar w:fldCharType="begin"/>
            </w:r>
            <w:r>
              <w:rPr>
                <w:noProof/>
                <w:webHidden/>
              </w:rPr>
              <w:instrText xml:space="preserve"> PAGEREF _Toc305323803 \h </w:instrText>
            </w:r>
            <w:r>
              <w:rPr>
                <w:noProof/>
                <w:webHidden/>
              </w:rPr>
            </w:r>
            <w:r>
              <w:rPr>
                <w:noProof/>
                <w:webHidden/>
              </w:rPr>
              <w:fldChar w:fldCharType="separate"/>
            </w:r>
            <w:r>
              <w:rPr>
                <w:noProof/>
                <w:webHidden/>
              </w:rPr>
              <w:t>42</w:t>
            </w:r>
            <w:r>
              <w:rPr>
                <w:noProof/>
                <w:webHidden/>
              </w:rPr>
              <w:fldChar w:fldCharType="end"/>
            </w:r>
          </w:hyperlink>
        </w:p>
        <w:p w:rsidR="00AD7757" w:rsidRDefault="00AD7757">
          <w:pPr>
            <w:pStyle w:val="TOC3"/>
            <w:tabs>
              <w:tab w:val="left" w:pos="1400"/>
              <w:tab w:val="right" w:leader="dot" w:pos="9771"/>
            </w:tabs>
            <w:rPr>
              <w:rFonts w:asciiTheme="minorHAnsi" w:eastAsiaTheme="minorEastAsia" w:hAnsiTheme="minorHAnsi" w:cstheme="minorBidi"/>
              <w:noProof/>
              <w:sz w:val="22"/>
              <w:szCs w:val="22"/>
            </w:rPr>
          </w:pPr>
          <w:hyperlink w:anchor="_Toc305323813" w:history="1">
            <w:r w:rsidRPr="00C578CF">
              <w:rPr>
                <w:rStyle w:val="Hyperlink"/>
                <w:noProof/>
                <w:lang w:eastAsia="en-GB"/>
              </w:rPr>
              <w:t>5.3.11</w:t>
            </w:r>
            <w:r>
              <w:rPr>
                <w:rFonts w:asciiTheme="minorHAnsi" w:eastAsiaTheme="minorEastAsia" w:hAnsiTheme="minorHAnsi" w:cstheme="minorBidi"/>
                <w:noProof/>
                <w:sz w:val="22"/>
                <w:szCs w:val="22"/>
              </w:rPr>
              <w:tab/>
            </w:r>
            <w:r w:rsidRPr="00C578CF">
              <w:rPr>
                <w:rStyle w:val="Hyperlink"/>
                <w:noProof/>
              </w:rPr>
              <w:t>DlogGroup</w:t>
            </w:r>
            <w:r w:rsidRPr="00C578CF">
              <w:rPr>
                <w:rStyle w:val="Hyperlink"/>
                <w:noProof/>
                <w:lang w:eastAsia="en-GB"/>
              </w:rPr>
              <w:t xml:space="preserve"> detailed description</w:t>
            </w:r>
            <w:r>
              <w:rPr>
                <w:noProof/>
                <w:webHidden/>
              </w:rPr>
              <w:tab/>
            </w:r>
            <w:r>
              <w:rPr>
                <w:noProof/>
                <w:webHidden/>
              </w:rPr>
              <w:fldChar w:fldCharType="begin"/>
            </w:r>
            <w:r>
              <w:rPr>
                <w:noProof/>
                <w:webHidden/>
              </w:rPr>
              <w:instrText xml:space="preserve"> PAGEREF _Toc305323813 \h </w:instrText>
            </w:r>
            <w:r>
              <w:rPr>
                <w:noProof/>
                <w:webHidden/>
              </w:rPr>
            </w:r>
            <w:r>
              <w:rPr>
                <w:noProof/>
                <w:webHidden/>
              </w:rPr>
              <w:fldChar w:fldCharType="separate"/>
            </w:r>
            <w:r>
              <w:rPr>
                <w:noProof/>
                <w:webHidden/>
              </w:rPr>
              <w:t>44</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814" w:history="1">
            <w:r w:rsidRPr="00C578CF">
              <w:rPr>
                <w:rStyle w:val="Hyperlink"/>
                <w:noProof/>
                <w:lang w:eastAsia="en-GB"/>
              </w:rPr>
              <w:t>5.3.11.1</w:t>
            </w:r>
            <w:r>
              <w:rPr>
                <w:rFonts w:asciiTheme="minorHAnsi" w:eastAsiaTheme="minorEastAsia" w:hAnsiTheme="minorHAnsi" w:cstheme="minorBidi"/>
                <w:noProof/>
                <w:sz w:val="22"/>
                <w:szCs w:val="22"/>
              </w:rPr>
              <w:tab/>
            </w:r>
            <w:r w:rsidRPr="00C578CF">
              <w:rPr>
                <w:rStyle w:val="Hyperlink"/>
                <w:noProof/>
              </w:rPr>
              <w:t>DlogGroupAbs</w:t>
            </w:r>
            <w:r w:rsidRPr="00C578CF">
              <w:rPr>
                <w:rStyle w:val="Hyperlink"/>
                <w:noProof/>
                <w:lang w:eastAsia="en-GB"/>
              </w:rPr>
              <w:t xml:space="preserve"> Static view</w:t>
            </w:r>
            <w:r>
              <w:rPr>
                <w:noProof/>
                <w:webHidden/>
              </w:rPr>
              <w:tab/>
            </w:r>
            <w:r>
              <w:rPr>
                <w:noProof/>
                <w:webHidden/>
              </w:rPr>
              <w:fldChar w:fldCharType="begin"/>
            </w:r>
            <w:r>
              <w:rPr>
                <w:noProof/>
                <w:webHidden/>
              </w:rPr>
              <w:instrText xml:space="preserve"> PAGEREF _Toc305323814 \h </w:instrText>
            </w:r>
            <w:r>
              <w:rPr>
                <w:noProof/>
                <w:webHidden/>
              </w:rPr>
            </w:r>
            <w:r>
              <w:rPr>
                <w:noProof/>
                <w:webHidden/>
              </w:rPr>
              <w:fldChar w:fldCharType="separate"/>
            </w:r>
            <w:r>
              <w:rPr>
                <w:noProof/>
                <w:webHidden/>
              </w:rPr>
              <w:t>44</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815" w:history="1">
            <w:r w:rsidRPr="00C578CF">
              <w:rPr>
                <w:rStyle w:val="Hyperlink"/>
                <w:noProof/>
              </w:rPr>
              <w:t>5.3.11.2</w:t>
            </w:r>
            <w:r>
              <w:rPr>
                <w:rFonts w:asciiTheme="minorHAnsi" w:eastAsiaTheme="minorEastAsia" w:hAnsiTheme="minorHAnsi" w:cstheme="minorBidi"/>
                <w:noProof/>
                <w:sz w:val="22"/>
                <w:szCs w:val="22"/>
              </w:rPr>
              <w:tab/>
            </w:r>
            <w:r w:rsidRPr="00C578CF">
              <w:rPr>
                <w:rStyle w:val="Hyperlink"/>
                <w:noProof/>
              </w:rPr>
              <w:t>DlogGroupAbs Dynamic view</w:t>
            </w:r>
            <w:r>
              <w:rPr>
                <w:noProof/>
                <w:webHidden/>
              </w:rPr>
              <w:tab/>
            </w:r>
            <w:r>
              <w:rPr>
                <w:noProof/>
                <w:webHidden/>
              </w:rPr>
              <w:fldChar w:fldCharType="begin"/>
            </w:r>
            <w:r>
              <w:rPr>
                <w:noProof/>
                <w:webHidden/>
              </w:rPr>
              <w:instrText xml:space="preserve"> PAGEREF _Toc305323815 \h </w:instrText>
            </w:r>
            <w:r>
              <w:rPr>
                <w:noProof/>
                <w:webHidden/>
              </w:rPr>
            </w:r>
            <w:r>
              <w:rPr>
                <w:noProof/>
                <w:webHidden/>
              </w:rPr>
              <w:fldChar w:fldCharType="separate"/>
            </w:r>
            <w:r>
              <w:rPr>
                <w:noProof/>
                <w:webHidden/>
              </w:rPr>
              <w:t>44</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816" w:history="1">
            <w:r w:rsidRPr="00C578CF">
              <w:rPr>
                <w:rStyle w:val="Hyperlink"/>
                <w:noProof/>
              </w:rPr>
              <w:t>5.3.11.3</w:t>
            </w:r>
            <w:r>
              <w:rPr>
                <w:rFonts w:asciiTheme="minorHAnsi" w:eastAsiaTheme="minorEastAsia" w:hAnsiTheme="minorHAnsi" w:cstheme="minorBidi"/>
                <w:noProof/>
                <w:sz w:val="22"/>
                <w:szCs w:val="22"/>
              </w:rPr>
              <w:tab/>
            </w:r>
            <w:r w:rsidRPr="00C578CF">
              <w:rPr>
                <w:rStyle w:val="Hyperlink"/>
                <w:noProof/>
              </w:rPr>
              <w:t>GroupElementExponentiations Static view</w:t>
            </w:r>
            <w:r>
              <w:rPr>
                <w:noProof/>
                <w:webHidden/>
              </w:rPr>
              <w:tab/>
            </w:r>
            <w:r>
              <w:rPr>
                <w:noProof/>
                <w:webHidden/>
              </w:rPr>
              <w:fldChar w:fldCharType="begin"/>
            </w:r>
            <w:r>
              <w:rPr>
                <w:noProof/>
                <w:webHidden/>
              </w:rPr>
              <w:instrText xml:space="preserve"> PAGEREF _Toc305323816 \h </w:instrText>
            </w:r>
            <w:r>
              <w:rPr>
                <w:noProof/>
                <w:webHidden/>
              </w:rPr>
            </w:r>
            <w:r>
              <w:rPr>
                <w:noProof/>
                <w:webHidden/>
              </w:rPr>
              <w:fldChar w:fldCharType="separate"/>
            </w:r>
            <w:r>
              <w:rPr>
                <w:noProof/>
                <w:webHidden/>
              </w:rPr>
              <w:t>47</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817" w:history="1">
            <w:r w:rsidRPr="00C578CF">
              <w:rPr>
                <w:rStyle w:val="Hyperlink"/>
                <w:noProof/>
              </w:rPr>
              <w:t>5.3.11.4</w:t>
            </w:r>
            <w:r>
              <w:rPr>
                <w:rFonts w:asciiTheme="minorHAnsi" w:eastAsiaTheme="minorEastAsia" w:hAnsiTheme="minorHAnsi" w:cstheme="minorBidi"/>
                <w:noProof/>
                <w:sz w:val="22"/>
                <w:szCs w:val="22"/>
              </w:rPr>
              <w:tab/>
            </w:r>
            <w:r w:rsidRPr="00C578CF">
              <w:rPr>
                <w:rStyle w:val="Hyperlink"/>
                <w:noProof/>
              </w:rPr>
              <w:t>GroupElementExponentiations Dynamic view</w:t>
            </w:r>
            <w:r>
              <w:rPr>
                <w:noProof/>
                <w:webHidden/>
              </w:rPr>
              <w:tab/>
            </w:r>
            <w:r>
              <w:rPr>
                <w:noProof/>
                <w:webHidden/>
              </w:rPr>
              <w:fldChar w:fldCharType="begin"/>
            </w:r>
            <w:r>
              <w:rPr>
                <w:noProof/>
                <w:webHidden/>
              </w:rPr>
              <w:instrText xml:space="preserve"> PAGEREF _Toc305323817 \h </w:instrText>
            </w:r>
            <w:r>
              <w:rPr>
                <w:noProof/>
                <w:webHidden/>
              </w:rPr>
            </w:r>
            <w:r>
              <w:rPr>
                <w:noProof/>
                <w:webHidden/>
              </w:rPr>
              <w:fldChar w:fldCharType="separate"/>
            </w:r>
            <w:r>
              <w:rPr>
                <w:noProof/>
                <w:webHidden/>
              </w:rPr>
              <w:t>48</w:t>
            </w:r>
            <w:r>
              <w:rPr>
                <w:noProof/>
                <w:webHidden/>
              </w:rPr>
              <w:fldChar w:fldCharType="end"/>
            </w:r>
          </w:hyperlink>
        </w:p>
        <w:p w:rsidR="00AD7757" w:rsidRDefault="00AD7757">
          <w:pPr>
            <w:pStyle w:val="TOC3"/>
            <w:tabs>
              <w:tab w:val="left" w:pos="1400"/>
              <w:tab w:val="right" w:leader="dot" w:pos="9771"/>
            </w:tabs>
            <w:rPr>
              <w:rFonts w:asciiTheme="minorHAnsi" w:eastAsiaTheme="minorEastAsia" w:hAnsiTheme="minorHAnsi" w:cstheme="minorBidi"/>
              <w:noProof/>
              <w:sz w:val="22"/>
              <w:szCs w:val="22"/>
            </w:rPr>
          </w:pPr>
          <w:hyperlink w:anchor="_Toc305323820" w:history="1">
            <w:r w:rsidRPr="00C578CF">
              <w:rPr>
                <w:rStyle w:val="Hyperlink"/>
                <w:noProof/>
              </w:rPr>
              <w:t>5.3.12</w:t>
            </w:r>
            <w:r>
              <w:rPr>
                <w:rFonts w:asciiTheme="minorHAnsi" w:eastAsiaTheme="minorEastAsia" w:hAnsiTheme="minorHAnsi" w:cstheme="minorBidi"/>
                <w:noProof/>
                <w:sz w:val="22"/>
                <w:szCs w:val="22"/>
              </w:rPr>
              <w:tab/>
            </w:r>
            <w:r w:rsidRPr="00C578CF">
              <w:rPr>
                <w:rStyle w:val="Hyperlink"/>
                <w:noProof/>
                <w:lang w:val="en-GB"/>
              </w:rPr>
              <w:t>Dlog</w:t>
            </w:r>
            <w:r w:rsidRPr="00C578CF">
              <w:rPr>
                <w:rStyle w:val="Hyperlink"/>
                <w:noProof/>
              </w:rPr>
              <w:t xml:space="preserve"> auxiliary classes</w:t>
            </w:r>
            <w:r>
              <w:rPr>
                <w:noProof/>
                <w:webHidden/>
              </w:rPr>
              <w:tab/>
            </w:r>
            <w:r>
              <w:rPr>
                <w:noProof/>
                <w:webHidden/>
              </w:rPr>
              <w:fldChar w:fldCharType="begin"/>
            </w:r>
            <w:r>
              <w:rPr>
                <w:noProof/>
                <w:webHidden/>
              </w:rPr>
              <w:instrText xml:space="preserve"> PAGEREF _Toc305323820 \h </w:instrText>
            </w:r>
            <w:r>
              <w:rPr>
                <w:noProof/>
                <w:webHidden/>
              </w:rPr>
            </w:r>
            <w:r>
              <w:rPr>
                <w:noProof/>
                <w:webHidden/>
              </w:rPr>
              <w:fldChar w:fldCharType="separate"/>
            </w:r>
            <w:r>
              <w:rPr>
                <w:noProof/>
                <w:webHidden/>
              </w:rPr>
              <w:t>48</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822" w:history="1">
            <w:r w:rsidRPr="00C578CF">
              <w:rPr>
                <w:rStyle w:val="Hyperlink"/>
                <w:noProof/>
              </w:rPr>
              <w:t>5.3.12.1</w:t>
            </w:r>
            <w:r>
              <w:rPr>
                <w:rFonts w:asciiTheme="minorHAnsi" w:eastAsiaTheme="minorEastAsia" w:hAnsiTheme="minorHAnsi" w:cstheme="minorBidi"/>
                <w:noProof/>
                <w:sz w:val="22"/>
                <w:szCs w:val="22"/>
              </w:rPr>
              <w:tab/>
            </w:r>
            <w:r w:rsidRPr="00C578CF">
              <w:rPr>
                <w:rStyle w:val="Hyperlink"/>
                <w:noProof/>
              </w:rPr>
              <w:t>GroupParams Static view</w:t>
            </w:r>
            <w:r>
              <w:rPr>
                <w:noProof/>
                <w:webHidden/>
              </w:rPr>
              <w:tab/>
            </w:r>
            <w:r>
              <w:rPr>
                <w:noProof/>
                <w:webHidden/>
              </w:rPr>
              <w:fldChar w:fldCharType="begin"/>
            </w:r>
            <w:r>
              <w:rPr>
                <w:noProof/>
                <w:webHidden/>
              </w:rPr>
              <w:instrText xml:space="preserve"> PAGEREF _Toc305323822 \h </w:instrText>
            </w:r>
            <w:r>
              <w:rPr>
                <w:noProof/>
                <w:webHidden/>
              </w:rPr>
            </w:r>
            <w:r>
              <w:rPr>
                <w:noProof/>
                <w:webHidden/>
              </w:rPr>
              <w:fldChar w:fldCharType="separate"/>
            </w:r>
            <w:r>
              <w:rPr>
                <w:noProof/>
                <w:webHidden/>
              </w:rPr>
              <w:t>48</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823" w:history="1">
            <w:r w:rsidRPr="00C578CF">
              <w:rPr>
                <w:rStyle w:val="Hyperlink"/>
                <w:noProof/>
              </w:rPr>
              <w:t>5.3.12.2</w:t>
            </w:r>
            <w:r>
              <w:rPr>
                <w:rFonts w:asciiTheme="minorHAnsi" w:eastAsiaTheme="minorEastAsia" w:hAnsiTheme="minorHAnsi" w:cstheme="minorBidi"/>
                <w:noProof/>
                <w:sz w:val="22"/>
                <w:szCs w:val="22"/>
              </w:rPr>
              <w:tab/>
            </w:r>
            <w:r w:rsidRPr="00C578CF">
              <w:rPr>
                <w:rStyle w:val="Hyperlink"/>
                <w:noProof/>
              </w:rPr>
              <w:t>GroupParams Dynamic view</w:t>
            </w:r>
            <w:r>
              <w:rPr>
                <w:noProof/>
                <w:webHidden/>
              </w:rPr>
              <w:tab/>
            </w:r>
            <w:r>
              <w:rPr>
                <w:noProof/>
                <w:webHidden/>
              </w:rPr>
              <w:fldChar w:fldCharType="begin"/>
            </w:r>
            <w:r>
              <w:rPr>
                <w:noProof/>
                <w:webHidden/>
              </w:rPr>
              <w:instrText xml:space="preserve"> PAGEREF _Toc305323823 \h </w:instrText>
            </w:r>
            <w:r>
              <w:rPr>
                <w:noProof/>
                <w:webHidden/>
              </w:rPr>
            </w:r>
            <w:r>
              <w:rPr>
                <w:noProof/>
                <w:webHidden/>
              </w:rPr>
              <w:fldChar w:fldCharType="separate"/>
            </w:r>
            <w:r>
              <w:rPr>
                <w:noProof/>
                <w:webHidden/>
              </w:rPr>
              <w:t>49</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824" w:history="1">
            <w:r w:rsidRPr="00C578CF">
              <w:rPr>
                <w:rStyle w:val="Hyperlink"/>
                <w:noProof/>
              </w:rPr>
              <w:t>5.3.12.3</w:t>
            </w:r>
            <w:r>
              <w:rPr>
                <w:rFonts w:asciiTheme="minorHAnsi" w:eastAsiaTheme="minorEastAsia" w:hAnsiTheme="minorHAnsi" w:cstheme="minorBidi"/>
                <w:noProof/>
                <w:sz w:val="22"/>
                <w:szCs w:val="22"/>
              </w:rPr>
              <w:tab/>
            </w:r>
            <w:r w:rsidRPr="00C578CF">
              <w:rPr>
                <w:rStyle w:val="Hyperlink"/>
                <w:noProof/>
              </w:rPr>
              <w:t>GroupElement Static view</w:t>
            </w:r>
            <w:r>
              <w:rPr>
                <w:noProof/>
                <w:webHidden/>
              </w:rPr>
              <w:tab/>
            </w:r>
            <w:r>
              <w:rPr>
                <w:noProof/>
                <w:webHidden/>
              </w:rPr>
              <w:fldChar w:fldCharType="begin"/>
            </w:r>
            <w:r>
              <w:rPr>
                <w:noProof/>
                <w:webHidden/>
              </w:rPr>
              <w:instrText xml:space="preserve"> PAGEREF _Toc305323824 \h </w:instrText>
            </w:r>
            <w:r>
              <w:rPr>
                <w:noProof/>
                <w:webHidden/>
              </w:rPr>
            </w:r>
            <w:r>
              <w:rPr>
                <w:noProof/>
                <w:webHidden/>
              </w:rPr>
              <w:fldChar w:fldCharType="separate"/>
            </w:r>
            <w:r>
              <w:rPr>
                <w:noProof/>
                <w:webHidden/>
              </w:rPr>
              <w:t>49</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825" w:history="1">
            <w:r w:rsidRPr="00C578CF">
              <w:rPr>
                <w:rStyle w:val="Hyperlink"/>
                <w:noProof/>
              </w:rPr>
              <w:t>5.3.12.4</w:t>
            </w:r>
            <w:r>
              <w:rPr>
                <w:rFonts w:asciiTheme="minorHAnsi" w:eastAsiaTheme="minorEastAsia" w:hAnsiTheme="minorHAnsi" w:cstheme="minorBidi"/>
                <w:noProof/>
                <w:sz w:val="22"/>
                <w:szCs w:val="22"/>
              </w:rPr>
              <w:tab/>
            </w:r>
            <w:r w:rsidRPr="00C578CF">
              <w:rPr>
                <w:rStyle w:val="Hyperlink"/>
                <w:noProof/>
              </w:rPr>
              <w:t>GroupElement Dynamic view</w:t>
            </w:r>
            <w:r>
              <w:rPr>
                <w:noProof/>
                <w:webHidden/>
              </w:rPr>
              <w:tab/>
            </w:r>
            <w:r>
              <w:rPr>
                <w:noProof/>
                <w:webHidden/>
              </w:rPr>
              <w:fldChar w:fldCharType="begin"/>
            </w:r>
            <w:r>
              <w:rPr>
                <w:noProof/>
                <w:webHidden/>
              </w:rPr>
              <w:instrText xml:space="preserve"> PAGEREF _Toc305323825 \h </w:instrText>
            </w:r>
            <w:r>
              <w:rPr>
                <w:noProof/>
                <w:webHidden/>
              </w:rPr>
            </w:r>
            <w:r>
              <w:rPr>
                <w:noProof/>
                <w:webHidden/>
              </w:rPr>
              <w:fldChar w:fldCharType="separate"/>
            </w:r>
            <w:r>
              <w:rPr>
                <w:noProof/>
                <w:webHidden/>
              </w:rPr>
              <w:t>50</w:t>
            </w:r>
            <w:r>
              <w:rPr>
                <w:noProof/>
                <w:webHidden/>
              </w:rPr>
              <w:fldChar w:fldCharType="end"/>
            </w:r>
          </w:hyperlink>
        </w:p>
        <w:p w:rsidR="00AD7757" w:rsidRDefault="00AD7757">
          <w:pPr>
            <w:pStyle w:val="TOC3"/>
            <w:tabs>
              <w:tab w:val="left" w:pos="1400"/>
              <w:tab w:val="right" w:leader="dot" w:pos="9771"/>
            </w:tabs>
            <w:rPr>
              <w:rFonts w:asciiTheme="minorHAnsi" w:eastAsiaTheme="minorEastAsia" w:hAnsiTheme="minorHAnsi" w:cstheme="minorBidi"/>
              <w:noProof/>
              <w:sz w:val="22"/>
              <w:szCs w:val="22"/>
            </w:rPr>
          </w:pPr>
          <w:hyperlink w:anchor="_Toc305323826" w:history="1">
            <w:r w:rsidRPr="00C578CF">
              <w:rPr>
                <w:rStyle w:val="Hyperlink"/>
                <w:noProof/>
              </w:rPr>
              <w:t>5.3.13</w:t>
            </w:r>
            <w:r>
              <w:rPr>
                <w:rFonts w:asciiTheme="minorHAnsi" w:eastAsiaTheme="minorEastAsia" w:hAnsiTheme="minorHAnsi" w:cstheme="minorBidi"/>
                <w:noProof/>
                <w:sz w:val="22"/>
                <w:szCs w:val="22"/>
              </w:rPr>
              <w:tab/>
            </w:r>
            <w:r w:rsidRPr="00C578CF">
              <w:rPr>
                <w:rStyle w:val="Hyperlink"/>
                <w:noProof/>
              </w:rPr>
              <w:t>Dlog concrete implementations</w:t>
            </w:r>
            <w:r>
              <w:rPr>
                <w:noProof/>
                <w:webHidden/>
              </w:rPr>
              <w:tab/>
            </w:r>
            <w:r>
              <w:rPr>
                <w:noProof/>
                <w:webHidden/>
              </w:rPr>
              <w:fldChar w:fldCharType="begin"/>
            </w:r>
            <w:r>
              <w:rPr>
                <w:noProof/>
                <w:webHidden/>
              </w:rPr>
              <w:instrText xml:space="preserve"> PAGEREF _Toc305323826 \h </w:instrText>
            </w:r>
            <w:r>
              <w:rPr>
                <w:noProof/>
                <w:webHidden/>
              </w:rPr>
            </w:r>
            <w:r>
              <w:rPr>
                <w:noProof/>
                <w:webHidden/>
              </w:rPr>
              <w:fldChar w:fldCharType="separate"/>
            </w:r>
            <w:r>
              <w:rPr>
                <w:noProof/>
                <w:webHidden/>
              </w:rPr>
              <w:t>53</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828" w:history="1">
            <w:r w:rsidRPr="00C578CF">
              <w:rPr>
                <w:rStyle w:val="Hyperlink"/>
                <w:noProof/>
              </w:rPr>
              <w:t>5.3.13.1</w:t>
            </w:r>
            <w:r>
              <w:rPr>
                <w:rFonts w:asciiTheme="minorHAnsi" w:eastAsiaTheme="minorEastAsia" w:hAnsiTheme="minorHAnsi" w:cstheme="minorBidi"/>
                <w:noProof/>
                <w:sz w:val="22"/>
                <w:szCs w:val="22"/>
              </w:rPr>
              <w:tab/>
            </w:r>
            <w:r w:rsidRPr="00C578CF">
              <w:rPr>
                <w:rStyle w:val="Hyperlink"/>
                <w:noProof/>
              </w:rPr>
              <w:t>Static view</w:t>
            </w:r>
            <w:r>
              <w:rPr>
                <w:noProof/>
                <w:webHidden/>
              </w:rPr>
              <w:tab/>
            </w:r>
            <w:r>
              <w:rPr>
                <w:noProof/>
                <w:webHidden/>
              </w:rPr>
              <w:fldChar w:fldCharType="begin"/>
            </w:r>
            <w:r>
              <w:rPr>
                <w:noProof/>
                <w:webHidden/>
              </w:rPr>
              <w:instrText xml:space="preserve"> PAGEREF _Toc305323828 \h </w:instrText>
            </w:r>
            <w:r>
              <w:rPr>
                <w:noProof/>
                <w:webHidden/>
              </w:rPr>
            </w:r>
            <w:r>
              <w:rPr>
                <w:noProof/>
                <w:webHidden/>
              </w:rPr>
              <w:fldChar w:fldCharType="separate"/>
            </w:r>
            <w:r>
              <w:rPr>
                <w:noProof/>
                <w:webHidden/>
              </w:rPr>
              <w:t>54</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829" w:history="1">
            <w:r w:rsidRPr="00C578CF">
              <w:rPr>
                <w:rStyle w:val="Hyperlink"/>
                <w:noProof/>
              </w:rPr>
              <w:t>5.3.13.2</w:t>
            </w:r>
            <w:r>
              <w:rPr>
                <w:rFonts w:asciiTheme="minorHAnsi" w:eastAsiaTheme="minorEastAsia" w:hAnsiTheme="minorHAnsi" w:cstheme="minorBidi"/>
                <w:noProof/>
                <w:sz w:val="22"/>
                <w:szCs w:val="22"/>
              </w:rPr>
              <w:tab/>
            </w:r>
            <w:r w:rsidRPr="00C578CF">
              <w:rPr>
                <w:rStyle w:val="Hyperlink"/>
                <w:noProof/>
              </w:rPr>
              <w:t>Dynamic view</w:t>
            </w:r>
            <w:r>
              <w:rPr>
                <w:noProof/>
                <w:webHidden/>
              </w:rPr>
              <w:tab/>
            </w:r>
            <w:r>
              <w:rPr>
                <w:noProof/>
                <w:webHidden/>
              </w:rPr>
              <w:fldChar w:fldCharType="begin"/>
            </w:r>
            <w:r>
              <w:rPr>
                <w:noProof/>
                <w:webHidden/>
              </w:rPr>
              <w:instrText xml:space="preserve"> PAGEREF _Toc305323829 \h </w:instrText>
            </w:r>
            <w:r>
              <w:rPr>
                <w:noProof/>
                <w:webHidden/>
              </w:rPr>
            </w:r>
            <w:r>
              <w:rPr>
                <w:noProof/>
                <w:webHidden/>
              </w:rPr>
              <w:fldChar w:fldCharType="separate"/>
            </w:r>
            <w:r>
              <w:rPr>
                <w:noProof/>
                <w:webHidden/>
              </w:rPr>
              <w:t>58</w:t>
            </w:r>
            <w:r>
              <w:rPr>
                <w:noProof/>
                <w:webHidden/>
              </w:rPr>
              <w:fldChar w:fldCharType="end"/>
            </w:r>
          </w:hyperlink>
        </w:p>
        <w:p w:rsidR="00AD7757" w:rsidRDefault="00AD7757">
          <w:pPr>
            <w:pStyle w:val="TOC3"/>
            <w:tabs>
              <w:tab w:val="left" w:pos="1400"/>
              <w:tab w:val="right" w:leader="dot" w:pos="9771"/>
            </w:tabs>
            <w:rPr>
              <w:rFonts w:asciiTheme="minorHAnsi" w:eastAsiaTheme="minorEastAsia" w:hAnsiTheme="minorHAnsi" w:cstheme="minorBidi"/>
              <w:noProof/>
              <w:sz w:val="22"/>
              <w:szCs w:val="22"/>
            </w:rPr>
          </w:pPr>
          <w:hyperlink w:anchor="_Toc305323832" w:history="1">
            <w:r w:rsidRPr="00C578CF">
              <w:rPr>
                <w:rStyle w:val="Hyperlink"/>
                <w:noProof/>
              </w:rPr>
              <w:t>5.3.14</w:t>
            </w:r>
            <w:r>
              <w:rPr>
                <w:rFonts w:asciiTheme="minorHAnsi" w:eastAsiaTheme="minorEastAsia" w:hAnsiTheme="minorHAnsi" w:cstheme="minorBidi"/>
                <w:noProof/>
                <w:sz w:val="22"/>
                <w:szCs w:val="22"/>
              </w:rPr>
              <w:tab/>
            </w:r>
            <w:r w:rsidRPr="00C578CF">
              <w:rPr>
                <w:rStyle w:val="Hyperlink"/>
                <w:noProof/>
              </w:rPr>
              <w:t>KeyDerivationFunction</w:t>
            </w:r>
            <w:r>
              <w:rPr>
                <w:noProof/>
                <w:webHidden/>
              </w:rPr>
              <w:tab/>
            </w:r>
            <w:r>
              <w:rPr>
                <w:noProof/>
                <w:webHidden/>
              </w:rPr>
              <w:fldChar w:fldCharType="begin"/>
            </w:r>
            <w:r>
              <w:rPr>
                <w:noProof/>
                <w:webHidden/>
              </w:rPr>
              <w:instrText xml:space="preserve"> PAGEREF _Toc305323832 \h </w:instrText>
            </w:r>
            <w:r>
              <w:rPr>
                <w:noProof/>
                <w:webHidden/>
              </w:rPr>
            </w:r>
            <w:r>
              <w:rPr>
                <w:noProof/>
                <w:webHidden/>
              </w:rPr>
              <w:fldChar w:fldCharType="separate"/>
            </w:r>
            <w:r>
              <w:rPr>
                <w:noProof/>
                <w:webHidden/>
              </w:rPr>
              <w:t>62</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834" w:history="1">
            <w:r w:rsidRPr="00C578CF">
              <w:rPr>
                <w:rStyle w:val="Hyperlink"/>
                <w:noProof/>
              </w:rPr>
              <w:t>5.3.14.1</w:t>
            </w:r>
            <w:r>
              <w:rPr>
                <w:rFonts w:asciiTheme="minorHAnsi" w:eastAsiaTheme="minorEastAsia" w:hAnsiTheme="minorHAnsi" w:cstheme="minorBidi"/>
                <w:noProof/>
                <w:sz w:val="22"/>
                <w:szCs w:val="22"/>
              </w:rPr>
              <w:tab/>
            </w:r>
            <w:r w:rsidRPr="00C578CF">
              <w:rPr>
                <w:rStyle w:val="Hyperlink"/>
                <w:noProof/>
              </w:rPr>
              <w:t>Static View</w:t>
            </w:r>
            <w:r>
              <w:rPr>
                <w:noProof/>
                <w:webHidden/>
              </w:rPr>
              <w:tab/>
            </w:r>
            <w:r>
              <w:rPr>
                <w:noProof/>
                <w:webHidden/>
              </w:rPr>
              <w:fldChar w:fldCharType="begin"/>
            </w:r>
            <w:r>
              <w:rPr>
                <w:noProof/>
                <w:webHidden/>
              </w:rPr>
              <w:instrText xml:space="preserve"> PAGEREF _Toc305323834 \h </w:instrText>
            </w:r>
            <w:r>
              <w:rPr>
                <w:noProof/>
                <w:webHidden/>
              </w:rPr>
            </w:r>
            <w:r>
              <w:rPr>
                <w:noProof/>
                <w:webHidden/>
              </w:rPr>
              <w:fldChar w:fldCharType="separate"/>
            </w:r>
            <w:r>
              <w:rPr>
                <w:noProof/>
                <w:webHidden/>
              </w:rPr>
              <w:t>62</w:t>
            </w:r>
            <w:r>
              <w:rPr>
                <w:noProof/>
                <w:webHidden/>
              </w:rPr>
              <w:fldChar w:fldCharType="end"/>
            </w:r>
          </w:hyperlink>
        </w:p>
        <w:p w:rsidR="00AD7757" w:rsidRDefault="00AD7757">
          <w:pPr>
            <w:pStyle w:val="TOC4"/>
            <w:tabs>
              <w:tab w:val="left" w:pos="1600"/>
              <w:tab w:val="right" w:leader="dot" w:pos="9771"/>
            </w:tabs>
            <w:rPr>
              <w:rFonts w:asciiTheme="minorHAnsi" w:eastAsiaTheme="minorEastAsia" w:hAnsiTheme="minorHAnsi" w:cstheme="minorBidi"/>
              <w:noProof/>
              <w:sz w:val="22"/>
              <w:szCs w:val="22"/>
            </w:rPr>
          </w:pPr>
          <w:hyperlink w:anchor="_Toc305323835" w:history="1">
            <w:r w:rsidRPr="00C578CF">
              <w:rPr>
                <w:rStyle w:val="Hyperlink"/>
                <w:noProof/>
              </w:rPr>
              <w:t>5.3.14.2</w:t>
            </w:r>
            <w:r>
              <w:rPr>
                <w:rFonts w:asciiTheme="minorHAnsi" w:eastAsiaTheme="minorEastAsia" w:hAnsiTheme="minorHAnsi" w:cstheme="minorBidi"/>
                <w:noProof/>
                <w:sz w:val="22"/>
                <w:szCs w:val="22"/>
              </w:rPr>
              <w:tab/>
            </w:r>
            <w:r w:rsidRPr="00C578CF">
              <w:rPr>
                <w:rStyle w:val="Hyperlink"/>
                <w:noProof/>
              </w:rPr>
              <w:t>Dynamic View</w:t>
            </w:r>
            <w:r>
              <w:rPr>
                <w:noProof/>
                <w:webHidden/>
              </w:rPr>
              <w:tab/>
            </w:r>
            <w:r>
              <w:rPr>
                <w:noProof/>
                <w:webHidden/>
              </w:rPr>
              <w:fldChar w:fldCharType="begin"/>
            </w:r>
            <w:r>
              <w:rPr>
                <w:noProof/>
                <w:webHidden/>
              </w:rPr>
              <w:instrText xml:space="preserve"> PAGEREF _Toc305323835 \h </w:instrText>
            </w:r>
            <w:r>
              <w:rPr>
                <w:noProof/>
                <w:webHidden/>
              </w:rPr>
            </w:r>
            <w:r>
              <w:rPr>
                <w:noProof/>
                <w:webHidden/>
              </w:rPr>
              <w:fldChar w:fldCharType="separate"/>
            </w:r>
            <w:r>
              <w:rPr>
                <w:noProof/>
                <w:webHidden/>
              </w:rPr>
              <w:t>62</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837" w:history="1">
            <w:r w:rsidRPr="00C578CF">
              <w:rPr>
                <w:rStyle w:val="Hyperlink"/>
                <w:noProof/>
              </w:rPr>
              <w:t>5.4</w:t>
            </w:r>
            <w:r>
              <w:rPr>
                <w:rFonts w:asciiTheme="minorHAnsi" w:eastAsiaTheme="minorEastAsia" w:hAnsiTheme="minorHAnsi" w:cstheme="minorBidi"/>
                <w:noProof/>
                <w:sz w:val="22"/>
                <w:szCs w:val="22"/>
              </w:rPr>
              <w:tab/>
            </w:r>
            <w:r w:rsidRPr="00C578CF">
              <w:rPr>
                <w:rStyle w:val="Hyperlink"/>
                <w:noProof/>
              </w:rPr>
              <w:t>Parameters</w:t>
            </w:r>
            <w:r>
              <w:rPr>
                <w:noProof/>
                <w:webHidden/>
              </w:rPr>
              <w:tab/>
            </w:r>
            <w:r>
              <w:rPr>
                <w:noProof/>
                <w:webHidden/>
              </w:rPr>
              <w:fldChar w:fldCharType="begin"/>
            </w:r>
            <w:r>
              <w:rPr>
                <w:noProof/>
                <w:webHidden/>
              </w:rPr>
              <w:instrText xml:space="preserve"> PAGEREF _Toc305323837 \h </w:instrText>
            </w:r>
            <w:r>
              <w:rPr>
                <w:noProof/>
                <w:webHidden/>
              </w:rPr>
            </w:r>
            <w:r>
              <w:rPr>
                <w:noProof/>
                <w:webHidden/>
              </w:rPr>
              <w:fldChar w:fldCharType="separate"/>
            </w:r>
            <w:r>
              <w:rPr>
                <w:noProof/>
                <w:webHidden/>
              </w:rPr>
              <w:t>64</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838" w:history="1">
            <w:r w:rsidRPr="00C578CF">
              <w:rPr>
                <w:rStyle w:val="Hyperlink"/>
                <w:noProof/>
              </w:rPr>
              <w:t>5.5</w:t>
            </w:r>
            <w:r>
              <w:rPr>
                <w:rFonts w:asciiTheme="minorHAnsi" w:eastAsiaTheme="minorEastAsia" w:hAnsiTheme="minorHAnsi" w:cstheme="minorBidi"/>
                <w:noProof/>
                <w:sz w:val="22"/>
                <w:szCs w:val="22"/>
              </w:rPr>
              <w:tab/>
            </w:r>
            <w:r w:rsidRPr="00C578CF">
              <w:rPr>
                <w:rStyle w:val="Hyperlink"/>
                <w:noProof/>
              </w:rPr>
              <w:t>Key manipulation</w:t>
            </w:r>
            <w:r>
              <w:rPr>
                <w:noProof/>
                <w:webHidden/>
              </w:rPr>
              <w:tab/>
            </w:r>
            <w:r>
              <w:rPr>
                <w:noProof/>
                <w:webHidden/>
              </w:rPr>
              <w:fldChar w:fldCharType="begin"/>
            </w:r>
            <w:r>
              <w:rPr>
                <w:noProof/>
                <w:webHidden/>
              </w:rPr>
              <w:instrText xml:space="preserve"> PAGEREF _Toc305323838 \h </w:instrText>
            </w:r>
            <w:r>
              <w:rPr>
                <w:noProof/>
                <w:webHidden/>
              </w:rPr>
            </w:r>
            <w:r>
              <w:rPr>
                <w:noProof/>
                <w:webHidden/>
              </w:rPr>
              <w:fldChar w:fldCharType="separate"/>
            </w:r>
            <w:r>
              <w:rPr>
                <w:noProof/>
                <w:webHidden/>
              </w:rPr>
              <w:t>64</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839" w:history="1">
            <w:r w:rsidRPr="00C578CF">
              <w:rPr>
                <w:rStyle w:val="Hyperlink"/>
                <w:noProof/>
                <w:lang w:eastAsia="en-GB"/>
              </w:rPr>
              <w:t>5.5.1</w:t>
            </w:r>
            <w:r>
              <w:rPr>
                <w:rFonts w:asciiTheme="minorHAnsi" w:eastAsiaTheme="minorEastAsia" w:hAnsiTheme="minorHAnsi" w:cstheme="minorBidi"/>
                <w:noProof/>
                <w:sz w:val="22"/>
                <w:szCs w:val="22"/>
              </w:rPr>
              <w:tab/>
            </w:r>
            <w:r w:rsidRPr="00C578CF">
              <w:rPr>
                <w:rStyle w:val="Hyperlink"/>
                <w:noProof/>
                <w:lang w:eastAsia="en-GB"/>
              </w:rPr>
              <w:t>Key representations:</w:t>
            </w:r>
            <w:r>
              <w:rPr>
                <w:noProof/>
                <w:webHidden/>
              </w:rPr>
              <w:tab/>
            </w:r>
            <w:r>
              <w:rPr>
                <w:noProof/>
                <w:webHidden/>
              </w:rPr>
              <w:fldChar w:fldCharType="begin"/>
            </w:r>
            <w:r>
              <w:rPr>
                <w:noProof/>
                <w:webHidden/>
              </w:rPr>
              <w:instrText xml:space="preserve"> PAGEREF _Toc305323839 \h </w:instrText>
            </w:r>
            <w:r>
              <w:rPr>
                <w:noProof/>
                <w:webHidden/>
              </w:rPr>
            </w:r>
            <w:r>
              <w:rPr>
                <w:noProof/>
                <w:webHidden/>
              </w:rPr>
              <w:fldChar w:fldCharType="separate"/>
            </w:r>
            <w:r>
              <w:rPr>
                <w:noProof/>
                <w:webHidden/>
              </w:rPr>
              <w:t>65</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840" w:history="1">
            <w:r w:rsidRPr="00C578CF">
              <w:rPr>
                <w:rStyle w:val="Hyperlink"/>
                <w:noProof/>
                <w:lang w:eastAsia="en-GB"/>
              </w:rPr>
              <w:t>5.5.2</w:t>
            </w:r>
            <w:r>
              <w:rPr>
                <w:rFonts w:asciiTheme="minorHAnsi" w:eastAsiaTheme="minorEastAsia" w:hAnsiTheme="minorHAnsi" w:cstheme="minorBidi"/>
                <w:noProof/>
                <w:sz w:val="22"/>
                <w:szCs w:val="22"/>
              </w:rPr>
              <w:tab/>
            </w:r>
            <w:r w:rsidRPr="00C578CF">
              <w:rPr>
                <w:rStyle w:val="Hyperlink"/>
                <w:noProof/>
                <w:lang w:eastAsia="en-GB"/>
              </w:rPr>
              <w:t>Key translation</w:t>
            </w:r>
            <w:r>
              <w:rPr>
                <w:noProof/>
                <w:webHidden/>
              </w:rPr>
              <w:tab/>
            </w:r>
            <w:r>
              <w:rPr>
                <w:noProof/>
                <w:webHidden/>
              </w:rPr>
              <w:fldChar w:fldCharType="begin"/>
            </w:r>
            <w:r>
              <w:rPr>
                <w:noProof/>
                <w:webHidden/>
              </w:rPr>
              <w:instrText xml:space="preserve"> PAGEREF _Toc305323840 \h </w:instrText>
            </w:r>
            <w:r>
              <w:rPr>
                <w:noProof/>
                <w:webHidden/>
              </w:rPr>
            </w:r>
            <w:r>
              <w:rPr>
                <w:noProof/>
                <w:webHidden/>
              </w:rPr>
              <w:fldChar w:fldCharType="separate"/>
            </w:r>
            <w:r>
              <w:rPr>
                <w:noProof/>
                <w:webHidden/>
              </w:rPr>
              <w:t>65</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841" w:history="1">
            <w:r w:rsidRPr="00C578CF">
              <w:rPr>
                <w:rStyle w:val="Hyperlink"/>
                <w:noProof/>
              </w:rPr>
              <w:t>5.5.3</w:t>
            </w:r>
            <w:r>
              <w:rPr>
                <w:rFonts w:asciiTheme="minorHAnsi" w:eastAsiaTheme="minorEastAsia" w:hAnsiTheme="minorHAnsi" w:cstheme="minorBidi"/>
                <w:noProof/>
                <w:sz w:val="22"/>
                <w:szCs w:val="22"/>
              </w:rPr>
              <w:tab/>
            </w:r>
            <w:r w:rsidRPr="00C578CF">
              <w:rPr>
                <w:rStyle w:val="Hyperlink"/>
                <w:noProof/>
              </w:rPr>
              <w:t>Key creation</w:t>
            </w:r>
            <w:r>
              <w:rPr>
                <w:noProof/>
                <w:webHidden/>
              </w:rPr>
              <w:tab/>
            </w:r>
            <w:r>
              <w:rPr>
                <w:noProof/>
                <w:webHidden/>
              </w:rPr>
              <w:fldChar w:fldCharType="begin"/>
            </w:r>
            <w:r>
              <w:rPr>
                <w:noProof/>
                <w:webHidden/>
              </w:rPr>
              <w:instrText xml:space="preserve"> PAGEREF _Toc305323841 \h </w:instrText>
            </w:r>
            <w:r>
              <w:rPr>
                <w:noProof/>
                <w:webHidden/>
              </w:rPr>
            </w:r>
            <w:r>
              <w:rPr>
                <w:noProof/>
                <w:webHidden/>
              </w:rPr>
              <w:fldChar w:fldCharType="separate"/>
            </w:r>
            <w:r>
              <w:rPr>
                <w:noProof/>
                <w:webHidden/>
              </w:rPr>
              <w:t>66</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842" w:history="1">
            <w:r w:rsidRPr="00C578CF">
              <w:rPr>
                <w:rStyle w:val="Hyperlink"/>
                <w:noProof/>
              </w:rPr>
              <w:t>5.5.4</w:t>
            </w:r>
            <w:r>
              <w:rPr>
                <w:rFonts w:asciiTheme="minorHAnsi" w:eastAsiaTheme="minorEastAsia" w:hAnsiTheme="minorHAnsi" w:cstheme="minorBidi"/>
                <w:noProof/>
                <w:sz w:val="22"/>
                <w:szCs w:val="22"/>
              </w:rPr>
              <w:tab/>
            </w:r>
            <w:r w:rsidRPr="00C578CF">
              <w:rPr>
                <w:rStyle w:val="Hyperlink"/>
                <w:noProof/>
              </w:rPr>
              <w:t>Key management</w:t>
            </w:r>
            <w:r>
              <w:rPr>
                <w:noProof/>
                <w:webHidden/>
              </w:rPr>
              <w:tab/>
            </w:r>
            <w:r>
              <w:rPr>
                <w:noProof/>
                <w:webHidden/>
              </w:rPr>
              <w:fldChar w:fldCharType="begin"/>
            </w:r>
            <w:r>
              <w:rPr>
                <w:noProof/>
                <w:webHidden/>
              </w:rPr>
              <w:instrText xml:space="preserve"> PAGEREF _Toc305323842 \h </w:instrText>
            </w:r>
            <w:r>
              <w:rPr>
                <w:noProof/>
                <w:webHidden/>
              </w:rPr>
            </w:r>
            <w:r>
              <w:rPr>
                <w:noProof/>
                <w:webHidden/>
              </w:rPr>
              <w:fldChar w:fldCharType="separate"/>
            </w:r>
            <w:r>
              <w:rPr>
                <w:noProof/>
                <w:webHidden/>
              </w:rPr>
              <w:t>67</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843" w:history="1">
            <w:r w:rsidRPr="00C578CF">
              <w:rPr>
                <w:rStyle w:val="Hyperlink"/>
                <w:noProof/>
              </w:rPr>
              <w:t>5.6</w:t>
            </w:r>
            <w:r>
              <w:rPr>
                <w:rFonts w:asciiTheme="minorHAnsi" w:eastAsiaTheme="minorEastAsia" w:hAnsiTheme="minorHAnsi" w:cstheme="minorBidi"/>
                <w:noProof/>
                <w:sz w:val="22"/>
                <w:szCs w:val="22"/>
              </w:rPr>
              <w:tab/>
            </w:r>
            <w:r w:rsidRPr="00C578CF">
              <w:rPr>
                <w:rStyle w:val="Hyperlink"/>
                <w:noProof/>
              </w:rPr>
              <w:t>Implementation of concrete classes</w:t>
            </w:r>
            <w:r>
              <w:rPr>
                <w:noProof/>
                <w:webHidden/>
              </w:rPr>
              <w:tab/>
            </w:r>
            <w:r>
              <w:rPr>
                <w:noProof/>
                <w:webHidden/>
              </w:rPr>
              <w:fldChar w:fldCharType="begin"/>
            </w:r>
            <w:r>
              <w:rPr>
                <w:noProof/>
                <w:webHidden/>
              </w:rPr>
              <w:instrText xml:space="preserve"> PAGEREF _Toc305323843 \h </w:instrText>
            </w:r>
            <w:r>
              <w:rPr>
                <w:noProof/>
                <w:webHidden/>
              </w:rPr>
            </w:r>
            <w:r>
              <w:rPr>
                <w:noProof/>
                <w:webHidden/>
              </w:rPr>
              <w:fldChar w:fldCharType="separate"/>
            </w:r>
            <w:r>
              <w:rPr>
                <w:noProof/>
                <w:webHidden/>
              </w:rPr>
              <w:t>68</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844" w:history="1">
            <w:r w:rsidRPr="00C578CF">
              <w:rPr>
                <w:rStyle w:val="Hyperlink"/>
                <w:noProof/>
              </w:rPr>
              <w:t>5.6.1</w:t>
            </w:r>
            <w:r>
              <w:rPr>
                <w:rFonts w:asciiTheme="minorHAnsi" w:eastAsiaTheme="minorEastAsia" w:hAnsiTheme="minorHAnsi" w:cstheme="minorBidi"/>
                <w:noProof/>
                <w:sz w:val="22"/>
                <w:szCs w:val="22"/>
              </w:rPr>
              <w:tab/>
            </w:r>
            <w:r w:rsidRPr="00C578CF">
              <w:rPr>
                <w:rStyle w:val="Hyperlink"/>
                <w:noProof/>
              </w:rPr>
              <w:t>Wrapper for Hash functions in BC</w:t>
            </w:r>
            <w:r>
              <w:rPr>
                <w:noProof/>
                <w:webHidden/>
              </w:rPr>
              <w:tab/>
            </w:r>
            <w:r>
              <w:rPr>
                <w:noProof/>
                <w:webHidden/>
              </w:rPr>
              <w:fldChar w:fldCharType="begin"/>
            </w:r>
            <w:r>
              <w:rPr>
                <w:noProof/>
                <w:webHidden/>
              </w:rPr>
              <w:instrText xml:space="preserve"> PAGEREF _Toc305323844 \h </w:instrText>
            </w:r>
            <w:r>
              <w:rPr>
                <w:noProof/>
                <w:webHidden/>
              </w:rPr>
            </w:r>
            <w:r>
              <w:rPr>
                <w:noProof/>
                <w:webHidden/>
              </w:rPr>
              <w:fldChar w:fldCharType="separate"/>
            </w:r>
            <w:r>
              <w:rPr>
                <w:noProof/>
                <w:webHidden/>
              </w:rPr>
              <w:t>70</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845" w:history="1">
            <w:r w:rsidRPr="00C578CF">
              <w:rPr>
                <w:rStyle w:val="Hyperlink"/>
                <w:noProof/>
              </w:rPr>
              <w:t>5.6.2</w:t>
            </w:r>
            <w:r>
              <w:rPr>
                <w:rFonts w:asciiTheme="minorHAnsi" w:eastAsiaTheme="minorEastAsia" w:hAnsiTheme="minorHAnsi" w:cstheme="minorBidi"/>
                <w:noProof/>
                <w:sz w:val="22"/>
                <w:szCs w:val="22"/>
              </w:rPr>
              <w:tab/>
            </w:r>
            <w:r w:rsidRPr="00C578CF">
              <w:rPr>
                <w:rStyle w:val="Hyperlink"/>
                <w:noProof/>
              </w:rPr>
              <w:t>Wrapper for Hash functions in Crypto++</w:t>
            </w:r>
            <w:r>
              <w:rPr>
                <w:noProof/>
                <w:webHidden/>
              </w:rPr>
              <w:tab/>
            </w:r>
            <w:r>
              <w:rPr>
                <w:noProof/>
                <w:webHidden/>
              </w:rPr>
              <w:fldChar w:fldCharType="begin"/>
            </w:r>
            <w:r>
              <w:rPr>
                <w:noProof/>
                <w:webHidden/>
              </w:rPr>
              <w:instrText xml:space="preserve"> PAGEREF _Toc305323845 \h </w:instrText>
            </w:r>
            <w:r>
              <w:rPr>
                <w:noProof/>
                <w:webHidden/>
              </w:rPr>
            </w:r>
            <w:r>
              <w:rPr>
                <w:noProof/>
                <w:webHidden/>
              </w:rPr>
              <w:fldChar w:fldCharType="separate"/>
            </w:r>
            <w:r>
              <w:rPr>
                <w:noProof/>
                <w:webHidden/>
              </w:rPr>
              <w:t>71</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846" w:history="1">
            <w:r w:rsidRPr="00C578CF">
              <w:rPr>
                <w:rStyle w:val="Hyperlink"/>
                <w:noProof/>
              </w:rPr>
              <w:t>5.6.3</w:t>
            </w:r>
            <w:r>
              <w:rPr>
                <w:rFonts w:asciiTheme="minorHAnsi" w:eastAsiaTheme="minorEastAsia" w:hAnsiTheme="minorHAnsi" w:cstheme="minorBidi"/>
                <w:noProof/>
                <w:sz w:val="22"/>
                <w:szCs w:val="22"/>
              </w:rPr>
              <w:tab/>
            </w:r>
            <w:r w:rsidRPr="00C578CF">
              <w:rPr>
                <w:rStyle w:val="Hyperlink"/>
                <w:noProof/>
              </w:rPr>
              <w:t>Wrapper for PRP in BC</w:t>
            </w:r>
            <w:r>
              <w:rPr>
                <w:noProof/>
                <w:webHidden/>
              </w:rPr>
              <w:tab/>
            </w:r>
            <w:r>
              <w:rPr>
                <w:noProof/>
                <w:webHidden/>
              </w:rPr>
              <w:fldChar w:fldCharType="begin"/>
            </w:r>
            <w:r>
              <w:rPr>
                <w:noProof/>
                <w:webHidden/>
              </w:rPr>
              <w:instrText xml:space="preserve"> PAGEREF _Toc305323846 \h </w:instrText>
            </w:r>
            <w:r>
              <w:rPr>
                <w:noProof/>
                <w:webHidden/>
              </w:rPr>
            </w:r>
            <w:r>
              <w:rPr>
                <w:noProof/>
                <w:webHidden/>
              </w:rPr>
              <w:fldChar w:fldCharType="separate"/>
            </w:r>
            <w:r>
              <w:rPr>
                <w:noProof/>
                <w:webHidden/>
              </w:rPr>
              <w:t>71</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847" w:history="1">
            <w:r w:rsidRPr="00C578CF">
              <w:rPr>
                <w:rStyle w:val="Hyperlink"/>
                <w:noProof/>
              </w:rPr>
              <w:t>5.6.4</w:t>
            </w:r>
            <w:r>
              <w:rPr>
                <w:rFonts w:asciiTheme="minorHAnsi" w:eastAsiaTheme="minorEastAsia" w:hAnsiTheme="minorHAnsi" w:cstheme="minorBidi"/>
                <w:noProof/>
                <w:sz w:val="22"/>
                <w:szCs w:val="22"/>
              </w:rPr>
              <w:tab/>
            </w:r>
            <w:r w:rsidRPr="00C578CF">
              <w:rPr>
                <w:rStyle w:val="Hyperlink"/>
                <w:noProof/>
              </w:rPr>
              <w:t>Wrapper for HMAC in BC</w:t>
            </w:r>
            <w:r>
              <w:rPr>
                <w:noProof/>
                <w:webHidden/>
              </w:rPr>
              <w:tab/>
            </w:r>
            <w:r>
              <w:rPr>
                <w:noProof/>
                <w:webHidden/>
              </w:rPr>
              <w:fldChar w:fldCharType="begin"/>
            </w:r>
            <w:r>
              <w:rPr>
                <w:noProof/>
                <w:webHidden/>
              </w:rPr>
              <w:instrText xml:space="preserve"> PAGEREF _Toc305323847 \h </w:instrText>
            </w:r>
            <w:r>
              <w:rPr>
                <w:noProof/>
                <w:webHidden/>
              </w:rPr>
            </w:r>
            <w:r>
              <w:rPr>
                <w:noProof/>
                <w:webHidden/>
              </w:rPr>
              <w:fldChar w:fldCharType="separate"/>
            </w:r>
            <w:r>
              <w:rPr>
                <w:noProof/>
                <w:webHidden/>
              </w:rPr>
              <w:t>72</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848" w:history="1">
            <w:r w:rsidRPr="00C578CF">
              <w:rPr>
                <w:rStyle w:val="Hyperlink"/>
                <w:noProof/>
              </w:rPr>
              <w:t>5.6.5</w:t>
            </w:r>
            <w:r>
              <w:rPr>
                <w:rFonts w:asciiTheme="minorHAnsi" w:eastAsiaTheme="minorEastAsia" w:hAnsiTheme="minorHAnsi" w:cstheme="minorBidi"/>
                <w:noProof/>
                <w:sz w:val="22"/>
                <w:szCs w:val="22"/>
              </w:rPr>
              <w:tab/>
            </w:r>
            <w:r w:rsidRPr="00C578CF">
              <w:rPr>
                <w:rStyle w:val="Hyperlink"/>
                <w:noProof/>
              </w:rPr>
              <w:t>Wrapper for Pseudorandom Generator in BC</w:t>
            </w:r>
            <w:r>
              <w:rPr>
                <w:noProof/>
                <w:webHidden/>
              </w:rPr>
              <w:tab/>
            </w:r>
            <w:r>
              <w:rPr>
                <w:noProof/>
                <w:webHidden/>
              </w:rPr>
              <w:fldChar w:fldCharType="begin"/>
            </w:r>
            <w:r>
              <w:rPr>
                <w:noProof/>
                <w:webHidden/>
              </w:rPr>
              <w:instrText xml:space="preserve"> PAGEREF _Toc305323848 \h </w:instrText>
            </w:r>
            <w:r>
              <w:rPr>
                <w:noProof/>
                <w:webHidden/>
              </w:rPr>
            </w:r>
            <w:r>
              <w:rPr>
                <w:noProof/>
                <w:webHidden/>
              </w:rPr>
              <w:fldChar w:fldCharType="separate"/>
            </w:r>
            <w:r>
              <w:rPr>
                <w:noProof/>
                <w:webHidden/>
              </w:rPr>
              <w:t>74</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849" w:history="1">
            <w:r w:rsidRPr="00C578CF">
              <w:rPr>
                <w:rStyle w:val="Hyperlink"/>
                <w:noProof/>
              </w:rPr>
              <w:t>5.6.6</w:t>
            </w:r>
            <w:r>
              <w:rPr>
                <w:rFonts w:asciiTheme="minorHAnsi" w:eastAsiaTheme="minorEastAsia" w:hAnsiTheme="minorHAnsi" w:cstheme="minorBidi"/>
                <w:noProof/>
                <w:sz w:val="22"/>
                <w:szCs w:val="22"/>
              </w:rPr>
              <w:tab/>
            </w:r>
            <w:r w:rsidRPr="00C578CF">
              <w:rPr>
                <w:rStyle w:val="Hyperlink"/>
                <w:noProof/>
              </w:rPr>
              <w:t>Wrapper for Trapdoor Permutation (Rabin, RSA) in Crypto++</w:t>
            </w:r>
            <w:r>
              <w:rPr>
                <w:noProof/>
                <w:webHidden/>
              </w:rPr>
              <w:tab/>
            </w:r>
            <w:r>
              <w:rPr>
                <w:noProof/>
                <w:webHidden/>
              </w:rPr>
              <w:fldChar w:fldCharType="begin"/>
            </w:r>
            <w:r>
              <w:rPr>
                <w:noProof/>
                <w:webHidden/>
              </w:rPr>
              <w:instrText xml:space="preserve"> PAGEREF _Toc305323849 \h </w:instrText>
            </w:r>
            <w:r>
              <w:rPr>
                <w:noProof/>
                <w:webHidden/>
              </w:rPr>
            </w:r>
            <w:r>
              <w:rPr>
                <w:noProof/>
                <w:webHidden/>
              </w:rPr>
              <w:fldChar w:fldCharType="separate"/>
            </w:r>
            <w:r>
              <w:rPr>
                <w:noProof/>
                <w:webHidden/>
              </w:rPr>
              <w:t>75</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853" w:history="1">
            <w:r w:rsidRPr="00C578CF">
              <w:rPr>
                <w:rStyle w:val="Hyperlink"/>
                <w:noProof/>
              </w:rPr>
              <w:t>5.7</w:t>
            </w:r>
            <w:r>
              <w:rPr>
                <w:rFonts w:asciiTheme="minorHAnsi" w:eastAsiaTheme="minorEastAsia" w:hAnsiTheme="minorHAnsi" w:cstheme="minorBidi"/>
                <w:noProof/>
                <w:sz w:val="22"/>
                <w:szCs w:val="22"/>
              </w:rPr>
              <w:tab/>
            </w:r>
            <w:r w:rsidRPr="00C578CF">
              <w:rPr>
                <w:rStyle w:val="Hyperlink"/>
                <w:noProof/>
              </w:rPr>
              <w:t>Creation of SCAPI objects</w:t>
            </w:r>
            <w:r>
              <w:rPr>
                <w:noProof/>
                <w:webHidden/>
              </w:rPr>
              <w:tab/>
            </w:r>
            <w:r>
              <w:rPr>
                <w:noProof/>
                <w:webHidden/>
              </w:rPr>
              <w:fldChar w:fldCharType="begin"/>
            </w:r>
            <w:r>
              <w:rPr>
                <w:noProof/>
                <w:webHidden/>
              </w:rPr>
              <w:instrText xml:space="preserve"> PAGEREF _Toc305323853 \h </w:instrText>
            </w:r>
            <w:r>
              <w:rPr>
                <w:noProof/>
                <w:webHidden/>
              </w:rPr>
            </w:r>
            <w:r>
              <w:rPr>
                <w:noProof/>
                <w:webHidden/>
              </w:rPr>
              <w:fldChar w:fldCharType="separate"/>
            </w:r>
            <w:r>
              <w:rPr>
                <w:noProof/>
                <w:webHidden/>
              </w:rPr>
              <w:t>76</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855" w:history="1">
            <w:r w:rsidRPr="00C578CF">
              <w:rPr>
                <w:rStyle w:val="Hyperlink"/>
                <w:noProof/>
              </w:rPr>
              <w:t>5.7.1</w:t>
            </w:r>
            <w:r>
              <w:rPr>
                <w:rFonts w:asciiTheme="minorHAnsi" w:eastAsiaTheme="minorEastAsia" w:hAnsiTheme="minorHAnsi" w:cstheme="minorBidi"/>
                <w:noProof/>
                <w:sz w:val="22"/>
                <w:szCs w:val="22"/>
              </w:rPr>
              <w:tab/>
            </w:r>
            <w:r w:rsidRPr="00C578CF">
              <w:rPr>
                <w:rStyle w:val="Hyperlink"/>
                <w:noProof/>
              </w:rPr>
              <w:t>Goals</w:t>
            </w:r>
            <w:r>
              <w:rPr>
                <w:noProof/>
                <w:webHidden/>
              </w:rPr>
              <w:tab/>
            </w:r>
            <w:r>
              <w:rPr>
                <w:noProof/>
                <w:webHidden/>
              </w:rPr>
              <w:fldChar w:fldCharType="begin"/>
            </w:r>
            <w:r>
              <w:rPr>
                <w:noProof/>
                <w:webHidden/>
              </w:rPr>
              <w:instrText xml:space="preserve"> PAGEREF _Toc305323855 \h </w:instrText>
            </w:r>
            <w:r>
              <w:rPr>
                <w:noProof/>
                <w:webHidden/>
              </w:rPr>
            </w:r>
            <w:r>
              <w:rPr>
                <w:noProof/>
                <w:webHidden/>
              </w:rPr>
              <w:fldChar w:fldCharType="separate"/>
            </w:r>
            <w:r>
              <w:rPr>
                <w:noProof/>
                <w:webHidden/>
              </w:rPr>
              <w:t>76</w:t>
            </w:r>
            <w:r>
              <w:rPr>
                <w:noProof/>
                <w:webHidden/>
              </w:rPr>
              <w:fldChar w:fldCharType="end"/>
            </w:r>
          </w:hyperlink>
        </w:p>
        <w:p w:rsidR="00AD7757" w:rsidRDefault="00AD7757">
          <w:pPr>
            <w:pStyle w:val="TOC4"/>
            <w:tabs>
              <w:tab w:val="right" w:leader="dot" w:pos="9771"/>
            </w:tabs>
            <w:rPr>
              <w:rFonts w:asciiTheme="minorHAnsi" w:eastAsiaTheme="minorEastAsia" w:hAnsiTheme="minorHAnsi" w:cstheme="minorBidi"/>
              <w:noProof/>
              <w:sz w:val="22"/>
              <w:szCs w:val="22"/>
            </w:rPr>
          </w:pPr>
          <w:hyperlink w:anchor="_Toc305323856" w:history="1">
            <w:r w:rsidRPr="00C578CF">
              <w:rPr>
                <w:rStyle w:val="Hyperlink"/>
                <w:noProof/>
              </w:rPr>
              <w:t xml:space="preserve">5.7.1.1 </w:t>
            </w:r>
            <w:r w:rsidRPr="00C578CF">
              <w:rPr>
                <w:rStyle w:val="Hyperlink"/>
                <w:noProof/>
                <w:lang w:eastAsia="en-GB"/>
              </w:rPr>
              <w:t>External Users</w:t>
            </w:r>
            <w:r>
              <w:rPr>
                <w:noProof/>
                <w:webHidden/>
              </w:rPr>
              <w:tab/>
            </w:r>
            <w:r>
              <w:rPr>
                <w:noProof/>
                <w:webHidden/>
              </w:rPr>
              <w:fldChar w:fldCharType="begin"/>
            </w:r>
            <w:r>
              <w:rPr>
                <w:noProof/>
                <w:webHidden/>
              </w:rPr>
              <w:instrText xml:space="preserve"> PAGEREF _Toc305323856 \h </w:instrText>
            </w:r>
            <w:r>
              <w:rPr>
                <w:noProof/>
                <w:webHidden/>
              </w:rPr>
            </w:r>
            <w:r>
              <w:rPr>
                <w:noProof/>
                <w:webHidden/>
              </w:rPr>
              <w:fldChar w:fldCharType="separate"/>
            </w:r>
            <w:r>
              <w:rPr>
                <w:noProof/>
                <w:webHidden/>
              </w:rPr>
              <w:t>76</w:t>
            </w:r>
            <w:r>
              <w:rPr>
                <w:noProof/>
                <w:webHidden/>
              </w:rPr>
              <w:fldChar w:fldCharType="end"/>
            </w:r>
          </w:hyperlink>
        </w:p>
        <w:p w:rsidR="00AD7757" w:rsidRDefault="00AD7757">
          <w:pPr>
            <w:pStyle w:val="TOC4"/>
            <w:tabs>
              <w:tab w:val="right" w:leader="dot" w:pos="9771"/>
            </w:tabs>
            <w:rPr>
              <w:rFonts w:asciiTheme="minorHAnsi" w:eastAsiaTheme="minorEastAsia" w:hAnsiTheme="minorHAnsi" w:cstheme="minorBidi"/>
              <w:noProof/>
              <w:sz w:val="22"/>
              <w:szCs w:val="22"/>
            </w:rPr>
          </w:pPr>
          <w:hyperlink w:anchor="_Toc305323857" w:history="1">
            <w:r w:rsidRPr="00C578CF">
              <w:rPr>
                <w:rStyle w:val="Hyperlink"/>
                <w:noProof/>
              </w:rPr>
              <w:t xml:space="preserve">5.7.1.2 </w:t>
            </w:r>
            <w:r w:rsidRPr="00C578CF">
              <w:rPr>
                <w:rStyle w:val="Hyperlink"/>
                <w:noProof/>
                <w:lang w:eastAsia="en-GB"/>
              </w:rPr>
              <w:t>Internal Users</w:t>
            </w:r>
            <w:r>
              <w:rPr>
                <w:noProof/>
                <w:webHidden/>
              </w:rPr>
              <w:tab/>
            </w:r>
            <w:r>
              <w:rPr>
                <w:noProof/>
                <w:webHidden/>
              </w:rPr>
              <w:fldChar w:fldCharType="begin"/>
            </w:r>
            <w:r>
              <w:rPr>
                <w:noProof/>
                <w:webHidden/>
              </w:rPr>
              <w:instrText xml:space="preserve"> PAGEREF _Toc305323857 \h </w:instrText>
            </w:r>
            <w:r>
              <w:rPr>
                <w:noProof/>
                <w:webHidden/>
              </w:rPr>
            </w:r>
            <w:r>
              <w:rPr>
                <w:noProof/>
                <w:webHidden/>
              </w:rPr>
              <w:fldChar w:fldCharType="separate"/>
            </w:r>
            <w:r>
              <w:rPr>
                <w:noProof/>
                <w:webHidden/>
              </w:rPr>
              <w:t>76</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858" w:history="1">
            <w:r w:rsidRPr="00C578CF">
              <w:rPr>
                <w:rStyle w:val="Hyperlink"/>
                <w:noProof/>
              </w:rPr>
              <w:t>5.7.2</w:t>
            </w:r>
            <w:r>
              <w:rPr>
                <w:rFonts w:asciiTheme="minorHAnsi" w:eastAsiaTheme="minorEastAsia" w:hAnsiTheme="minorHAnsi" w:cstheme="minorBidi"/>
                <w:noProof/>
                <w:sz w:val="22"/>
                <w:szCs w:val="22"/>
              </w:rPr>
              <w:tab/>
            </w:r>
            <w:r w:rsidRPr="00C578CF">
              <w:rPr>
                <w:rStyle w:val="Hyperlink"/>
                <w:noProof/>
              </w:rPr>
              <w:t>Solution</w:t>
            </w:r>
            <w:r>
              <w:rPr>
                <w:noProof/>
                <w:webHidden/>
              </w:rPr>
              <w:tab/>
            </w:r>
            <w:r>
              <w:rPr>
                <w:noProof/>
                <w:webHidden/>
              </w:rPr>
              <w:fldChar w:fldCharType="begin"/>
            </w:r>
            <w:r>
              <w:rPr>
                <w:noProof/>
                <w:webHidden/>
              </w:rPr>
              <w:instrText xml:space="preserve"> PAGEREF _Toc305323858 \h </w:instrText>
            </w:r>
            <w:r>
              <w:rPr>
                <w:noProof/>
                <w:webHidden/>
              </w:rPr>
            </w:r>
            <w:r>
              <w:rPr>
                <w:noProof/>
                <w:webHidden/>
              </w:rPr>
              <w:fldChar w:fldCharType="separate"/>
            </w:r>
            <w:r>
              <w:rPr>
                <w:noProof/>
                <w:webHidden/>
              </w:rPr>
              <w:t>76</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859" w:history="1">
            <w:r w:rsidRPr="00C578CF">
              <w:rPr>
                <w:rStyle w:val="Hyperlink"/>
                <w:noProof/>
              </w:rPr>
              <w:t>5.7.3</w:t>
            </w:r>
            <w:r>
              <w:rPr>
                <w:rFonts w:asciiTheme="minorHAnsi" w:eastAsiaTheme="minorEastAsia" w:hAnsiTheme="minorHAnsi" w:cstheme="minorBidi"/>
                <w:noProof/>
                <w:sz w:val="22"/>
                <w:szCs w:val="22"/>
              </w:rPr>
              <w:tab/>
            </w:r>
            <w:r w:rsidRPr="00C578CF">
              <w:rPr>
                <w:rStyle w:val="Hyperlink"/>
                <w:noProof/>
              </w:rPr>
              <w:t>Static view</w:t>
            </w:r>
            <w:r>
              <w:rPr>
                <w:noProof/>
                <w:webHidden/>
              </w:rPr>
              <w:tab/>
            </w:r>
            <w:r>
              <w:rPr>
                <w:noProof/>
                <w:webHidden/>
              </w:rPr>
              <w:fldChar w:fldCharType="begin"/>
            </w:r>
            <w:r>
              <w:rPr>
                <w:noProof/>
                <w:webHidden/>
              </w:rPr>
              <w:instrText xml:space="preserve"> PAGEREF _Toc305323859 \h </w:instrText>
            </w:r>
            <w:r>
              <w:rPr>
                <w:noProof/>
                <w:webHidden/>
              </w:rPr>
            </w:r>
            <w:r>
              <w:rPr>
                <w:noProof/>
                <w:webHidden/>
              </w:rPr>
              <w:fldChar w:fldCharType="separate"/>
            </w:r>
            <w:r>
              <w:rPr>
                <w:noProof/>
                <w:webHidden/>
              </w:rPr>
              <w:t>78</w:t>
            </w:r>
            <w:r>
              <w:rPr>
                <w:noProof/>
                <w:webHidden/>
              </w:rPr>
              <w:fldChar w:fldCharType="end"/>
            </w:r>
          </w:hyperlink>
        </w:p>
        <w:p w:rsidR="00AD7757" w:rsidRDefault="00AD7757">
          <w:pPr>
            <w:pStyle w:val="TOC4"/>
            <w:tabs>
              <w:tab w:val="right" w:leader="dot" w:pos="9771"/>
            </w:tabs>
            <w:rPr>
              <w:rFonts w:asciiTheme="minorHAnsi" w:eastAsiaTheme="minorEastAsia" w:hAnsiTheme="minorHAnsi" w:cstheme="minorBidi"/>
              <w:noProof/>
              <w:sz w:val="22"/>
              <w:szCs w:val="22"/>
            </w:rPr>
          </w:pPr>
          <w:hyperlink w:anchor="_Toc305323860" w:history="1">
            <w:r w:rsidRPr="00C578CF">
              <w:rPr>
                <w:rStyle w:val="Hyperlink"/>
                <w:noProof/>
              </w:rPr>
              <w:t>5.7.3.1 Classes</w:t>
            </w:r>
            <w:r>
              <w:rPr>
                <w:noProof/>
                <w:webHidden/>
              </w:rPr>
              <w:tab/>
            </w:r>
            <w:r>
              <w:rPr>
                <w:noProof/>
                <w:webHidden/>
              </w:rPr>
              <w:fldChar w:fldCharType="begin"/>
            </w:r>
            <w:r>
              <w:rPr>
                <w:noProof/>
                <w:webHidden/>
              </w:rPr>
              <w:instrText xml:space="preserve"> PAGEREF _Toc305323860 \h </w:instrText>
            </w:r>
            <w:r>
              <w:rPr>
                <w:noProof/>
                <w:webHidden/>
              </w:rPr>
            </w:r>
            <w:r>
              <w:rPr>
                <w:noProof/>
                <w:webHidden/>
              </w:rPr>
              <w:fldChar w:fldCharType="separate"/>
            </w:r>
            <w:r>
              <w:rPr>
                <w:noProof/>
                <w:webHidden/>
              </w:rPr>
              <w:t>78</w:t>
            </w:r>
            <w:r>
              <w:rPr>
                <w:noProof/>
                <w:webHidden/>
              </w:rPr>
              <w:fldChar w:fldCharType="end"/>
            </w:r>
          </w:hyperlink>
        </w:p>
        <w:p w:rsidR="00AD7757" w:rsidRDefault="00AD7757">
          <w:pPr>
            <w:pStyle w:val="TOC4"/>
            <w:tabs>
              <w:tab w:val="right" w:leader="dot" w:pos="9771"/>
            </w:tabs>
            <w:rPr>
              <w:rFonts w:asciiTheme="minorHAnsi" w:eastAsiaTheme="minorEastAsia" w:hAnsiTheme="minorHAnsi" w:cstheme="minorBidi"/>
              <w:noProof/>
              <w:sz w:val="22"/>
              <w:szCs w:val="22"/>
            </w:rPr>
          </w:pPr>
          <w:hyperlink w:anchor="_Toc305323871" w:history="1">
            <w:r w:rsidRPr="00C578CF">
              <w:rPr>
                <w:rStyle w:val="Hyperlink"/>
                <w:noProof/>
              </w:rPr>
              <w:t>5.7.3.2 Data</w:t>
            </w:r>
            <w:r>
              <w:rPr>
                <w:noProof/>
                <w:webHidden/>
              </w:rPr>
              <w:tab/>
            </w:r>
            <w:r>
              <w:rPr>
                <w:noProof/>
                <w:webHidden/>
              </w:rPr>
              <w:fldChar w:fldCharType="begin"/>
            </w:r>
            <w:r>
              <w:rPr>
                <w:noProof/>
                <w:webHidden/>
              </w:rPr>
              <w:instrText xml:space="preserve"> PAGEREF _Toc305323871 \h </w:instrText>
            </w:r>
            <w:r>
              <w:rPr>
                <w:noProof/>
                <w:webHidden/>
              </w:rPr>
            </w:r>
            <w:r>
              <w:rPr>
                <w:noProof/>
                <w:webHidden/>
              </w:rPr>
              <w:fldChar w:fldCharType="separate"/>
            </w:r>
            <w:r>
              <w:rPr>
                <w:noProof/>
                <w:webHidden/>
              </w:rPr>
              <w:t>79</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872" w:history="1">
            <w:r w:rsidRPr="00C578CF">
              <w:rPr>
                <w:rStyle w:val="Hyperlink"/>
                <w:noProof/>
              </w:rPr>
              <w:t>5.7.4</w:t>
            </w:r>
            <w:r>
              <w:rPr>
                <w:rFonts w:asciiTheme="minorHAnsi" w:eastAsiaTheme="minorEastAsia" w:hAnsiTheme="minorHAnsi" w:cstheme="minorBidi"/>
                <w:noProof/>
                <w:sz w:val="22"/>
                <w:szCs w:val="22"/>
              </w:rPr>
              <w:tab/>
            </w:r>
            <w:r w:rsidRPr="00C578CF">
              <w:rPr>
                <w:rStyle w:val="Hyperlink"/>
                <w:noProof/>
              </w:rPr>
              <w:t>Dynamic view</w:t>
            </w:r>
            <w:r>
              <w:rPr>
                <w:noProof/>
                <w:webHidden/>
              </w:rPr>
              <w:tab/>
            </w:r>
            <w:r>
              <w:rPr>
                <w:noProof/>
                <w:webHidden/>
              </w:rPr>
              <w:fldChar w:fldCharType="begin"/>
            </w:r>
            <w:r>
              <w:rPr>
                <w:noProof/>
                <w:webHidden/>
              </w:rPr>
              <w:instrText xml:space="preserve"> PAGEREF _Toc305323872 \h </w:instrText>
            </w:r>
            <w:r>
              <w:rPr>
                <w:noProof/>
                <w:webHidden/>
              </w:rPr>
            </w:r>
            <w:r>
              <w:rPr>
                <w:noProof/>
                <w:webHidden/>
              </w:rPr>
              <w:fldChar w:fldCharType="separate"/>
            </w:r>
            <w:r>
              <w:rPr>
                <w:noProof/>
                <w:webHidden/>
              </w:rPr>
              <w:t>80</w:t>
            </w:r>
            <w:r>
              <w:rPr>
                <w:noProof/>
                <w:webHidden/>
              </w:rPr>
              <w:fldChar w:fldCharType="end"/>
            </w:r>
          </w:hyperlink>
        </w:p>
        <w:p w:rsidR="00AD7757" w:rsidRDefault="00AD7757">
          <w:pPr>
            <w:pStyle w:val="TOC3"/>
            <w:tabs>
              <w:tab w:val="left" w:pos="1200"/>
              <w:tab w:val="right" w:leader="dot" w:pos="9771"/>
            </w:tabs>
            <w:rPr>
              <w:rFonts w:asciiTheme="minorHAnsi" w:eastAsiaTheme="minorEastAsia" w:hAnsiTheme="minorHAnsi" w:cstheme="minorBidi"/>
              <w:noProof/>
              <w:sz w:val="22"/>
              <w:szCs w:val="22"/>
            </w:rPr>
          </w:pPr>
          <w:hyperlink w:anchor="_Toc305323873" w:history="1">
            <w:r w:rsidRPr="00C578CF">
              <w:rPr>
                <w:rStyle w:val="Hyperlink"/>
                <w:noProof/>
              </w:rPr>
              <w:t>5.7.5</w:t>
            </w:r>
            <w:r>
              <w:rPr>
                <w:rFonts w:asciiTheme="minorHAnsi" w:eastAsiaTheme="minorEastAsia" w:hAnsiTheme="minorHAnsi" w:cstheme="minorBidi"/>
                <w:noProof/>
                <w:sz w:val="22"/>
                <w:szCs w:val="22"/>
              </w:rPr>
              <w:tab/>
            </w:r>
            <w:r w:rsidRPr="00C578CF">
              <w:rPr>
                <w:rStyle w:val="Hyperlink"/>
                <w:noProof/>
              </w:rPr>
              <w:t>Usage</w:t>
            </w:r>
            <w:r>
              <w:rPr>
                <w:noProof/>
                <w:webHidden/>
              </w:rPr>
              <w:tab/>
            </w:r>
            <w:r>
              <w:rPr>
                <w:noProof/>
                <w:webHidden/>
              </w:rPr>
              <w:fldChar w:fldCharType="begin"/>
            </w:r>
            <w:r>
              <w:rPr>
                <w:noProof/>
                <w:webHidden/>
              </w:rPr>
              <w:instrText xml:space="preserve"> PAGEREF _Toc305323873 \h </w:instrText>
            </w:r>
            <w:r>
              <w:rPr>
                <w:noProof/>
                <w:webHidden/>
              </w:rPr>
            </w:r>
            <w:r>
              <w:rPr>
                <w:noProof/>
                <w:webHidden/>
              </w:rPr>
              <w:fldChar w:fldCharType="separate"/>
            </w:r>
            <w:r>
              <w:rPr>
                <w:noProof/>
                <w:webHidden/>
              </w:rPr>
              <w:t>84</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876" w:history="1">
            <w:r w:rsidRPr="00C578CF">
              <w:rPr>
                <w:rStyle w:val="Hyperlink"/>
                <w:noProof/>
              </w:rPr>
              <w:t>5.8</w:t>
            </w:r>
            <w:r>
              <w:rPr>
                <w:rFonts w:asciiTheme="minorHAnsi" w:eastAsiaTheme="minorEastAsia" w:hAnsiTheme="minorHAnsi" w:cstheme="minorBidi"/>
                <w:noProof/>
                <w:sz w:val="22"/>
                <w:szCs w:val="22"/>
              </w:rPr>
              <w:tab/>
            </w:r>
            <w:r w:rsidRPr="00C578CF">
              <w:rPr>
                <w:rStyle w:val="Hyperlink"/>
                <w:noProof/>
              </w:rPr>
              <w:t>SCAPI as a Provider</w:t>
            </w:r>
            <w:r>
              <w:rPr>
                <w:noProof/>
                <w:webHidden/>
              </w:rPr>
              <w:tab/>
            </w:r>
            <w:r>
              <w:rPr>
                <w:noProof/>
                <w:webHidden/>
              </w:rPr>
              <w:fldChar w:fldCharType="begin"/>
            </w:r>
            <w:r>
              <w:rPr>
                <w:noProof/>
                <w:webHidden/>
              </w:rPr>
              <w:instrText xml:space="preserve"> PAGEREF _Toc305323876 \h </w:instrText>
            </w:r>
            <w:r>
              <w:rPr>
                <w:noProof/>
                <w:webHidden/>
              </w:rPr>
            </w:r>
            <w:r>
              <w:rPr>
                <w:noProof/>
                <w:webHidden/>
              </w:rPr>
              <w:fldChar w:fldCharType="separate"/>
            </w:r>
            <w:r>
              <w:rPr>
                <w:noProof/>
                <w:webHidden/>
              </w:rPr>
              <w:t>87</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877" w:history="1">
            <w:r w:rsidRPr="00C578CF">
              <w:rPr>
                <w:rStyle w:val="Hyperlink"/>
                <w:noProof/>
              </w:rPr>
              <w:t>5.9</w:t>
            </w:r>
            <w:r>
              <w:rPr>
                <w:rFonts w:asciiTheme="minorHAnsi" w:eastAsiaTheme="minorEastAsia" w:hAnsiTheme="minorHAnsi" w:cstheme="minorBidi"/>
                <w:noProof/>
                <w:sz w:val="22"/>
                <w:szCs w:val="22"/>
              </w:rPr>
              <w:tab/>
            </w:r>
            <w:r w:rsidRPr="00C578CF">
              <w:rPr>
                <w:rStyle w:val="Hyperlink"/>
                <w:noProof/>
              </w:rPr>
              <w:t>JNI technology</w:t>
            </w:r>
            <w:r>
              <w:rPr>
                <w:noProof/>
                <w:webHidden/>
              </w:rPr>
              <w:tab/>
            </w:r>
            <w:r>
              <w:rPr>
                <w:noProof/>
                <w:webHidden/>
              </w:rPr>
              <w:fldChar w:fldCharType="begin"/>
            </w:r>
            <w:r>
              <w:rPr>
                <w:noProof/>
                <w:webHidden/>
              </w:rPr>
              <w:instrText xml:space="preserve"> PAGEREF _Toc305323877 \h </w:instrText>
            </w:r>
            <w:r>
              <w:rPr>
                <w:noProof/>
                <w:webHidden/>
              </w:rPr>
            </w:r>
            <w:r>
              <w:rPr>
                <w:noProof/>
                <w:webHidden/>
              </w:rPr>
              <w:fldChar w:fldCharType="separate"/>
            </w:r>
            <w:r>
              <w:rPr>
                <w:noProof/>
                <w:webHidden/>
              </w:rPr>
              <w:t>88</w:t>
            </w:r>
            <w:r>
              <w:rPr>
                <w:noProof/>
                <w:webHidden/>
              </w:rPr>
              <w:fldChar w:fldCharType="end"/>
            </w:r>
          </w:hyperlink>
        </w:p>
        <w:p w:rsidR="00AD7757" w:rsidRDefault="00AD7757">
          <w:pPr>
            <w:pStyle w:val="TOC2"/>
            <w:tabs>
              <w:tab w:val="left" w:pos="800"/>
              <w:tab w:val="right" w:leader="dot" w:pos="9771"/>
            </w:tabs>
            <w:rPr>
              <w:rFonts w:asciiTheme="minorHAnsi" w:eastAsiaTheme="minorEastAsia" w:hAnsiTheme="minorHAnsi" w:cstheme="minorBidi"/>
              <w:noProof/>
              <w:sz w:val="22"/>
              <w:szCs w:val="22"/>
            </w:rPr>
          </w:pPr>
          <w:hyperlink w:anchor="_Toc305323880" w:history="1">
            <w:r w:rsidRPr="00C578CF">
              <w:rPr>
                <w:rStyle w:val="Hyperlink"/>
                <w:noProof/>
              </w:rPr>
              <w:t>5.6</w:t>
            </w:r>
            <w:r>
              <w:rPr>
                <w:rFonts w:asciiTheme="minorHAnsi" w:eastAsiaTheme="minorEastAsia" w:hAnsiTheme="minorHAnsi" w:cstheme="minorBidi"/>
                <w:noProof/>
                <w:sz w:val="22"/>
                <w:szCs w:val="22"/>
              </w:rPr>
              <w:tab/>
            </w:r>
            <w:r w:rsidRPr="00C578CF">
              <w:rPr>
                <w:rStyle w:val="Hyperlink"/>
                <w:noProof/>
              </w:rPr>
              <w:t>C++ JNI dll high level design</w:t>
            </w:r>
            <w:r>
              <w:rPr>
                <w:noProof/>
                <w:webHidden/>
              </w:rPr>
              <w:tab/>
            </w:r>
            <w:r>
              <w:rPr>
                <w:noProof/>
                <w:webHidden/>
              </w:rPr>
              <w:fldChar w:fldCharType="begin"/>
            </w:r>
            <w:r>
              <w:rPr>
                <w:noProof/>
                <w:webHidden/>
              </w:rPr>
              <w:instrText xml:space="preserve"> PAGEREF _Toc305323880 \h </w:instrText>
            </w:r>
            <w:r>
              <w:rPr>
                <w:noProof/>
                <w:webHidden/>
              </w:rPr>
            </w:r>
            <w:r>
              <w:rPr>
                <w:noProof/>
                <w:webHidden/>
              </w:rPr>
              <w:fldChar w:fldCharType="separate"/>
            </w:r>
            <w:r>
              <w:rPr>
                <w:noProof/>
                <w:webHidden/>
              </w:rPr>
              <w:t>91</w:t>
            </w:r>
            <w:r>
              <w:rPr>
                <w:noProof/>
                <w:webHidden/>
              </w:rPr>
              <w:fldChar w:fldCharType="end"/>
            </w:r>
          </w:hyperlink>
        </w:p>
        <w:p w:rsidR="00AD7757" w:rsidRDefault="00AD7757">
          <w:pPr>
            <w:pStyle w:val="TOC1"/>
            <w:tabs>
              <w:tab w:val="left" w:pos="400"/>
              <w:tab w:val="right" w:leader="dot" w:pos="9771"/>
            </w:tabs>
            <w:rPr>
              <w:rFonts w:asciiTheme="minorHAnsi" w:eastAsiaTheme="minorEastAsia" w:hAnsiTheme="minorHAnsi" w:cstheme="minorBidi"/>
              <w:noProof/>
              <w:sz w:val="22"/>
              <w:szCs w:val="22"/>
            </w:rPr>
          </w:pPr>
          <w:hyperlink w:anchor="_Toc305323881" w:history="1">
            <w:r w:rsidRPr="00C578CF">
              <w:rPr>
                <w:rStyle w:val="Hyperlink"/>
                <w:noProof/>
              </w:rPr>
              <w:t>6</w:t>
            </w:r>
            <w:r>
              <w:rPr>
                <w:rFonts w:asciiTheme="minorHAnsi" w:eastAsiaTheme="minorEastAsia" w:hAnsiTheme="minorHAnsi" w:cstheme="minorBidi"/>
                <w:noProof/>
                <w:sz w:val="22"/>
                <w:szCs w:val="22"/>
              </w:rPr>
              <w:tab/>
            </w:r>
            <w:r w:rsidRPr="00C578CF">
              <w:rPr>
                <w:rStyle w:val="Hyperlink"/>
                <w:noProof/>
              </w:rPr>
              <w:t>Performance</w:t>
            </w:r>
            <w:r>
              <w:rPr>
                <w:noProof/>
                <w:webHidden/>
              </w:rPr>
              <w:tab/>
            </w:r>
            <w:r>
              <w:rPr>
                <w:noProof/>
                <w:webHidden/>
              </w:rPr>
              <w:fldChar w:fldCharType="begin"/>
            </w:r>
            <w:r>
              <w:rPr>
                <w:noProof/>
                <w:webHidden/>
              </w:rPr>
              <w:instrText xml:space="preserve"> PAGEREF _Toc305323881 \h </w:instrText>
            </w:r>
            <w:r>
              <w:rPr>
                <w:noProof/>
                <w:webHidden/>
              </w:rPr>
            </w:r>
            <w:r>
              <w:rPr>
                <w:noProof/>
                <w:webHidden/>
              </w:rPr>
              <w:fldChar w:fldCharType="separate"/>
            </w:r>
            <w:r>
              <w:rPr>
                <w:noProof/>
                <w:webHidden/>
              </w:rPr>
              <w:t>93</w:t>
            </w:r>
            <w:r>
              <w:rPr>
                <w:noProof/>
                <w:webHidden/>
              </w:rPr>
              <w:fldChar w:fldCharType="end"/>
            </w:r>
          </w:hyperlink>
        </w:p>
        <w:p w:rsidR="00AD7757" w:rsidRDefault="00AD7757">
          <w:pPr>
            <w:pStyle w:val="TOC1"/>
            <w:tabs>
              <w:tab w:val="left" w:pos="400"/>
              <w:tab w:val="right" w:leader="dot" w:pos="9771"/>
            </w:tabs>
            <w:rPr>
              <w:rFonts w:asciiTheme="minorHAnsi" w:eastAsiaTheme="minorEastAsia" w:hAnsiTheme="minorHAnsi" w:cstheme="minorBidi"/>
              <w:noProof/>
              <w:sz w:val="22"/>
              <w:szCs w:val="22"/>
            </w:rPr>
          </w:pPr>
          <w:hyperlink w:anchor="_Toc305323882" w:history="1">
            <w:r w:rsidRPr="00C578CF">
              <w:rPr>
                <w:rStyle w:val="Hyperlink"/>
                <w:noProof/>
              </w:rPr>
              <w:t>7</w:t>
            </w:r>
            <w:r>
              <w:rPr>
                <w:rFonts w:asciiTheme="minorHAnsi" w:eastAsiaTheme="minorEastAsia" w:hAnsiTheme="minorHAnsi" w:cstheme="minorBidi"/>
                <w:noProof/>
                <w:sz w:val="22"/>
                <w:szCs w:val="22"/>
              </w:rPr>
              <w:tab/>
            </w:r>
            <w:r w:rsidRPr="00C578CF">
              <w:rPr>
                <w:rStyle w:val="Hyperlink"/>
                <w:noProof/>
              </w:rPr>
              <w:t>Multi-Platform Issues</w:t>
            </w:r>
            <w:r>
              <w:rPr>
                <w:noProof/>
                <w:webHidden/>
              </w:rPr>
              <w:tab/>
            </w:r>
            <w:r>
              <w:rPr>
                <w:noProof/>
                <w:webHidden/>
              </w:rPr>
              <w:fldChar w:fldCharType="begin"/>
            </w:r>
            <w:r>
              <w:rPr>
                <w:noProof/>
                <w:webHidden/>
              </w:rPr>
              <w:instrText xml:space="preserve"> PAGEREF _Toc305323882 \h </w:instrText>
            </w:r>
            <w:r>
              <w:rPr>
                <w:noProof/>
                <w:webHidden/>
              </w:rPr>
            </w:r>
            <w:r>
              <w:rPr>
                <w:noProof/>
                <w:webHidden/>
              </w:rPr>
              <w:fldChar w:fldCharType="separate"/>
            </w:r>
            <w:r>
              <w:rPr>
                <w:noProof/>
                <w:webHidden/>
              </w:rPr>
              <w:t>93</w:t>
            </w:r>
            <w:r>
              <w:rPr>
                <w:noProof/>
                <w:webHidden/>
              </w:rPr>
              <w:fldChar w:fldCharType="end"/>
            </w:r>
          </w:hyperlink>
        </w:p>
        <w:p w:rsidR="00AD7757" w:rsidRDefault="00AD7757">
          <w:pPr>
            <w:pStyle w:val="TOC1"/>
            <w:tabs>
              <w:tab w:val="left" w:pos="400"/>
              <w:tab w:val="right" w:leader="dot" w:pos="9771"/>
            </w:tabs>
            <w:rPr>
              <w:rFonts w:asciiTheme="minorHAnsi" w:eastAsiaTheme="minorEastAsia" w:hAnsiTheme="minorHAnsi" w:cstheme="minorBidi"/>
              <w:noProof/>
              <w:sz w:val="22"/>
              <w:szCs w:val="22"/>
            </w:rPr>
          </w:pPr>
          <w:hyperlink w:anchor="_Toc305323883" w:history="1">
            <w:r w:rsidRPr="00C578CF">
              <w:rPr>
                <w:rStyle w:val="Hyperlink"/>
                <w:noProof/>
              </w:rPr>
              <w:t>8</w:t>
            </w:r>
            <w:r>
              <w:rPr>
                <w:rFonts w:asciiTheme="minorHAnsi" w:eastAsiaTheme="minorEastAsia" w:hAnsiTheme="minorHAnsi" w:cstheme="minorBidi"/>
                <w:noProof/>
                <w:sz w:val="22"/>
                <w:szCs w:val="22"/>
              </w:rPr>
              <w:tab/>
            </w:r>
            <w:r w:rsidRPr="00C578CF">
              <w:rPr>
                <w:rStyle w:val="Hyperlink"/>
                <w:noProof/>
              </w:rPr>
              <w:t>Backward-Compatibility</w:t>
            </w:r>
            <w:r>
              <w:rPr>
                <w:noProof/>
                <w:webHidden/>
              </w:rPr>
              <w:tab/>
            </w:r>
            <w:r>
              <w:rPr>
                <w:noProof/>
                <w:webHidden/>
              </w:rPr>
              <w:fldChar w:fldCharType="begin"/>
            </w:r>
            <w:r>
              <w:rPr>
                <w:noProof/>
                <w:webHidden/>
              </w:rPr>
              <w:instrText xml:space="preserve"> PAGEREF _Toc305323883 \h </w:instrText>
            </w:r>
            <w:r>
              <w:rPr>
                <w:noProof/>
                <w:webHidden/>
              </w:rPr>
            </w:r>
            <w:r>
              <w:rPr>
                <w:noProof/>
                <w:webHidden/>
              </w:rPr>
              <w:fldChar w:fldCharType="separate"/>
            </w:r>
            <w:r>
              <w:rPr>
                <w:noProof/>
                <w:webHidden/>
              </w:rPr>
              <w:t>93</w:t>
            </w:r>
            <w:r>
              <w:rPr>
                <w:noProof/>
                <w:webHidden/>
              </w:rPr>
              <w:fldChar w:fldCharType="end"/>
            </w:r>
          </w:hyperlink>
        </w:p>
        <w:p w:rsidR="00AD7757" w:rsidRDefault="00AD7757">
          <w:pPr>
            <w:pStyle w:val="TOC1"/>
            <w:tabs>
              <w:tab w:val="left" w:pos="400"/>
              <w:tab w:val="right" w:leader="dot" w:pos="9771"/>
            </w:tabs>
            <w:rPr>
              <w:rFonts w:asciiTheme="minorHAnsi" w:eastAsiaTheme="minorEastAsia" w:hAnsiTheme="minorHAnsi" w:cstheme="minorBidi"/>
              <w:noProof/>
              <w:sz w:val="22"/>
              <w:szCs w:val="22"/>
            </w:rPr>
          </w:pPr>
          <w:hyperlink w:anchor="_Toc305323884" w:history="1">
            <w:r w:rsidRPr="00C578CF">
              <w:rPr>
                <w:rStyle w:val="Hyperlink"/>
                <w:noProof/>
              </w:rPr>
              <w:t>9</w:t>
            </w:r>
            <w:r>
              <w:rPr>
                <w:rFonts w:asciiTheme="minorHAnsi" w:eastAsiaTheme="minorEastAsia" w:hAnsiTheme="minorHAnsi" w:cstheme="minorBidi"/>
                <w:noProof/>
                <w:sz w:val="22"/>
                <w:szCs w:val="22"/>
              </w:rPr>
              <w:tab/>
            </w:r>
            <w:r w:rsidRPr="00C578CF">
              <w:rPr>
                <w:rStyle w:val="Hyperlink"/>
                <w:noProof/>
              </w:rPr>
              <w:t>Benchmarking</w:t>
            </w:r>
            <w:r>
              <w:rPr>
                <w:noProof/>
                <w:webHidden/>
              </w:rPr>
              <w:tab/>
            </w:r>
            <w:r>
              <w:rPr>
                <w:noProof/>
                <w:webHidden/>
              </w:rPr>
              <w:fldChar w:fldCharType="begin"/>
            </w:r>
            <w:r>
              <w:rPr>
                <w:noProof/>
                <w:webHidden/>
              </w:rPr>
              <w:instrText xml:space="preserve"> PAGEREF _Toc305323884 \h </w:instrText>
            </w:r>
            <w:r>
              <w:rPr>
                <w:noProof/>
                <w:webHidden/>
              </w:rPr>
            </w:r>
            <w:r>
              <w:rPr>
                <w:noProof/>
                <w:webHidden/>
              </w:rPr>
              <w:fldChar w:fldCharType="separate"/>
            </w:r>
            <w:r>
              <w:rPr>
                <w:noProof/>
                <w:webHidden/>
              </w:rPr>
              <w:t>93</w:t>
            </w:r>
            <w:r>
              <w:rPr>
                <w:noProof/>
                <w:webHidden/>
              </w:rPr>
              <w:fldChar w:fldCharType="end"/>
            </w:r>
          </w:hyperlink>
        </w:p>
        <w:p w:rsidR="00AD7757" w:rsidRDefault="00AD7757">
          <w:pPr>
            <w:pStyle w:val="TOC1"/>
            <w:tabs>
              <w:tab w:val="left" w:pos="600"/>
              <w:tab w:val="right" w:leader="dot" w:pos="9771"/>
            </w:tabs>
            <w:rPr>
              <w:rFonts w:asciiTheme="minorHAnsi" w:eastAsiaTheme="minorEastAsia" w:hAnsiTheme="minorHAnsi" w:cstheme="minorBidi"/>
              <w:noProof/>
              <w:sz w:val="22"/>
              <w:szCs w:val="22"/>
            </w:rPr>
          </w:pPr>
          <w:hyperlink w:anchor="_Toc305323885" w:history="1">
            <w:r w:rsidRPr="00C578CF">
              <w:rPr>
                <w:rStyle w:val="Hyperlink"/>
                <w:noProof/>
              </w:rPr>
              <w:t>10</w:t>
            </w:r>
            <w:r>
              <w:rPr>
                <w:rFonts w:asciiTheme="minorHAnsi" w:eastAsiaTheme="minorEastAsia" w:hAnsiTheme="minorHAnsi" w:cstheme="minorBidi"/>
                <w:noProof/>
                <w:sz w:val="22"/>
                <w:szCs w:val="22"/>
              </w:rPr>
              <w:tab/>
            </w:r>
            <w:r w:rsidRPr="00C578CF">
              <w:rPr>
                <w:rStyle w:val="Hyperlink"/>
                <w:noProof/>
              </w:rPr>
              <w:t>Open Issues</w:t>
            </w:r>
            <w:r>
              <w:rPr>
                <w:noProof/>
                <w:webHidden/>
              </w:rPr>
              <w:tab/>
            </w:r>
            <w:r>
              <w:rPr>
                <w:noProof/>
                <w:webHidden/>
              </w:rPr>
              <w:fldChar w:fldCharType="begin"/>
            </w:r>
            <w:r>
              <w:rPr>
                <w:noProof/>
                <w:webHidden/>
              </w:rPr>
              <w:instrText xml:space="preserve"> PAGEREF _Toc305323885 \h </w:instrText>
            </w:r>
            <w:r>
              <w:rPr>
                <w:noProof/>
                <w:webHidden/>
              </w:rPr>
            </w:r>
            <w:r>
              <w:rPr>
                <w:noProof/>
                <w:webHidden/>
              </w:rPr>
              <w:fldChar w:fldCharType="separate"/>
            </w:r>
            <w:r>
              <w:rPr>
                <w:noProof/>
                <w:webHidden/>
              </w:rPr>
              <w:t>94</w:t>
            </w:r>
            <w:r>
              <w:rPr>
                <w:noProof/>
                <w:webHidden/>
              </w:rPr>
              <w:fldChar w:fldCharType="end"/>
            </w:r>
          </w:hyperlink>
        </w:p>
        <w:p w:rsidR="00AD7757" w:rsidRDefault="00AD7757">
          <w:pPr>
            <w:pStyle w:val="TOC1"/>
            <w:tabs>
              <w:tab w:val="left" w:pos="600"/>
              <w:tab w:val="right" w:leader="dot" w:pos="9771"/>
            </w:tabs>
            <w:rPr>
              <w:rFonts w:asciiTheme="minorHAnsi" w:eastAsiaTheme="minorEastAsia" w:hAnsiTheme="minorHAnsi" w:cstheme="minorBidi"/>
              <w:noProof/>
              <w:sz w:val="22"/>
              <w:szCs w:val="22"/>
            </w:rPr>
          </w:pPr>
          <w:hyperlink w:anchor="_Toc305323886" w:history="1">
            <w:r w:rsidRPr="00C578CF">
              <w:rPr>
                <w:rStyle w:val="Hyperlink"/>
                <w:noProof/>
              </w:rPr>
              <w:t>11</w:t>
            </w:r>
            <w:r>
              <w:rPr>
                <w:rFonts w:asciiTheme="minorHAnsi" w:eastAsiaTheme="minorEastAsia" w:hAnsiTheme="minorHAnsi" w:cstheme="minorBidi"/>
                <w:noProof/>
                <w:sz w:val="22"/>
                <w:szCs w:val="22"/>
              </w:rPr>
              <w:tab/>
            </w:r>
            <w:r w:rsidRPr="00C578CF">
              <w:rPr>
                <w:rStyle w:val="Hyperlink"/>
                <w:noProof/>
              </w:rPr>
              <w:t>Appendix</w:t>
            </w:r>
            <w:r>
              <w:rPr>
                <w:noProof/>
                <w:webHidden/>
              </w:rPr>
              <w:tab/>
            </w:r>
            <w:r>
              <w:rPr>
                <w:noProof/>
                <w:webHidden/>
              </w:rPr>
              <w:fldChar w:fldCharType="begin"/>
            </w:r>
            <w:r>
              <w:rPr>
                <w:noProof/>
                <w:webHidden/>
              </w:rPr>
              <w:instrText xml:space="preserve"> PAGEREF _Toc305323886 \h </w:instrText>
            </w:r>
            <w:r>
              <w:rPr>
                <w:noProof/>
                <w:webHidden/>
              </w:rPr>
            </w:r>
            <w:r>
              <w:rPr>
                <w:noProof/>
                <w:webHidden/>
              </w:rPr>
              <w:fldChar w:fldCharType="separate"/>
            </w:r>
            <w:r>
              <w:rPr>
                <w:noProof/>
                <w:webHidden/>
              </w:rPr>
              <w:t>97</w:t>
            </w:r>
            <w:r>
              <w:rPr>
                <w:noProof/>
                <w:webHidden/>
              </w:rPr>
              <w:fldChar w:fldCharType="end"/>
            </w:r>
          </w:hyperlink>
        </w:p>
        <w:p w:rsidR="00AD7757" w:rsidRDefault="00AD7757">
          <w:pPr>
            <w:pStyle w:val="TOC2"/>
            <w:tabs>
              <w:tab w:val="left" w:pos="1000"/>
              <w:tab w:val="right" w:leader="dot" w:pos="9771"/>
            </w:tabs>
            <w:rPr>
              <w:rFonts w:asciiTheme="minorHAnsi" w:eastAsiaTheme="minorEastAsia" w:hAnsiTheme="minorHAnsi" w:cstheme="minorBidi"/>
              <w:noProof/>
              <w:sz w:val="22"/>
              <w:szCs w:val="22"/>
            </w:rPr>
          </w:pPr>
          <w:hyperlink w:anchor="_Toc305323887" w:history="1">
            <w:r w:rsidRPr="00C578CF">
              <w:rPr>
                <w:rStyle w:val="Hyperlink"/>
                <w:noProof/>
              </w:rPr>
              <w:t>11.1</w:t>
            </w:r>
            <w:r>
              <w:rPr>
                <w:rFonts w:asciiTheme="minorHAnsi" w:eastAsiaTheme="minorEastAsia" w:hAnsiTheme="minorHAnsi" w:cstheme="minorBidi"/>
                <w:noProof/>
                <w:sz w:val="22"/>
                <w:szCs w:val="22"/>
              </w:rPr>
              <w:tab/>
            </w:r>
            <w:r w:rsidRPr="00C578CF">
              <w:rPr>
                <w:rStyle w:val="Hyperlink"/>
                <w:noProof/>
              </w:rPr>
              <w:t>Low-level primitives table:</w:t>
            </w:r>
            <w:r>
              <w:rPr>
                <w:noProof/>
                <w:webHidden/>
              </w:rPr>
              <w:tab/>
            </w:r>
            <w:r>
              <w:rPr>
                <w:noProof/>
                <w:webHidden/>
              </w:rPr>
              <w:fldChar w:fldCharType="begin"/>
            </w:r>
            <w:r>
              <w:rPr>
                <w:noProof/>
                <w:webHidden/>
              </w:rPr>
              <w:instrText xml:space="preserve"> PAGEREF _Toc305323887 \h </w:instrText>
            </w:r>
            <w:r>
              <w:rPr>
                <w:noProof/>
                <w:webHidden/>
              </w:rPr>
            </w:r>
            <w:r>
              <w:rPr>
                <w:noProof/>
                <w:webHidden/>
              </w:rPr>
              <w:fldChar w:fldCharType="separate"/>
            </w:r>
            <w:r>
              <w:rPr>
                <w:noProof/>
                <w:webHidden/>
              </w:rPr>
              <w:t>97</w:t>
            </w:r>
            <w:r>
              <w:rPr>
                <w:noProof/>
                <w:webHidden/>
              </w:rPr>
              <w:fldChar w:fldCharType="end"/>
            </w:r>
          </w:hyperlink>
        </w:p>
        <w:p w:rsidR="00AD7757" w:rsidRDefault="00AD7757">
          <w:pPr>
            <w:pStyle w:val="TOC2"/>
            <w:tabs>
              <w:tab w:val="left" w:pos="1000"/>
              <w:tab w:val="right" w:leader="dot" w:pos="9771"/>
            </w:tabs>
            <w:rPr>
              <w:rFonts w:asciiTheme="minorHAnsi" w:eastAsiaTheme="minorEastAsia" w:hAnsiTheme="minorHAnsi" w:cstheme="minorBidi"/>
              <w:noProof/>
              <w:sz w:val="22"/>
              <w:szCs w:val="22"/>
            </w:rPr>
          </w:pPr>
          <w:hyperlink w:anchor="_Toc305323888" w:history="1">
            <w:r w:rsidRPr="00C578CF">
              <w:rPr>
                <w:rStyle w:val="Hyperlink"/>
                <w:noProof/>
              </w:rPr>
              <w:t>11.2</w:t>
            </w:r>
            <w:r>
              <w:rPr>
                <w:rFonts w:asciiTheme="minorHAnsi" w:eastAsiaTheme="minorEastAsia" w:hAnsiTheme="minorHAnsi" w:cstheme="minorBidi"/>
                <w:noProof/>
                <w:sz w:val="22"/>
                <w:szCs w:val="22"/>
              </w:rPr>
              <w:tab/>
            </w:r>
            <w:r w:rsidRPr="00C578CF">
              <w:rPr>
                <w:rStyle w:val="Hyperlink"/>
                <w:noProof/>
              </w:rPr>
              <w:t>Preliminary work</w:t>
            </w:r>
            <w:r>
              <w:rPr>
                <w:noProof/>
                <w:webHidden/>
              </w:rPr>
              <w:tab/>
            </w:r>
            <w:r>
              <w:rPr>
                <w:noProof/>
                <w:webHidden/>
              </w:rPr>
              <w:fldChar w:fldCharType="begin"/>
            </w:r>
            <w:r>
              <w:rPr>
                <w:noProof/>
                <w:webHidden/>
              </w:rPr>
              <w:instrText xml:space="preserve"> PAGEREF _Toc305323888 \h </w:instrText>
            </w:r>
            <w:r>
              <w:rPr>
                <w:noProof/>
                <w:webHidden/>
              </w:rPr>
            </w:r>
            <w:r>
              <w:rPr>
                <w:noProof/>
                <w:webHidden/>
              </w:rPr>
              <w:fldChar w:fldCharType="separate"/>
            </w:r>
            <w:r>
              <w:rPr>
                <w:noProof/>
                <w:webHidden/>
              </w:rPr>
              <w:t>99</w:t>
            </w:r>
            <w:r>
              <w:rPr>
                <w:noProof/>
                <w:webHidden/>
              </w:rPr>
              <w:fldChar w:fldCharType="end"/>
            </w:r>
          </w:hyperlink>
        </w:p>
        <w:p w:rsidR="00AD7757" w:rsidRDefault="00AD7757">
          <w:pPr>
            <w:pStyle w:val="TOC2"/>
            <w:tabs>
              <w:tab w:val="left" w:pos="1000"/>
              <w:tab w:val="right" w:leader="dot" w:pos="9771"/>
            </w:tabs>
            <w:rPr>
              <w:rFonts w:asciiTheme="minorHAnsi" w:eastAsiaTheme="minorEastAsia" w:hAnsiTheme="minorHAnsi" w:cstheme="minorBidi"/>
              <w:noProof/>
              <w:sz w:val="22"/>
              <w:szCs w:val="22"/>
            </w:rPr>
          </w:pPr>
          <w:hyperlink w:anchor="_Toc305323889" w:history="1">
            <w:r w:rsidRPr="00C578CF">
              <w:rPr>
                <w:rStyle w:val="Hyperlink"/>
                <w:noProof/>
              </w:rPr>
              <w:t>11.3</w:t>
            </w:r>
            <w:r>
              <w:rPr>
                <w:rFonts w:asciiTheme="minorHAnsi" w:eastAsiaTheme="minorEastAsia" w:hAnsiTheme="minorHAnsi" w:cstheme="minorBidi"/>
                <w:noProof/>
                <w:sz w:val="22"/>
                <w:szCs w:val="22"/>
              </w:rPr>
              <w:tab/>
            </w:r>
            <w:r w:rsidRPr="00C578CF">
              <w:rPr>
                <w:rStyle w:val="Hyperlink"/>
                <w:noProof/>
              </w:rPr>
              <w:t>The provider architecture:</w:t>
            </w:r>
            <w:r>
              <w:rPr>
                <w:noProof/>
                <w:webHidden/>
              </w:rPr>
              <w:tab/>
            </w:r>
            <w:r>
              <w:rPr>
                <w:noProof/>
                <w:webHidden/>
              </w:rPr>
              <w:fldChar w:fldCharType="begin"/>
            </w:r>
            <w:r>
              <w:rPr>
                <w:noProof/>
                <w:webHidden/>
              </w:rPr>
              <w:instrText xml:space="preserve"> PAGEREF _Toc305323889 \h </w:instrText>
            </w:r>
            <w:r>
              <w:rPr>
                <w:noProof/>
                <w:webHidden/>
              </w:rPr>
            </w:r>
            <w:r>
              <w:rPr>
                <w:noProof/>
                <w:webHidden/>
              </w:rPr>
              <w:fldChar w:fldCharType="separate"/>
            </w:r>
            <w:r>
              <w:rPr>
                <w:noProof/>
                <w:webHidden/>
              </w:rPr>
              <w:t>101</w:t>
            </w:r>
            <w:r>
              <w:rPr>
                <w:noProof/>
                <w:webHidden/>
              </w:rPr>
              <w:fldChar w:fldCharType="end"/>
            </w:r>
          </w:hyperlink>
        </w:p>
        <w:p w:rsidR="00AD7757" w:rsidRDefault="00AD7757">
          <w:pPr>
            <w:pStyle w:val="TOC2"/>
            <w:tabs>
              <w:tab w:val="left" w:pos="1000"/>
              <w:tab w:val="right" w:leader="dot" w:pos="9771"/>
            </w:tabs>
            <w:rPr>
              <w:rFonts w:asciiTheme="minorHAnsi" w:eastAsiaTheme="minorEastAsia" w:hAnsiTheme="minorHAnsi" w:cstheme="minorBidi"/>
              <w:noProof/>
              <w:sz w:val="22"/>
              <w:szCs w:val="22"/>
            </w:rPr>
          </w:pPr>
          <w:hyperlink w:anchor="_Toc305323890" w:history="1">
            <w:r w:rsidRPr="00C578CF">
              <w:rPr>
                <w:rStyle w:val="Hyperlink"/>
                <w:noProof/>
              </w:rPr>
              <w:t>11.4</w:t>
            </w:r>
            <w:r>
              <w:rPr>
                <w:rFonts w:asciiTheme="minorHAnsi" w:eastAsiaTheme="minorEastAsia" w:hAnsiTheme="minorHAnsi" w:cstheme="minorBidi"/>
                <w:noProof/>
                <w:sz w:val="22"/>
                <w:szCs w:val="22"/>
              </w:rPr>
              <w:tab/>
            </w:r>
            <w:r w:rsidRPr="00C578CF">
              <w:rPr>
                <w:rStyle w:val="Hyperlink"/>
                <w:noProof/>
              </w:rPr>
              <w:t>JNI (Java Native Interface ) technology</w:t>
            </w:r>
            <w:r>
              <w:rPr>
                <w:noProof/>
                <w:webHidden/>
              </w:rPr>
              <w:tab/>
            </w:r>
            <w:r>
              <w:rPr>
                <w:noProof/>
                <w:webHidden/>
              </w:rPr>
              <w:fldChar w:fldCharType="begin"/>
            </w:r>
            <w:r>
              <w:rPr>
                <w:noProof/>
                <w:webHidden/>
              </w:rPr>
              <w:instrText xml:space="preserve"> PAGEREF _Toc305323890 \h </w:instrText>
            </w:r>
            <w:r>
              <w:rPr>
                <w:noProof/>
                <w:webHidden/>
              </w:rPr>
            </w:r>
            <w:r>
              <w:rPr>
                <w:noProof/>
                <w:webHidden/>
              </w:rPr>
              <w:fldChar w:fldCharType="separate"/>
            </w:r>
            <w:r>
              <w:rPr>
                <w:noProof/>
                <w:webHidden/>
              </w:rPr>
              <w:t>102</w:t>
            </w:r>
            <w:r>
              <w:rPr>
                <w:noProof/>
                <w:webHidden/>
              </w:rPr>
              <w:fldChar w:fldCharType="end"/>
            </w:r>
          </w:hyperlink>
        </w:p>
        <w:p w:rsidR="00AD7757" w:rsidRDefault="00AD7757">
          <w:pPr>
            <w:pStyle w:val="TOC2"/>
            <w:tabs>
              <w:tab w:val="left" w:pos="1000"/>
              <w:tab w:val="right" w:leader="dot" w:pos="9771"/>
            </w:tabs>
            <w:rPr>
              <w:rFonts w:asciiTheme="minorHAnsi" w:eastAsiaTheme="minorEastAsia" w:hAnsiTheme="minorHAnsi" w:cstheme="minorBidi"/>
              <w:noProof/>
              <w:sz w:val="22"/>
              <w:szCs w:val="22"/>
            </w:rPr>
          </w:pPr>
          <w:hyperlink w:anchor="_Toc305323891" w:history="1">
            <w:r w:rsidRPr="00C578CF">
              <w:rPr>
                <w:rStyle w:val="Hyperlink"/>
                <w:noProof/>
              </w:rPr>
              <w:t>11.5</w:t>
            </w:r>
            <w:r>
              <w:rPr>
                <w:rFonts w:asciiTheme="minorHAnsi" w:eastAsiaTheme="minorEastAsia" w:hAnsiTheme="minorHAnsi" w:cstheme="minorBidi"/>
                <w:noProof/>
                <w:sz w:val="22"/>
                <w:szCs w:val="22"/>
              </w:rPr>
              <w:tab/>
            </w:r>
            <w:r w:rsidRPr="00C578CF">
              <w:rPr>
                <w:rStyle w:val="Hyperlink"/>
                <w:noProof/>
              </w:rPr>
              <w:t>Code for FactoriesUtility::getObject:</w:t>
            </w:r>
            <w:r>
              <w:rPr>
                <w:noProof/>
                <w:webHidden/>
              </w:rPr>
              <w:tab/>
            </w:r>
            <w:r>
              <w:rPr>
                <w:noProof/>
                <w:webHidden/>
              </w:rPr>
              <w:fldChar w:fldCharType="begin"/>
            </w:r>
            <w:r>
              <w:rPr>
                <w:noProof/>
                <w:webHidden/>
              </w:rPr>
              <w:instrText xml:space="preserve"> PAGEREF _Toc305323891 \h </w:instrText>
            </w:r>
            <w:r>
              <w:rPr>
                <w:noProof/>
                <w:webHidden/>
              </w:rPr>
            </w:r>
            <w:r>
              <w:rPr>
                <w:noProof/>
                <w:webHidden/>
              </w:rPr>
              <w:fldChar w:fldCharType="separate"/>
            </w:r>
            <w:r>
              <w:rPr>
                <w:noProof/>
                <w:webHidden/>
              </w:rPr>
              <w:t>103</w:t>
            </w:r>
            <w:r>
              <w:rPr>
                <w:noProof/>
                <w:webHidden/>
              </w:rPr>
              <w:fldChar w:fldCharType="end"/>
            </w:r>
          </w:hyperlink>
        </w:p>
        <w:p w:rsidR="00AD7757" w:rsidRDefault="00AD7757">
          <w:pPr>
            <w:pStyle w:val="TOC2"/>
            <w:tabs>
              <w:tab w:val="left" w:pos="1000"/>
              <w:tab w:val="right" w:leader="dot" w:pos="9771"/>
            </w:tabs>
            <w:rPr>
              <w:rFonts w:asciiTheme="minorHAnsi" w:eastAsiaTheme="minorEastAsia" w:hAnsiTheme="minorHAnsi" w:cstheme="minorBidi"/>
              <w:noProof/>
              <w:sz w:val="22"/>
              <w:szCs w:val="22"/>
            </w:rPr>
          </w:pPr>
          <w:hyperlink w:anchor="_Toc305323892" w:history="1">
            <w:r w:rsidRPr="00C578CF">
              <w:rPr>
                <w:rStyle w:val="Hyperlink"/>
                <w:noProof/>
              </w:rPr>
              <w:t>11.6</w:t>
            </w:r>
            <w:r>
              <w:rPr>
                <w:rFonts w:asciiTheme="minorHAnsi" w:eastAsiaTheme="minorEastAsia" w:hAnsiTheme="minorHAnsi" w:cstheme="minorBidi"/>
                <w:noProof/>
                <w:sz w:val="22"/>
                <w:szCs w:val="22"/>
              </w:rPr>
              <w:tab/>
            </w:r>
            <w:r w:rsidRPr="00C578CF">
              <w:rPr>
                <w:rStyle w:val="Hyperlink"/>
                <w:noProof/>
              </w:rPr>
              <w:t>Curves file format</w:t>
            </w:r>
            <w:r>
              <w:rPr>
                <w:noProof/>
                <w:webHidden/>
              </w:rPr>
              <w:tab/>
            </w:r>
            <w:r>
              <w:rPr>
                <w:noProof/>
                <w:webHidden/>
              </w:rPr>
              <w:fldChar w:fldCharType="begin"/>
            </w:r>
            <w:r>
              <w:rPr>
                <w:noProof/>
                <w:webHidden/>
              </w:rPr>
              <w:instrText xml:space="preserve"> PAGEREF _Toc305323892 \h </w:instrText>
            </w:r>
            <w:r>
              <w:rPr>
                <w:noProof/>
                <w:webHidden/>
              </w:rPr>
            </w:r>
            <w:r>
              <w:rPr>
                <w:noProof/>
                <w:webHidden/>
              </w:rPr>
              <w:fldChar w:fldCharType="separate"/>
            </w:r>
            <w:r>
              <w:rPr>
                <w:noProof/>
                <w:webHidden/>
              </w:rPr>
              <w:t>104</w:t>
            </w:r>
            <w:r>
              <w:rPr>
                <w:noProof/>
                <w:webHidden/>
              </w:rPr>
              <w:fldChar w:fldCharType="end"/>
            </w:r>
          </w:hyperlink>
        </w:p>
        <w:p w:rsidR="00F24845" w:rsidRDefault="00F24845">
          <w:r>
            <w:fldChar w:fldCharType="end"/>
          </w:r>
        </w:p>
      </w:sdtContent>
    </w:sdt>
    <w:p w:rsidR="006F2688" w:rsidRDefault="006F2688">
      <w:pPr>
        <w:autoSpaceDE/>
        <w:autoSpaceDN/>
        <w:adjustRightInd/>
        <w:rPr>
          <w:b/>
          <w:bCs/>
          <w:sz w:val="30"/>
          <w:szCs w:val="18"/>
        </w:rPr>
      </w:pPr>
      <w:r>
        <w:br w:type="page"/>
      </w:r>
    </w:p>
    <w:p w:rsidR="00515D3B" w:rsidRPr="00180484" w:rsidRDefault="00515D3B" w:rsidP="00AD7757">
      <w:pPr>
        <w:pStyle w:val="Heading1"/>
        <w:tabs>
          <w:tab w:val="clear" w:pos="2912"/>
          <w:tab w:val="num" w:pos="360"/>
          <w:tab w:val="left" w:pos="567"/>
        </w:tabs>
        <w:ind w:left="284"/>
      </w:pPr>
      <w:bookmarkStart w:id="62" w:name="_Toc305323727"/>
      <w:r>
        <w:lastRenderedPageBreak/>
        <w:t>Scope</w:t>
      </w:r>
      <w:bookmarkEnd w:id="61"/>
      <w:bookmarkEnd w:id="60"/>
      <w:bookmarkEnd w:id="59"/>
      <w:bookmarkEnd w:id="58"/>
      <w:bookmarkEnd w:id="57"/>
      <w:bookmarkEnd w:id="56"/>
      <w:bookmarkEnd w:id="55"/>
      <w:bookmarkEnd w:id="62"/>
    </w:p>
    <w:p w:rsidR="00515D3B" w:rsidRDefault="00515D3B" w:rsidP="00021C3A">
      <w:pPr>
        <w:pStyle w:val="Heading2"/>
      </w:pPr>
      <w:bookmarkStart w:id="63" w:name="_Toc277840035"/>
      <w:bookmarkStart w:id="64" w:name="_Toc277840405"/>
      <w:bookmarkStart w:id="65" w:name="_Toc277840462"/>
      <w:bookmarkStart w:id="66" w:name="_Toc277840608"/>
      <w:bookmarkStart w:id="67" w:name="_Toc277840816"/>
      <w:bookmarkStart w:id="68" w:name="_Toc104538327"/>
      <w:bookmarkStart w:id="69" w:name="_Toc305323728"/>
      <w:r w:rsidRPr="00BC410A">
        <w:t>Introduction</w:t>
      </w:r>
      <w:bookmarkEnd w:id="63"/>
      <w:bookmarkEnd w:id="64"/>
      <w:bookmarkEnd w:id="65"/>
      <w:bookmarkEnd w:id="66"/>
      <w:bookmarkEnd w:id="67"/>
      <w:bookmarkEnd w:id="69"/>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SCAPI is a service for high-level multi-party computation protocols as well as a standalone product. High-level protocols will be built upon the low-level primitives in SCAPI. SCAPI is composed of the following three layers. </w:t>
      </w:r>
    </w:p>
    <w:p w:rsidR="005B7DA3" w:rsidRDefault="005B7DA3" w:rsidP="00A0699A">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Low-level crypto functions:</w:t>
      </w:r>
      <w:r>
        <w:rPr>
          <w:rFonts w:ascii="Times New Roman" w:hAnsi="Times New Roman" w:cs="Times New Roman"/>
          <w:sz w:val="24"/>
          <w:szCs w:val="24"/>
        </w:rPr>
        <w:t xml:space="preserve"> these are functions that are </w:t>
      </w:r>
      <w:del w:id="70" w:author="LabTest" w:date="2011-08-22T09:37:00Z">
        <w:r w:rsidDel="00D200B9">
          <w:rPr>
            <w:rFonts w:ascii="Times New Roman" w:hAnsi="Times New Roman" w:cs="Times New Roman"/>
            <w:sz w:val="24"/>
            <w:szCs w:val="24"/>
          </w:rPr>
          <w:delText xml:space="preserve">not applications within themselves but are </w:delText>
        </w:r>
      </w:del>
      <w:r>
        <w:rPr>
          <w:rFonts w:ascii="Times New Roman" w:hAnsi="Times New Roman" w:cs="Times New Roman"/>
          <w:sz w:val="24"/>
          <w:szCs w:val="24"/>
        </w:rPr>
        <w:t xml:space="preserve">basic building blocks for cryptographic constructions (e.g., pseudorandom </w:t>
      </w:r>
      <w:proofErr w:type="gramStart"/>
      <w:r>
        <w:rPr>
          <w:rFonts w:ascii="Times New Roman" w:hAnsi="Times New Roman" w:cs="Times New Roman"/>
          <w:sz w:val="24"/>
          <w:szCs w:val="24"/>
        </w:rPr>
        <w:t xml:space="preserve">functions </w:t>
      </w:r>
      <w:ins w:id="71" w:author="LabTest" w:date="2011-08-22T09:38:00Z">
        <w:r w:rsidR="00A0699A">
          <w:rPr>
            <w:rFonts w:ascii="Times New Roman" w:hAnsi="Times New Roman" w:cs="Times New Roman"/>
            <w:sz w:val="24"/>
            <w:szCs w:val="24"/>
          </w:rPr>
          <w:t xml:space="preserve"> and</w:t>
        </w:r>
        <w:proofErr w:type="gramEnd"/>
        <w:r w:rsidR="00A0699A">
          <w:rPr>
            <w:rFonts w:ascii="Times New Roman" w:hAnsi="Times New Roman" w:cs="Times New Roman"/>
            <w:sz w:val="24"/>
            <w:szCs w:val="24"/>
          </w:rPr>
          <w:t xml:space="preserve"> pseudorandom generators </w:t>
        </w:r>
      </w:ins>
      <w:r>
        <w:rPr>
          <w:rFonts w:ascii="Times New Roman" w:hAnsi="Times New Roman" w:cs="Times New Roman"/>
          <w:sz w:val="24"/>
          <w:szCs w:val="24"/>
        </w:rPr>
        <w:t>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Non-interactive mid-level crypto functions:</w:t>
      </w:r>
      <w:r>
        <w:rPr>
          <w:rFonts w:ascii="Times New Roman" w:hAnsi="Times New Roman" w:cs="Times New Roman"/>
          <w:sz w:val="24"/>
          <w:szCs w:val="24"/>
        </w:rPr>
        <w:t xml:space="preserve"> these are non-interactive functions that can be applications within themselves in addition to being tools (e.g., encryption and signature schemes belong to this layer).</w:t>
      </w:r>
    </w:p>
    <w:p w:rsidR="005B7DA3" w:rsidRDefault="00D200B9" w:rsidP="00D200B9">
      <w:pPr>
        <w:pStyle w:val="ListParagraph"/>
        <w:numPr>
          <w:ilvl w:val="0"/>
          <w:numId w:val="3"/>
        </w:numPr>
        <w:spacing w:after="0" w:line="240" w:lineRule="auto"/>
        <w:rPr>
          <w:rFonts w:ascii="Times New Roman" w:hAnsi="Times New Roman" w:cs="Times New Roman"/>
          <w:sz w:val="24"/>
          <w:szCs w:val="24"/>
        </w:rPr>
      </w:pPr>
      <w:ins w:id="72" w:author="LabTest" w:date="2011-08-22T09:37:00Z">
        <w:r>
          <w:rPr>
            <w:rFonts w:ascii="Times New Roman" w:hAnsi="Times New Roman" w:cs="Times New Roman"/>
            <w:b/>
            <w:bCs/>
            <w:sz w:val="24"/>
            <w:szCs w:val="24"/>
          </w:rPr>
          <w:t xml:space="preserve">Mid level </w:t>
        </w:r>
      </w:ins>
      <w:del w:id="73" w:author="LabTest" w:date="2011-08-22T09:37:00Z">
        <w:r w:rsidR="005B7DA3" w:rsidRPr="00A27E15" w:rsidDel="00D200B9">
          <w:rPr>
            <w:rFonts w:ascii="Times New Roman" w:hAnsi="Times New Roman" w:cs="Times New Roman"/>
            <w:b/>
            <w:bCs/>
            <w:sz w:val="24"/>
            <w:szCs w:val="24"/>
          </w:rPr>
          <w:delText xml:space="preserve">Interactive </w:delText>
        </w:r>
      </w:del>
      <w:ins w:id="74" w:author="LabTest" w:date="2011-08-22T09:37:00Z">
        <w:r>
          <w:rPr>
            <w:rFonts w:ascii="Times New Roman" w:hAnsi="Times New Roman" w:cs="Times New Roman"/>
            <w:b/>
            <w:bCs/>
            <w:sz w:val="24"/>
            <w:szCs w:val="24"/>
          </w:rPr>
          <w:t>i</w:t>
        </w:r>
        <w:r w:rsidRPr="00A27E15">
          <w:rPr>
            <w:rFonts w:ascii="Times New Roman" w:hAnsi="Times New Roman" w:cs="Times New Roman"/>
            <w:b/>
            <w:bCs/>
            <w:sz w:val="24"/>
            <w:szCs w:val="24"/>
          </w:rPr>
          <w:t xml:space="preserve">nteractive </w:t>
        </w:r>
      </w:ins>
      <w:r w:rsidR="005B7DA3" w:rsidRPr="00A27E15">
        <w:rPr>
          <w:rFonts w:ascii="Times New Roman" w:hAnsi="Times New Roman" w:cs="Times New Roman"/>
          <w:b/>
          <w:bCs/>
          <w:sz w:val="24"/>
          <w:szCs w:val="24"/>
        </w:rPr>
        <w:t xml:space="preserve">crypto </w:t>
      </w:r>
      <w:r w:rsidR="005B7DA3">
        <w:rPr>
          <w:rFonts w:ascii="Times New Roman" w:hAnsi="Times New Roman" w:cs="Times New Roman"/>
          <w:b/>
          <w:bCs/>
          <w:sz w:val="24"/>
          <w:szCs w:val="24"/>
        </w:rPr>
        <w:t>protocol</w:t>
      </w:r>
      <w:r w:rsidR="005B7DA3" w:rsidRPr="00A27E15">
        <w:rPr>
          <w:rFonts w:ascii="Times New Roman" w:hAnsi="Times New Roman" w:cs="Times New Roman"/>
          <w:b/>
          <w:bCs/>
          <w:sz w:val="24"/>
          <w:szCs w:val="24"/>
        </w:rPr>
        <w:t>s:</w:t>
      </w:r>
      <w:r w:rsidR="005B7DA3">
        <w:rPr>
          <w:rFonts w:ascii="Times New Roman" w:hAnsi="Times New Roman" w:cs="Times New Roman"/>
          <w:sz w:val="24"/>
          <w:szCs w:val="24"/>
        </w:rPr>
        <w:t xml:space="preserve"> these are interactive protocols involving two or more parties; typically, the protocols in this layer are popular building blocks like commitments, zero knowledge and oblivious transfer, but being a popular building block is not a requirement.</w:t>
      </w:r>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The purpose of this SDD is to design the low-level crypto functions also based on existing packages.</w:t>
      </w:r>
    </w:p>
    <w:p w:rsidR="005B7DA3" w:rsidRDefault="005B7DA3" w:rsidP="00515D3B"/>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8B01FE">
      <w:pPr>
        <w:pStyle w:val="Heading2"/>
        <w:numPr>
          <w:ilvl w:val="1"/>
          <w:numId w:val="51"/>
        </w:numPr>
        <w:tabs>
          <w:tab w:val="center" w:pos="1701"/>
        </w:tabs>
        <w:ind w:left="709" w:firstLine="284"/>
      </w:pPr>
      <w:bookmarkStart w:id="75" w:name="_Toc277840036"/>
      <w:bookmarkStart w:id="76" w:name="_Toc277840406"/>
      <w:bookmarkStart w:id="77" w:name="_Toc277840463"/>
      <w:bookmarkStart w:id="78" w:name="_Toc277840609"/>
      <w:bookmarkStart w:id="79" w:name="_Toc277840817"/>
      <w:bookmarkStart w:id="80" w:name="_Toc305323729"/>
      <w:r w:rsidRPr="00BC410A">
        <w:t>Goals</w:t>
      </w:r>
      <w:bookmarkEnd w:id="68"/>
      <w:bookmarkEnd w:id="75"/>
      <w:bookmarkEnd w:id="76"/>
      <w:bookmarkEnd w:id="77"/>
      <w:bookmarkEnd w:id="78"/>
      <w:bookmarkEnd w:id="79"/>
      <w:bookmarkEnd w:id="80"/>
    </w:p>
    <w:p w:rsidR="00515D3B" w:rsidRDefault="00515D3B" w:rsidP="00EA6062">
      <w:pPr>
        <w:pStyle w:val="ListParagraph"/>
        <w:spacing w:after="0" w:line="240" w:lineRule="auto"/>
        <w:ind w:left="0"/>
        <w:rPr>
          <w:rFonts w:ascii="Times New Roman" w:hAnsi="Times New Roman" w:cs="Times New Roman"/>
          <w:sz w:val="24"/>
          <w:szCs w:val="24"/>
        </w:rPr>
      </w:pPr>
      <w:bookmarkStart w:id="81" w:name="_Toc30214769"/>
      <w:bookmarkStart w:id="82"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w:t>
      </w:r>
      <w:r w:rsidR="00A27E15">
        <w:rPr>
          <w:rFonts w:ascii="Times New Roman" w:hAnsi="Times New Roman" w:cs="Times New Roman"/>
          <w:sz w:val="24"/>
          <w:szCs w:val="24"/>
        </w:rPr>
        <w:t>for</w:t>
      </w:r>
      <w:r>
        <w:rPr>
          <w:rFonts w:ascii="Times New Roman" w:hAnsi="Times New Roman" w:cs="Times New Roman"/>
          <w:sz w:val="24"/>
          <w:szCs w:val="24"/>
        </w:rPr>
        <w:t xml:space="preserve"> the development of the two higher cryptographic layers</w:t>
      </w:r>
      <w:r w:rsidR="00A27E15">
        <w:rPr>
          <w:rFonts w:ascii="Times New Roman" w:hAnsi="Times New Roman" w:cs="Times New Roman"/>
          <w:sz w:val="24"/>
          <w:szCs w:val="24"/>
        </w:rPr>
        <w:t xml:space="preserve">, and for direct use. </w:t>
      </w:r>
      <w:r>
        <w:rPr>
          <w:rFonts w:ascii="Times New Roman" w:hAnsi="Times New Roman" w:cs="Times New Roman"/>
          <w:sz w:val="24"/>
          <w:szCs w:val="24"/>
        </w:rPr>
        <w:t xml:space="preserve">We aim to provide a rich layer and </w:t>
      </w:r>
      <w:r w:rsidR="005B7DA3">
        <w:rPr>
          <w:rFonts w:ascii="Times New Roman" w:hAnsi="Times New Roman" w:cs="Times New Roman"/>
          <w:sz w:val="24"/>
          <w:szCs w:val="24"/>
        </w:rPr>
        <w:t xml:space="preserve">therefore provide multiple implementations of </w:t>
      </w:r>
      <w:del w:id="83" w:author="LabTest" w:date="2011-08-22T09:39:00Z">
        <w:r w:rsidR="005B7DA3" w:rsidDel="00EA6062">
          <w:rPr>
            <w:rFonts w:ascii="Times New Roman" w:hAnsi="Times New Roman" w:cs="Times New Roman"/>
            <w:sz w:val="24"/>
            <w:szCs w:val="24"/>
          </w:rPr>
          <w:delText>some</w:delText>
        </w:r>
        <w:r w:rsidDel="00EA6062">
          <w:rPr>
            <w:rFonts w:ascii="Times New Roman" w:hAnsi="Times New Roman" w:cs="Times New Roman"/>
            <w:sz w:val="24"/>
            <w:szCs w:val="24"/>
          </w:rPr>
          <w:delText xml:space="preserve"> </w:delText>
        </w:r>
      </w:del>
      <w:ins w:id="84" w:author="LabTest" w:date="2011-08-22T09:39:00Z">
        <w:r w:rsidR="00EA6062">
          <w:rPr>
            <w:rFonts w:ascii="Times New Roman" w:hAnsi="Times New Roman" w:cs="Times New Roman"/>
            <w:sz w:val="24"/>
            <w:szCs w:val="24"/>
          </w:rPr>
          <w:t xml:space="preserve">the </w:t>
        </w:r>
      </w:ins>
      <w:r>
        <w:rPr>
          <w:rFonts w:ascii="Times New Roman" w:hAnsi="Times New Roman" w:cs="Times New Roman"/>
          <w:sz w:val="24"/>
          <w:szCs w:val="24"/>
        </w:rPr>
        <w:t>functionality</w:t>
      </w:r>
      <w:ins w:id="85" w:author="LabTest" w:date="2011-08-22T09:39:00Z">
        <w:r w:rsidR="00EA6062">
          <w:rPr>
            <w:rFonts w:ascii="Times New Roman" w:hAnsi="Times New Roman" w:cs="Times New Roman"/>
            <w:sz w:val="24"/>
            <w:szCs w:val="24"/>
          </w:rPr>
          <w:t xml:space="preserve"> of this layer</w:t>
        </w:r>
      </w:ins>
      <w:r w:rsidR="005B7DA3">
        <w:rPr>
          <w:rFonts w:ascii="Times New Roman" w:hAnsi="Times New Roman" w:cs="Times New Roman"/>
          <w:sz w:val="24"/>
          <w:szCs w:val="24"/>
        </w:rPr>
        <w:t>, specifically when more than one</w:t>
      </w:r>
      <w:r>
        <w:rPr>
          <w:rFonts w:ascii="Times New Roman" w:hAnsi="Times New Roman" w:cs="Times New Roman"/>
          <w:sz w:val="24"/>
          <w:szCs w:val="24"/>
        </w:rPr>
        <w:t xml:space="preserve"> good existing </w:t>
      </w:r>
      <w:r w:rsidR="005B7DA3">
        <w:rPr>
          <w:rFonts w:ascii="Times New Roman" w:hAnsi="Times New Roman" w:cs="Times New Roman"/>
          <w:sz w:val="24"/>
          <w:szCs w:val="24"/>
        </w:rPr>
        <w:t>implementation is available</w:t>
      </w:r>
      <w:r>
        <w:rPr>
          <w:rFonts w:ascii="Times New Roman" w:hAnsi="Times New Roman" w:cs="Times New Roman"/>
          <w:sz w:val="24"/>
          <w:szCs w:val="24"/>
        </w:rPr>
        <w:t xml:space="preserve">. The first layer provides the user ability to choose which source of a specific cryptographic function to use </w:t>
      </w:r>
      <w:r w:rsidRPr="005B7DA3">
        <w:rPr>
          <w:rFonts w:ascii="Times New Roman" w:hAnsi="Times New Roman" w:cs="Times New Roman"/>
          <w:i/>
          <w:iCs/>
          <w:sz w:val="24"/>
          <w:szCs w:val="24"/>
        </w:rPr>
        <w:t>in run time</w:t>
      </w:r>
      <w:r>
        <w:rPr>
          <w:rFonts w:ascii="Times New Roman" w:hAnsi="Times New Roman" w:cs="Times New Roman"/>
          <w:sz w:val="24"/>
          <w:szCs w:val="24"/>
        </w:rPr>
        <w:t xml:space="preserve">, e.g. the version provided by Bouncy Castle, </w:t>
      </w:r>
      <w:r w:rsidR="005B7DA3">
        <w:rPr>
          <w:rFonts w:ascii="Times New Roman" w:hAnsi="Times New Roman" w:cs="Times New Roman"/>
          <w:sz w:val="24"/>
          <w:szCs w:val="24"/>
        </w:rPr>
        <w:t>C</w:t>
      </w:r>
      <w:r>
        <w:rPr>
          <w:rFonts w:ascii="Times New Roman" w:hAnsi="Times New Roman" w:cs="Times New Roman"/>
          <w:sz w:val="24"/>
          <w:szCs w:val="24"/>
        </w:rPr>
        <w:t>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r w:rsidR="005B7DA3">
        <w:rPr>
          <w:rFonts w:ascii="Times New Roman" w:hAnsi="Times New Roman" w:cs="Times New Roman"/>
          <w:sz w:val="24"/>
          <w:szCs w:val="24"/>
        </w:rPr>
        <w:t xml:space="preserve"> However, when good implementations of lower level primitives already exist, our preference is to not implement from scratch.</w:t>
      </w:r>
    </w:p>
    <w:p w:rsidR="00515D3B" w:rsidRDefault="00515D3B" w:rsidP="00AC5A4E">
      <w:pPr>
        <w:pStyle w:val="Heading1"/>
        <w:tabs>
          <w:tab w:val="clear" w:pos="2912"/>
          <w:tab w:val="num" w:pos="360"/>
          <w:tab w:val="left" w:pos="567"/>
        </w:tabs>
        <w:ind w:left="284"/>
      </w:pPr>
      <w:bookmarkStart w:id="86" w:name="_Toc277840037"/>
      <w:bookmarkStart w:id="87" w:name="_Toc277840407"/>
      <w:bookmarkStart w:id="88" w:name="_Toc277840464"/>
      <w:bookmarkStart w:id="89" w:name="_Toc277840610"/>
      <w:bookmarkStart w:id="90" w:name="_Toc277840688"/>
      <w:bookmarkStart w:id="91" w:name="_Toc277840818"/>
      <w:bookmarkStart w:id="92" w:name="_Toc305323730"/>
      <w:r>
        <w:t>Definitions Acronyms and Abbreviations</w:t>
      </w:r>
      <w:bookmarkEnd w:id="86"/>
      <w:bookmarkEnd w:id="87"/>
      <w:bookmarkEnd w:id="88"/>
      <w:bookmarkEnd w:id="89"/>
      <w:bookmarkEnd w:id="90"/>
      <w:bookmarkEnd w:id="91"/>
      <w:bookmarkEnd w:id="92"/>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3A42B4" w:rsidP="00165310">
            <w:pPr>
              <w:pStyle w:val="Cell"/>
            </w:pPr>
            <w:r>
              <w:t>CPP</w:t>
            </w:r>
          </w:p>
        </w:tc>
        <w:tc>
          <w:tcPr>
            <w:tcW w:w="6782" w:type="dxa"/>
          </w:tcPr>
          <w:p w:rsidR="00515D3B" w:rsidRDefault="003A42B4" w:rsidP="00165310">
            <w:pPr>
              <w:pStyle w:val="Cell"/>
            </w:pPr>
            <w:r>
              <w:t>Crypto++ library</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93" w:name="_References"/>
      <w:bookmarkStart w:id="94" w:name="_Toc277840038"/>
      <w:bookmarkStart w:id="95" w:name="_Toc277840408"/>
      <w:bookmarkStart w:id="96" w:name="_Toc277840465"/>
      <w:bookmarkStart w:id="97" w:name="_Toc277840611"/>
      <w:bookmarkStart w:id="98" w:name="_Toc277840689"/>
      <w:bookmarkStart w:id="99" w:name="_Toc277840819"/>
      <w:bookmarkStart w:id="100" w:name="_Toc305323731"/>
      <w:bookmarkEnd w:id="93"/>
      <w:r>
        <w:t>References</w:t>
      </w:r>
      <w:bookmarkEnd w:id="81"/>
      <w:bookmarkEnd w:id="82"/>
      <w:bookmarkEnd w:id="94"/>
      <w:bookmarkEnd w:id="95"/>
      <w:bookmarkEnd w:id="96"/>
      <w:bookmarkEnd w:id="97"/>
      <w:bookmarkEnd w:id="98"/>
      <w:bookmarkEnd w:id="99"/>
      <w:bookmarkEnd w:id="100"/>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101" w:name="_Toc30214771"/>
      <w:bookmarkStart w:id="102" w:name="_Toc33153565"/>
      <w:r w:rsidRPr="00BA7BD2">
        <w:rPr>
          <w:rFonts w:ascii="Times New Roman" w:hAnsi="Times New Roman"/>
          <w:i w:val="0"/>
          <w:iCs w:val="0"/>
          <w:color w:val="auto"/>
          <w:spacing w:val="0"/>
          <w:lang w:eastAsia="en-GB" w:bidi="he-IL"/>
        </w:rPr>
        <w:t xml:space="preserve">[1] Crypto SDK </w:t>
      </w:r>
      <w:bookmarkStart w:id="103" w:name="_Toc263690223"/>
      <w:r w:rsidRPr="00BA7BD2">
        <w:rPr>
          <w:rFonts w:ascii="Times New Roman" w:hAnsi="Times New Roman"/>
          <w:i w:val="0"/>
          <w:iCs w:val="0"/>
          <w:color w:val="auto"/>
          <w:spacing w:val="0"/>
          <w:lang w:eastAsia="en-GB" w:bidi="he-IL"/>
        </w:rPr>
        <w:t>Software Requirements Specifications (SRS)</w:t>
      </w:r>
      <w:bookmarkEnd w:id="103"/>
    </w:p>
    <w:p w:rsidR="00515D3B" w:rsidRDefault="00515D3B" w:rsidP="00515D3B">
      <w:pPr>
        <w:rPr>
          <w:lang w:eastAsia="en-GB"/>
        </w:rPr>
      </w:pPr>
      <w:r>
        <w:rPr>
          <w:lang w:eastAsia="en-GB"/>
        </w:rPr>
        <w:t xml:space="preserve">[2] </w:t>
      </w:r>
      <w:r w:rsidRPr="00E13E57">
        <w:rPr>
          <w:lang w:eastAsia="en-GB"/>
        </w:rPr>
        <w:t>SDK_interface.xlsx</w:t>
      </w:r>
    </w:p>
    <w:p w:rsidR="00B8526F" w:rsidRDefault="00AD7757" w:rsidP="002126D1">
      <w:pPr>
        <w:rPr>
          <w:lang w:eastAsia="en-GB"/>
        </w:rPr>
      </w:pPr>
      <w:hyperlink r:id="rId9" w:history="1">
        <w:r w:rsidR="00515D3B" w:rsidRPr="002126D1">
          <w:rPr>
            <w:rStyle w:val="Hyperlink"/>
            <w:lang w:eastAsia="en-GB"/>
          </w:rPr>
          <w:t xml:space="preserve">[3] </w:t>
        </w:r>
        <w:proofErr w:type="gramStart"/>
        <w:r w:rsidR="002126D1" w:rsidRPr="002126D1">
          <w:rPr>
            <w:rStyle w:val="Hyperlink"/>
            <w:lang w:eastAsia="en-GB"/>
          </w:rPr>
          <w:t>primitives_for_implementationV2.2.docx</w:t>
        </w:r>
        <w:proofErr w:type="gramEnd"/>
      </w:hyperlink>
    </w:p>
    <w:p w:rsidR="00C41240" w:rsidRDefault="00C41240" w:rsidP="002126D1">
      <w:pPr>
        <w:rPr>
          <w:lang w:eastAsia="en-GB"/>
        </w:rPr>
      </w:pPr>
      <w:r>
        <w:t xml:space="preserve">[4] </w:t>
      </w:r>
      <w:hyperlink r:id="rId10"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Pr="00AD7757" w:rsidRDefault="00515D3B" w:rsidP="00515D3B">
      <w:pPr>
        <w:pStyle w:val="Heading1"/>
        <w:tabs>
          <w:tab w:val="clear" w:pos="2912"/>
          <w:tab w:val="num" w:pos="360"/>
        </w:tabs>
        <w:ind w:left="284"/>
        <w:rPr>
          <w:rFonts w:ascii="Helvetica" w:hAnsi="Helvetica"/>
        </w:rPr>
      </w:pPr>
      <w:bookmarkStart w:id="104" w:name="_Toc277840039"/>
      <w:bookmarkStart w:id="105" w:name="_Toc277840409"/>
      <w:bookmarkStart w:id="106" w:name="_Toc277840466"/>
      <w:bookmarkStart w:id="107" w:name="_Toc277840612"/>
      <w:bookmarkStart w:id="108" w:name="_Toc277840690"/>
      <w:bookmarkStart w:id="109" w:name="_Toc277840820"/>
      <w:bookmarkStart w:id="110" w:name="_Toc305323732"/>
      <w:r w:rsidRPr="00AD7757">
        <w:t>Wide Design Decisions</w:t>
      </w:r>
      <w:bookmarkEnd w:id="104"/>
      <w:bookmarkEnd w:id="105"/>
      <w:bookmarkEnd w:id="106"/>
      <w:bookmarkEnd w:id="107"/>
      <w:bookmarkEnd w:id="108"/>
      <w:bookmarkEnd w:id="109"/>
      <w:bookmarkEnd w:id="110"/>
      <w:r w:rsidRPr="00AD7757">
        <w:rPr>
          <w:rFonts w:ascii="Helvetica" w:hAnsi="Helvetica"/>
        </w:rPr>
        <w:t xml:space="preserve"> </w:t>
      </w:r>
    </w:p>
    <w:p w:rsidR="008D7CA7" w:rsidRPr="008D7CA7" w:rsidRDefault="008D7CA7" w:rsidP="008D7CA7">
      <w:pPr>
        <w:pStyle w:val="Heading2"/>
      </w:pPr>
      <w:bookmarkStart w:id="111" w:name="_Toc305323733"/>
      <w:r>
        <w:t>Language</w:t>
      </w:r>
      <w:bookmarkEnd w:id="111"/>
    </w:p>
    <w:p w:rsidR="008D7CA7" w:rsidRDefault="006F2688" w:rsidP="005B7DA3">
      <w:pPr>
        <w:autoSpaceDE/>
        <w:autoSpaceDN/>
        <w:adjustRightInd/>
        <w:rPr>
          <w:lang w:eastAsia="en-GB"/>
        </w:rPr>
      </w:pPr>
      <w:r>
        <w:rPr>
          <w:lang w:eastAsia="en-GB"/>
        </w:rPr>
        <w:t xml:space="preserve">After considering various </w:t>
      </w:r>
      <w:r w:rsidR="005B7DA3">
        <w:rPr>
          <w:lang w:eastAsia="en-GB"/>
        </w:rPr>
        <w:t>programming</w:t>
      </w:r>
      <w:r>
        <w:rPr>
          <w:lang w:eastAsia="en-GB"/>
        </w:rPr>
        <w:t xml:space="preserve">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 logic</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OSs</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2C4EFA">
      <w:pPr>
        <w:pStyle w:val="ListParagraph"/>
        <w:numPr>
          <w:ilvl w:val="0"/>
          <w:numId w:val="15"/>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Default="000D5F75" w:rsidP="002C4EFA">
      <w:pPr>
        <w:pStyle w:val="ListParagraph"/>
        <w:numPr>
          <w:ilvl w:val="0"/>
          <w:numId w:val="15"/>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8D7CA7" w:rsidRDefault="008D7CA7" w:rsidP="00021C3A">
      <w:pPr>
        <w:pStyle w:val="Heading2"/>
        <w:numPr>
          <w:ilvl w:val="1"/>
          <w:numId w:val="14"/>
        </w:numPr>
        <w:tabs>
          <w:tab w:val="decimal" w:pos="1701"/>
        </w:tabs>
        <w:ind w:left="709" w:firstLine="284"/>
      </w:pPr>
      <w:bookmarkStart w:id="112" w:name="_Toc305323734"/>
      <w:r>
        <w:t>General Architecture</w:t>
      </w:r>
      <w:bookmarkEnd w:id="112"/>
    </w:p>
    <w:p w:rsidR="008D7CA7" w:rsidRDefault="00515D3B" w:rsidP="00EA6062">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r w:rsidR="005B15B1">
        <w:rPr>
          <w:lang w:eastAsia="en-GB"/>
        </w:rPr>
        <w:t>section</w:t>
      </w:r>
      <w:r w:rsidR="005B7DA3">
        <w:rPr>
          <w:lang w:eastAsia="en-GB"/>
        </w:rPr>
        <w:t xml:space="preserve"> </w:t>
      </w:r>
      <w:del w:id="113" w:author="LabTest" w:date="2011-08-22T09:40:00Z">
        <w:r w:rsidR="005B7DA3" w:rsidDel="00EA6062">
          <w:rPr>
            <w:lang w:eastAsia="en-GB"/>
          </w:rPr>
          <w:delText>the</w:delText>
        </w:r>
        <w:r w:rsidR="005B15B1" w:rsidDel="00EA6062">
          <w:rPr>
            <w:lang w:eastAsia="en-GB"/>
          </w:rPr>
          <w:delText xml:space="preserve"> </w:delText>
        </w:r>
      </w:del>
      <w:hyperlink w:anchor="_The_provider_architecture:" w:history="1">
        <w:r w:rsidR="005B15B1" w:rsidRPr="005B15B1">
          <w:rPr>
            <w:rStyle w:val="Hyperlink"/>
            <w:lang w:eastAsia="en-GB"/>
          </w:rPr>
          <w:t>provider architecture</w:t>
        </w:r>
      </w:hyperlink>
      <w:r w:rsidR="005B15B1">
        <w:rPr>
          <w:lang w:eastAsia="en-GB"/>
        </w:rPr>
        <w:t xml:space="preserve"> in the Appendix.</w:t>
      </w:r>
    </w:p>
    <w:p w:rsidR="00A15581" w:rsidRDefault="00A15581" w:rsidP="00A15581">
      <w:r>
        <w:rPr>
          <w:lang w:eastAsia="en-GB"/>
        </w:rPr>
        <w:t xml:space="preserve">As a convention, we say that </w:t>
      </w:r>
      <w:r w:rsidRPr="003F5E95">
        <w:t>Interface</w:t>
      </w:r>
      <w:r>
        <w:t>s</w:t>
      </w:r>
      <w:r w:rsidRPr="003F5E95">
        <w:t xml:space="preserve"> are used for primitive/protocol types (like PRF, Hash etc.) and security levels (like collision resistance versus target collision resistance in hash functions, and security for semi-honest or malicious stand-alone in protocols).</w:t>
      </w:r>
    </w:p>
    <w:p w:rsidR="00A15581" w:rsidRDefault="00A15581" w:rsidP="00A15581">
      <w:r w:rsidRPr="003F5E95">
        <w:t xml:space="preserve">In addition, </w:t>
      </w:r>
      <w:r>
        <w:t xml:space="preserve">interfaces </w:t>
      </w:r>
      <w:r w:rsidRPr="00A15581">
        <w:rPr>
          <w:b/>
          <w:bCs/>
        </w:rPr>
        <w:t>can</w:t>
      </w:r>
      <w:r>
        <w:t xml:space="preserve"> </w:t>
      </w:r>
      <w:r w:rsidRPr="003F5E95">
        <w:t xml:space="preserve">be used for important concrete algorithms that a protocol designer may want to specify. For example, interfaces are given for </w:t>
      </w:r>
      <w:del w:id="114" w:author="LabTest" w:date="2011-08-22T09:45:00Z">
        <w:r w:rsidRPr="003F5E95" w:rsidDel="002F1B12">
          <w:delText>3DES</w:delText>
        </w:r>
      </w:del>
      <w:ins w:id="115" w:author="LabTest" w:date="2011-08-22T09:45:00Z">
        <w:r w:rsidR="002F1B12">
          <w:t>TripleDES</w:t>
        </w:r>
      </w:ins>
      <w:r w:rsidRPr="003F5E95">
        <w:t xml:space="preserve"> and AES since a protocol designer may want to ensure that it uses an AES-based pseudorandom permutation (but this can concretely be implemented from bouncy castle, Crypto++, etc.).</w:t>
      </w:r>
    </w:p>
    <w:p w:rsidR="00A15581" w:rsidRDefault="00A15581" w:rsidP="005B7DA3">
      <w:pPr>
        <w:autoSpaceDE/>
        <w:autoSpaceDN/>
        <w:adjustRightInd/>
        <w:rPr>
          <w:lang w:eastAsia="en-GB"/>
        </w:rPr>
      </w:pPr>
    </w:p>
    <w:p w:rsidR="00515D3B" w:rsidRDefault="008D7CA7" w:rsidP="00021C3A">
      <w:pPr>
        <w:pStyle w:val="Heading2"/>
        <w:numPr>
          <w:ilvl w:val="1"/>
          <w:numId w:val="14"/>
        </w:numPr>
        <w:tabs>
          <w:tab w:val="decimal" w:pos="1701"/>
        </w:tabs>
        <w:ind w:left="709" w:firstLine="284"/>
      </w:pPr>
      <w:bookmarkStart w:id="116" w:name="_Interfaces"/>
      <w:bookmarkStart w:id="117" w:name="_Toc305323735"/>
      <w:bookmarkEnd w:id="116"/>
      <w:r>
        <w:lastRenderedPageBreak/>
        <w:t>Interfaces</w:t>
      </w:r>
      <w:bookmarkEnd w:id="117"/>
      <w:r w:rsidR="00515D3B">
        <w:t xml:space="preserve"> </w:t>
      </w:r>
    </w:p>
    <w:p w:rsidR="008D7CA7" w:rsidRDefault="008E0A0D" w:rsidP="00521740">
      <w:pPr>
        <w:rPr>
          <w:lang w:eastAsia="en-GB"/>
        </w:rPr>
      </w:pPr>
      <w:r>
        <w:rPr>
          <w:lang w:eastAsia="en-GB"/>
        </w:rPr>
        <w:t>We provide an</w:t>
      </w:r>
      <w:r w:rsidR="008D7CA7">
        <w:rPr>
          <w:lang w:eastAsia="en-GB"/>
        </w:rPr>
        <w:t xml:space="preserve"> API for using the following </w:t>
      </w:r>
      <w:r w:rsidR="00004295">
        <w:rPr>
          <w:lang w:eastAsia="en-GB"/>
        </w:rPr>
        <w:t xml:space="preserve">cryptographic </w:t>
      </w:r>
      <w:r w:rsidR="00521740">
        <w:rPr>
          <w:lang w:eastAsia="en-GB"/>
        </w:rPr>
        <w:t>primitives</w:t>
      </w:r>
      <w:r w:rsidR="00004295">
        <w:rPr>
          <w:lang w:eastAsia="en-GB"/>
        </w:rPr>
        <w:t>:</w:t>
      </w:r>
    </w:p>
    <w:p w:rsidR="008D7CA7" w:rsidRPr="008D7CA7" w:rsidRDefault="008D7CA7" w:rsidP="008D7CA7">
      <w:pPr>
        <w:rPr>
          <w:lang w:eastAsia="en-GB"/>
        </w:rPr>
      </w:pPr>
    </w:p>
    <w:p w:rsidR="00515D3B" w:rsidRDefault="00515D3B" w:rsidP="00AF7C23">
      <w:pPr>
        <w:numPr>
          <w:ilvl w:val="0"/>
          <w:numId w:val="2"/>
        </w:numPr>
        <w:autoSpaceDE/>
        <w:autoSpaceDN/>
        <w:adjustRightInd/>
        <w:rPr>
          <w:lang w:eastAsia="en-GB"/>
        </w:rPr>
      </w:pPr>
      <w:r w:rsidRPr="00DF6AD4">
        <w:rPr>
          <w:lang w:eastAsia="en-GB"/>
        </w:rPr>
        <w:t>Pseudorandom generator</w:t>
      </w:r>
      <w:r w:rsidR="00521740">
        <w:rPr>
          <w:lang w:eastAsia="en-GB"/>
        </w:rPr>
        <w:t>s</w:t>
      </w:r>
      <w:r w:rsidRPr="00DF6AD4">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Pseudorandom function</w:t>
      </w:r>
      <w:r w:rsidR="00521740">
        <w:rPr>
          <w:lang w:eastAsia="en-GB"/>
        </w:rPr>
        <w:t>s</w:t>
      </w:r>
      <w:r>
        <w:rPr>
          <w:lang w:eastAsia="en-GB"/>
        </w:rPr>
        <w:t xml:space="preserve"> </w:t>
      </w:r>
    </w:p>
    <w:p w:rsidR="00521740" w:rsidRDefault="00521740" w:rsidP="00521740">
      <w:pPr>
        <w:numPr>
          <w:ilvl w:val="0"/>
          <w:numId w:val="2"/>
        </w:numPr>
        <w:autoSpaceDE/>
        <w:autoSpaceDN/>
        <w:adjustRightInd/>
        <w:rPr>
          <w:lang w:eastAsia="en-GB"/>
        </w:rPr>
      </w:pPr>
      <w:r w:rsidRPr="00DF6AD4">
        <w:rPr>
          <w:lang w:eastAsia="en-GB"/>
        </w:rPr>
        <w:t>Pseudorandom permutation</w:t>
      </w:r>
      <w:r>
        <w:rPr>
          <w:lang w:eastAsia="en-GB"/>
        </w:rPr>
        <w:t xml:space="preserve">s </w:t>
      </w:r>
    </w:p>
    <w:p w:rsidR="00515D3B" w:rsidRDefault="00521740" w:rsidP="00AF7C23">
      <w:pPr>
        <w:numPr>
          <w:ilvl w:val="0"/>
          <w:numId w:val="2"/>
        </w:numPr>
        <w:autoSpaceDE/>
        <w:autoSpaceDN/>
        <w:adjustRightInd/>
        <w:rPr>
          <w:lang w:eastAsia="en-GB"/>
        </w:rPr>
      </w:pPr>
      <w:r>
        <w:rPr>
          <w:lang w:eastAsia="en-GB"/>
        </w:rPr>
        <w:t>Collision resistant h</w:t>
      </w:r>
      <w:r w:rsidR="00515D3B" w:rsidRPr="00DF6AD4">
        <w:rPr>
          <w:lang w:eastAsia="en-GB"/>
        </w:rPr>
        <w:t>ash function</w:t>
      </w:r>
      <w:r>
        <w:rPr>
          <w:lang w:eastAsia="en-GB"/>
        </w:rPr>
        <w:t>s</w:t>
      </w:r>
    </w:p>
    <w:p w:rsidR="00521740" w:rsidRDefault="00521740" w:rsidP="00AF7C23">
      <w:pPr>
        <w:numPr>
          <w:ilvl w:val="0"/>
          <w:numId w:val="2"/>
        </w:numPr>
        <w:autoSpaceDE/>
        <w:autoSpaceDN/>
        <w:adjustRightInd/>
        <w:rPr>
          <w:lang w:eastAsia="en-GB"/>
        </w:rPr>
      </w:pPr>
      <w:r>
        <w:rPr>
          <w:lang w:eastAsia="en-GB"/>
        </w:rPr>
        <w:t>Universal hash functions</w:t>
      </w:r>
    </w:p>
    <w:p w:rsidR="00515D3B" w:rsidRDefault="00521740" w:rsidP="00AF7C23">
      <w:pPr>
        <w:numPr>
          <w:ilvl w:val="0"/>
          <w:numId w:val="2"/>
        </w:numPr>
        <w:autoSpaceDE/>
        <w:autoSpaceDN/>
        <w:adjustRightInd/>
        <w:rPr>
          <w:lang w:eastAsia="en-GB"/>
        </w:rPr>
      </w:pPr>
      <w:r>
        <w:rPr>
          <w:lang w:eastAsia="en-GB"/>
        </w:rPr>
        <w:t>Trapdoor permutations</w:t>
      </w:r>
    </w:p>
    <w:p w:rsidR="00515D3B" w:rsidRDefault="00521740" w:rsidP="00AF7C23">
      <w:pPr>
        <w:numPr>
          <w:ilvl w:val="0"/>
          <w:numId w:val="2"/>
        </w:numPr>
        <w:autoSpaceDE/>
        <w:autoSpaceDN/>
        <w:adjustRightInd/>
        <w:rPr>
          <w:lang w:eastAsia="en-GB"/>
        </w:rPr>
      </w:pPr>
      <w:r>
        <w:rPr>
          <w:lang w:eastAsia="en-GB"/>
        </w:rPr>
        <w:t>Get (true) random</w:t>
      </w:r>
    </w:p>
    <w:p w:rsidR="00515D3B" w:rsidRDefault="00521740" w:rsidP="00AF7C23">
      <w:pPr>
        <w:numPr>
          <w:ilvl w:val="0"/>
          <w:numId w:val="2"/>
        </w:numPr>
        <w:autoSpaceDE/>
        <w:autoSpaceDN/>
        <w:adjustRightInd/>
        <w:rPr>
          <w:lang w:eastAsia="en-GB"/>
        </w:rPr>
      </w:pPr>
      <w:r>
        <w:rPr>
          <w:lang w:eastAsia="en-GB"/>
        </w:rPr>
        <w:t>A d</w:t>
      </w:r>
      <w:r w:rsidR="00515D3B" w:rsidRPr="00DF6AD4">
        <w:rPr>
          <w:lang w:eastAsia="en-GB"/>
        </w:rPr>
        <w:t>iscrete log</w:t>
      </w:r>
      <w:r w:rsidR="00515D3B">
        <w:rPr>
          <w:lang w:eastAsia="en-GB"/>
        </w:rPr>
        <w:t xml:space="preserve"> </w:t>
      </w:r>
      <w:r w:rsidR="008E0A0D">
        <w:rPr>
          <w:lang w:eastAsia="en-GB"/>
        </w:rPr>
        <w:t>l</w:t>
      </w:r>
      <w:r w:rsidR="00515D3B">
        <w:rPr>
          <w:lang w:eastAsia="en-GB"/>
        </w:rPr>
        <w:t xml:space="preserve">ibrary </w:t>
      </w:r>
    </w:p>
    <w:p w:rsidR="008E0A0D" w:rsidRDefault="008E0A0D" w:rsidP="00AF7C23">
      <w:pPr>
        <w:numPr>
          <w:ilvl w:val="0"/>
          <w:numId w:val="2"/>
        </w:numPr>
        <w:autoSpaceDE/>
        <w:autoSpaceDN/>
        <w:adjustRightInd/>
        <w:rPr>
          <w:lang w:eastAsia="en-GB"/>
        </w:rPr>
      </w:pPr>
      <w:r>
        <w:rPr>
          <w:lang w:eastAsia="en-GB"/>
        </w:rPr>
        <w:t>Key derivation function</w:t>
      </w:r>
      <w:r w:rsidR="00521740">
        <w:rPr>
          <w:lang w:eastAsia="en-GB"/>
        </w:rPr>
        <w:t>s</w:t>
      </w:r>
    </w:p>
    <w:p w:rsidR="008D7CA7" w:rsidRDefault="008D7CA7" w:rsidP="008D7CA7">
      <w:pPr>
        <w:autoSpaceDE/>
        <w:autoSpaceDN/>
        <w:adjustRightInd/>
        <w:ind w:left="720"/>
        <w:rPr>
          <w:lang w:eastAsia="en-GB"/>
        </w:rPr>
      </w:pPr>
    </w:p>
    <w:p w:rsidR="00BF70EC" w:rsidRDefault="00BF70EC" w:rsidP="00521740">
      <w:pPr>
        <w:autoSpaceDE/>
        <w:autoSpaceDN/>
        <w:adjustRightInd/>
        <w:rPr>
          <w:lang w:eastAsia="en-GB"/>
        </w:rPr>
      </w:pPr>
      <w:r>
        <w:rPr>
          <w:lang w:eastAsia="en-GB"/>
        </w:rPr>
        <w:t xml:space="preserve">By using interfaces, an application or a cryptographic protocol can choose to specify or not </w:t>
      </w:r>
      <w:r w:rsidR="00521740">
        <w:rPr>
          <w:lang w:eastAsia="en-GB"/>
        </w:rPr>
        <w:t xml:space="preserve">specify </w:t>
      </w:r>
      <w:r>
        <w:rPr>
          <w:lang w:eastAsia="en-GB"/>
        </w:rPr>
        <w:t>the exact type of primitive it needs. For example, a protocol can say that it requires a pseudorandom perm</w:t>
      </w:r>
      <w:r w:rsidR="00DA150E">
        <w:rPr>
          <w:lang w:eastAsia="en-GB"/>
        </w:rPr>
        <w:t xml:space="preserve">utation without specifying </w:t>
      </w:r>
      <w:r w:rsidR="00521740">
        <w:rPr>
          <w:lang w:eastAsia="en-GB"/>
        </w:rPr>
        <w:t xml:space="preserve">which </w:t>
      </w:r>
      <w:r w:rsidR="00DA150E">
        <w:rPr>
          <w:lang w:eastAsia="en-GB"/>
        </w:rPr>
        <w:t>one</w:t>
      </w:r>
      <w:r w:rsidR="00521740">
        <w:rPr>
          <w:lang w:eastAsia="en-GB"/>
        </w:rPr>
        <w:t>.</w:t>
      </w:r>
      <w:r>
        <w:rPr>
          <w:lang w:eastAsia="en-GB"/>
        </w:rPr>
        <w:t xml:space="preserve"> </w:t>
      </w:r>
      <w:r w:rsidR="00521740">
        <w:rPr>
          <w:lang w:eastAsia="en-GB"/>
        </w:rPr>
        <w:t>T</w:t>
      </w:r>
      <w:r>
        <w:rPr>
          <w:lang w:eastAsia="en-GB"/>
        </w:rPr>
        <w:t>hen</w:t>
      </w:r>
      <w:r w:rsidR="00521740">
        <w:rPr>
          <w:lang w:eastAsia="en-GB"/>
        </w:rPr>
        <w:t>,</w:t>
      </w:r>
      <w:r>
        <w:rPr>
          <w:lang w:eastAsia="en-GB"/>
        </w:rPr>
        <w:t xml:space="preserve"> it is up to the calling application to instant</w:t>
      </w:r>
      <w:r w:rsidR="00521740">
        <w:rPr>
          <w:lang w:eastAsia="en-GB"/>
        </w:rPr>
        <w:t xml:space="preserve">iate a specific one, say </w:t>
      </w:r>
      <w:del w:id="118" w:author="LabTest" w:date="2011-08-22T09:45:00Z">
        <w:r w:rsidR="00521740" w:rsidDel="002F1B12">
          <w:rPr>
            <w:lang w:eastAsia="en-GB"/>
          </w:rPr>
          <w:delText>3DES</w:delText>
        </w:r>
      </w:del>
      <w:ins w:id="119" w:author="LabTest" w:date="2011-08-22T09:45:00Z">
        <w:r w:rsidR="002F1B12">
          <w:rPr>
            <w:lang w:eastAsia="en-GB"/>
          </w:rPr>
          <w:t>TripleDES</w:t>
        </w:r>
      </w:ins>
      <w:r w:rsidR="00521740">
        <w:rPr>
          <w:lang w:eastAsia="en-GB"/>
        </w:rPr>
        <w:t>,</w:t>
      </w:r>
      <w:r>
        <w:rPr>
          <w:lang w:eastAsia="en-GB"/>
        </w:rPr>
        <w:t xml:space="preserve"> AES or </w:t>
      </w:r>
      <w:r w:rsidR="00521740">
        <w:rPr>
          <w:lang w:eastAsia="en-GB"/>
        </w:rPr>
        <w:t xml:space="preserve">any </w:t>
      </w:r>
      <w:r>
        <w:rPr>
          <w:lang w:eastAsia="en-GB"/>
        </w:rPr>
        <w:t>other</w:t>
      </w:r>
      <w:r w:rsidR="00521740">
        <w:rPr>
          <w:lang w:eastAsia="en-GB"/>
        </w:rPr>
        <w:t>. Alternatively,</w:t>
      </w:r>
      <w:r>
        <w:rPr>
          <w:lang w:eastAsia="en-GB"/>
        </w:rPr>
        <w:t xml:space="preserve"> the protocol can be very specific and </w:t>
      </w:r>
      <w:r w:rsidR="00521740">
        <w:rPr>
          <w:lang w:eastAsia="en-GB"/>
        </w:rPr>
        <w:t xml:space="preserve">specifically </w:t>
      </w:r>
      <w:r>
        <w:rPr>
          <w:lang w:eastAsia="en-GB"/>
        </w:rPr>
        <w:t xml:space="preserve">require </w:t>
      </w:r>
      <w:del w:id="120" w:author="LabTest" w:date="2011-08-22T09:45:00Z">
        <w:r w:rsidDel="002F1B12">
          <w:rPr>
            <w:lang w:eastAsia="en-GB"/>
          </w:rPr>
          <w:delText>3DES</w:delText>
        </w:r>
      </w:del>
      <w:ins w:id="121" w:author="LabTest" w:date="2011-08-22T09:45:00Z">
        <w:r w:rsidR="002F1B12">
          <w:rPr>
            <w:lang w:eastAsia="en-GB"/>
          </w:rPr>
          <w:t>TripleDES</w:t>
        </w:r>
      </w:ins>
      <w:r>
        <w:rPr>
          <w:lang w:eastAsia="en-GB"/>
        </w:rPr>
        <w:t xml:space="preserve"> </w:t>
      </w:r>
      <w:r w:rsidR="00521740">
        <w:rPr>
          <w:lang w:eastAsia="en-GB"/>
        </w:rPr>
        <w:t>(</w:t>
      </w:r>
      <w:r>
        <w:rPr>
          <w:lang w:eastAsia="en-GB"/>
        </w:rPr>
        <w:t>for example</w:t>
      </w:r>
      <w:r w:rsidR="00521740">
        <w:rPr>
          <w:lang w:eastAsia="en-GB"/>
        </w:rPr>
        <w:t>)</w:t>
      </w:r>
      <w:r>
        <w:rPr>
          <w:lang w:eastAsia="en-GB"/>
        </w:rPr>
        <w:t>.</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15581" w:rsidRDefault="00A15581" w:rsidP="002126D1">
      <w:pPr>
        <w:tabs>
          <w:tab w:val="left" w:pos="9498"/>
          <w:tab w:val="left" w:pos="9639"/>
          <w:tab w:val="left" w:pos="9781"/>
        </w:tabs>
        <w:autoSpaceDE/>
        <w:autoSpaceDN/>
        <w:adjustRightInd/>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8D7CA7" w:rsidP="00021C3A">
      <w:pPr>
        <w:pStyle w:val="Heading2"/>
        <w:numPr>
          <w:ilvl w:val="1"/>
          <w:numId w:val="14"/>
        </w:numPr>
        <w:tabs>
          <w:tab w:val="decimal" w:pos="1701"/>
        </w:tabs>
        <w:ind w:left="709" w:firstLine="284"/>
      </w:pPr>
      <w:bookmarkStart w:id="122" w:name="_Toc305323736"/>
      <w:r>
        <w:t>External Libraries</w:t>
      </w:r>
      <w:bookmarkEnd w:id="122"/>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021C3A">
      <w:pPr>
        <w:pStyle w:val="Heading3"/>
        <w:numPr>
          <w:ilvl w:val="2"/>
          <w:numId w:val="14"/>
        </w:numPr>
      </w:pPr>
      <w:bookmarkStart w:id="123" w:name="_Toc305323737"/>
      <w:r>
        <w:t>Java</w:t>
      </w:r>
      <w:bookmarkEnd w:id="123"/>
    </w:p>
    <w:p w:rsidR="00515D3B" w:rsidRDefault="00515D3B" w:rsidP="00AF7C23">
      <w:pPr>
        <w:numPr>
          <w:ilvl w:val="1"/>
          <w:numId w:val="2"/>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AF7C23">
      <w:pPr>
        <w:numPr>
          <w:ilvl w:val="1"/>
          <w:numId w:val="2"/>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EA6062">
      <w:pPr>
        <w:rPr>
          <w:lang w:eastAsia="en-GB"/>
        </w:rPr>
      </w:pPr>
      <w:r>
        <w:rPr>
          <w:lang w:eastAsia="en-GB"/>
        </w:rPr>
        <w:t xml:space="preserve">Bouncy </w:t>
      </w:r>
      <w:r w:rsidR="00C654AD">
        <w:rPr>
          <w:lang w:eastAsia="en-GB"/>
        </w:rPr>
        <w:t>C</w:t>
      </w:r>
      <w:r>
        <w:rPr>
          <w:lang w:eastAsia="en-GB"/>
        </w:rPr>
        <w:t xml:space="preserve">astle </w:t>
      </w:r>
      <w:del w:id="124" w:author="LabTest" w:date="2011-08-22T09:42:00Z">
        <w:r w:rsidDel="00EA6062">
          <w:rPr>
            <w:lang w:eastAsia="en-GB"/>
          </w:rPr>
          <w:delText>uses the provider architecture of the security package of Java and thus,</w:delText>
        </w:r>
        <w:r w:rsidR="004B4D85" w:rsidDel="00EA6062">
          <w:rPr>
            <w:lang w:eastAsia="en-GB"/>
          </w:rPr>
          <w:delText xml:space="preserve"> is</w:delText>
        </w:r>
        <w:r w:rsidDel="00EA6062">
          <w:rPr>
            <w:lang w:eastAsia="en-GB"/>
          </w:rPr>
          <w:delText xml:space="preserve"> easy to integrate into this layer. Moreover, it </w:delText>
        </w:r>
      </w:del>
      <w:r>
        <w:rPr>
          <w:lang w:eastAsia="en-GB"/>
        </w:rPr>
        <w:t>has interfaces that are strongly related to our required interfaces</w:t>
      </w:r>
      <w:ins w:id="125" w:author="LabTest" w:date="2011-08-22T09:42:00Z">
        <w:r w:rsidR="00EA6062">
          <w:rPr>
            <w:lang w:eastAsia="en-GB"/>
          </w:rPr>
          <w:t xml:space="preserve"> and thus, is easy to integrate into this layer</w:t>
        </w:r>
      </w:ins>
      <w:r>
        <w:rPr>
          <w:lang w:eastAsia="en-GB"/>
        </w:rPr>
        <w:t>.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021C3A">
      <w:pPr>
        <w:pStyle w:val="Heading3"/>
        <w:numPr>
          <w:ilvl w:val="2"/>
          <w:numId w:val="14"/>
        </w:numPr>
      </w:pPr>
      <w:bookmarkStart w:id="126" w:name="_Toc305323738"/>
      <w:r>
        <w:t>C/C++</w:t>
      </w:r>
      <w:bookmarkEnd w:id="126"/>
    </w:p>
    <w:p w:rsidR="00515D3B" w:rsidRDefault="00515D3B" w:rsidP="00AF7C23">
      <w:pPr>
        <w:numPr>
          <w:ilvl w:val="1"/>
          <w:numId w:val="2"/>
        </w:numPr>
        <w:rPr>
          <w:lang w:eastAsia="en-GB"/>
        </w:rPr>
      </w:pPr>
      <w:r>
        <w:rPr>
          <w:lang w:eastAsia="en-GB"/>
        </w:rPr>
        <w:t>Crypto++ (C++)</w:t>
      </w:r>
    </w:p>
    <w:p w:rsidR="00515D3B" w:rsidRDefault="00515D3B" w:rsidP="00AF7C23">
      <w:pPr>
        <w:numPr>
          <w:ilvl w:val="1"/>
          <w:numId w:val="2"/>
        </w:numPr>
        <w:rPr>
          <w:lang w:eastAsia="en-GB"/>
        </w:rPr>
      </w:pPr>
      <w:r>
        <w:rPr>
          <w:lang w:eastAsia="en-GB"/>
        </w:rPr>
        <w:t>OpenSSL (C)</w:t>
      </w:r>
    </w:p>
    <w:p w:rsidR="00515D3B" w:rsidRDefault="00515D3B" w:rsidP="00AF7C23">
      <w:pPr>
        <w:numPr>
          <w:ilvl w:val="1"/>
          <w:numId w:val="2"/>
        </w:numPr>
        <w:rPr>
          <w:ins w:id="127" w:author="LabTest" w:date="2011-08-22T09:43:00Z"/>
          <w:lang w:eastAsia="en-GB"/>
        </w:rPr>
      </w:pPr>
      <w:r>
        <w:rPr>
          <w:lang w:eastAsia="en-GB"/>
        </w:rPr>
        <w:t>CACE – salt (C)</w:t>
      </w:r>
    </w:p>
    <w:p w:rsidR="00EA6062" w:rsidRDefault="00EA6062" w:rsidP="00AF7C23">
      <w:pPr>
        <w:numPr>
          <w:ilvl w:val="1"/>
          <w:numId w:val="2"/>
        </w:numPr>
        <w:rPr>
          <w:ins w:id="128" w:author="LabTest" w:date="2011-08-22T09:43:00Z"/>
          <w:lang w:eastAsia="en-GB"/>
        </w:rPr>
      </w:pPr>
      <w:ins w:id="129" w:author="LabTest" w:date="2011-08-22T09:43:00Z">
        <w:r>
          <w:rPr>
            <w:lang w:eastAsia="en-GB"/>
          </w:rPr>
          <w:t>Miracl  (C++)</w:t>
        </w:r>
      </w:ins>
    </w:p>
    <w:p w:rsidR="00EA6062" w:rsidRDefault="00EA6062" w:rsidP="002F1B12">
      <w:pPr>
        <w:numPr>
          <w:ilvl w:val="1"/>
          <w:numId w:val="2"/>
        </w:numPr>
        <w:rPr>
          <w:lang w:eastAsia="en-GB"/>
        </w:rPr>
      </w:pPr>
      <w:ins w:id="130" w:author="LabTest" w:date="2011-08-22T09:43:00Z">
        <w:r>
          <w:rPr>
            <w:lang w:eastAsia="en-GB"/>
          </w:rPr>
          <w:t xml:space="preserve">NTL – </w:t>
        </w:r>
        <w:r w:rsidR="002F1B12">
          <w:rPr>
            <w:lang w:eastAsia="en-GB"/>
          </w:rPr>
          <w:t xml:space="preserve">used as a math library </w:t>
        </w:r>
        <w:r>
          <w:rPr>
            <w:lang w:eastAsia="en-GB"/>
          </w:rPr>
          <w:t xml:space="preserve">(C++) </w:t>
        </w:r>
      </w:ins>
    </w:p>
    <w:p w:rsidR="008D7CA7" w:rsidRDefault="008D7CA7" w:rsidP="008D7CA7">
      <w:pPr>
        <w:ind w:left="1440"/>
        <w:rPr>
          <w:lang w:eastAsia="en-GB"/>
        </w:rPr>
      </w:pPr>
    </w:p>
    <w:p w:rsidR="008D7CA7" w:rsidRDefault="008D7CA7" w:rsidP="00531E56">
      <w:pPr>
        <w:rPr>
          <w:lang w:eastAsia="en-GB"/>
        </w:rPr>
      </w:pPr>
      <w:r>
        <w:rPr>
          <w:lang w:eastAsia="en-GB"/>
        </w:rPr>
        <w:lastRenderedPageBreak/>
        <w:t xml:space="preserve">An interface dll translating from </w:t>
      </w:r>
      <w:r w:rsidR="00531E56">
        <w:rPr>
          <w:lang w:eastAsia="en-GB"/>
        </w:rPr>
        <w:t>C</w:t>
      </w:r>
      <w:r>
        <w:rPr>
          <w:lang w:eastAsia="en-GB"/>
        </w:rPr>
        <w:t>rypto++,</w:t>
      </w:r>
      <w:r w:rsidR="002126D1">
        <w:rPr>
          <w:lang w:eastAsia="en-GB"/>
        </w:rPr>
        <w:t xml:space="preserve"> </w:t>
      </w:r>
      <w:r>
        <w:rPr>
          <w:lang w:eastAsia="en-GB"/>
        </w:rPr>
        <w:t>CACE-salt</w:t>
      </w:r>
      <w:ins w:id="131" w:author="LabTest" w:date="2011-08-22T09:47:00Z">
        <w:r w:rsidR="002F1B12">
          <w:rPr>
            <w:lang w:eastAsia="en-GB"/>
          </w:rPr>
          <w:t>, Miracl, NTL</w:t>
        </w:r>
      </w:ins>
      <w:r>
        <w:rPr>
          <w:lang w:eastAsia="en-GB"/>
        </w:rPr>
        <w:t xml:space="preserve"> and OpenSSL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8B5A91">
        <w:rPr>
          <w:lang w:eastAsia="en-GB"/>
        </w:rPr>
        <w:t xml:space="preserve">(for a 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 xml:space="preserve">On top of these </w:t>
      </w:r>
      <w:ins w:id="132" w:author="LabTest" w:date="2011-08-22T09:47:00Z">
        <w:r w:rsidR="004716EF">
          <w:rPr>
            <w:lang w:eastAsia="en-GB"/>
          </w:rPr>
          <w:t xml:space="preserve">dll </w:t>
        </w:r>
      </w:ins>
      <w:r>
        <w:rPr>
          <w:lang w:eastAsia="en-GB"/>
        </w:rPr>
        <w:t>interfaces, a wrapping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531E56">
      <w:pPr>
        <w:rPr>
          <w:lang w:eastAsia="en-GB"/>
        </w:rPr>
      </w:pPr>
      <w:r>
        <w:rPr>
          <w:lang w:eastAsia="en-GB"/>
        </w:rPr>
        <w:t>We will write JNI interface</w:t>
      </w:r>
      <w:r w:rsidR="00531E56">
        <w:rPr>
          <w:lang w:eastAsia="en-GB"/>
        </w:rPr>
        <w:t>s</w:t>
      </w:r>
      <w:r>
        <w:rPr>
          <w:lang w:eastAsia="en-GB"/>
        </w:rPr>
        <w:t>, wrappings and provider/engines only for the functionalit</w:t>
      </w:r>
      <w:r w:rsidR="00531E56">
        <w:rPr>
          <w:lang w:eastAsia="en-GB"/>
        </w:rPr>
        <w:t>ies</w:t>
      </w:r>
      <w:r>
        <w:rPr>
          <w:lang w:eastAsia="en-GB"/>
        </w:rPr>
        <w:t xml:space="preserve"> we intend to use. However, in the future, as the code progresses </w:t>
      </w:r>
      <w:r w:rsidR="00531E56">
        <w:rPr>
          <w:lang w:eastAsia="en-GB"/>
        </w:rPr>
        <w:t>others</w:t>
      </w:r>
      <w:r>
        <w:rPr>
          <w:lang w:eastAsia="en-GB"/>
        </w:rPr>
        <w:t xml:space="preserve"> may use our provider and JNI interface to add more functionality from native </w:t>
      </w:r>
      <w:r w:rsidR="00531E56">
        <w:rPr>
          <w:lang w:eastAsia="en-GB"/>
        </w:rPr>
        <w:t>C</w:t>
      </w:r>
      <w:r>
        <w:rPr>
          <w:lang w:eastAsia="en-GB"/>
        </w:rPr>
        <w:t>rypto++</w:t>
      </w:r>
      <w:r w:rsidR="006D0E6D">
        <w:rPr>
          <w:lang w:eastAsia="en-GB"/>
        </w:rPr>
        <w:t>,</w:t>
      </w:r>
      <w:r w:rsidR="002126D1">
        <w:rPr>
          <w:lang w:eastAsia="en-GB"/>
        </w:rPr>
        <w:t xml:space="preserve"> </w:t>
      </w:r>
      <w:r w:rsidR="006D0E6D">
        <w:rPr>
          <w:lang w:eastAsia="en-GB"/>
        </w:rPr>
        <w:t>CACE-salt and OpenSSL.</w:t>
      </w:r>
    </w:p>
    <w:p w:rsidR="00ED7F87" w:rsidRDefault="00ED7F87" w:rsidP="004716EF">
      <w:r>
        <w:rPr>
          <w:lang w:eastAsia="en-GB"/>
        </w:rPr>
        <w:t xml:space="preserve">The performance of calling many functions on the way to the specific native function </w:t>
      </w:r>
      <w:del w:id="133" w:author="LabTest" w:date="2011-08-22T09:48:00Z">
        <w:r w:rsidDel="004716EF">
          <w:rPr>
            <w:lang w:eastAsia="en-GB"/>
          </w:rPr>
          <w:delText xml:space="preserve">should be </w:delText>
        </w:r>
        <w:r w:rsidR="00C654AD" w:rsidDel="004716EF">
          <w:rPr>
            <w:lang w:eastAsia="en-GB"/>
          </w:rPr>
          <w:delText>measured and taken into account</w:delText>
        </w:r>
      </w:del>
      <w:ins w:id="134" w:author="LabTest" w:date="2011-08-22T09:48:00Z">
        <w:r w:rsidR="004716EF">
          <w:rPr>
            <w:lang w:eastAsia="en-GB"/>
          </w:rPr>
          <w:t xml:space="preserve">does not </w:t>
        </w:r>
        <w:proofErr w:type="gramStart"/>
        <w:r w:rsidR="004716EF">
          <w:rPr>
            <w:lang w:eastAsia="en-GB"/>
          </w:rPr>
          <w:t>effect</w:t>
        </w:r>
        <w:proofErr w:type="gramEnd"/>
        <w:r w:rsidR="004716EF">
          <w:rPr>
            <w:lang w:eastAsia="en-GB"/>
          </w:rPr>
          <w:t xml:space="preserve"> the original native performance too much</w:t>
        </w:r>
      </w:ins>
      <w:r w:rsidR="00C654AD">
        <w:rPr>
          <w:lang w:eastAsia="en-GB"/>
        </w:rPr>
        <w:t>.</w:t>
      </w:r>
      <w:r w:rsidR="00531E56">
        <w:rPr>
          <w:lang w:eastAsia="en-GB"/>
        </w:rPr>
        <w:t xml:space="preserve"> </w:t>
      </w:r>
    </w:p>
    <w:p w:rsidR="008D7CA7" w:rsidRDefault="008D7CA7" w:rsidP="008D7CA7">
      <w:pPr>
        <w:rPr>
          <w:lang w:eastAsia="en-GB"/>
        </w:rPr>
      </w:pPr>
    </w:p>
    <w:p w:rsidR="008D7CA7" w:rsidRDefault="008D7CA7" w:rsidP="00021C3A">
      <w:pPr>
        <w:pStyle w:val="Heading2"/>
        <w:numPr>
          <w:ilvl w:val="1"/>
          <w:numId w:val="14"/>
        </w:numPr>
        <w:tabs>
          <w:tab w:val="decimal" w:pos="1701"/>
        </w:tabs>
        <w:ind w:left="709" w:firstLine="284"/>
      </w:pPr>
      <w:bookmarkStart w:id="135" w:name="_Toc305323739"/>
      <w:r>
        <w:t>Usage</w:t>
      </w:r>
      <w:bookmarkEnd w:id="135"/>
    </w:p>
    <w:p w:rsidR="00F538A4" w:rsidRDefault="00F538A4" w:rsidP="00995788">
      <w:pPr>
        <w:rPr>
          <w:lang w:eastAsia="en-GB"/>
        </w:rPr>
      </w:pPr>
      <w:r>
        <w:rPr>
          <w:lang w:eastAsia="en-GB"/>
        </w:rPr>
        <w:t xml:space="preserve">There </w:t>
      </w:r>
      <w:r w:rsidR="00995788">
        <w:rPr>
          <w:lang w:eastAsia="en-GB"/>
        </w:rPr>
        <w:t xml:space="preserve">are two types of users of </w:t>
      </w:r>
      <w:r w:rsidR="00531E56">
        <w:rPr>
          <w:lang w:eastAsia="en-GB"/>
        </w:rPr>
        <w:t xml:space="preserve">the </w:t>
      </w:r>
      <w:r w:rsidR="00995788">
        <w:rPr>
          <w:lang w:eastAsia="en-GB"/>
        </w:rPr>
        <w:t>SCAPI</w:t>
      </w:r>
      <w:r>
        <w:rPr>
          <w:lang w:eastAsia="en-GB"/>
        </w:rPr>
        <w:t xml:space="preserve"> </w:t>
      </w:r>
      <w:r w:rsidR="00995788">
        <w:rPr>
          <w:lang w:eastAsia="en-GB"/>
        </w:rPr>
        <w:t>primitives’</w:t>
      </w:r>
      <w:r w:rsidR="00531E56">
        <w:rPr>
          <w:lang w:eastAsia="en-GB"/>
        </w:rPr>
        <w:t xml:space="preserve"> layer:</w:t>
      </w:r>
      <w:r>
        <w:rPr>
          <w:lang w:eastAsia="en-GB"/>
        </w:rPr>
        <w:t xml:space="preserve">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E815D6">
      <w:pPr>
        <w:rPr>
          <w:lang w:eastAsia="en-GB"/>
        </w:rPr>
      </w:pPr>
      <w:r>
        <w:rPr>
          <w:lang w:eastAsia="en-GB"/>
        </w:rPr>
        <w:t xml:space="preserve">External users are other applications that use SCAPI elements as black boxes. They </w:t>
      </w:r>
      <w:del w:id="136" w:author="LabTest" w:date="2011-08-22T09:49:00Z">
        <w:r w:rsidDel="00E815D6">
          <w:rPr>
            <w:lang w:eastAsia="en-GB"/>
          </w:rPr>
          <w:delText xml:space="preserve">can </w:delText>
        </w:r>
      </w:del>
      <w:proofErr w:type="gramStart"/>
      <w:ins w:id="137" w:author="LabTest" w:date="2011-08-22T09:49:00Z">
        <w:r w:rsidR="00E815D6">
          <w:rPr>
            <w:lang w:eastAsia="en-GB"/>
          </w:rPr>
          <w:t xml:space="preserve">should  </w:t>
        </w:r>
      </w:ins>
      <w:r>
        <w:rPr>
          <w:lang w:eastAsia="en-GB"/>
        </w:rPr>
        <w:t>instantiate</w:t>
      </w:r>
      <w:proofErr w:type="gramEnd"/>
      <w:r>
        <w:rPr>
          <w:lang w:eastAsia="en-GB"/>
        </w:rPr>
        <w:t xml:space="preserve"> elements in SCAPI in two different ways, using SCAPI as a provider or using a factory mechanism.</w:t>
      </w:r>
      <w:r w:rsidR="000F0D99">
        <w:rPr>
          <w:lang w:eastAsia="en-GB"/>
        </w:rPr>
        <w:t xml:space="preserve"> </w:t>
      </w:r>
    </w:p>
    <w:p w:rsidR="004B4D85" w:rsidRPr="00C654AD" w:rsidRDefault="004B4D85" w:rsidP="00F538A4">
      <w:pPr>
        <w:rPr>
          <w:lang w:eastAsia="en-GB"/>
        </w:rPr>
      </w:pPr>
      <w:r>
        <w:rPr>
          <w:lang w:eastAsia="en-GB"/>
        </w:rPr>
        <w:t>The three different ways of instantiating elements in</w:t>
      </w:r>
      <w:r w:rsidR="00530282">
        <w:rPr>
          <w:lang w:eastAsia="en-GB"/>
        </w:rPr>
        <w:t xml:space="preserve"> this layer are described below.</w:t>
      </w:r>
    </w:p>
    <w:p w:rsidR="004B4D85" w:rsidRDefault="004B4D85" w:rsidP="00021C3A">
      <w:pPr>
        <w:pStyle w:val="Heading3"/>
        <w:numPr>
          <w:ilvl w:val="2"/>
          <w:numId w:val="14"/>
        </w:numPr>
      </w:pPr>
      <w:bookmarkStart w:id="138" w:name="_Direct_object_instantiation"/>
      <w:bookmarkStart w:id="139" w:name="_Toc305323740"/>
      <w:bookmarkEnd w:id="138"/>
      <w:r>
        <w:t>Direct object instantiation</w:t>
      </w:r>
      <w:bookmarkEnd w:id="139"/>
    </w:p>
    <w:p w:rsidR="004B4D85" w:rsidRDefault="004B4D85" w:rsidP="000F0D99">
      <w:pPr>
        <w:autoSpaceDE/>
        <w:autoSpaceDN/>
        <w:adjustRightInd/>
        <w:rPr>
          <w:lang w:eastAsia="en-GB"/>
        </w:rPr>
      </w:pPr>
      <w:r>
        <w:rPr>
          <w:lang w:eastAsia="en-GB"/>
        </w:rPr>
        <w:t>Internal users can directly create objects in the Primitives Layer</w:t>
      </w:r>
      <w:r w:rsidR="00C524B4">
        <w:rPr>
          <w:lang w:eastAsia="en-GB"/>
        </w:rPr>
        <w:t xml:space="preserve"> since they have direct access to all the classes in the package</w:t>
      </w:r>
      <w:r>
        <w:rPr>
          <w:lang w:eastAsia="en-GB"/>
        </w:rPr>
        <w:t xml:space="preserve">. For example, if a mid-level </w:t>
      </w:r>
      <w:r w:rsidR="00531E56">
        <w:rPr>
          <w:lang w:eastAsia="en-GB"/>
        </w:rPr>
        <w:t>function o</w:t>
      </w:r>
      <w:r w:rsidR="00602803">
        <w:rPr>
          <w:lang w:eastAsia="en-GB"/>
        </w:rPr>
        <w:t>r</w:t>
      </w:r>
      <w:r w:rsidR="00531E56">
        <w:rPr>
          <w:lang w:eastAsia="en-GB"/>
        </w:rPr>
        <w:t xml:space="preserve"> third-level </w:t>
      </w:r>
      <w:r>
        <w:rPr>
          <w:lang w:eastAsia="en-GB"/>
        </w:rPr>
        <w:t xml:space="preserve">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 xml:space="preserve">PseudorandomPermutation prp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B</w:t>
      </w:r>
      <w:r>
        <w:rPr>
          <w:rFonts w:ascii="Courier New" w:hAnsi="Courier New" w:cs="Courier New"/>
          <w:color w:val="000000"/>
          <w:sz w:val="20"/>
          <w:szCs w:val="20"/>
        </w:rPr>
        <w:t>c</w:t>
      </w:r>
      <w:del w:id="140" w:author="LabTest" w:date="2011-08-22T09:45:00Z">
        <w:r w:rsidR="00BF70EC" w:rsidDel="002F1B12">
          <w:rPr>
            <w:rFonts w:ascii="Courier New" w:hAnsi="Courier New" w:cs="Courier New"/>
            <w:color w:val="000000"/>
            <w:sz w:val="20"/>
            <w:szCs w:val="20"/>
          </w:rPr>
          <w:delText>3</w:delText>
        </w:r>
        <w:r w:rsidRPr="00B7052A" w:rsidDel="002F1B12">
          <w:rPr>
            <w:rFonts w:ascii="Courier New" w:hAnsi="Courier New" w:cs="Courier New"/>
            <w:color w:val="000000"/>
            <w:sz w:val="20"/>
            <w:szCs w:val="20"/>
          </w:rPr>
          <w:delText>DES</w:delText>
        </w:r>
      </w:del>
      <w:proofErr w:type="gramStart"/>
      <w:ins w:id="141" w:author="LabTest" w:date="2011-08-22T09:45:00Z">
        <w:r w:rsidR="002F1B12">
          <w:rPr>
            <w:rFonts w:ascii="Courier New" w:hAnsi="Courier New" w:cs="Courier New"/>
            <w:color w:val="000000"/>
            <w:sz w:val="20"/>
            <w:szCs w:val="20"/>
          </w:rPr>
          <w:t>TripleDES</w:t>
        </w:r>
      </w:ins>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4B4D85" w:rsidRPr="00B7052A" w:rsidRDefault="004B4D85" w:rsidP="004B4D85">
      <w:pPr>
        <w:rPr>
          <w:rFonts w:ascii="Courier New" w:hAnsi="Courier New" w:cs="Courier New"/>
          <w:color w:val="000000"/>
          <w:sz w:val="20"/>
          <w:szCs w:val="20"/>
        </w:rPr>
      </w:pPr>
      <w:r w:rsidRPr="00B7052A">
        <w:rPr>
          <w:rFonts w:ascii="Courier New" w:hAnsi="Courier New" w:cs="Courier New"/>
          <w:color w:val="000000"/>
          <w:sz w:val="20"/>
          <w:szCs w:val="20"/>
        </w:rPr>
        <w:tab/>
      </w:r>
      <w:proofErr w:type="gramStart"/>
      <w:r w:rsidRPr="00B7052A">
        <w:rPr>
          <w:rFonts w:ascii="Courier New" w:hAnsi="Courier New" w:cs="Courier New"/>
          <w:color w:val="000000"/>
          <w:sz w:val="20"/>
          <w:szCs w:val="20"/>
        </w:rPr>
        <w:t>prp.init(</w:t>
      </w:r>
      <w:proofErr w:type="gramEnd"/>
      <w:r w:rsidRPr="00B7052A">
        <w:rPr>
          <w:rFonts w:ascii="Courier New" w:hAnsi="Courier New" w:cs="Courier New"/>
          <w:color w:val="000000"/>
          <w:sz w:val="20"/>
          <w:szCs w:val="20"/>
        </w:rPr>
        <w:t>secretKey);</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Default="004B4D85" w:rsidP="004B4D85">
      <w:pPr>
        <w:ind w:left="696"/>
        <w:rPr>
          <w:rFonts w:ascii="Courier New" w:hAnsi="Courier New" w:cs="Courier New"/>
          <w:color w:val="000000"/>
          <w:sz w:val="20"/>
          <w:szCs w:val="20"/>
        </w:rPr>
      </w:pPr>
      <w:proofErr w:type="gramStart"/>
      <w:r w:rsidRPr="00B7052A">
        <w:rPr>
          <w:rFonts w:ascii="Courier New" w:hAnsi="Courier New" w:cs="Courier New"/>
          <w:color w:val="000000"/>
          <w:sz w:val="20"/>
          <w:szCs w:val="20"/>
        </w:rPr>
        <w:t>prp.computeBlock(</w:t>
      </w:r>
      <w:proofErr w:type="gramEnd"/>
      <w:r w:rsidRPr="00B7052A">
        <w:rPr>
          <w:rFonts w:ascii="Courier New" w:hAnsi="Courier New" w:cs="Courier New"/>
          <w:color w:val="000000"/>
          <w:sz w:val="20"/>
          <w:szCs w:val="20"/>
        </w:rPr>
        <w:t>in, 0, out, 0);</w:t>
      </w:r>
    </w:p>
    <w:p w:rsidR="000F0D99" w:rsidRDefault="000F0D99" w:rsidP="004B4D85">
      <w:pPr>
        <w:ind w:left="696"/>
        <w:rPr>
          <w:rFonts w:ascii="Courier New" w:hAnsi="Courier New" w:cs="Courier New"/>
          <w:color w:val="000000"/>
          <w:sz w:val="20"/>
          <w:szCs w:val="20"/>
        </w:rPr>
      </w:pPr>
    </w:p>
    <w:p w:rsidR="000F0D99" w:rsidRPr="000F0D99" w:rsidRDefault="000F0D99" w:rsidP="008C1DC5">
      <w:pPr>
        <w:rPr>
          <w:lang w:eastAsia="en-GB"/>
        </w:rPr>
      </w:pPr>
      <w:r w:rsidRPr="000F0D99">
        <w:rPr>
          <w:lang w:eastAsia="en-GB"/>
        </w:rPr>
        <w:t xml:space="preserve">Only internal users should rely on this method. </w:t>
      </w:r>
      <w:r>
        <w:rPr>
          <w:lang w:eastAsia="en-GB"/>
        </w:rPr>
        <w:t xml:space="preserve">It is straightforward for them to instantiate objects in any of the layers of SCAPI and there is no need to do it via the Factories. Therefore, it is less expensive in time and lines of code. Since most classes in the package are public, external users could also directly instantiate the classes in the package. However, we strongly discourage this practice since we only guarantee support for classes that </w:t>
      </w:r>
      <w:r w:rsidR="008C1DC5">
        <w:rPr>
          <w:lang w:eastAsia="en-GB"/>
        </w:rPr>
        <w:t xml:space="preserve">can be obtained via the Factories. </w:t>
      </w:r>
      <w:r w:rsidR="008C1DC5" w:rsidRPr="008C1DC5">
        <w:rPr>
          <w:lang w:eastAsia="en-GB"/>
        </w:rPr>
        <w:t>Therefore</w:t>
      </w:r>
      <w:r w:rsidR="008C1DC5">
        <w:rPr>
          <w:lang w:eastAsia="en-GB"/>
        </w:rPr>
        <w:t>,</w:t>
      </w:r>
      <w:r w:rsidR="008C1DC5" w:rsidRPr="008C1DC5">
        <w:rPr>
          <w:lang w:eastAsia="en-GB"/>
        </w:rPr>
        <w:t xml:space="preserve"> anyone using anything else is doing so at his or her own risk.</w:t>
      </w:r>
      <w:r w:rsidR="008C1DC5">
        <w:rPr>
          <w:lang w:eastAsia="en-GB"/>
        </w:rPr>
        <w:t xml:space="preserve"> The enforcement of this will </w:t>
      </w:r>
      <w:r w:rsidR="008C1DC5" w:rsidRPr="008C1DC5">
        <w:rPr>
          <w:lang w:eastAsia="en-GB"/>
        </w:rPr>
        <w:t>only be v</w:t>
      </w:r>
      <w:r w:rsidR="008C1DC5">
        <w:rPr>
          <w:lang w:eastAsia="en-GB"/>
        </w:rPr>
        <w:t>ia the documentation. W</w:t>
      </w:r>
      <w:r w:rsidR="008C1DC5" w:rsidRPr="008C1DC5">
        <w:rPr>
          <w:lang w:eastAsia="en-GB"/>
        </w:rPr>
        <w:t xml:space="preserve">e will explicitly state that only the API appearing in the JavaDoc </w:t>
      </w:r>
      <w:r w:rsidR="008C1DC5">
        <w:rPr>
          <w:lang w:eastAsia="en-GB"/>
        </w:rPr>
        <w:t xml:space="preserve">as part of what the Factories provide </w:t>
      </w:r>
      <w:r w:rsidR="008C1DC5" w:rsidRPr="008C1DC5">
        <w:rPr>
          <w:lang w:eastAsia="en-GB"/>
        </w:rPr>
        <w:t>is guaranteed to be supported in future versions.</w:t>
      </w:r>
    </w:p>
    <w:p w:rsidR="000F0D99" w:rsidRPr="000F0D99" w:rsidRDefault="000F0D99" w:rsidP="004B4D85">
      <w:pPr>
        <w:ind w:left="696"/>
        <w:rPr>
          <w:lang w:eastAsia="en-GB"/>
        </w:rPr>
      </w:pPr>
    </w:p>
    <w:p w:rsidR="004B4D85" w:rsidRDefault="004B4D85" w:rsidP="0012348A"/>
    <w:p w:rsidR="000C61C1" w:rsidRDefault="000C61C1" w:rsidP="00021C3A">
      <w:pPr>
        <w:pStyle w:val="Heading3"/>
        <w:numPr>
          <w:ilvl w:val="2"/>
          <w:numId w:val="14"/>
        </w:numPr>
      </w:pPr>
      <w:bookmarkStart w:id="142" w:name="_Toc305323741"/>
      <w:r>
        <w:t>Provider</w:t>
      </w:r>
      <w:bookmarkEnd w:id="142"/>
    </w:p>
    <w:p w:rsidR="008D7CA7" w:rsidRDefault="000C61C1" w:rsidP="00BF70EC">
      <w:pPr>
        <w:autoSpaceDE/>
        <w:autoSpaceDN/>
        <w:adjustRightInd/>
        <w:rPr>
          <w:lang w:eastAsia="en-GB"/>
        </w:rPr>
      </w:pPr>
      <w:r>
        <w:rPr>
          <w:lang w:eastAsia="en-GB"/>
        </w:rPr>
        <w:t xml:space="preserve">SCAPI </w:t>
      </w:r>
      <w:r w:rsidR="00BF70EC">
        <w:rPr>
          <w:lang w:eastAsia="en-GB"/>
        </w:rPr>
        <w:t xml:space="preserve">conforms </w:t>
      </w:r>
      <w:r w:rsidR="00107C34">
        <w:rPr>
          <w:lang w:eastAsia="en-GB"/>
        </w:rPr>
        <w:t>to</w:t>
      </w:r>
      <w:r w:rsidR="00BF70EC">
        <w:rPr>
          <w:lang w:eastAsia="en-GB"/>
        </w:rPr>
        <w:t xml:space="preserve"> </w:t>
      </w:r>
      <w:r>
        <w:rPr>
          <w:lang w:eastAsia="en-GB"/>
        </w:rPr>
        <w:t>the</w:t>
      </w:r>
      <w:r w:rsidR="00E06171">
        <w:rPr>
          <w:lang w:eastAsia="en-GB"/>
        </w:rPr>
        <w:t xml:space="preserve"> java provider architecture</w:t>
      </w:r>
      <w:r w:rsidR="00BF70EC">
        <w:rPr>
          <w:lang w:eastAsia="en-GB"/>
        </w:rPr>
        <w:t xml:space="preserve"> and it</w:t>
      </w:r>
      <w:r w:rsidR="00E06171">
        <w:rPr>
          <w:lang w:eastAsia="en-GB"/>
        </w:rPr>
        <w:t xml:space="preserve"> can be used 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8E0A0D">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Des cipher</w:t>
      </w:r>
    </w:p>
    <w:p w:rsidR="00E06171" w:rsidRDefault="00E06171" w:rsidP="008E0A0D">
      <w:pPr>
        <w:pStyle w:val="HTMLPreformatted"/>
        <w:ind w:left="708"/>
      </w:pPr>
      <w:r>
        <w:t xml:space="preserve">Cipher prp = </w:t>
      </w:r>
      <w:proofErr w:type="gramStart"/>
      <w:r>
        <w:t>Cipher.getInstance(</w:t>
      </w:r>
      <w:proofErr w:type="gramEnd"/>
      <w:r>
        <w:t>"</w:t>
      </w:r>
      <w:ins w:id="143" w:author="LabTest" w:date="2011-08-22T09:49:00Z">
        <w:r w:rsidR="00E815D6">
          <w:t>Triple</w:t>
        </w:r>
      </w:ins>
      <w:r w:rsidRPr="00E06171">
        <w:t>DES</w:t>
      </w:r>
      <w:r>
        <w:t>", "SCAPI");</w:t>
      </w:r>
    </w:p>
    <w:p w:rsidR="006D0E6D" w:rsidRDefault="006D0E6D" w:rsidP="00E06171">
      <w:pPr>
        <w:pStyle w:val="HTMLPreformatted"/>
        <w:ind w:left="708"/>
        <w:rPr>
          <w:color w:val="00B050"/>
        </w:rPr>
      </w:pPr>
    </w:p>
    <w:p w:rsidR="00E815D6" w:rsidRDefault="00E06171" w:rsidP="00E06171">
      <w:pPr>
        <w:pStyle w:val="HTMLPreformatted"/>
        <w:ind w:left="708"/>
        <w:rPr>
          <w:ins w:id="144" w:author="LabTest" w:date="2011-08-22T09:49:00Z"/>
          <w:color w:val="00B050"/>
        </w:rPr>
      </w:pPr>
      <w:r w:rsidRPr="00E06171">
        <w:rPr>
          <w:color w:val="00B050"/>
        </w:rPr>
        <w:t xml:space="preserve">//pass the mode. Can only be initiated in encrypt or decrypt at a </w:t>
      </w:r>
    </w:p>
    <w:p w:rsidR="00E06171" w:rsidRPr="00E06171" w:rsidRDefault="00E06171" w:rsidP="00E06171">
      <w:pPr>
        <w:pStyle w:val="HTMLPreformatted"/>
        <w:ind w:left="708"/>
        <w:rPr>
          <w:color w:val="00B050"/>
        </w:rPr>
      </w:pPr>
      <w:r w:rsidRPr="00E06171">
        <w:rPr>
          <w:color w:val="00B050"/>
        </w:rPr>
        <w:t>//time. To switch to encrypt mode init must be called again.</w:t>
      </w:r>
    </w:p>
    <w:p w:rsidR="00E06171" w:rsidRDefault="00113E78" w:rsidP="00E06171">
      <w:pPr>
        <w:pStyle w:val="HTMLPreformatted"/>
        <w:ind w:left="708"/>
      </w:pPr>
      <w:proofErr w:type="gramStart"/>
      <w:r>
        <w:t>p</w:t>
      </w:r>
      <w:r w:rsidR="00E06171" w:rsidRPr="00E06171">
        <w:t>rp.init(</w:t>
      </w:r>
      <w:proofErr w:type="gramEnd"/>
      <w:r w:rsidR="00E06171" w:rsidRPr="00E06171">
        <w:t>DECRYPT_MODE</w:t>
      </w:r>
      <w:r w:rsidR="00E06171">
        <w:t>, secretKey);</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proofErr w:type="gramStart"/>
      <w:r>
        <w:t>byte[</w:t>
      </w:r>
      <w:proofErr w:type="gramEnd"/>
      <w:r>
        <w:t>] o</w:t>
      </w:r>
      <w:r w:rsidR="00E06171">
        <w:t xml:space="preserve">ut = </w:t>
      </w:r>
      <w:r>
        <w:t>p</w:t>
      </w:r>
      <w:r w:rsidR="00E06171">
        <w:t>rp.</w:t>
      </w:r>
      <w:hyperlink r:id="rId11" w:anchor="doFinal%28byte[]%29" w:history="1">
        <w:proofErr w:type="gramStart"/>
        <w:r w:rsidR="00E06171" w:rsidRPr="00E06171">
          <w:t>doFinal</w:t>
        </w:r>
        <w:proofErr w:type="gramEnd"/>
      </w:hyperlink>
      <w:r w:rsidR="00E06171" w:rsidRPr="00E06171">
        <w:t>(in);</w:t>
      </w:r>
    </w:p>
    <w:p w:rsidR="008C1DC5" w:rsidRDefault="008C1DC5" w:rsidP="00113E78">
      <w:pPr>
        <w:pStyle w:val="HTMLPreformatted"/>
        <w:ind w:left="708"/>
      </w:pPr>
    </w:p>
    <w:p w:rsidR="008C1DC5" w:rsidRPr="008C1DC5" w:rsidRDefault="008C1DC5" w:rsidP="008C1DC5">
      <w:pPr>
        <w:pStyle w:val="HTMLPreformatted"/>
        <w:rPr>
          <w:rFonts w:ascii="Times New Roman" w:hAnsi="Times New Roman" w:cs="Times New Roman"/>
          <w:sz w:val="24"/>
          <w:szCs w:val="24"/>
          <w:lang w:eastAsia="en-GB"/>
        </w:rPr>
      </w:pPr>
      <w:r>
        <w:rPr>
          <w:rFonts w:ascii="Times New Roman" w:hAnsi="Times New Roman" w:cs="Times New Roman"/>
          <w:sz w:val="24"/>
          <w:szCs w:val="24"/>
          <w:lang w:eastAsia="en-GB"/>
        </w:rPr>
        <w:t xml:space="preserve">External users that are accustomed to working with different providers for their cryptographic needs can register SCAPI as another provider and request cryptographic tools from SCAPI in the same manner as they do from other providers. This is a great advantage since they can incorporate SCAPI to their existing code without incurring in major changes except for registering SCAPI as a provider and getting instances of crypto objects from SCAPI. Once they have the relevant instance all the other lines of code remain the same. </w:t>
      </w:r>
      <w:proofErr w:type="gramStart"/>
      <w:r>
        <w:rPr>
          <w:rFonts w:ascii="Times New Roman" w:hAnsi="Times New Roman" w:cs="Times New Roman"/>
          <w:sz w:val="24"/>
          <w:szCs w:val="24"/>
          <w:lang w:eastAsia="en-GB"/>
        </w:rPr>
        <w:t>Another important reason to have SCAPI as a provider is that we provide implementations in native code (C++) which could greatly increase performance.</w:t>
      </w:r>
      <w:proofErr w:type="gramEnd"/>
    </w:p>
    <w:p w:rsidR="00E06171" w:rsidRDefault="00E06171" w:rsidP="00E06171">
      <w:pPr>
        <w:pStyle w:val="HTMLPreformatted"/>
      </w:pPr>
    </w:p>
    <w:p w:rsidR="000C61C1" w:rsidRDefault="004B4D85" w:rsidP="00021C3A">
      <w:pPr>
        <w:pStyle w:val="Heading3"/>
        <w:numPr>
          <w:ilvl w:val="2"/>
          <w:numId w:val="14"/>
        </w:numPr>
      </w:pPr>
      <w:bookmarkStart w:id="145" w:name="_Toc305323742"/>
      <w:r>
        <w:t>Factories</w:t>
      </w:r>
      <w:bookmarkEnd w:id="145"/>
    </w:p>
    <w:p w:rsidR="008E7FAA" w:rsidRDefault="00BF70EC" w:rsidP="00E925F9">
      <w:pPr>
        <w:autoSpaceDE/>
        <w:autoSpaceDN/>
        <w:adjustRightInd/>
        <w:rPr>
          <w:lang w:eastAsia="en-GB"/>
        </w:rPr>
      </w:pPr>
      <w:r>
        <w:rPr>
          <w:lang w:eastAsia="en-GB"/>
        </w:rPr>
        <w:t xml:space="preserve">SCAPI can also be used directly without following the provider architecture. Different elements in this layer can be created using relevant factories. Each cryptographic concept mentioned above in </w:t>
      </w:r>
      <w:del w:id="146" w:author="LabTest" w:date="2011-08-22T09:50:00Z">
        <w:r w:rsidR="00F260D8" w:rsidDel="00E925F9">
          <w:fldChar w:fldCharType="begin"/>
        </w:r>
        <w:r w:rsidR="00F260D8" w:rsidDel="00E925F9">
          <w:delInstrText>HYPERLINK \l "_Interfaces"</w:delInstrText>
        </w:r>
        <w:r w:rsidR="00F260D8" w:rsidDel="00E925F9">
          <w:fldChar w:fldCharType="separate"/>
        </w:r>
        <w:r w:rsidRPr="00BF70EC" w:rsidDel="00E925F9">
          <w:rPr>
            <w:rStyle w:val="Hyperlink"/>
            <w:lang w:eastAsia="en-GB"/>
          </w:rPr>
          <w:delText>4.3</w:delText>
        </w:r>
        <w:r w:rsidR="00F260D8" w:rsidDel="00E925F9">
          <w:fldChar w:fldCharType="end"/>
        </w:r>
      </w:del>
      <w:ins w:id="147" w:author="LabTest" w:date="2011-08-22T09:51:00Z">
        <w:r w:rsidR="00E925F9">
          <w:rPr>
            <w:lang w:eastAsia="en-GB"/>
          </w:rPr>
          <w:fldChar w:fldCharType="begin"/>
        </w:r>
        <w:r w:rsidR="00E925F9">
          <w:rPr>
            <w:lang w:eastAsia="en-GB"/>
          </w:rPr>
          <w:instrText xml:space="preserve"> HYPERLINK  \l "_Interfaces" </w:instrText>
        </w:r>
        <w:r w:rsidR="00E925F9">
          <w:rPr>
            <w:lang w:eastAsia="en-GB"/>
          </w:rPr>
          <w:fldChar w:fldCharType="separate"/>
        </w:r>
        <w:r w:rsidR="00E925F9" w:rsidRPr="00E925F9">
          <w:rPr>
            <w:rStyle w:val="Hyperlink"/>
            <w:lang w:eastAsia="en-GB"/>
          </w:rPr>
          <w:t>#Interfaces</w:t>
        </w:r>
        <w:r w:rsidR="00E925F9">
          <w:rPr>
            <w:lang w:eastAsia="en-GB"/>
          </w:rPr>
          <w:fldChar w:fldCharType="end"/>
        </w:r>
      </w:ins>
      <w:r>
        <w:rPr>
          <w:lang w:eastAsia="en-GB"/>
        </w:rPr>
        <w:t xml:space="preserve"> belongs to a family of concepts. For each such family we will have a factory that returns objects of that type.</w:t>
      </w:r>
      <w:r w:rsidR="0073435D">
        <w:rPr>
          <w:lang w:eastAsia="en-GB"/>
        </w:rPr>
        <w:t xml:space="preserve"> </w:t>
      </w:r>
    </w:p>
    <w:p w:rsidR="008E7FAA" w:rsidRDefault="008E7FAA" w:rsidP="008E7FAA">
      <w:pPr>
        <w:autoSpaceDE/>
        <w:autoSpaceDN/>
        <w:adjustRightInd/>
        <w:rPr>
          <w:lang w:eastAsia="en-GB"/>
        </w:rPr>
      </w:pPr>
      <w:r>
        <w:rPr>
          <w:lang w:eastAsia="en-GB"/>
        </w:rPr>
        <w:t>This is the preferred way to create SCAPI objects if the user wants to rely on SCAPI’s architecture and extensive library of cryptographic tools. SCAPI presents a cryptographic approach to these tools. For example, we use RC4 as a PRG in the lowest layer as well as a stream-cipher in higher layers. Also, as mentioned above we only guarantee support in future versions for elements returned by the Factories.</w:t>
      </w:r>
    </w:p>
    <w:p w:rsidR="008E7FAA" w:rsidRDefault="008E7FAA" w:rsidP="00107C34">
      <w:pPr>
        <w:autoSpaceDE/>
        <w:autoSpaceDN/>
        <w:adjustRightInd/>
        <w:rPr>
          <w:lang w:eastAsia="en-GB"/>
        </w:rPr>
      </w:pPr>
    </w:p>
    <w:p w:rsidR="008E7FAA" w:rsidRDefault="008E7FAA" w:rsidP="00107C34">
      <w:pPr>
        <w:autoSpaceDE/>
        <w:autoSpaceDN/>
        <w:adjustRightInd/>
        <w:rPr>
          <w:lang w:eastAsia="en-GB"/>
        </w:rPr>
      </w:pPr>
    </w:p>
    <w:p w:rsidR="00ED7F87" w:rsidRDefault="0073435D" w:rsidP="00107C34">
      <w:pPr>
        <w:autoSpaceDE/>
        <w:autoSpaceDN/>
        <w:adjustRightInd/>
        <w:rPr>
          <w:lang w:eastAsia="en-GB"/>
        </w:rPr>
      </w:pPr>
      <w:r>
        <w:rPr>
          <w:lang w:eastAsia="en-GB"/>
        </w:rPr>
        <w:t>A list of the factories follows:</w:t>
      </w:r>
    </w:p>
    <w:p w:rsidR="0073435D" w:rsidRDefault="0073435D" w:rsidP="002C4EFA">
      <w:pPr>
        <w:pStyle w:val="ListParagraph"/>
        <w:numPr>
          <w:ilvl w:val="0"/>
          <w:numId w:val="16"/>
        </w:numPr>
        <w:rPr>
          <w:lang w:eastAsia="en-GB"/>
        </w:rPr>
      </w:pPr>
      <w:r>
        <w:rPr>
          <w:lang w:eastAsia="en-GB"/>
        </w:rPr>
        <w:t>PrfFactory – Factory for pseudorandom functions</w:t>
      </w:r>
    </w:p>
    <w:p w:rsidR="0073435D" w:rsidRDefault="0073435D" w:rsidP="002C4EFA">
      <w:pPr>
        <w:pStyle w:val="ListParagraph"/>
        <w:numPr>
          <w:ilvl w:val="0"/>
          <w:numId w:val="16"/>
        </w:numPr>
        <w:rPr>
          <w:lang w:eastAsia="en-GB"/>
        </w:rPr>
      </w:pPr>
      <w:r>
        <w:rPr>
          <w:lang w:eastAsia="en-GB"/>
        </w:rPr>
        <w:t>PrgFactory – Factory for pseudorandom generators</w:t>
      </w:r>
    </w:p>
    <w:p w:rsidR="0073435D" w:rsidRDefault="00432C77" w:rsidP="002C4EFA">
      <w:pPr>
        <w:pStyle w:val="ListParagraph"/>
        <w:numPr>
          <w:ilvl w:val="0"/>
          <w:numId w:val="16"/>
        </w:numPr>
        <w:rPr>
          <w:lang w:eastAsia="en-GB"/>
        </w:rPr>
      </w:pPr>
      <w:r>
        <w:rPr>
          <w:lang w:eastAsia="en-GB"/>
        </w:rPr>
        <w:t>CollRes</w:t>
      </w:r>
      <w:r w:rsidR="0073435D">
        <w:rPr>
          <w:lang w:eastAsia="en-GB"/>
        </w:rPr>
        <w:t>Factory – Factory for collision resistant functions</w:t>
      </w:r>
      <w:r w:rsidR="00530282">
        <w:rPr>
          <w:lang w:eastAsia="en-GB"/>
        </w:rPr>
        <w:t xml:space="preserve"> </w:t>
      </w:r>
    </w:p>
    <w:p w:rsidR="0073435D" w:rsidRDefault="0073435D" w:rsidP="00E925F9">
      <w:pPr>
        <w:pStyle w:val="ListParagraph"/>
        <w:numPr>
          <w:ilvl w:val="0"/>
          <w:numId w:val="16"/>
        </w:numPr>
        <w:rPr>
          <w:lang w:eastAsia="en-GB"/>
        </w:rPr>
      </w:pPr>
      <w:del w:id="148" w:author="LabTest" w:date="2011-08-22T09:52:00Z">
        <w:r w:rsidDel="00E925F9">
          <w:rPr>
            <w:lang w:eastAsia="en-GB"/>
          </w:rPr>
          <w:delText xml:space="preserve">PuFactory </w:delText>
        </w:r>
      </w:del>
      <w:ins w:id="149" w:author="LabTest" w:date="2011-08-22T09:52:00Z">
        <w:r w:rsidR="00E925F9">
          <w:rPr>
            <w:lang w:eastAsia="en-GB"/>
          </w:rPr>
          <w:t xml:space="preserve">PerfectUniversalFactory </w:t>
        </w:r>
      </w:ins>
      <w:r>
        <w:rPr>
          <w:lang w:eastAsia="en-GB"/>
        </w:rPr>
        <w:t>– Factory for perfect universal functions</w:t>
      </w:r>
    </w:p>
    <w:p w:rsidR="0073435D" w:rsidRDefault="0073435D" w:rsidP="002C4EFA">
      <w:pPr>
        <w:pStyle w:val="ListParagraph"/>
        <w:numPr>
          <w:ilvl w:val="0"/>
          <w:numId w:val="16"/>
        </w:numPr>
        <w:rPr>
          <w:lang w:eastAsia="en-GB"/>
        </w:rPr>
      </w:pPr>
      <w:del w:id="150" w:author="LabTest" w:date="2011-08-22T09:53:00Z">
        <w:r w:rsidDel="00E925F9">
          <w:rPr>
            <w:lang w:eastAsia="en-GB"/>
          </w:rPr>
          <w:delText xml:space="preserve">TrapPFactory </w:delText>
        </w:r>
      </w:del>
      <w:ins w:id="151" w:author="LabTest" w:date="2011-08-22T09:53:00Z">
        <w:r w:rsidR="00E925F9">
          <w:rPr>
            <w:lang w:eastAsia="en-GB"/>
          </w:rPr>
          <w:t xml:space="preserve">TrapdoorPermutationFactory </w:t>
        </w:r>
      </w:ins>
      <w:r>
        <w:rPr>
          <w:lang w:eastAsia="en-GB"/>
        </w:rPr>
        <w:t>– Factory for trapdoor permutations</w:t>
      </w:r>
    </w:p>
    <w:p w:rsidR="0073435D" w:rsidRDefault="0073435D" w:rsidP="002C4EFA">
      <w:pPr>
        <w:pStyle w:val="ListParagraph"/>
        <w:numPr>
          <w:ilvl w:val="0"/>
          <w:numId w:val="16"/>
        </w:numPr>
        <w:rPr>
          <w:lang w:eastAsia="en-GB"/>
        </w:rPr>
      </w:pPr>
      <w:r>
        <w:rPr>
          <w:lang w:eastAsia="en-GB"/>
        </w:rPr>
        <w:t>DlogGFactory – Factory for Dlog groups</w:t>
      </w:r>
    </w:p>
    <w:p w:rsidR="0073435D" w:rsidRDefault="0073435D" w:rsidP="002C4EFA">
      <w:pPr>
        <w:pStyle w:val="ListParagraph"/>
        <w:numPr>
          <w:ilvl w:val="0"/>
          <w:numId w:val="16"/>
        </w:numPr>
        <w:rPr>
          <w:lang w:eastAsia="en-GB"/>
        </w:rPr>
      </w:pPr>
      <w:r>
        <w:rPr>
          <w:lang w:eastAsia="en-GB"/>
        </w:rPr>
        <w:t>RandGenFactory- Factory for random generators (do we need this?)</w:t>
      </w:r>
    </w:p>
    <w:p w:rsidR="0073435D" w:rsidRDefault="0073435D" w:rsidP="002C4EFA">
      <w:pPr>
        <w:pStyle w:val="ListParagraph"/>
        <w:numPr>
          <w:ilvl w:val="0"/>
          <w:numId w:val="16"/>
        </w:numPr>
        <w:rPr>
          <w:lang w:eastAsia="en-GB"/>
        </w:rPr>
      </w:pPr>
      <w:r>
        <w:rPr>
          <w:lang w:eastAsia="en-GB"/>
        </w:rPr>
        <w:t>KdfFactory – Factory for key derivation functions</w:t>
      </w:r>
    </w:p>
    <w:p w:rsidR="0073435D" w:rsidRDefault="0073435D" w:rsidP="0073435D">
      <w:pPr>
        <w:ind w:left="708"/>
        <w:rPr>
          <w:rFonts w:ascii="Calibri" w:hAnsi="Calibri" w:cs="Arial"/>
          <w:sz w:val="22"/>
          <w:szCs w:val="22"/>
          <w:lang w:eastAsia="en-GB" w:bidi="en-US"/>
        </w:rPr>
      </w:pPr>
    </w:p>
    <w:p w:rsidR="0073435D" w:rsidRDefault="0073435D" w:rsidP="00107C34">
      <w:pPr>
        <w:rPr>
          <w:lang w:eastAsia="en-GB"/>
        </w:rPr>
      </w:pPr>
      <w:r w:rsidRPr="0073435D">
        <w:rPr>
          <w:lang w:eastAsia="en-GB"/>
        </w:rPr>
        <w:t xml:space="preserve">Each such factory has two “getObject” methods. One returns a default implementation (chosen by SCAPI) for the requested </w:t>
      </w:r>
      <w:proofErr w:type="gramStart"/>
      <w:r w:rsidRPr="0073435D">
        <w:rPr>
          <w:lang w:eastAsia="en-GB"/>
        </w:rPr>
        <w:t>element,</w:t>
      </w:r>
      <w:proofErr w:type="gramEnd"/>
      <w:r w:rsidRPr="0073435D">
        <w:rPr>
          <w:lang w:eastAsia="en-GB"/>
        </w:rPr>
        <w:t xml:space="preserve"> and another one allows the caller to specify the </w:t>
      </w:r>
      <w:r w:rsidR="00107C34" w:rsidRPr="0073435D">
        <w:rPr>
          <w:lang w:eastAsia="en-GB"/>
        </w:rPr>
        <w:t>implementation required</w:t>
      </w:r>
      <w:r w:rsidRPr="0073435D">
        <w:rPr>
          <w:lang w:eastAsia="en-GB"/>
        </w:rPr>
        <w:t xml:space="preserve"> for the element</w:t>
      </w:r>
      <w:ins w:id="152" w:author="LabTest" w:date="2011-08-22T09:53:00Z">
        <w:r w:rsidR="00E925F9">
          <w:rPr>
            <w:lang w:eastAsia="en-GB"/>
          </w:rPr>
          <w:t xml:space="preserve"> such as </w:t>
        </w:r>
      </w:ins>
      <w:ins w:id="153" w:author="LabTest" w:date="2011-08-22T09:54:00Z">
        <w:r w:rsidR="00E925F9">
          <w:rPr>
            <w:lang w:eastAsia="en-GB"/>
          </w:rPr>
          <w:t>BC</w:t>
        </w:r>
        <w:r w:rsidR="003A0D8C">
          <w:rPr>
            <w:lang w:eastAsia="en-GB"/>
          </w:rPr>
          <w:t>, crypto++ etc</w:t>
        </w:r>
      </w:ins>
      <w:r w:rsidRPr="0073435D">
        <w:rPr>
          <w:lang w:eastAsia="en-GB"/>
        </w:rPr>
        <w:t xml:space="preserve">.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AD142A" w:rsidRDefault="00AD142A" w:rsidP="00AD142A">
      <w:pPr>
        <w:autoSpaceDE/>
        <w:autoSpaceDN/>
        <w:adjustRightInd/>
        <w:ind w:left="720"/>
        <w:rPr>
          <w:lang w:eastAsia="en-GB"/>
        </w:rPr>
      </w:pPr>
    </w:p>
    <w:p w:rsidR="00113E78" w:rsidRDefault="00113E78" w:rsidP="00CA04EA">
      <w:pPr>
        <w:ind w:left="696"/>
        <w:rPr>
          <w:rFonts w:ascii="Courier New" w:hAnsi="Courier New" w:cs="Courier New"/>
          <w:color w:val="00B050"/>
          <w:sz w:val="20"/>
          <w:szCs w:val="20"/>
        </w:rPr>
      </w:pPr>
    </w:p>
    <w:p w:rsidR="00CA04EA" w:rsidRPr="00B7052A" w:rsidRDefault="00CA04EA" w:rsidP="00CA04EA">
      <w:pPr>
        <w:ind w:left="696"/>
        <w:rPr>
          <w:rFonts w:ascii="Courier New" w:hAnsi="Courier New" w:cs="Courier New"/>
          <w:color w:val="00B050"/>
          <w:sz w:val="20"/>
          <w:szCs w:val="20"/>
        </w:rPr>
      </w:pPr>
      <w:r w:rsidRPr="00B7052A">
        <w:rPr>
          <w:rFonts w:ascii="Courier New" w:hAnsi="Courier New" w:cs="Courier New"/>
          <w:color w:val="00B050"/>
          <w:sz w:val="20"/>
          <w:szCs w:val="20"/>
        </w:rPr>
        <w:t>//Create key,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113E78" w:rsidRDefault="00113E78" w:rsidP="006313E8">
      <w:pPr>
        <w:ind w:left="696"/>
        <w:rPr>
          <w:rFonts w:ascii="Courier New" w:hAnsi="Courier New" w:cs="Courier New"/>
          <w:color w:val="00B050"/>
          <w:sz w:val="20"/>
          <w:szCs w:val="20"/>
        </w:rPr>
      </w:pP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AD142A" w:rsidRDefault="00AD142A" w:rsidP="00016C26">
      <w:pPr>
        <w:ind w:left="708"/>
        <w:rPr>
          <w:rFonts w:ascii="Courier New" w:hAnsi="Courier New" w:cs="Courier New"/>
          <w:color w:val="000000"/>
          <w:sz w:val="20"/>
          <w:szCs w:val="20"/>
        </w:rPr>
      </w:pPr>
      <w:r w:rsidRPr="00B7052A">
        <w:rPr>
          <w:rFonts w:ascii="Courier New" w:hAnsi="Courier New" w:cs="Courier New"/>
          <w:color w:val="000000"/>
          <w:sz w:val="20"/>
          <w:szCs w:val="20"/>
        </w:rPr>
        <w:t>PseudorandomPermutation prp</w:t>
      </w:r>
      <w:r w:rsidRPr="00AD142A">
        <w:rPr>
          <w:rFonts w:ascii="Courier New" w:hAnsi="Courier New" w:cs="Courier New"/>
          <w:color w:val="000000"/>
          <w:sz w:val="20"/>
          <w:szCs w:val="20"/>
        </w:rPr>
        <w:t xml:space="preserve"> = </w:t>
      </w:r>
      <w:proofErr w:type="gramStart"/>
      <w:r w:rsidR="00016C26">
        <w:rPr>
          <w:rFonts w:ascii="Courier New" w:hAnsi="Courier New" w:cs="Courier New"/>
          <w:color w:val="000000"/>
          <w:sz w:val="20"/>
          <w:szCs w:val="20"/>
        </w:rPr>
        <w:t>prfFactory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r w:rsidRPr="00AD142A">
        <w:rPr>
          <w:rFonts w:ascii="Courier New" w:hAnsi="Courier New" w:cs="Courier New"/>
          <w:color w:val="000000"/>
          <w:sz w:val="20"/>
          <w:szCs w:val="20"/>
        </w:rPr>
        <w:t>(</w:t>
      </w:r>
      <w:proofErr w:type="gramEnd"/>
      <w:r w:rsidRPr="00AD142A">
        <w:rPr>
          <w:rFonts w:ascii="Courier New" w:hAnsi="Courier New" w:cs="Courier New"/>
          <w:color w:val="000000"/>
          <w:sz w:val="20"/>
          <w:szCs w:val="20"/>
        </w:rPr>
        <w:t>)</w:t>
      </w:r>
      <w:r w:rsidR="00016C26">
        <w:rPr>
          <w:rFonts w:ascii="Courier New" w:hAnsi="Courier New" w:cs="Courier New"/>
          <w:color w:val="000000"/>
          <w:sz w:val="20"/>
          <w:szCs w:val="20"/>
        </w:rPr>
        <w:t>.getObject("AES")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88692E" w:rsidRPr="00B7052A" w:rsidRDefault="0088692E" w:rsidP="0088692E">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88692E" w:rsidRDefault="0088692E" w:rsidP="0088692E">
      <w:pPr>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prp.init(</w:t>
      </w:r>
      <w:proofErr w:type="gramEnd"/>
      <w:r>
        <w:rPr>
          <w:rFonts w:ascii="Courier New" w:hAnsi="Courier New" w:cs="Courier New"/>
          <w:color w:val="000000"/>
          <w:sz w:val="20"/>
          <w:szCs w:val="20"/>
        </w:rPr>
        <w:t>secretKey);</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Pr="00B7052A" w:rsidRDefault="006313E8" w:rsidP="006313E8">
      <w:pPr>
        <w:ind w:left="696"/>
        <w:rPr>
          <w:rFonts w:ascii="Courier New" w:hAnsi="Courier New" w:cs="Courier New"/>
          <w:color w:val="000000"/>
          <w:sz w:val="20"/>
          <w:szCs w:val="20"/>
        </w:rPr>
      </w:pPr>
      <w:proofErr w:type="gramStart"/>
      <w:r w:rsidRPr="00B7052A">
        <w:rPr>
          <w:rFonts w:ascii="Courier New" w:hAnsi="Courier New" w:cs="Courier New"/>
          <w:color w:val="000000"/>
          <w:sz w:val="20"/>
          <w:szCs w:val="20"/>
        </w:rPr>
        <w:t>prp.</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107C34" w:rsidRDefault="00107C34" w:rsidP="00107C34">
      <w:pPr>
        <w:autoSpaceDE/>
        <w:autoSpaceDN/>
        <w:adjustRightInd/>
        <w:rPr>
          <w:lang w:eastAsia="en-GB"/>
        </w:rPr>
      </w:pPr>
    </w:p>
    <w:p w:rsidR="008D7CA7" w:rsidRPr="00B7052A" w:rsidRDefault="00107C34" w:rsidP="00107C34">
      <w:pPr>
        <w:autoSpaceDE/>
        <w:autoSpaceDN/>
        <w:adjustRightInd/>
        <w:rPr>
          <w:lang w:eastAsia="en-GB"/>
        </w:rPr>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p>
    <w:p w:rsidR="00515D3B" w:rsidRDefault="00515D3B" w:rsidP="00515D3B"/>
    <w:p w:rsidR="003D326B" w:rsidRDefault="003D326B">
      <w:pPr>
        <w:autoSpaceDE/>
        <w:autoSpaceDN/>
        <w:adjustRightInd/>
        <w:rPr>
          <w:b/>
          <w:bCs/>
          <w:sz w:val="28"/>
          <w:lang w:eastAsia="en-GB"/>
        </w:rPr>
      </w:pPr>
      <w:r>
        <w:br w:type="page"/>
      </w:r>
    </w:p>
    <w:p w:rsidR="00515D3B" w:rsidRDefault="00A44F2A" w:rsidP="00021C3A">
      <w:pPr>
        <w:pStyle w:val="Heading2"/>
        <w:numPr>
          <w:ilvl w:val="1"/>
          <w:numId w:val="14"/>
        </w:numPr>
        <w:tabs>
          <w:tab w:val="decimal" w:pos="1701"/>
        </w:tabs>
        <w:ind w:left="709" w:firstLine="284"/>
      </w:pPr>
      <w:bookmarkStart w:id="154" w:name="_Toc305323743"/>
      <w:r>
        <w:lastRenderedPageBreak/>
        <w:t>Key usage</w:t>
      </w:r>
      <w:bookmarkEnd w:id="154"/>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KeySpec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Paillier,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55" w:name="_Toc277840044"/>
      <w:bookmarkStart w:id="156" w:name="_Toc277840414"/>
      <w:bookmarkStart w:id="157" w:name="_Toc277840471"/>
      <w:bookmarkStart w:id="158" w:name="_Toc277840617"/>
      <w:bookmarkStart w:id="159" w:name="_Toc277840693"/>
      <w:bookmarkStart w:id="160" w:name="_Toc277840825"/>
    </w:p>
    <w:p w:rsidR="00DF265D" w:rsidRDefault="00DF265D" w:rsidP="00021C3A">
      <w:pPr>
        <w:pStyle w:val="Heading2"/>
        <w:numPr>
          <w:ilvl w:val="1"/>
          <w:numId w:val="14"/>
        </w:numPr>
        <w:tabs>
          <w:tab w:val="decimal" w:pos="1701"/>
        </w:tabs>
        <w:ind w:left="709" w:firstLine="284"/>
      </w:pPr>
      <w:bookmarkStart w:id="161" w:name="_Toc305323744"/>
      <w:r>
        <w:t>Param</w:t>
      </w:r>
      <w:r w:rsidR="00F97844">
        <w:t>e</w:t>
      </w:r>
      <w:r>
        <w:t>ters</w:t>
      </w:r>
      <w:bookmarkEnd w:id="161"/>
    </w:p>
    <w:p w:rsidR="00DF265D" w:rsidRPr="00DF265D" w:rsidRDefault="00DF265D" w:rsidP="00070789">
      <w:pPr>
        <w:rPr>
          <w:lang w:eastAsia="en-GB"/>
        </w:rPr>
      </w:pPr>
      <w:r>
        <w:rPr>
          <w:lang w:eastAsia="en-GB"/>
        </w:rPr>
        <w:t xml:space="preserve">We use the </w:t>
      </w:r>
      <w:ins w:id="162" w:author="LabTest" w:date="2011-08-22T09:54:00Z">
        <w:r w:rsidR="00070789">
          <w:rPr>
            <w:lang w:eastAsia="en-GB"/>
          </w:rPr>
          <w:t>Algorithm</w:t>
        </w:r>
      </w:ins>
      <w:ins w:id="163" w:author="LabTest" w:date="2011-08-22T09:55:00Z">
        <w:r w:rsidR="00070789">
          <w:rPr>
            <w:lang w:eastAsia="en-GB"/>
          </w:rPr>
          <w:t>P</w:t>
        </w:r>
      </w:ins>
      <w:del w:id="164" w:author="LabTest" w:date="2011-08-22T09:54:00Z">
        <w:r w:rsidDel="00070789">
          <w:rPr>
            <w:lang w:eastAsia="en-GB"/>
          </w:rPr>
          <w:delText>p</w:delText>
        </w:r>
      </w:del>
      <w:r>
        <w:rPr>
          <w:lang w:eastAsia="en-GB"/>
        </w:rPr>
        <w:t>aram</w:t>
      </w:r>
      <w:r w:rsidR="00F97844">
        <w:rPr>
          <w:lang w:eastAsia="en-GB"/>
        </w:rPr>
        <w:t>e</w:t>
      </w:r>
      <w:r>
        <w:rPr>
          <w:lang w:eastAsia="en-GB"/>
        </w:rPr>
        <w:t xml:space="preserve">tersSpec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DF265D" w:rsidRDefault="00DF265D">
      <w:pPr>
        <w:autoSpaceDE/>
        <w:autoSpaceDN/>
        <w:adjustRightInd/>
        <w:rPr>
          <w:b/>
          <w:bCs/>
          <w:sz w:val="30"/>
          <w:szCs w:val="18"/>
        </w:rPr>
      </w:pPr>
    </w:p>
    <w:p w:rsidR="00515D3B" w:rsidRPr="00025F20" w:rsidRDefault="00515D3B" w:rsidP="00AD7757">
      <w:pPr>
        <w:pStyle w:val="Heading1"/>
        <w:numPr>
          <w:ilvl w:val="0"/>
          <w:numId w:val="52"/>
        </w:numPr>
      </w:pPr>
      <w:bookmarkStart w:id="165" w:name="_Toc305323745"/>
      <w:r>
        <w:t>Architectural design</w:t>
      </w:r>
      <w:bookmarkEnd w:id="101"/>
      <w:bookmarkEnd w:id="102"/>
      <w:bookmarkEnd w:id="155"/>
      <w:bookmarkEnd w:id="156"/>
      <w:bookmarkEnd w:id="157"/>
      <w:bookmarkEnd w:id="158"/>
      <w:bookmarkEnd w:id="159"/>
      <w:bookmarkEnd w:id="160"/>
      <w:bookmarkEnd w:id="165"/>
      <w:r>
        <w:t xml:space="preserve"> </w:t>
      </w:r>
    </w:p>
    <w:p w:rsidR="00515D3B" w:rsidRDefault="00515D3B" w:rsidP="008B01FE">
      <w:pPr>
        <w:pStyle w:val="Heading2"/>
        <w:numPr>
          <w:ilvl w:val="1"/>
          <w:numId w:val="52"/>
        </w:numPr>
        <w:tabs>
          <w:tab w:val="decimal" w:pos="1701"/>
        </w:tabs>
        <w:ind w:left="709" w:firstLine="284"/>
      </w:pPr>
      <w:bookmarkStart w:id="166" w:name="_General"/>
      <w:bookmarkStart w:id="167" w:name="_Toc277840045"/>
      <w:bookmarkStart w:id="168" w:name="_Toc277840415"/>
      <w:bookmarkStart w:id="169" w:name="_Toc277840472"/>
      <w:bookmarkStart w:id="170" w:name="_Toc277840618"/>
      <w:bookmarkStart w:id="171" w:name="_Toc277840826"/>
      <w:bookmarkStart w:id="172" w:name="_Toc30214772"/>
      <w:bookmarkStart w:id="173" w:name="_Toc33153566"/>
      <w:bookmarkStart w:id="174" w:name="_Toc30214773"/>
      <w:bookmarkStart w:id="175" w:name="_Toc33153567"/>
      <w:bookmarkStart w:id="176" w:name="_Toc305323746"/>
      <w:bookmarkEnd w:id="166"/>
      <w:r w:rsidRPr="00BC410A">
        <w:t>General</w:t>
      </w:r>
      <w:bookmarkEnd w:id="167"/>
      <w:bookmarkEnd w:id="168"/>
      <w:bookmarkEnd w:id="169"/>
      <w:bookmarkEnd w:id="170"/>
      <w:bookmarkEnd w:id="171"/>
      <w:bookmarkEnd w:id="176"/>
    </w:p>
    <w:p w:rsidR="00ED550A" w:rsidRDefault="004A4AC6" w:rsidP="00FE5FB1">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w:t>
      </w:r>
      <w:r w:rsidR="00FE5FB1">
        <w:rPr>
          <w:lang w:eastAsia="en-GB"/>
        </w:rPr>
        <w:t>primitive</w:t>
      </w:r>
      <w:r w:rsidR="00DA150E">
        <w:rPr>
          <w:lang w:eastAsia="en-GB"/>
        </w:rPr>
        <w:t xml:space="preserve">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DF3398">
      <w:pPr>
        <w:rPr>
          <w:lang w:eastAsia="en-GB"/>
        </w:rPr>
      </w:pPr>
      <w:r>
        <w:rPr>
          <w:lang w:eastAsia="en-GB"/>
        </w:rPr>
        <w:t xml:space="preserve">Working with interfaces allows us to use an object without knowing its type of class. For example, one may need to work with a PRP that can be any PRP. In that case, a function requiring an object that implements the PRP interface is enough. However, when calling this function, </w:t>
      </w:r>
      <w:r w:rsidR="00DF3398">
        <w:rPr>
          <w:lang w:eastAsia="en-GB"/>
        </w:rPr>
        <w:t xml:space="preserve">first </w:t>
      </w:r>
      <w:r>
        <w:rPr>
          <w:lang w:eastAsia="en-GB"/>
        </w:rPr>
        <w:t>an object of one of the classes that implement</w:t>
      </w:r>
      <w:r w:rsidR="00DF3398">
        <w:rPr>
          <w:lang w:eastAsia="en-GB"/>
        </w:rPr>
        <w:t>s</w:t>
      </w:r>
      <w:r>
        <w:rPr>
          <w:lang w:eastAsia="en-GB"/>
        </w:rPr>
        <w:t xml:space="preserve"> the PRP interface </w:t>
      </w:r>
      <w:r w:rsidR="00DF3398">
        <w:rPr>
          <w:lang w:eastAsia="en-GB"/>
        </w:rPr>
        <w:t xml:space="preserve">is instantiated, </w:t>
      </w:r>
      <w:r>
        <w:rPr>
          <w:lang w:eastAsia="en-GB"/>
        </w:rPr>
        <w:t xml:space="preserve">and that object </w:t>
      </w:r>
      <w:r w:rsidR="00DF3398">
        <w:rPr>
          <w:lang w:eastAsia="en-GB"/>
        </w:rPr>
        <w:t>is then</w:t>
      </w:r>
      <w:r>
        <w:rPr>
          <w:lang w:eastAsia="en-GB"/>
        </w:rPr>
        <w:t xml:space="preserve"> passed to the function</w:t>
      </w:r>
      <w:r w:rsidR="00ED550A">
        <w:rPr>
          <w:lang w:eastAsia="en-GB"/>
        </w:rPr>
        <w:t xml:space="preserve">; sometimes it </w:t>
      </w:r>
      <w:r w:rsidR="00DF3398">
        <w:rPr>
          <w:lang w:eastAsia="en-GB"/>
        </w:rPr>
        <w:t xml:space="preserve">can be called </w:t>
      </w:r>
      <w:r w:rsidR="00ED550A">
        <w:rPr>
          <w:lang w:eastAsia="en-GB"/>
        </w:rPr>
        <w:t xml:space="preserve">with AES, sometimes with </w:t>
      </w:r>
      <w:del w:id="177" w:author="LabTest" w:date="2011-08-22T09:45:00Z">
        <w:r w:rsidR="00ED550A" w:rsidDel="002F1B12">
          <w:rPr>
            <w:lang w:eastAsia="en-GB"/>
          </w:rPr>
          <w:delText>3DES</w:delText>
        </w:r>
      </w:del>
      <w:ins w:id="178" w:author="LabTest" w:date="2011-08-22T09:45:00Z">
        <w:r w:rsidR="002F1B12">
          <w:rPr>
            <w:lang w:eastAsia="en-GB"/>
          </w:rPr>
          <w:t>TripleDES</w:t>
        </w:r>
      </w:ins>
      <w:r w:rsidR="00ED550A">
        <w:rPr>
          <w:lang w:eastAsia="en-GB"/>
        </w:rPr>
        <w:t xml:space="preserve"> and other times with other PRPs</w:t>
      </w:r>
      <w:r>
        <w:rPr>
          <w:lang w:eastAsia="en-GB"/>
        </w:rPr>
        <w:t xml:space="preserve">. In another case, a protocol may need to work only with AES </w:t>
      </w:r>
      <w:r w:rsidR="00DF3398">
        <w:rPr>
          <w:lang w:eastAsia="en-GB"/>
        </w:rPr>
        <w:t>(</w:t>
      </w:r>
      <w:r>
        <w:rPr>
          <w:lang w:eastAsia="en-GB"/>
        </w:rPr>
        <w:t xml:space="preserve">and not </w:t>
      </w:r>
      <w:del w:id="179" w:author="LabTest" w:date="2011-08-22T09:45:00Z">
        <w:r w:rsidDel="002F1B12">
          <w:rPr>
            <w:lang w:eastAsia="en-GB"/>
          </w:rPr>
          <w:delText>3DES</w:delText>
        </w:r>
      </w:del>
      <w:ins w:id="180" w:author="LabTest" w:date="2011-08-22T09:45:00Z">
        <w:r w:rsidR="002F1B12">
          <w:rPr>
            <w:lang w:eastAsia="en-GB"/>
          </w:rPr>
          <w:t>TripleDES</w:t>
        </w:r>
      </w:ins>
      <w:r w:rsidR="00DF3398">
        <w:rPr>
          <w:lang w:eastAsia="en-GB"/>
        </w:rPr>
        <w:t>, for example)</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w:t>
      </w:r>
      <w:r w:rsidR="00DF3398">
        <w:rPr>
          <w:lang w:eastAsia="en-GB"/>
        </w:rPr>
        <w:t xml:space="preserve"> only</w:t>
      </w:r>
      <w:r>
        <w:rPr>
          <w:lang w:eastAsia="en-GB"/>
        </w:rPr>
        <w:t xml:space="preserve">. </w:t>
      </w:r>
      <w:r w:rsidR="00DF3398">
        <w:rPr>
          <w:lang w:eastAsia="en-GB"/>
        </w:rPr>
        <w:t>In this case,</w:t>
      </w:r>
      <w:r>
        <w:rPr>
          <w:lang w:eastAsia="en-GB"/>
        </w:rPr>
        <w:t xml:space="preserve"> this function </w:t>
      </w:r>
      <w:r w:rsidR="00DF3398">
        <w:rPr>
          <w:lang w:eastAsia="en-GB"/>
        </w:rPr>
        <w:t xml:space="preserve">can </w:t>
      </w:r>
      <w:r>
        <w:rPr>
          <w:lang w:eastAsia="en-GB"/>
        </w:rPr>
        <w:t xml:space="preserve">only </w:t>
      </w:r>
      <w:r w:rsidR="00DF3398">
        <w:rPr>
          <w:lang w:eastAsia="en-GB"/>
        </w:rPr>
        <w:t>be called with an</w:t>
      </w:r>
      <w:r>
        <w:rPr>
          <w:lang w:eastAsia="en-GB"/>
        </w:rPr>
        <w:t xml:space="preserve"> object of type AES</w:t>
      </w:r>
      <w:r w:rsidR="00ED550A">
        <w:rPr>
          <w:lang w:eastAsia="en-GB"/>
        </w:rPr>
        <w:t xml:space="preserve"> </w:t>
      </w:r>
      <w:r w:rsidR="00DF3398">
        <w:rPr>
          <w:lang w:eastAsia="en-GB"/>
        </w:rPr>
        <w:t>(but it can be any implementation of AES)</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Pr="002F41A2" w:rsidRDefault="00BD618E" w:rsidP="00BD618E">
      <w:pPr>
        <w:rPr>
          <w:lang w:eastAsia="en-GB"/>
        </w:rPr>
      </w:pPr>
      <w:r>
        <w:rPr>
          <w:lang w:eastAsia="en-GB"/>
        </w:rPr>
        <w:t xml:space="preserve">The Primitives Layer </w:t>
      </w:r>
      <w:r w:rsidRPr="002F41A2">
        <w:rPr>
          <w:lang w:eastAsia="en-GB"/>
        </w:rPr>
        <w:t>is built on these interfaces and provides concrete classes either written from scratch or wrapped from existing packages.</w:t>
      </w:r>
      <w:r>
        <w:rPr>
          <w:lang w:eastAsia="en-GB"/>
        </w:rPr>
        <w:t xml:space="preserve"> </w:t>
      </w:r>
    </w:p>
    <w:p w:rsidR="00BD618E" w:rsidRPr="00ED550A" w:rsidRDefault="00BD618E" w:rsidP="00ED550A">
      <w:pPr>
        <w:rPr>
          <w:lang w:eastAsia="en-GB"/>
        </w:rPr>
      </w:pPr>
    </w:p>
    <w:p w:rsidR="000E314D" w:rsidRDefault="000E314D">
      <w:pPr>
        <w:autoSpaceDE/>
        <w:autoSpaceDN/>
        <w:adjustRightInd/>
        <w:rPr>
          <w:b/>
          <w:bCs/>
          <w:sz w:val="26"/>
          <w:szCs w:val="18"/>
          <w:lang w:eastAsia="en-GB"/>
        </w:rPr>
      </w:pPr>
      <w:r>
        <w:rPr>
          <w:lang w:eastAsia="en-GB"/>
        </w:rPr>
        <w:br w:type="page"/>
      </w:r>
    </w:p>
    <w:p w:rsidR="008C7408" w:rsidRPr="008C7408" w:rsidRDefault="004E7481" w:rsidP="008B01FE">
      <w:pPr>
        <w:pStyle w:val="Heading3"/>
        <w:numPr>
          <w:ilvl w:val="2"/>
          <w:numId w:val="52"/>
        </w:numPr>
        <w:ind w:left="2694" w:hanging="709"/>
        <w:rPr>
          <w:lang w:eastAsia="en-GB"/>
        </w:rPr>
      </w:pPr>
      <w:bookmarkStart w:id="181" w:name="_Toc305323747"/>
      <w:r>
        <w:rPr>
          <w:lang w:eastAsia="en-GB"/>
        </w:rPr>
        <w:lastRenderedPageBreak/>
        <w:t>Main i</w:t>
      </w:r>
      <w:r w:rsidR="008C7408">
        <w:rPr>
          <w:lang w:eastAsia="en-GB"/>
        </w:rPr>
        <w:t>nterfaces</w:t>
      </w:r>
      <w:bookmarkEnd w:id="181"/>
    </w:p>
    <w:p w:rsidR="00515D3B" w:rsidRDefault="00515D3B" w:rsidP="00BD618E">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Pr="002F41A2">
        <w:rPr>
          <w:lang w:eastAsia="en-GB"/>
        </w:rPr>
        <w:t xml:space="preserve">their main functionalities. </w:t>
      </w:r>
    </w:p>
    <w:p w:rsidR="00A85318" w:rsidRDefault="00A85318" w:rsidP="00BD618E">
      <w:pPr>
        <w:rPr>
          <w:lang w:eastAsia="en-GB"/>
        </w:rPr>
      </w:pPr>
    </w:p>
    <w:p w:rsidR="00A85318" w:rsidRDefault="00A85318" w:rsidP="00BD618E">
      <w:pPr>
        <w:rPr>
          <w:lang w:eastAsia="en-GB"/>
        </w:rPr>
      </w:pPr>
      <w:r>
        <w:rPr>
          <w:noProof/>
        </w:rPr>
        <w:drawing>
          <wp:inline distT="0" distB="0" distL="0" distR="0" wp14:anchorId="69C77053" wp14:editId="232D01A3">
            <wp:extent cx="6210935" cy="4050408"/>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6210935" cy="4050408"/>
                    </a:xfrm>
                    <a:prstGeom prst="rect">
                      <a:avLst/>
                    </a:prstGeom>
                    <a:noFill/>
                    <a:ln w="9525">
                      <a:noFill/>
                      <a:miter lim="800000"/>
                      <a:headEnd/>
                      <a:tailEnd/>
                    </a:ln>
                  </pic:spPr>
                </pic:pic>
              </a:graphicData>
            </a:graphic>
          </wp:inline>
        </w:drawing>
      </w:r>
    </w:p>
    <w:p w:rsidR="008F261D" w:rsidRDefault="008F261D" w:rsidP="00BD618E">
      <w:pPr>
        <w:rPr>
          <w:ins w:id="182" w:author="LabTest" w:date="2011-08-22T10:04:00Z"/>
          <w:lang w:eastAsia="en-GB"/>
        </w:rPr>
      </w:pPr>
      <w:ins w:id="183" w:author="LabTest" w:date="2011-08-22T10:06:00Z">
        <w:r>
          <w:rPr>
            <w:rStyle w:val="CommentReference"/>
          </w:rPr>
          <w:commentReference w:id="184"/>
        </w:r>
      </w:ins>
    </w:p>
    <w:p w:rsidR="0026480F" w:rsidRDefault="0026480F" w:rsidP="00BD618E">
      <w:pPr>
        <w:rPr>
          <w:lang w:eastAsia="en-GB"/>
        </w:rPr>
      </w:pPr>
    </w:p>
    <w:p w:rsidR="004E7481" w:rsidRDefault="004E7481" w:rsidP="0026480F">
      <w:pPr>
        <w:ind w:left="-851"/>
        <w:rPr>
          <w:i/>
          <w:iCs/>
        </w:rPr>
      </w:pPr>
    </w:p>
    <w:p w:rsidR="004E7481" w:rsidRDefault="004E7481">
      <w:pPr>
        <w:autoSpaceDE/>
        <w:autoSpaceDN/>
        <w:adjustRightInd/>
      </w:pPr>
    </w:p>
    <w:p w:rsidR="00602803" w:rsidRDefault="00602803">
      <w:pPr>
        <w:autoSpaceDE/>
        <w:autoSpaceDN/>
        <w:adjustRightInd/>
      </w:pPr>
      <w:r>
        <w:br w:type="page"/>
      </w:r>
    </w:p>
    <w:p w:rsidR="00602803" w:rsidRPr="00BD618E" w:rsidRDefault="00602803">
      <w:pPr>
        <w:autoSpaceDE/>
        <w:autoSpaceDN/>
        <w:adjustRightInd/>
      </w:pPr>
    </w:p>
    <w:p w:rsidR="004E7481" w:rsidRDefault="00BD618E" w:rsidP="008B01FE">
      <w:pPr>
        <w:pStyle w:val="Heading3"/>
        <w:numPr>
          <w:ilvl w:val="2"/>
          <w:numId w:val="52"/>
        </w:numPr>
        <w:ind w:left="2694" w:hanging="709"/>
        <w:rPr>
          <w:lang w:eastAsia="en-GB"/>
        </w:rPr>
      </w:pPr>
      <w:bookmarkStart w:id="185" w:name="_Toc305323748"/>
      <w:r>
        <w:rPr>
          <w:lang w:eastAsia="en-GB"/>
        </w:rPr>
        <w:t>I</w:t>
      </w:r>
      <w:r w:rsidR="004E7481">
        <w:rPr>
          <w:lang w:eastAsia="en-GB"/>
        </w:rPr>
        <w:t>nterfaces</w:t>
      </w:r>
      <w:r>
        <w:rPr>
          <w:lang w:eastAsia="en-GB"/>
        </w:rPr>
        <w:t>’ hierarchy</w:t>
      </w:r>
      <w:bookmarkEnd w:id="185"/>
    </w:p>
    <w:p w:rsidR="00157402" w:rsidRDefault="00157402" w:rsidP="00BD618E">
      <w:pPr>
        <w:rPr>
          <w:lang w:eastAsia="en-GB"/>
        </w:rPr>
      </w:pPr>
    </w:p>
    <w:p w:rsidR="00157402" w:rsidRDefault="00157402" w:rsidP="003A42B4">
      <w:pPr>
        <w:rPr>
          <w:lang w:eastAsia="en-GB"/>
        </w:rPr>
      </w:pPr>
      <w:r>
        <w:rPr>
          <w:lang w:eastAsia="en-GB"/>
        </w:rPr>
        <w:t xml:space="preserve">As explained above we want to allow the user to work with different levels of specification. The user may need to work with a general concept </w:t>
      </w:r>
      <w:r w:rsidR="003039F5">
        <w:rPr>
          <w:lang w:eastAsia="en-GB"/>
        </w:rPr>
        <w:t xml:space="preserve">(e.g., any PRF) </w:t>
      </w:r>
      <w:r>
        <w:rPr>
          <w:lang w:eastAsia="en-GB"/>
        </w:rPr>
        <w:t xml:space="preserve">as well as with a specific algorithm. </w:t>
      </w:r>
      <w:r w:rsidR="009D72D4">
        <w:rPr>
          <w:lang w:eastAsia="en-GB"/>
        </w:rPr>
        <w:t xml:space="preserve">In order </w:t>
      </w:r>
      <w:r>
        <w:rPr>
          <w:lang w:eastAsia="en-GB"/>
        </w:rPr>
        <w:t xml:space="preserve">to achieve this we designed this layer as </w:t>
      </w:r>
      <w:r w:rsidR="003039F5">
        <w:rPr>
          <w:lang w:eastAsia="en-GB"/>
        </w:rPr>
        <w:t xml:space="preserve">a </w:t>
      </w:r>
      <w:r>
        <w:rPr>
          <w:lang w:eastAsia="en-GB"/>
        </w:rPr>
        <w:t xml:space="preserve">full hierarchy of interfaces, each interface representing either a family of </w:t>
      </w:r>
      <w:r w:rsidR="003A42B4">
        <w:rPr>
          <w:lang w:eastAsia="en-GB"/>
        </w:rPr>
        <w:t xml:space="preserve">some </w:t>
      </w:r>
      <w:r>
        <w:rPr>
          <w:lang w:eastAsia="en-GB"/>
        </w:rPr>
        <w:t xml:space="preserve">cryptographic </w:t>
      </w:r>
      <w:r w:rsidR="003A42B4">
        <w:rPr>
          <w:lang w:eastAsia="en-GB"/>
        </w:rPr>
        <w:t>primitive or a specific</w:t>
      </w:r>
      <w:r>
        <w:rPr>
          <w:lang w:eastAsia="en-GB"/>
        </w:rPr>
        <w:t xml:space="preserve"> algorithm.</w:t>
      </w:r>
    </w:p>
    <w:p w:rsidR="009D72D4" w:rsidRDefault="003A42B4" w:rsidP="00602803">
      <w:pPr>
        <w:rPr>
          <w:lang w:eastAsia="en-GB"/>
        </w:rPr>
      </w:pPr>
      <w:r>
        <w:rPr>
          <w:lang w:eastAsia="en-GB"/>
        </w:rPr>
        <w:t>Note that we define interfaces for all specific algorithms</w:t>
      </w:r>
      <w:r w:rsidR="00157402">
        <w:rPr>
          <w:lang w:eastAsia="en-GB"/>
        </w:rPr>
        <w:t xml:space="preserve"> since we </w:t>
      </w:r>
      <w:r w:rsidR="003039F5">
        <w:rPr>
          <w:lang w:eastAsia="en-GB"/>
        </w:rPr>
        <w:t>wish to allow multiple implementations of the same algorithm (e.g., fro</w:t>
      </w:r>
      <w:r>
        <w:rPr>
          <w:lang w:eastAsia="en-GB"/>
        </w:rPr>
        <w:t>m different existing libraries). As such, ev</w:t>
      </w:r>
      <w:r w:rsidR="009D72D4">
        <w:rPr>
          <w:lang w:eastAsia="en-GB"/>
        </w:rPr>
        <w:t xml:space="preserve">ery concrete algorithm will implement the specific algorithm interface. For example, </w:t>
      </w:r>
      <w:proofErr w:type="gramStart"/>
      <w:r w:rsidR="009D72D4">
        <w:rPr>
          <w:lang w:eastAsia="en-GB"/>
        </w:rPr>
        <w:t>Bc</w:t>
      </w:r>
      <w:proofErr w:type="gramEnd"/>
      <w:del w:id="186" w:author="LabTest" w:date="2011-08-22T09:45:00Z">
        <w:r w:rsidR="009D72D4" w:rsidDel="002F1B12">
          <w:rPr>
            <w:lang w:eastAsia="en-GB"/>
          </w:rPr>
          <w:delText>3DES</w:delText>
        </w:r>
      </w:del>
      <w:ins w:id="187" w:author="LabTest" w:date="2011-08-22T09:45:00Z">
        <w:r w:rsidR="002F1B12">
          <w:rPr>
            <w:lang w:eastAsia="en-GB"/>
          </w:rPr>
          <w:t>TripleDES</w:t>
        </w:r>
      </w:ins>
      <w:r w:rsidR="009D72D4">
        <w:rPr>
          <w:lang w:eastAsia="en-GB"/>
        </w:rPr>
        <w:t>, Sc</w:t>
      </w:r>
      <w:del w:id="188" w:author="LabTest" w:date="2011-08-22T09:45:00Z">
        <w:r w:rsidR="009D72D4" w:rsidDel="002F1B12">
          <w:rPr>
            <w:lang w:eastAsia="en-GB"/>
          </w:rPr>
          <w:delText>3DES</w:delText>
        </w:r>
      </w:del>
      <w:ins w:id="189" w:author="LabTest" w:date="2011-08-22T09:45:00Z">
        <w:r w:rsidR="002F1B12">
          <w:rPr>
            <w:lang w:eastAsia="en-GB"/>
          </w:rPr>
          <w:t>TripleDES</w:t>
        </w:r>
      </w:ins>
      <w:r w:rsidR="009D72D4">
        <w:rPr>
          <w:lang w:eastAsia="en-GB"/>
        </w:rPr>
        <w:t xml:space="preserve"> and CryptoPp</w:t>
      </w:r>
      <w:del w:id="190" w:author="LabTest" w:date="2011-08-22T09:45:00Z">
        <w:r w:rsidR="009D72D4" w:rsidDel="002F1B12">
          <w:rPr>
            <w:lang w:eastAsia="en-GB"/>
          </w:rPr>
          <w:delText>3DES</w:delText>
        </w:r>
      </w:del>
      <w:ins w:id="191" w:author="LabTest" w:date="2011-08-22T09:45:00Z">
        <w:r w:rsidR="002F1B12">
          <w:rPr>
            <w:lang w:eastAsia="en-GB"/>
          </w:rPr>
          <w:t>TripleDES</w:t>
        </w:r>
      </w:ins>
      <w:r w:rsidR="009D72D4">
        <w:rPr>
          <w:lang w:eastAsia="en-GB"/>
        </w:rPr>
        <w:t xml:space="preserve"> will all implement the </w:t>
      </w:r>
      <w:del w:id="192" w:author="LabTest" w:date="2011-08-22T09:45:00Z">
        <w:r w:rsidR="009D72D4" w:rsidDel="002F1B12">
          <w:rPr>
            <w:lang w:eastAsia="en-GB"/>
          </w:rPr>
          <w:delText>3DES</w:delText>
        </w:r>
      </w:del>
      <w:ins w:id="193" w:author="LabTest" w:date="2011-08-22T09:45:00Z">
        <w:r w:rsidR="002F1B12">
          <w:rPr>
            <w:lang w:eastAsia="en-GB"/>
          </w:rPr>
          <w:t>TripleDES</w:t>
        </w:r>
      </w:ins>
      <w:r w:rsidR="009D72D4">
        <w:rPr>
          <w:lang w:eastAsia="en-GB"/>
        </w:rPr>
        <w:t xml:space="preserve"> interface. When the user requests a </w:t>
      </w:r>
      <w:del w:id="194" w:author="LabTest" w:date="2011-08-22T09:45:00Z">
        <w:r w:rsidR="009D72D4" w:rsidDel="002F1B12">
          <w:rPr>
            <w:lang w:eastAsia="en-GB"/>
          </w:rPr>
          <w:delText>3DES</w:delText>
        </w:r>
      </w:del>
      <w:ins w:id="195" w:author="LabTest" w:date="2011-08-22T09:45:00Z">
        <w:r w:rsidR="002F1B12">
          <w:rPr>
            <w:lang w:eastAsia="en-GB"/>
          </w:rPr>
          <w:t>TripleDES</w:t>
        </w:r>
      </w:ins>
      <w:r w:rsidR="009D72D4">
        <w:rPr>
          <w:lang w:eastAsia="en-GB"/>
        </w:rPr>
        <w:t xml:space="preserve">, he/she will request a </w:t>
      </w:r>
      <w:del w:id="196" w:author="LabTest" w:date="2011-08-22T09:45:00Z">
        <w:r w:rsidR="009D72D4" w:rsidDel="002F1B12">
          <w:rPr>
            <w:lang w:eastAsia="en-GB"/>
          </w:rPr>
          <w:delText>3DES</w:delText>
        </w:r>
      </w:del>
      <w:ins w:id="197" w:author="LabTest" w:date="2011-08-22T09:45:00Z">
        <w:r w:rsidR="002F1B12">
          <w:rPr>
            <w:lang w:eastAsia="en-GB"/>
          </w:rPr>
          <w:t>TripleDES</w:t>
        </w:r>
      </w:ins>
      <w:r w:rsidR="009D72D4">
        <w:rPr>
          <w:lang w:eastAsia="en-GB"/>
        </w:rPr>
        <w:t xml:space="preserve"> interface and only the algorithms that implement this interface will be possible candidates.</w:t>
      </w:r>
      <w:r w:rsidR="00602803">
        <w:rPr>
          <w:lang w:eastAsia="en-GB"/>
        </w:rPr>
        <w:t xml:space="preserve"> (Note that we do not intend to implement </w:t>
      </w:r>
      <w:del w:id="198" w:author="LabTest" w:date="2011-08-22T09:45:00Z">
        <w:r w:rsidR="00602803" w:rsidDel="002F1B12">
          <w:rPr>
            <w:lang w:eastAsia="en-GB"/>
          </w:rPr>
          <w:delText>3DES</w:delText>
        </w:r>
      </w:del>
      <w:ins w:id="199" w:author="LabTest" w:date="2011-08-22T09:45:00Z">
        <w:r w:rsidR="002F1B12">
          <w:rPr>
            <w:lang w:eastAsia="en-GB"/>
          </w:rPr>
          <w:t>TripleDES</w:t>
        </w:r>
      </w:ins>
      <w:r w:rsidR="00602803">
        <w:rPr>
          <w:lang w:eastAsia="en-GB"/>
        </w:rPr>
        <w:t xml:space="preserve"> now. Thus, Sc</w:t>
      </w:r>
      <w:del w:id="200" w:author="LabTest" w:date="2011-08-22T09:45:00Z">
        <w:r w:rsidR="00602803" w:rsidDel="002F1B12">
          <w:rPr>
            <w:lang w:eastAsia="en-GB"/>
          </w:rPr>
          <w:delText>3DES</w:delText>
        </w:r>
      </w:del>
      <w:ins w:id="201" w:author="LabTest" w:date="2011-08-22T09:45:00Z">
        <w:r w:rsidR="002F1B12">
          <w:rPr>
            <w:lang w:eastAsia="en-GB"/>
          </w:rPr>
          <w:t>TripleDES</w:t>
        </w:r>
      </w:ins>
      <w:r w:rsidR="00602803">
        <w:rPr>
          <w:lang w:eastAsia="en-GB"/>
        </w:rPr>
        <w:t xml:space="preserve"> is just a hypothetical example). </w:t>
      </w:r>
    </w:p>
    <w:p w:rsidR="001507AA" w:rsidRDefault="007709B8" w:rsidP="001831BF">
      <w:pPr>
        <w:rPr>
          <w:lang w:eastAsia="en-GB"/>
        </w:rPr>
      </w:pPr>
      <w:r>
        <w:rPr>
          <w:lang w:eastAsia="en-GB"/>
        </w:rPr>
        <w:t xml:space="preserve">In the following class </w:t>
      </w:r>
      <w:r w:rsidR="003039F5">
        <w:rPr>
          <w:lang w:eastAsia="en-GB"/>
        </w:rPr>
        <w:t>diagram,</w:t>
      </w:r>
      <w:r>
        <w:rPr>
          <w:lang w:eastAsia="en-GB"/>
        </w:rPr>
        <w:t xml:space="preserve"> we present all the interfaces and sub interfaces. For clarity DLOG, KDF and RandomGenerator are omitted and will </w:t>
      </w:r>
      <w:r w:rsidR="003039F5">
        <w:rPr>
          <w:lang w:eastAsia="en-GB"/>
        </w:rPr>
        <w:t xml:space="preserve">be </w:t>
      </w:r>
      <w:r w:rsidR="00016C26">
        <w:rPr>
          <w:lang w:eastAsia="en-GB"/>
        </w:rPr>
        <w:t>further discussed</w:t>
      </w:r>
      <w:r>
        <w:rPr>
          <w:lang w:eastAsia="en-GB"/>
        </w:rPr>
        <w:t xml:space="preserve"> in section </w:t>
      </w:r>
      <w:hyperlink w:anchor="_Detailed_Description" w:history="1">
        <w:r w:rsidRPr="007709B8">
          <w:rPr>
            <w:rStyle w:val="Hyperlink"/>
            <w:lang w:eastAsia="en-GB"/>
          </w:rPr>
          <w:t>Detailed Description</w:t>
        </w:r>
      </w:hyperlink>
      <w:r>
        <w:rPr>
          <w:lang w:eastAsia="en-GB"/>
        </w:rPr>
        <w:t>.</w:t>
      </w:r>
      <w:r w:rsidR="00B67FB7">
        <w:rPr>
          <w:lang w:eastAsia="en-GB"/>
        </w:rPr>
        <w:t xml:space="preserve"> </w:t>
      </w:r>
      <w:r w:rsidR="001507AA">
        <w:rPr>
          <w:lang w:eastAsia="en-GB"/>
        </w:rPr>
        <w:br w:type="page"/>
      </w:r>
    </w:p>
    <w:p w:rsidR="00BB25BC" w:rsidRDefault="00E00765" w:rsidP="001831BF">
      <w:pPr>
        <w:rPr>
          <w:b/>
          <w:bCs/>
          <w:sz w:val="26"/>
          <w:szCs w:val="18"/>
          <w:lang w:eastAsia="en-GB"/>
        </w:rPr>
      </w:pPr>
      <w:r>
        <w:rPr>
          <w:b/>
          <w:bCs/>
          <w:noProof/>
          <w:sz w:val="26"/>
          <w:szCs w:val="18"/>
        </w:rPr>
        <w:lastRenderedPageBreak/>
        <w:drawing>
          <wp:inline distT="0" distB="0" distL="0" distR="0" wp14:anchorId="10A489C2" wp14:editId="13458C27">
            <wp:extent cx="6210935" cy="3970634"/>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210935" cy="3970634"/>
                    </a:xfrm>
                    <a:prstGeom prst="rect">
                      <a:avLst/>
                    </a:prstGeom>
                    <a:noFill/>
                    <a:ln w="9525">
                      <a:noFill/>
                      <a:miter lim="800000"/>
                      <a:headEnd/>
                      <a:tailEnd/>
                    </a:ln>
                  </pic:spPr>
                </pic:pic>
              </a:graphicData>
            </a:graphic>
          </wp:inline>
        </w:drawing>
      </w:r>
    </w:p>
    <w:p w:rsidR="00515D3B" w:rsidRDefault="008C7408" w:rsidP="008B01FE">
      <w:pPr>
        <w:pStyle w:val="Heading3"/>
        <w:numPr>
          <w:ilvl w:val="2"/>
          <w:numId w:val="52"/>
        </w:numPr>
        <w:ind w:left="2694" w:hanging="709"/>
        <w:rPr>
          <w:lang w:eastAsia="en-GB"/>
        </w:rPr>
      </w:pPr>
      <w:bookmarkStart w:id="202" w:name="_Toc305323749"/>
      <w:r>
        <w:rPr>
          <w:lang w:eastAsia="en-GB"/>
        </w:rPr>
        <w:t>Abstract classes</w:t>
      </w:r>
      <w:bookmarkEnd w:id="202"/>
    </w:p>
    <w:p w:rsidR="00C05798" w:rsidRDefault="00C05798" w:rsidP="00DD750F">
      <w:pPr>
        <w:rPr>
          <w:lang w:eastAsia="en-GB"/>
        </w:rPr>
      </w:pPr>
    </w:p>
    <w:p w:rsidR="00515D3B" w:rsidRDefault="00C05798" w:rsidP="00E00765">
      <w:pPr>
        <w:rPr>
          <w:lang w:eastAsia="en-GB"/>
        </w:rPr>
      </w:pPr>
      <w:r>
        <w:rPr>
          <w:lang w:eastAsia="en-GB"/>
        </w:rPr>
        <w:t>Apart from having a full hierarchy of interfaces for cryptographic concepts in this layer, we found it useful to implement common functionality within a family</w:t>
      </w:r>
      <w:r w:rsidR="00AC6036">
        <w:rPr>
          <w:lang w:eastAsia="en-GB"/>
        </w:rPr>
        <w:t>,</w:t>
      </w:r>
      <w:r>
        <w:rPr>
          <w:lang w:eastAsia="en-GB"/>
        </w:rPr>
        <w:t xml:space="preserve"> </w:t>
      </w:r>
      <w:r w:rsidR="00515D3B">
        <w:rPr>
          <w:lang w:eastAsia="en-GB"/>
        </w:rPr>
        <w:t>via abstract classes that implement</w:t>
      </w:r>
      <w:r w:rsidR="00F10F54">
        <w:rPr>
          <w:lang w:eastAsia="en-GB"/>
        </w:rPr>
        <w:t xml:space="preserve"> the above-mentioned</w:t>
      </w:r>
      <w:r w:rsidR="00515D3B">
        <w:rPr>
          <w:lang w:eastAsia="en-GB"/>
        </w:rPr>
        <w:t xml:space="preserve"> interfaces. T</w:t>
      </w:r>
      <w:r>
        <w:rPr>
          <w:lang w:eastAsia="en-GB"/>
        </w:rPr>
        <w:t xml:space="preserve">he aim is to </w:t>
      </w:r>
      <w:r w:rsidR="00515D3B">
        <w:rPr>
          <w:lang w:eastAsia="en-GB"/>
        </w:rPr>
        <w:t xml:space="preserve">avoid code duplication </w:t>
      </w:r>
      <w:r w:rsidR="00764D53">
        <w:rPr>
          <w:lang w:eastAsia="en-GB"/>
        </w:rPr>
        <w:t xml:space="preserve">in the concrete classes. </w:t>
      </w:r>
      <w:r w:rsidR="009F31FC">
        <w:rPr>
          <w:lang w:eastAsia="en-GB"/>
        </w:rPr>
        <w:t>We</w:t>
      </w:r>
      <w:r w:rsidR="00742DD6">
        <w:rPr>
          <w:lang w:eastAsia="en-GB"/>
        </w:rPr>
        <w:t xml:space="preserve"> clarify this </w:t>
      </w:r>
      <w:r w:rsidR="009F31FC">
        <w:rPr>
          <w:lang w:eastAsia="en-GB"/>
        </w:rPr>
        <w:t xml:space="preserve">with the </w:t>
      </w:r>
      <w:r w:rsidR="00742DD6">
        <w:rPr>
          <w:lang w:eastAsia="en-GB"/>
        </w:rPr>
        <w:t>follow</w:t>
      </w:r>
      <w:r w:rsidR="009F31FC">
        <w:rPr>
          <w:lang w:eastAsia="en-GB"/>
        </w:rPr>
        <w:t>ing</w:t>
      </w:r>
      <w:r w:rsidR="00742DD6">
        <w:rPr>
          <w:lang w:eastAsia="en-GB"/>
        </w:rPr>
        <w:t xml:space="preserve"> example. F</w:t>
      </w:r>
      <w:r w:rsidR="00764D53">
        <w:rPr>
          <w:lang w:eastAsia="en-GB"/>
        </w:rPr>
        <w:t xml:space="preserve">or the TrapdoorPermutation </w:t>
      </w:r>
      <w:r w:rsidR="00742DD6">
        <w:rPr>
          <w:lang w:eastAsia="en-GB"/>
        </w:rPr>
        <w:t>interface,</w:t>
      </w:r>
      <w:r w:rsidR="00764D53">
        <w:rPr>
          <w:lang w:eastAsia="en-GB"/>
        </w:rPr>
        <w:t xml:space="preserve"> we are going to implement two algorithms</w:t>
      </w:r>
      <w:r w:rsidR="009F31FC">
        <w:rPr>
          <w:lang w:eastAsia="en-GB"/>
        </w:rPr>
        <w:t>:</w:t>
      </w:r>
      <w:r w:rsidR="00764D53">
        <w:rPr>
          <w:lang w:eastAsia="en-GB"/>
        </w:rPr>
        <w:t xml:space="preserve"> Rabin and RSA. Most methods in the interface have the same implementation for both algorithms (getParams, getPubKey,</w:t>
      </w:r>
      <w:del w:id="203" w:author="LabTest" w:date="2011-08-22T10:14:00Z">
        <w:r w:rsidR="00764D53" w:rsidDel="00E00765">
          <w:rPr>
            <w:lang w:eastAsia="en-GB"/>
          </w:rPr>
          <w:delText xml:space="preserve"> getInputBlockSize and getOutputBlockSize</w:delText>
        </w:r>
      </w:del>
      <w:ins w:id="204" w:author="LabTest" w:date="2011-08-22T10:14:00Z">
        <w:r w:rsidR="00E00765">
          <w:rPr>
            <w:lang w:eastAsia="en-GB"/>
          </w:rPr>
          <w:t xml:space="preserve"> isInitialized</w:t>
        </w:r>
      </w:ins>
      <w:r w:rsidR="00764D53">
        <w:rPr>
          <w:lang w:eastAsia="en-GB"/>
        </w:rPr>
        <w:t>). However, the heart of each algorithm resides in the methods compute and invert. Therefore</w:t>
      </w:r>
      <w:r w:rsidR="00742DD6">
        <w:rPr>
          <w:lang w:eastAsia="en-GB"/>
        </w:rPr>
        <w:t>,</w:t>
      </w:r>
      <w:r w:rsidR="00764D53">
        <w:rPr>
          <w:lang w:eastAsia="en-GB"/>
        </w:rPr>
        <w:t xml:space="preserve"> th</w:t>
      </w:r>
      <w:r w:rsidR="00742DD6">
        <w:rPr>
          <w:lang w:eastAsia="en-GB"/>
        </w:rPr>
        <w:t>e</w:t>
      </w:r>
      <w:r w:rsidR="00764D53">
        <w:rPr>
          <w:lang w:eastAsia="en-GB"/>
        </w:rPr>
        <w:t>s</w:t>
      </w:r>
      <w:r w:rsidR="00742DD6">
        <w:rPr>
          <w:lang w:eastAsia="en-GB"/>
        </w:rPr>
        <w:t>e</w:t>
      </w:r>
      <w:r w:rsidR="00764D53">
        <w:rPr>
          <w:lang w:eastAsia="en-GB"/>
        </w:rPr>
        <w:t xml:space="preserve"> methods must be implemented </w:t>
      </w:r>
      <w:r w:rsidR="009F31FC">
        <w:rPr>
          <w:lang w:eastAsia="en-GB"/>
        </w:rPr>
        <w:t>separately for</w:t>
      </w:r>
      <w:r w:rsidR="00764D53">
        <w:rPr>
          <w:lang w:eastAsia="en-GB"/>
        </w:rPr>
        <w:t xml:space="preserve"> each algorithm. By implementing the common methods in the abstract class TrapdoorPermutationAbs we avoid unnecessary duplication of code.</w:t>
      </w:r>
    </w:p>
    <w:p w:rsidR="00742DD6" w:rsidRDefault="00742DD6" w:rsidP="009F31FC">
      <w:pPr>
        <w:rPr>
          <w:lang w:eastAsia="en-GB"/>
        </w:rPr>
      </w:pPr>
      <w:r>
        <w:rPr>
          <w:lang w:eastAsia="en-GB"/>
        </w:rPr>
        <w:t>Despite the desire to avoid code duplication, we decided not</w:t>
      </w:r>
      <w:r w:rsidR="000E314D">
        <w:rPr>
          <w:lang w:eastAsia="en-GB"/>
        </w:rPr>
        <w:t xml:space="preserve"> to</w:t>
      </w:r>
      <w:r>
        <w:rPr>
          <w:lang w:eastAsia="en-GB"/>
        </w:rPr>
        <w:t xml:space="preserve"> use the abstract class tool for every family of </w:t>
      </w:r>
      <w:r w:rsidR="009F31FC">
        <w:rPr>
          <w:lang w:eastAsia="en-GB"/>
        </w:rPr>
        <w:t>primitives</w:t>
      </w:r>
      <w:r>
        <w:rPr>
          <w:lang w:eastAsia="en-GB"/>
        </w:rPr>
        <w:t xml:space="preserve">. In the case of the Pseudorandom Function interface, we decided that having an extra abstract class makes the design of the family too complicated and hard to read. </w:t>
      </w:r>
    </w:p>
    <w:p w:rsidR="00515D3B" w:rsidRDefault="00515D3B" w:rsidP="00742DD6">
      <w:pPr>
        <w:rPr>
          <w:lang w:eastAsia="en-GB"/>
        </w:rPr>
      </w:pPr>
      <w:r>
        <w:rPr>
          <w:lang w:eastAsia="en-GB"/>
        </w:rPr>
        <w:t xml:space="preserve">In the following class </w:t>
      </w:r>
      <w:r w:rsidR="00742DD6">
        <w:rPr>
          <w:lang w:eastAsia="en-GB"/>
        </w:rPr>
        <w:t>diagram,</w:t>
      </w:r>
      <w:r>
        <w:rPr>
          <w:lang w:eastAsia="en-GB"/>
        </w:rPr>
        <w:t xml:space="preserve"> we present the relationship between the interfaces and the abstract classes. </w:t>
      </w:r>
      <w:r w:rsidR="00742DD6">
        <w:rPr>
          <w:lang w:eastAsia="en-GB"/>
        </w:rPr>
        <w:t>(We do not show t</w:t>
      </w:r>
      <w:r w:rsidR="00016C26">
        <w:rPr>
          <w:lang w:eastAsia="en-GB"/>
        </w:rPr>
        <w:t>he PseudorandomFunction interface since it has no abstract class</w:t>
      </w:r>
      <w:r w:rsidR="00742DD6">
        <w:rPr>
          <w:lang w:eastAsia="en-GB"/>
        </w:rPr>
        <w:t>)</w:t>
      </w:r>
      <w:r w:rsidR="00016C26">
        <w:rPr>
          <w:lang w:eastAsia="en-GB"/>
        </w:rPr>
        <w:t>.</w:t>
      </w:r>
    </w:p>
    <w:p w:rsidR="00DD750F" w:rsidRDefault="00DD750F" w:rsidP="00DD750F">
      <w:pPr>
        <w:rPr>
          <w:lang w:eastAsia="en-GB"/>
        </w:rPr>
      </w:pPr>
    </w:p>
    <w:p w:rsidR="00515D3B" w:rsidRDefault="008A7EB9" w:rsidP="00515D3B">
      <w:pPr>
        <w:rPr>
          <w:lang w:eastAsia="en-GB"/>
        </w:rPr>
      </w:pPr>
      <w:r>
        <w:rPr>
          <w:noProof/>
        </w:rPr>
        <w:lastRenderedPageBreak/>
        <w:drawing>
          <wp:inline distT="0" distB="0" distL="0" distR="0" wp14:anchorId="6E1E823E" wp14:editId="237768B4">
            <wp:extent cx="6210935" cy="2495503"/>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6210935" cy="2495503"/>
                    </a:xfrm>
                    <a:prstGeom prst="rect">
                      <a:avLst/>
                    </a:prstGeom>
                    <a:noFill/>
                    <a:ln w="9525">
                      <a:noFill/>
                      <a:miter lim="800000"/>
                      <a:headEnd/>
                      <a:tailEnd/>
                    </a:ln>
                  </pic:spPr>
                </pic:pic>
              </a:graphicData>
            </a:graphic>
          </wp:inline>
        </w:drawing>
      </w:r>
    </w:p>
    <w:p w:rsidR="0035309D" w:rsidRDefault="0035309D">
      <w:pPr>
        <w:autoSpaceDE/>
        <w:autoSpaceDN/>
        <w:adjustRightInd/>
        <w:rPr>
          <w:b/>
          <w:bCs/>
          <w:sz w:val="28"/>
          <w:lang w:eastAsia="en-GB"/>
        </w:rPr>
      </w:pPr>
      <w:r>
        <w:br w:type="page"/>
      </w:r>
    </w:p>
    <w:p w:rsidR="00515D3B" w:rsidRDefault="000C029C" w:rsidP="008B01FE">
      <w:pPr>
        <w:pStyle w:val="Heading2"/>
        <w:numPr>
          <w:ilvl w:val="1"/>
          <w:numId w:val="52"/>
        </w:numPr>
        <w:tabs>
          <w:tab w:val="decimal" w:pos="1701"/>
        </w:tabs>
        <w:ind w:left="709" w:firstLine="284"/>
      </w:pPr>
      <w:bookmarkStart w:id="205" w:name="_Toc305323750"/>
      <w:r>
        <w:lastRenderedPageBreak/>
        <w:t>High Level Description</w:t>
      </w:r>
      <w:bookmarkEnd w:id="205"/>
    </w:p>
    <w:p w:rsidR="00515D3B" w:rsidRDefault="00394EB5" w:rsidP="008B01FE">
      <w:pPr>
        <w:pStyle w:val="Heading3"/>
        <w:numPr>
          <w:ilvl w:val="2"/>
          <w:numId w:val="52"/>
        </w:numPr>
        <w:ind w:left="2694" w:hanging="709"/>
      </w:pPr>
      <w:bookmarkStart w:id="206" w:name="_Toc277840047"/>
      <w:bookmarkStart w:id="207" w:name="_Toc277840417"/>
      <w:bookmarkStart w:id="208" w:name="_Toc277840474"/>
      <w:bookmarkStart w:id="209" w:name="_Toc277840620"/>
      <w:bookmarkStart w:id="210" w:name="_Toc277840828"/>
      <w:bookmarkStart w:id="211" w:name="_Toc305323751"/>
      <w:r>
        <w:t xml:space="preserve">General static </w:t>
      </w:r>
      <w:r w:rsidR="00515D3B">
        <w:t>view</w:t>
      </w:r>
      <w:bookmarkEnd w:id="206"/>
      <w:bookmarkEnd w:id="207"/>
      <w:bookmarkEnd w:id="208"/>
      <w:bookmarkEnd w:id="209"/>
      <w:bookmarkEnd w:id="210"/>
      <w:bookmarkEnd w:id="211"/>
    </w:p>
    <w:p w:rsidR="000E4BC5" w:rsidRDefault="00515D3B" w:rsidP="00CF5DB0">
      <w:r>
        <w:t xml:space="preserve">The following diagram presents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4F45F9" w:rsidRDefault="004F45F9" w:rsidP="00CF5DB0"/>
    <w:p w:rsidR="004F45F9" w:rsidRDefault="004F45F9" w:rsidP="00CF5DB0"/>
    <w:p w:rsidR="004F45F9" w:rsidRDefault="004F45F9" w:rsidP="00CF5DB0"/>
    <w:p w:rsidR="00392649" w:rsidRDefault="002713B3" w:rsidP="00CF5DB0">
      <w:commentRangeStart w:id="212"/>
      <w:r>
        <w:rPr>
          <w:noProof/>
        </w:rPr>
        <w:drawing>
          <wp:inline distT="0" distB="0" distL="0" distR="0" wp14:anchorId="36F895B0" wp14:editId="799341AC">
            <wp:extent cx="6210935" cy="5303655"/>
            <wp:effectExtent l="1905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6210935" cy="5303655"/>
                    </a:xfrm>
                    <a:prstGeom prst="rect">
                      <a:avLst/>
                    </a:prstGeom>
                    <a:noFill/>
                    <a:ln w="9525">
                      <a:noFill/>
                      <a:miter lim="800000"/>
                      <a:headEnd/>
                      <a:tailEnd/>
                    </a:ln>
                  </pic:spPr>
                </pic:pic>
              </a:graphicData>
            </a:graphic>
          </wp:inline>
        </w:drawing>
      </w:r>
      <w:commentRangeEnd w:id="212"/>
      <w:r>
        <w:rPr>
          <w:rStyle w:val="CommentReference"/>
        </w:rPr>
        <w:commentReference w:id="212"/>
      </w:r>
    </w:p>
    <w:p w:rsidR="00392649" w:rsidRDefault="00392649" w:rsidP="00CF5DB0"/>
    <w:p w:rsidR="00B545EF" w:rsidRDefault="00B545EF" w:rsidP="00A80072">
      <w:pPr>
        <w:autoSpaceDE/>
        <w:autoSpaceDN/>
        <w:adjustRightInd/>
      </w:pPr>
      <w:r>
        <w:br w:type="page"/>
      </w:r>
    </w:p>
    <w:p w:rsidR="00B545EF" w:rsidRDefault="003E5B14">
      <w:pPr>
        <w:autoSpaceDE/>
        <w:autoSpaceDN/>
        <w:adjustRightInd/>
      </w:pPr>
      <w:r>
        <w:rPr>
          <w:noProof/>
        </w:rPr>
        <w:lastRenderedPageBreak/>
        <w:drawing>
          <wp:anchor distT="0" distB="0" distL="114300" distR="114300" simplePos="0" relativeHeight="251707392" behindDoc="1" locked="0" layoutInCell="1" allowOverlap="1" wp14:anchorId="214B614B" wp14:editId="63E02CD2">
            <wp:simplePos x="0" y="0"/>
            <wp:positionH relativeFrom="column">
              <wp:posOffset>-948055</wp:posOffset>
            </wp:positionH>
            <wp:positionV relativeFrom="paragraph">
              <wp:posOffset>2230120</wp:posOffset>
            </wp:positionV>
            <wp:extent cx="10285730" cy="3230880"/>
            <wp:effectExtent l="0" t="3524250" r="0" b="3512820"/>
            <wp:wrapThrough wrapText="bothSides">
              <wp:wrapPolygon edited="0">
                <wp:start x="21593" y="-149"/>
                <wp:lineTo x="31" y="-149"/>
                <wp:lineTo x="31" y="21630"/>
                <wp:lineTo x="21593" y="21630"/>
                <wp:lineTo x="21593" y="-149"/>
              </wp:wrapPolygon>
            </wp:wrapThrough>
            <wp:docPr id="2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cstate="print"/>
                    <a:srcRect/>
                    <a:stretch>
                      <a:fillRect/>
                    </a:stretch>
                  </pic:blipFill>
                  <pic:spPr bwMode="auto">
                    <a:xfrm rot="16200000">
                      <a:off x="0" y="0"/>
                      <a:ext cx="10285730" cy="3230880"/>
                    </a:xfrm>
                    <a:prstGeom prst="rect">
                      <a:avLst/>
                    </a:prstGeom>
                    <a:noFill/>
                  </pic:spPr>
                </pic:pic>
              </a:graphicData>
            </a:graphic>
          </wp:anchor>
        </w:drawing>
      </w:r>
      <w:r w:rsidR="00B545EF">
        <w:br w:type="page"/>
      </w:r>
    </w:p>
    <w:p w:rsidR="004F45F9" w:rsidRDefault="004F45F9" w:rsidP="00CF5DB0"/>
    <w:p w:rsidR="004F45F9" w:rsidRDefault="004F45F9" w:rsidP="00CF5DB0"/>
    <w:p w:rsidR="004F45F9" w:rsidRDefault="004F45F9" w:rsidP="00CF5DB0"/>
    <w:p w:rsidR="004F45F9" w:rsidRDefault="004F45F9" w:rsidP="00CF5DB0"/>
    <w:p w:rsidR="000E4BC5" w:rsidRDefault="000E4BC5" w:rsidP="00515D3B"/>
    <w:p w:rsidR="00202C78" w:rsidRDefault="00D17096" w:rsidP="00B545EF">
      <w:commentRangeStart w:id="213"/>
      <w:r>
        <w:rPr>
          <w:noProof/>
        </w:rPr>
        <w:drawing>
          <wp:inline distT="0" distB="0" distL="0" distR="0" wp14:anchorId="2A24656F" wp14:editId="51541170">
            <wp:extent cx="6210935" cy="3408388"/>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6210935" cy="3408388"/>
                    </a:xfrm>
                    <a:prstGeom prst="rect">
                      <a:avLst/>
                    </a:prstGeom>
                    <a:noFill/>
                    <a:ln w="9525">
                      <a:noFill/>
                      <a:miter lim="800000"/>
                      <a:headEnd/>
                      <a:tailEnd/>
                    </a:ln>
                  </pic:spPr>
                </pic:pic>
              </a:graphicData>
            </a:graphic>
          </wp:inline>
        </w:drawing>
      </w:r>
      <w:commentRangeEnd w:id="213"/>
      <w:r>
        <w:rPr>
          <w:rStyle w:val="CommentReference"/>
        </w:rPr>
        <w:commentReference w:id="213"/>
      </w:r>
    </w:p>
    <w:p w:rsidR="000C029C" w:rsidRPr="00DD6C5C" w:rsidRDefault="00B545EF" w:rsidP="00BB25BC">
      <w:pPr>
        <w:rPr>
          <w:lang w:eastAsia="en-GB"/>
        </w:rPr>
      </w:pPr>
      <w:bookmarkStart w:id="214" w:name="_Toc277840048"/>
      <w:r>
        <w:rPr>
          <w:lang w:eastAsia="en-GB"/>
        </w:rPr>
        <w:t>For TrapdoorPermutation</w:t>
      </w:r>
      <w:r w:rsidRPr="00B545EF">
        <w:rPr>
          <w:lang w:eastAsia="en-GB"/>
        </w:rPr>
        <w:t>, we g</w:t>
      </w:r>
      <w:r>
        <w:rPr>
          <w:lang w:eastAsia="en-GB"/>
        </w:rPr>
        <w:t>i</w:t>
      </w:r>
      <w:r w:rsidRPr="00B545EF">
        <w:rPr>
          <w:lang w:eastAsia="en-GB"/>
        </w:rPr>
        <w:t xml:space="preserve">ve one example of how to take an implementation from BC, and </w:t>
      </w:r>
      <w:r w:rsidR="00BB25BC">
        <w:rPr>
          <w:lang w:eastAsia="en-GB"/>
        </w:rPr>
        <w:t>two</w:t>
      </w:r>
      <w:r w:rsidRPr="00B545EF">
        <w:rPr>
          <w:lang w:eastAsia="en-GB"/>
        </w:rPr>
        <w:t xml:space="preserve"> example</w:t>
      </w:r>
      <w:r w:rsidR="00BB25BC">
        <w:rPr>
          <w:lang w:eastAsia="en-GB"/>
        </w:rPr>
        <w:t>s</w:t>
      </w:r>
      <w:r w:rsidRPr="00B545EF">
        <w:rPr>
          <w:lang w:eastAsia="en-GB"/>
        </w:rPr>
        <w:t xml:space="preserve"> of how to take an implementation of Crypto++. </w:t>
      </w:r>
    </w:p>
    <w:p w:rsidR="00B545EF" w:rsidRDefault="00B545EF">
      <w:pPr>
        <w:autoSpaceDE/>
        <w:autoSpaceDN/>
        <w:adjustRightInd/>
        <w:rPr>
          <w:b/>
          <w:bCs/>
          <w:sz w:val="28"/>
          <w:lang w:eastAsia="en-GB"/>
        </w:rPr>
      </w:pPr>
      <w:bookmarkStart w:id="215" w:name="_Detailed_Description"/>
      <w:bookmarkEnd w:id="215"/>
      <w:r>
        <w:br w:type="page"/>
      </w:r>
    </w:p>
    <w:p w:rsidR="000C029C" w:rsidRDefault="000C029C" w:rsidP="008B01FE">
      <w:pPr>
        <w:pStyle w:val="Heading2"/>
        <w:numPr>
          <w:ilvl w:val="1"/>
          <w:numId w:val="52"/>
        </w:numPr>
        <w:tabs>
          <w:tab w:val="decimal" w:pos="1701"/>
        </w:tabs>
        <w:ind w:left="709" w:firstLine="284"/>
      </w:pPr>
      <w:bookmarkStart w:id="216" w:name="_Toc305323752"/>
      <w:r w:rsidRPr="00BC410A">
        <w:lastRenderedPageBreak/>
        <w:t>Detailed</w:t>
      </w:r>
      <w:r>
        <w:t xml:space="preserve"> Description</w:t>
      </w:r>
      <w:bookmarkEnd w:id="216"/>
    </w:p>
    <w:p w:rsid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9756DF" w:rsidRDefault="009756DF" w:rsidP="003E75DB">
      <w:pPr>
        <w:rPr>
          <w:lang w:eastAsia="en-GB"/>
        </w:rPr>
      </w:pPr>
    </w:p>
    <w:p w:rsidR="009756DF" w:rsidRPr="00CF5DB0" w:rsidRDefault="009756DF" w:rsidP="009756DF">
      <w:pPr>
        <w:rPr>
          <w:lang w:eastAsia="en-GB"/>
        </w:rPr>
      </w:pPr>
      <w:r>
        <w:rPr>
          <w:lang w:eastAsia="en-GB"/>
        </w:rPr>
        <w:t xml:space="preserve">Convention: Whenever we have a concrete implementation of any primitive type, the prefix of the name will state the library from which the implementation is taken from. For example, </w:t>
      </w:r>
      <w:proofErr w:type="gramStart"/>
      <w:r>
        <w:rPr>
          <w:lang w:eastAsia="en-GB"/>
        </w:rPr>
        <w:t>Bc</w:t>
      </w:r>
      <w:proofErr w:type="gramEnd"/>
      <w:del w:id="217" w:author="LabTest" w:date="2011-08-22T09:45:00Z">
        <w:r w:rsidDel="002F1B12">
          <w:rPr>
            <w:lang w:eastAsia="en-GB"/>
          </w:rPr>
          <w:delText>3DES</w:delText>
        </w:r>
      </w:del>
      <w:ins w:id="218" w:author="LabTest" w:date="2011-08-22T09:45:00Z">
        <w:r w:rsidR="002F1B12">
          <w:rPr>
            <w:lang w:eastAsia="en-GB"/>
          </w:rPr>
          <w:t>TripleDES</w:t>
        </w:r>
      </w:ins>
      <w:r>
        <w:rPr>
          <w:lang w:eastAsia="en-GB"/>
        </w:rPr>
        <w:t xml:space="preserve"> is a concrete implementation of the primitive </w:t>
      </w:r>
      <w:del w:id="219" w:author="LabTest" w:date="2011-08-22T09:45:00Z">
        <w:r w:rsidDel="002F1B12">
          <w:rPr>
            <w:lang w:eastAsia="en-GB"/>
          </w:rPr>
          <w:delText>3DES</w:delText>
        </w:r>
      </w:del>
      <w:ins w:id="220" w:author="LabTest" w:date="2011-08-22T09:45:00Z">
        <w:r w:rsidR="002F1B12">
          <w:rPr>
            <w:lang w:eastAsia="en-GB"/>
          </w:rPr>
          <w:t>TripleDES</w:t>
        </w:r>
      </w:ins>
      <w:r>
        <w:rPr>
          <w:lang w:eastAsia="en-GB"/>
        </w:rPr>
        <w:t xml:space="preserve"> that was taken from Bouncy Castle. However, when the implementation is not taken from an external library but is originally implemented by SCAPI we do not include the prefix “Sc”. </w:t>
      </w:r>
      <w:r w:rsidR="00BE2C48">
        <w:rPr>
          <w:lang w:eastAsia="en-GB"/>
        </w:rPr>
        <w:t xml:space="preserve">In some </w:t>
      </w:r>
      <w:r w:rsidR="000B5C9C">
        <w:rPr>
          <w:lang w:eastAsia="en-GB"/>
        </w:rPr>
        <w:t>diagrams,</w:t>
      </w:r>
      <w:r w:rsidR="00BE2C48">
        <w:rPr>
          <w:lang w:eastAsia="en-GB"/>
        </w:rPr>
        <w:t xml:space="preserve"> there may still appear concrete implementations by SCAPI with the prefix “Sc”, but this will be changed as time goes on.</w:t>
      </w:r>
    </w:p>
    <w:p w:rsidR="00515D3B" w:rsidRDefault="00E82BE4" w:rsidP="008B01FE">
      <w:pPr>
        <w:pStyle w:val="Heading3"/>
        <w:numPr>
          <w:ilvl w:val="2"/>
          <w:numId w:val="52"/>
        </w:numPr>
        <w:ind w:left="709" w:hanging="283"/>
      </w:pPr>
      <w:bookmarkStart w:id="221" w:name="_Toc305323753"/>
      <w:r>
        <w:t xml:space="preserve">Collision Resistant and </w:t>
      </w:r>
      <w:r w:rsidR="000D0F5A">
        <w:t xml:space="preserve">Target Collision-Resistant </w:t>
      </w:r>
      <w:r w:rsidR="00515D3B">
        <w:t>Hash</w:t>
      </w:r>
      <w:bookmarkEnd w:id="214"/>
      <w:bookmarkEnd w:id="221"/>
    </w:p>
    <w:p w:rsidR="0030299D" w:rsidRDefault="0030299D" w:rsidP="00AE4229">
      <w:pPr>
        <w:pStyle w:val="Heading4"/>
      </w:pPr>
      <w:r>
        <w:t xml:space="preserve"> </w:t>
      </w:r>
      <w:bookmarkStart w:id="222" w:name="_Toc305323754"/>
      <w:r>
        <w:t>Static View</w:t>
      </w:r>
      <w:bookmarkEnd w:id="222"/>
    </w:p>
    <w:p w:rsidR="00896A24" w:rsidRDefault="00896A24" w:rsidP="00E34DEF">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rsidR="00CD0CD0">
        <w:t>. There are two main levels of security that we will consider here: target collision resistance (meaning that given x it is hard to find y such that H(y</w:t>
      </w:r>
      <w:proofErr w:type="gramStart"/>
      <w:r w:rsidR="00CD0CD0">
        <w:t>)=</w:t>
      </w:r>
      <w:proofErr w:type="gramEnd"/>
      <w:r w:rsidR="00CD0CD0">
        <w:t xml:space="preserve">H(x)) and collision resistance (meaning that it is hard to find any x and y such that H(x)=H(y)). We do not include “preimage resistance” </w:t>
      </w:r>
      <w:r w:rsidR="00E34DEF">
        <w:t>since</w:t>
      </w:r>
      <w:r w:rsidR="00CD0CD0">
        <w:t xml:space="preserve"> cryptographically this is just a one-way function.</w:t>
      </w:r>
    </w:p>
    <w:p w:rsidR="00501507" w:rsidRDefault="00517727" w:rsidP="009877E9">
      <w:r w:rsidRPr="00517727">
        <w:drawing>
          <wp:inline distT="0" distB="0" distL="0" distR="0" wp14:anchorId="7F68BB09" wp14:editId="6E0C3BC6">
            <wp:extent cx="6172415" cy="2279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74350" cy="2280365"/>
                    </a:xfrm>
                    <a:prstGeom prst="rect">
                      <a:avLst/>
                    </a:prstGeom>
                  </pic:spPr>
                </pic:pic>
              </a:graphicData>
            </a:graphic>
          </wp:inline>
        </w:drawing>
      </w:r>
    </w:p>
    <w:p w:rsidR="00501507" w:rsidRDefault="00501507" w:rsidP="000B5C9C">
      <w:pPr>
        <w:ind w:left="-1350"/>
      </w:pPr>
    </w:p>
    <w:p w:rsidR="0095034A" w:rsidRDefault="001877A3" w:rsidP="00517727">
      <w:r w:rsidRPr="001877A3">
        <w:t xml:space="preserve"> </w:t>
      </w:r>
      <w:r w:rsidR="0095034A">
        <w:t>I</w:t>
      </w:r>
      <w:bookmarkStart w:id="223" w:name="_GoBack"/>
      <w:bookmarkEnd w:id="223"/>
      <w:r w:rsidR="0095034A">
        <w:t xml:space="preserve">n the diagram </w:t>
      </w:r>
      <w:r w:rsidR="000B5C9C">
        <w:t>above</w:t>
      </w:r>
      <w:r w:rsidR="000541B6">
        <w:t>,</w:t>
      </w:r>
      <w:r w:rsidR="0095034A">
        <w:t xml:space="preserve"> one can see that any collision resistant hash function (Hash interface) is also a target collision resistant hash function.</w:t>
      </w:r>
    </w:p>
    <w:p w:rsidR="0035383C" w:rsidRPr="00896A24" w:rsidRDefault="0035383C" w:rsidP="00896A24"/>
    <w:p w:rsidR="00515D3B" w:rsidRDefault="00515D3B" w:rsidP="00515D3B">
      <w:pPr>
        <w:rPr>
          <w:noProof/>
        </w:rPr>
      </w:pPr>
    </w:p>
    <w:p w:rsidR="00824A25" w:rsidRDefault="00824A25" w:rsidP="0048102F">
      <w:pPr>
        <w:rPr>
          <w:noProof/>
        </w:rPr>
      </w:pPr>
    </w:p>
    <w:p w:rsidR="00447B1F" w:rsidRDefault="00447B1F">
      <w:pPr>
        <w:autoSpaceDE/>
        <w:autoSpaceDN/>
        <w:adjustRightInd/>
        <w:rPr>
          <w:b/>
          <w:bCs/>
          <w:sz w:val="26"/>
          <w:szCs w:val="18"/>
        </w:rPr>
      </w:pPr>
      <w:r>
        <w:br w:type="page"/>
      </w:r>
    </w:p>
    <w:p w:rsidR="00447B1F" w:rsidRDefault="005408F0" w:rsidP="00AE4229">
      <w:pPr>
        <w:pStyle w:val="Heading4"/>
      </w:pPr>
      <w:r>
        <w:lastRenderedPageBreak/>
        <w:t xml:space="preserve"> </w:t>
      </w:r>
      <w:bookmarkStart w:id="224" w:name="_Toc305323755"/>
      <w:r>
        <w:t>Dynamic View</w:t>
      </w:r>
      <w:bookmarkEnd w:id="224"/>
    </w:p>
    <w:p w:rsidR="00447B1F" w:rsidRDefault="00447B1F" w:rsidP="00E34DEF">
      <w:r>
        <w:rPr>
          <w:noProof/>
        </w:rPr>
        <w:t xml:space="preserve">The user may request to pass partial data to the hash and only after some iterations to </w:t>
      </w:r>
      <w:r w:rsidR="00E34DEF">
        <w:rPr>
          <w:noProof/>
        </w:rPr>
        <w:t xml:space="preserve">obtain the </w:t>
      </w:r>
      <w:r>
        <w:rPr>
          <w:noProof/>
        </w:rPr>
        <w:t xml:space="preserve">hash </w:t>
      </w:r>
      <w:r w:rsidR="00E34DEF">
        <w:rPr>
          <w:noProof/>
        </w:rPr>
        <w:t xml:space="preserve">of </w:t>
      </w:r>
      <w:r>
        <w:rPr>
          <w:noProof/>
        </w:rPr>
        <w:t xml:space="preserve">all the data. This is done by calling the function update. After the user is done updating the data it can call the hashFinal to </w:t>
      </w:r>
      <w:r w:rsidR="00E34DEF">
        <w:rPr>
          <w:noProof/>
        </w:rPr>
        <w:t xml:space="preserve">obtain the </w:t>
      </w:r>
      <w:r>
        <w:rPr>
          <w:noProof/>
        </w:rPr>
        <w:t>hash</w:t>
      </w:r>
      <w:r w:rsidR="00E34DEF">
        <w:rPr>
          <w:noProof/>
        </w:rPr>
        <w:t xml:space="preserve"> output</w:t>
      </w:r>
      <w:r>
        <w:rPr>
          <w:noProof/>
        </w:rPr>
        <w:t>.</w:t>
      </w:r>
    </w:p>
    <w:p w:rsidR="00447B1F" w:rsidRDefault="00447B1F" w:rsidP="002C4EFA">
      <w:pPr>
        <w:pStyle w:val="Caption"/>
        <w:numPr>
          <w:ilvl w:val="0"/>
          <w:numId w:val="9"/>
        </w:numPr>
      </w:pPr>
      <w:bookmarkStart w:id="225" w:name="_Toc277840049"/>
      <w:r>
        <w:t xml:space="preserve">Function : </w:t>
      </w:r>
      <w:r w:rsidRPr="00BA3F2B">
        <w:t>Update</w:t>
      </w:r>
      <w:bookmarkEnd w:id="225"/>
    </w:p>
    <w:p w:rsidR="00447B1F" w:rsidRPr="00BA3F2B" w:rsidRDefault="00447B1F" w:rsidP="00447B1F">
      <w:pPr>
        <w:ind w:left="708"/>
      </w:pPr>
      <w:proofErr w:type="gramStart"/>
      <w:r>
        <w:t>Adds the byte array to the existing msg to hash.</w:t>
      </w:r>
      <w:proofErr w:type="gramEnd"/>
    </w:p>
    <w:p w:rsidR="00447B1F" w:rsidRDefault="00447B1F" w:rsidP="002C4EFA">
      <w:pPr>
        <w:pStyle w:val="Caption"/>
        <w:numPr>
          <w:ilvl w:val="0"/>
          <w:numId w:val="9"/>
        </w:numPr>
      </w:pPr>
      <w:bookmarkStart w:id="226" w:name="_Toc277840050"/>
      <w:r>
        <w:t xml:space="preserve">Function : </w:t>
      </w:r>
      <w:r w:rsidRPr="00820F17">
        <w:t>hashFinal</w:t>
      </w:r>
      <w:bookmarkEnd w:id="226"/>
    </w:p>
    <w:p w:rsidR="00447B1F" w:rsidRPr="00447B1F" w:rsidRDefault="00447B1F" w:rsidP="00447B1F">
      <w:pPr>
        <w:ind w:firstLine="708"/>
      </w:pPr>
      <w:proofErr w:type="gramStart"/>
      <w:r>
        <w:t>Completes the hash computation.</w:t>
      </w:r>
      <w:proofErr w:type="gramEnd"/>
    </w:p>
    <w:p w:rsidR="00213E3D" w:rsidRDefault="00447B1F" w:rsidP="00AE4229">
      <w:pPr>
        <w:pStyle w:val="Heading4"/>
      </w:pPr>
      <w:r>
        <w:t xml:space="preserve"> </w:t>
      </w:r>
      <w:bookmarkStart w:id="227" w:name="_Toc305323756"/>
      <w:r>
        <w:t>Usage</w:t>
      </w:r>
      <w:bookmarkEnd w:id="227"/>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TCRHash</w:t>
      </w:r>
      <w:r w:rsidRPr="000174C4">
        <w:rPr>
          <w:rFonts w:ascii="Courier New" w:hAnsi="Courier New" w:cs="Courier New"/>
          <w:color w:val="00B050"/>
          <w:sz w:val="20"/>
          <w:szCs w:val="20"/>
        </w:rPr>
        <w:t>Factory</w:t>
      </w:r>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TargetCollisionResistant hash</w:t>
      </w:r>
      <w:r w:rsidRPr="008D4706">
        <w:rPr>
          <w:rFonts w:ascii="Courier New" w:hAnsi="Courier New" w:cs="Courier New"/>
          <w:color w:val="000000"/>
          <w:sz w:val="20"/>
          <w:szCs w:val="20"/>
        </w:rPr>
        <w:t xml:space="preserve"> = </w:t>
      </w:r>
      <w:proofErr w:type="gramStart"/>
      <w:r w:rsidRPr="002D287F">
        <w:rPr>
          <w:rFonts w:ascii="Courier New" w:hAnsi="Courier New" w:cs="Courier New"/>
          <w:color w:val="000000"/>
          <w:sz w:val="20"/>
          <w:szCs w:val="20"/>
        </w:rPr>
        <w:t>TCRHashFactory</w:t>
      </w:r>
      <w:r>
        <w:rPr>
          <w:rFonts w:ascii="Courier New" w:hAnsi="Courier New" w:cs="Courier New"/>
          <w:color w:val="000000"/>
          <w:sz w:val="20"/>
          <w:szCs w:val="20"/>
        </w:rPr>
        <w:t>.getInstance(</w:t>
      </w:r>
      <w:proofErr w:type="gramEnd"/>
      <w:r>
        <w:rPr>
          <w:rFonts w:ascii="Courier New" w:hAnsi="Courier New" w:cs="Courier New"/>
          <w:color w:val="000000"/>
          <w:sz w:val="20"/>
          <w:szCs w:val="20"/>
        </w:rPr>
        <w:t>).getObject("SHA1");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update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Hash interface.</w:t>
      </w:r>
    </w:p>
    <w:p w:rsidR="00213E3D" w:rsidRDefault="00213E3D" w:rsidP="00213E3D">
      <w:pPr>
        <w:autoSpaceDE/>
        <w:autoSpaceDN/>
        <w:adjustRightInd/>
        <w:rPr>
          <w:rFonts w:ascii="Courier New" w:hAnsi="Courier New" w:cs="Courier New"/>
          <w:color w:val="000000"/>
          <w:sz w:val="20"/>
          <w:szCs w:val="20"/>
        </w:rPr>
      </w:pPr>
      <w:proofErr w:type="gramStart"/>
      <w:r w:rsidRPr="008D4706">
        <w:rPr>
          <w:rFonts w:ascii="Courier New" w:hAnsi="Courier New" w:cs="Courier New"/>
          <w:color w:val="000000"/>
          <w:sz w:val="20"/>
          <w:szCs w:val="20"/>
        </w:rPr>
        <w:t>hash.update(</w:t>
      </w:r>
      <w:proofErr w:type="gramEnd"/>
      <w:r>
        <w:rPr>
          <w:rFonts w:ascii="Courier New" w:hAnsi="Courier New" w:cs="Courier New"/>
          <w:color w:val="000000"/>
          <w:sz w:val="20"/>
          <w:szCs w:val="20"/>
        </w:rPr>
        <w:t>in, 0, in.length</w:t>
      </w:r>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proofErr w:type="gramStart"/>
      <w:r>
        <w:rPr>
          <w:rFonts w:ascii="Courier New" w:hAnsi="Courier New" w:cs="Courier New"/>
          <w:color w:val="000000"/>
          <w:sz w:val="20"/>
          <w:szCs w:val="20"/>
        </w:rPr>
        <w:t>hash.hashFinal(</w:t>
      </w:r>
      <w:proofErr w:type="gramEnd"/>
      <w:r>
        <w:rPr>
          <w:rFonts w:ascii="Courier New" w:hAnsi="Courier New" w:cs="Courier New"/>
          <w:color w:val="000000"/>
          <w:sz w:val="20"/>
          <w:szCs w:val="20"/>
        </w:rPr>
        <w:t>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13517" w:rsidP="00515D3B">
      <w:pPr>
        <w:ind w:left="708"/>
      </w:pPr>
    </w:p>
    <w:p w:rsidR="00513517" w:rsidRDefault="00513517" w:rsidP="008B01FE">
      <w:pPr>
        <w:pStyle w:val="Heading3"/>
        <w:numPr>
          <w:ilvl w:val="2"/>
          <w:numId w:val="52"/>
        </w:numPr>
        <w:ind w:left="709" w:hanging="283"/>
      </w:pPr>
      <w:bookmarkStart w:id="228" w:name="_Toc305323757"/>
      <w:r>
        <w:t>Perfect universal hash</w:t>
      </w:r>
      <w:bookmarkEnd w:id="228"/>
    </w:p>
    <w:p w:rsidR="00AE4229" w:rsidRPr="00AE4229" w:rsidRDefault="00AE4229" w:rsidP="00AE4229">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229" w:name="_Toc305321394"/>
      <w:bookmarkStart w:id="230" w:name="_Toc305323408"/>
      <w:bookmarkStart w:id="231" w:name="_Toc305323582"/>
      <w:bookmarkStart w:id="232" w:name="_Toc305323758"/>
      <w:bookmarkEnd w:id="229"/>
      <w:bookmarkEnd w:id="230"/>
      <w:bookmarkEnd w:id="231"/>
      <w:bookmarkEnd w:id="232"/>
    </w:p>
    <w:p w:rsidR="00513517" w:rsidRDefault="00AE4229" w:rsidP="00AE4229">
      <w:pPr>
        <w:pStyle w:val="Heading4"/>
      </w:pPr>
      <w:r>
        <w:t xml:space="preserve"> </w:t>
      </w:r>
      <w:bookmarkStart w:id="233" w:name="_Toc305323759"/>
      <w:r w:rsidR="00513517">
        <w:t>Static View</w:t>
      </w:r>
      <w:bookmarkEnd w:id="233"/>
    </w:p>
    <w:p w:rsidR="00C65ED4" w:rsidRDefault="00AA436D" w:rsidP="00787F16">
      <w:r>
        <w:t>A</w:t>
      </w:r>
      <w:r w:rsidR="00C65ED4">
        <w:t xml:space="preserve"> </w:t>
      </w:r>
      <w:r w:rsidR="00C65ED4">
        <w:rPr>
          <w:b/>
          <w:bCs/>
        </w:rPr>
        <w:t>universal hash</w:t>
      </w:r>
      <w:r>
        <w:rPr>
          <w:b/>
          <w:bCs/>
        </w:rPr>
        <w:t xml:space="preserve"> function</w:t>
      </w:r>
      <w:r w:rsidR="00C65ED4">
        <w:t xml:space="preserve"> </w:t>
      </w:r>
      <w:r>
        <w:t xml:space="preserve">is a family of hash functions (as in the sense of hash functions for data structures) with the property that a randomly chosen hash function (from the family) yields very few collisions, with good probability. More importantly in a cryptographic context, universal hash functions have important properties, like good randomness extraction and pairwise independence. </w:t>
      </w:r>
      <w:r w:rsidR="00C65ED4">
        <w:t>Many universal families are known (for hashing integers, vectors, strings), and their eval</w:t>
      </w:r>
      <w:r w:rsidR="00787F16">
        <w:t>uation is often very efficient.</w:t>
      </w:r>
    </w:p>
    <w:p w:rsidR="00C65ED4" w:rsidRDefault="00C65ED4" w:rsidP="00C65ED4"/>
    <w:p w:rsidR="00B06F7F" w:rsidRDefault="00D9797F" w:rsidP="00B06F7F">
      <w:r>
        <w:t>The</w:t>
      </w:r>
      <w:r w:rsidR="00AA436D">
        <w:t xml:space="preserve"> notions of </w:t>
      </w:r>
      <w:r w:rsidR="00C65ED4">
        <w:t>perfect universal hash</w:t>
      </w:r>
      <w:r w:rsidR="00AA436D">
        <w:t xml:space="preserve">ing and collision resistance </w:t>
      </w:r>
      <w:r>
        <w:t xml:space="preserve">hash </w:t>
      </w:r>
      <w:r w:rsidR="00AA436D">
        <w:t>are distinct</w:t>
      </w:r>
      <w:r w:rsidR="00562078">
        <w:t xml:space="preserve">, and should not be confused (it is unfortunate that they have a </w:t>
      </w:r>
      <w:r>
        <w:t>similar</w:t>
      </w:r>
      <w:r w:rsidR="00562078">
        <w:t xml:space="preserve"> name)</w:t>
      </w:r>
      <w:r w:rsidR="00AA436D">
        <w:t>.</w:t>
      </w:r>
      <w:r w:rsidR="00C65ED4">
        <w:t xml:space="preserve"> We </w:t>
      </w:r>
      <w:r w:rsidR="00562078">
        <w:t xml:space="preserve">therefore completely </w:t>
      </w:r>
      <w:r w:rsidR="00C65ED4">
        <w:t>separate the two implementations</w:t>
      </w:r>
      <w:r w:rsidR="00562078">
        <w:t xml:space="preserve"> so that collision-</w:t>
      </w:r>
      <w:r w:rsidR="00C65ED4">
        <w:t>resistant hash</w:t>
      </w:r>
      <w:r w:rsidR="00562078">
        <w:t xml:space="preserve"> functions cannot be confused with</w:t>
      </w:r>
      <w:r w:rsidR="00C65ED4">
        <w:t xml:space="preserve"> perfect universal hash</w:t>
      </w:r>
      <w:r w:rsidR="00562078">
        <w:t xml:space="preserve"> functions</w:t>
      </w:r>
      <w:r w:rsidR="00C65ED4">
        <w:t>.</w:t>
      </w:r>
      <w:r>
        <w:t xml:space="preserve"> </w:t>
      </w:r>
    </w:p>
    <w:p w:rsidR="00B06F7F" w:rsidRDefault="00B06F7F" w:rsidP="00B06F7F"/>
    <w:p w:rsidR="00B06F7F" w:rsidRDefault="00B06F7F" w:rsidP="00957E10">
      <w:r>
        <w:t xml:space="preserve">The output length of a perfect universal hash function </w:t>
      </w:r>
      <w:r w:rsidR="006A2098">
        <w:t xml:space="preserve">is </w:t>
      </w:r>
      <w:r>
        <w:t>fi</w:t>
      </w:r>
      <w:r w:rsidR="006A2098">
        <w:t xml:space="preserve">xed for any given instantiation and </w:t>
      </w:r>
      <w:r w:rsidR="009D5EC0">
        <w:t>is</w:t>
      </w:r>
      <w:r w:rsidR="006A2098">
        <w:t xml:space="preserve"> set upon init. The input is fixed</w:t>
      </w:r>
      <w:r w:rsidR="00957E10">
        <w:t xml:space="preserve"> (maybe for a certain instantiation)</w:t>
      </w:r>
      <w:r w:rsidR="006A2098">
        <w:t xml:space="preserve"> for some implementations and may be varying for other implementations</w:t>
      </w:r>
      <w:r>
        <w:t>.</w:t>
      </w:r>
      <w:r w:rsidR="009D5EC0">
        <w:t xml:space="preserve"> Since the input can be either fixed or varying we supply two compute functions. One without input length argument for the fixed version and the other with input length as an argument for the varying version.</w:t>
      </w:r>
      <w:r w:rsidR="00957E10">
        <w:t xml:space="preserve"> The function getInputLength plays a slightly different role for each version.</w:t>
      </w:r>
    </w:p>
    <w:p w:rsidR="00D9797F" w:rsidRDefault="00D9797F" w:rsidP="00562078"/>
    <w:p w:rsidR="00C65ED4" w:rsidRPr="00C65ED4" w:rsidRDefault="00A42B2A" w:rsidP="00C65ED4">
      <w:r>
        <w:rPr>
          <w:noProof/>
        </w:rPr>
        <w:drawing>
          <wp:inline distT="0" distB="0" distL="0" distR="0" wp14:anchorId="1D6D0266" wp14:editId="7A01CD9B">
            <wp:extent cx="6210935" cy="2692291"/>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6210935" cy="2692291"/>
                    </a:xfrm>
                    <a:prstGeom prst="rect">
                      <a:avLst/>
                    </a:prstGeom>
                    <a:noFill/>
                    <a:ln w="9525">
                      <a:noFill/>
                      <a:miter lim="800000"/>
                      <a:headEnd/>
                      <a:tailEnd/>
                    </a:ln>
                  </pic:spPr>
                </pic:pic>
              </a:graphicData>
            </a:graphic>
          </wp:inline>
        </w:drawing>
      </w:r>
      <w:r w:rsidR="006677C5">
        <w:rPr>
          <w:rStyle w:val="CommentReference"/>
        </w:rPr>
        <w:commentReference w:id="234"/>
      </w:r>
    </w:p>
    <w:p w:rsidR="00C65ED4" w:rsidRDefault="00C65ED4" w:rsidP="00515D3B">
      <w:pPr>
        <w:ind w:left="708"/>
      </w:pPr>
    </w:p>
    <w:p w:rsidR="00F52D33" w:rsidRDefault="00F52D33">
      <w:pPr>
        <w:autoSpaceDE/>
        <w:autoSpaceDN/>
        <w:adjustRightInd/>
        <w:rPr>
          <w:ins w:id="235" w:author="LabTest" w:date="2011-07-27T09:47:00Z"/>
        </w:rPr>
      </w:pPr>
    </w:p>
    <w:p w:rsidR="00FC50EA" w:rsidRDefault="00F52D33" w:rsidP="00F52D33">
      <w:pPr>
        <w:autoSpaceDE/>
        <w:autoSpaceDN/>
        <w:adjustRightInd/>
        <w:rPr>
          <w:b/>
          <w:bCs/>
          <w:sz w:val="26"/>
          <w:szCs w:val="18"/>
        </w:rPr>
      </w:pPr>
      <w:commentRangeStart w:id="236"/>
      <w:ins w:id="237" w:author="LabTest" w:date="2011-07-27T09:48:00Z">
        <w:r>
          <w:t>Note that unlike in other wrappings we have done we chose to implement the Evaluation</w:t>
        </w:r>
      </w:ins>
      <w:ins w:id="238" w:author="LabTest" w:date="2011-07-27T09:49:00Z">
        <w:r>
          <w:t xml:space="preserve">HashFunction first in c++ and call that through the JNI. The difference is </w:t>
        </w:r>
      </w:ins>
      <w:ins w:id="239" w:author="LabTest" w:date="2011-07-27T09:55:00Z">
        <w:r>
          <w:t xml:space="preserve">that the other </w:t>
        </w:r>
      </w:ins>
      <w:ins w:id="240" w:author="LabTest" w:date="2011-07-27T10:04:00Z">
        <w:r w:rsidR="00DC07F7">
          <w:t xml:space="preserve">native </w:t>
        </w:r>
      </w:ins>
      <w:ins w:id="241" w:author="LabTest" w:date="2011-07-27T09:55:00Z">
        <w:r>
          <w:t xml:space="preserve">libraries </w:t>
        </w:r>
      </w:ins>
      <w:ins w:id="242" w:author="LabTest" w:date="2011-07-27T10:04:00Z">
        <w:r w:rsidR="00DC07F7">
          <w:t xml:space="preserve">we have wrapped </w:t>
        </w:r>
      </w:ins>
      <w:ins w:id="243" w:author="LabTest" w:date="2011-07-27T09:55:00Z">
        <w:r>
          <w:t xml:space="preserve">are </w:t>
        </w:r>
      </w:ins>
      <w:ins w:id="244" w:author="LabTest" w:date="2011-07-27T09:58:00Z">
        <w:r w:rsidR="00DC07F7">
          <w:t xml:space="preserve">cryptographic libraries that implement </w:t>
        </w:r>
      </w:ins>
      <w:ins w:id="245" w:author="LabTest" w:date="2011-07-27T10:05:00Z">
        <w:r w:rsidR="00DC07F7">
          <w:t xml:space="preserve">the </w:t>
        </w:r>
      </w:ins>
      <w:ins w:id="246" w:author="LabTest" w:date="2011-07-27T10:04:00Z">
        <w:r w:rsidR="00DC07F7">
          <w:t>cryptographic algorithms</w:t>
        </w:r>
      </w:ins>
      <w:ins w:id="247" w:author="LabTest" w:date="2011-07-27T10:05:00Z">
        <w:r w:rsidR="00DC07F7">
          <w:t xml:space="preserve"> we </w:t>
        </w:r>
        <w:proofErr w:type="gramStart"/>
        <w:r w:rsidR="00DC07F7">
          <w:t>imported,</w:t>
        </w:r>
        <w:proofErr w:type="gramEnd"/>
        <w:r w:rsidR="00DC07F7">
          <w:t xml:space="preserve"> while NTL is a mathematic library that provides mathematical operations and not the algorithm we needed in this case the Evaluation</w:t>
        </w:r>
      </w:ins>
      <w:ins w:id="248" w:author="LabTest" w:date="2011-07-27T10:06:00Z">
        <w:r w:rsidR="00DC07F7">
          <w:t xml:space="preserve">HashFunction. Thus we first implemented this algorithm in c++ and </w:t>
        </w:r>
      </w:ins>
      <w:ins w:id="249" w:author="LabTest" w:date="2011-07-27T10:07:00Z">
        <w:r w:rsidR="00DC07F7">
          <w:t xml:space="preserve">only then imported this implementation. Moreover, now we can supply </w:t>
        </w:r>
        <w:r w:rsidR="00DC07F7">
          <w:lastRenderedPageBreak/>
          <w:t>both implementation</w:t>
        </w:r>
      </w:ins>
      <w:ins w:id="250" w:author="LabTest" w:date="2011-07-27T10:08:00Z">
        <w:r w:rsidR="00DC07F7">
          <w:t xml:space="preserve"> of the Evaluation Hash Function one in Java and the other in C++. As far as we know </w:t>
        </w:r>
        <w:r w:rsidR="00AB1946">
          <w:t xml:space="preserve">there is currently no </w:t>
        </w:r>
      </w:ins>
      <w:ins w:id="251" w:author="LabTest" w:date="2011-07-27T10:09:00Z">
        <w:r w:rsidR="00AB1946">
          <w:t xml:space="preserve">open source </w:t>
        </w:r>
      </w:ins>
      <w:ins w:id="252" w:author="LabTest" w:date="2011-07-27T10:08:00Z">
        <w:r w:rsidR="00AB1946">
          <w:t>implementation of this algorithm</w:t>
        </w:r>
      </w:ins>
      <w:ins w:id="253" w:author="LabTest" w:date="2011-07-27T10:09:00Z">
        <w:r w:rsidR="00AB1946">
          <w:t>.</w:t>
        </w:r>
      </w:ins>
      <w:ins w:id="254" w:author="LabTest" w:date="2011-07-27T10:08:00Z">
        <w:r w:rsidR="00AB1946">
          <w:t xml:space="preserve"> </w:t>
        </w:r>
      </w:ins>
      <w:commentRangeEnd w:id="236"/>
      <w:ins w:id="255" w:author="LabTest" w:date="2011-07-27T10:10:00Z">
        <w:r w:rsidR="006761B1">
          <w:rPr>
            <w:rStyle w:val="CommentReference"/>
          </w:rPr>
          <w:commentReference w:id="236"/>
        </w:r>
      </w:ins>
      <w:del w:id="256" w:author="LabTest" w:date="2011-07-27T09:47:00Z">
        <w:r w:rsidR="00FC50EA" w:rsidDel="00F52D33">
          <w:br w:type="page"/>
        </w:r>
      </w:del>
    </w:p>
    <w:p w:rsidR="00447B1F" w:rsidRDefault="00C65ED4" w:rsidP="00AE4229">
      <w:pPr>
        <w:pStyle w:val="Heading4"/>
      </w:pPr>
      <w:r>
        <w:t xml:space="preserve"> </w:t>
      </w:r>
      <w:bookmarkStart w:id="257" w:name="_Toc305323760"/>
      <w:r>
        <w:t>Dynamic View</w:t>
      </w:r>
      <w:bookmarkEnd w:id="257"/>
    </w:p>
    <w:p w:rsidR="00447B1F" w:rsidRDefault="00447B1F" w:rsidP="006761B1">
      <w:pPr>
        <w:pStyle w:val="Caption"/>
        <w:numPr>
          <w:ilvl w:val="0"/>
          <w:numId w:val="9"/>
        </w:numPr>
      </w:pPr>
      <w:commentRangeStart w:id="258"/>
      <w:r>
        <w:t xml:space="preserve">Function : </w:t>
      </w:r>
      <w:commentRangeStart w:id="259"/>
      <w:del w:id="260" w:author="LabTest" w:date="2011-07-27T10:11:00Z">
        <w:r w:rsidR="00C02432" w:rsidDel="006761B1">
          <w:delText>EvaluationHashFunction</w:delText>
        </w:r>
      </w:del>
      <w:ins w:id="261" w:author="LabTest" w:date="2011-07-27T10:11:00Z">
        <w:r w:rsidR="006761B1">
          <w:t>PerfectUniversalHash</w:t>
        </w:r>
        <w:commentRangeEnd w:id="259"/>
        <w:r w:rsidR="006761B1">
          <w:rPr>
            <w:rStyle w:val="CommentReference"/>
            <w:b w:val="0"/>
            <w:bCs w:val="0"/>
          </w:rPr>
          <w:commentReference w:id="259"/>
        </w:r>
      </w:ins>
      <w:r w:rsidR="00C02432">
        <w:t>::</w:t>
      </w:r>
      <w:r w:rsidR="0056255D">
        <w:t>getInputSize</w:t>
      </w:r>
    </w:p>
    <w:p w:rsidR="0056255D" w:rsidRDefault="0056255D" w:rsidP="00957E10">
      <w:pPr>
        <w:ind w:left="708"/>
      </w:pPr>
      <w:r>
        <w:t>This function has multiple rol</w:t>
      </w:r>
      <w:r w:rsidR="00957E10">
        <w:t>e</w:t>
      </w:r>
      <w:r>
        <w:t>s depending on the interface of the concrete hash function.</w:t>
      </w:r>
    </w:p>
    <w:p w:rsidR="0056255D" w:rsidRDefault="0056255D" w:rsidP="0056255D">
      <w:pPr>
        <w:ind w:left="708"/>
      </w:pPr>
      <w:r>
        <w:t xml:space="preserve">If the concrete class </w:t>
      </w:r>
      <w:r w:rsidR="00957E10">
        <w:t>implements</w:t>
      </w:r>
      <w:r>
        <w:t xml:space="preserve"> the interface </w:t>
      </w:r>
      <w:r w:rsidRPr="0056255D">
        <w:t>PerfectUniversalHashVaryingInput</w:t>
      </w:r>
      <w:r>
        <w:t xml:space="preserve"> then there are 2 possible answers.</w:t>
      </w:r>
    </w:p>
    <w:p w:rsidR="0056255D" w:rsidRPr="0056255D" w:rsidRDefault="0056255D" w:rsidP="008B01FE">
      <w:pPr>
        <w:pStyle w:val="ListParagraph"/>
        <w:numPr>
          <w:ilvl w:val="0"/>
          <w:numId w:val="64"/>
        </w:numPr>
        <w:rPr>
          <w:rFonts w:ascii="Times New Roman" w:hAnsi="Times New Roman" w:cs="Times New Roman"/>
          <w:sz w:val="24"/>
          <w:szCs w:val="24"/>
          <w:lang w:bidi="he-IL"/>
        </w:rPr>
      </w:pPr>
      <w:r w:rsidRPr="0056255D">
        <w:rPr>
          <w:rFonts w:ascii="Times New Roman" w:hAnsi="Times New Roman" w:cs="Times New Roman"/>
          <w:sz w:val="24"/>
          <w:szCs w:val="24"/>
          <w:lang w:bidi="he-IL"/>
        </w:rPr>
        <w:t>The maximum size of the input – if there is some kind of an upper bound on the input size (for example in the EvaluationHashFunction there is a limit on the input size due to security reasons) th</w:t>
      </w:r>
      <w:r w:rsidR="00957E10">
        <w:rPr>
          <w:rFonts w:ascii="Times New Roman" w:hAnsi="Times New Roman" w:cs="Times New Roman"/>
          <w:sz w:val="24"/>
          <w:szCs w:val="24"/>
          <w:lang w:bidi="he-IL"/>
        </w:rPr>
        <w:t>us,</w:t>
      </w:r>
      <w:r w:rsidRPr="0056255D">
        <w:rPr>
          <w:rFonts w:ascii="Times New Roman" w:hAnsi="Times New Roman" w:cs="Times New Roman"/>
          <w:sz w:val="24"/>
          <w:szCs w:val="24"/>
          <w:lang w:bidi="he-IL"/>
        </w:rPr>
        <w:t xml:space="preserve"> this </w:t>
      </w:r>
      <w:r w:rsidR="00957E10" w:rsidRPr="0056255D">
        <w:rPr>
          <w:rFonts w:ascii="Times New Roman" w:hAnsi="Times New Roman" w:cs="Times New Roman"/>
          <w:sz w:val="24"/>
          <w:szCs w:val="24"/>
          <w:lang w:bidi="he-IL"/>
        </w:rPr>
        <w:t>function</w:t>
      </w:r>
      <w:r w:rsidRPr="0056255D">
        <w:rPr>
          <w:rFonts w:ascii="Times New Roman" w:hAnsi="Times New Roman" w:cs="Times New Roman"/>
          <w:sz w:val="24"/>
          <w:szCs w:val="24"/>
          <w:lang w:bidi="he-IL"/>
        </w:rPr>
        <w:t xml:space="preserve"> returns this bound even though the actual size can be any number between zero and that limit.</w:t>
      </w:r>
    </w:p>
    <w:p w:rsidR="0056255D" w:rsidRDefault="0056255D" w:rsidP="008B01FE">
      <w:pPr>
        <w:pStyle w:val="ListParagraph"/>
        <w:numPr>
          <w:ilvl w:val="0"/>
          <w:numId w:val="64"/>
        </w:numPr>
        <w:rPr>
          <w:rFonts w:ascii="Times New Roman" w:hAnsi="Times New Roman" w:cs="Times New Roman"/>
          <w:sz w:val="24"/>
          <w:szCs w:val="24"/>
          <w:lang w:bidi="he-IL"/>
        </w:rPr>
      </w:pPr>
      <w:r w:rsidRPr="0056255D">
        <w:rPr>
          <w:rFonts w:ascii="Times New Roman" w:hAnsi="Times New Roman" w:cs="Times New Roman"/>
          <w:sz w:val="24"/>
          <w:szCs w:val="24"/>
          <w:lang w:bidi="he-IL"/>
        </w:rPr>
        <w:t>Zero – if there is no limit on the input than this function returns 0.</w:t>
      </w:r>
    </w:p>
    <w:p w:rsidR="00957E10" w:rsidRDefault="00957E10" w:rsidP="00957E10">
      <w:pPr>
        <w:ind w:left="708"/>
      </w:pPr>
      <w:r>
        <w:t xml:space="preserve">For the fixed version this function returns a constant size that may be determined either in the </w:t>
      </w:r>
      <w:commentRangeEnd w:id="258"/>
      <w:r w:rsidR="006677C5">
        <w:rPr>
          <w:rStyle w:val="CommentReference"/>
        </w:rPr>
        <w:commentReference w:id="258"/>
      </w:r>
      <w:r>
        <w:t>init for some implementations or hardcoded for other implementations.</w:t>
      </w:r>
    </w:p>
    <w:p w:rsidR="00156B14" w:rsidRDefault="00156B14" w:rsidP="00957E10">
      <w:pPr>
        <w:ind w:left="708"/>
      </w:pPr>
    </w:p>
    <w:p w:rsidR="00156B14" w:rsidRDefault="00156B14" w:rsidP="00156B14">
      <w:pPr>
        <w:pStyle w:val="Caption"/>
        <w:numPr>
          <w:ilvl w:val="0"/>
          <w:numId w:val="9"/>
        </w:numPr>
        <w:ind w:left="708"/>
      </w:pPr>
      <w:commentRangeStart w:id="262"/>
      <w:r>
        <w:t>Function : PerfectUniversalHash::</w:t>
      </w:r>
      <w:r w:rsidRPr="00470769">
        <w:t xml:space="preserve"> compute ( </w:t>
      </w:r>
      <w:r>
        <w:t>byte[]</w:t>
      </w:r>
      <w:r w:rsidRPr="00470769">
        <w:t xml:space="preserve">in, </w:t>
      </w:r>
      <w:r>
        <w:t>int</w:t>
      </w:r>
      <w:r w:rsidRPr="00470769">
        <w:t xml:space="preserve"> inOffset, </w:t>
      </w:r>
      <w:r>
        <w:t>byte[]</w:t>
      </w:r>
      <w:r w:rsidRPr="00470769">
        <w:t xml:space="preserve"> out, </w:t>
      </w:r>
      <w:r>
        <w:t>int</w:t>
      </w:r>
      <w:r w:rsidRPr="00470769">
        <w:t xml:space="preserve"> outOffset)</w:t>
      </w:r>
    </w:p>
    <w:p w:rsidR="00156B14" w:rsidRPr="00FD32D0" w:rsidRDefault="00156B14" w:rsidP="00156B14">
      <w:pPr>
        <w:pStyle w:val="Caption"/>
        <w:ind w:left="720"/>
        <w:rPr>
          <w:b w:val="0"/>
          <w:bCs w:val="0"/>
          <w:sz w:val="24"/>
          <w:szCs w:val="24"/>
        </w:rPr>
      </w:pPr>
      <w:r w:rsidRPr="00FD32D0">
        <w:rPr>
          <w:b w:val="0"/>
          <w:bCs w:val="0"/>
          <w:sz w:val="24"/>
          <w:szCs w:val="24"/>
        </w:rPr>
        <w:t>This function is called when the size of the input is known and fixed. The size is taken from the getInputSize function.</w:t>
      </w:r>
    </w:p>
    <w:p w:rsidR="00156B14" w:rsidRPr="00156B14" w:rsidRDefault="00156B14" w:rsidP="00156B14">
      <w:pPr>
        <w:pStyle w:val="ListParagraph"/>
        <w:rPr>
          <w:rFonts w:ascii="Times New Roman" w:hAnsi="Times New Roman" w:cs="Times New Roman"/>
          <w:sz w:val="24"/>
          <w:szCs w:val="24"/>
          <w:lang w:bidi="he-IL"/>
        </w:rPr>
      </w:pPr>
      <w:r w:rsidRPr="00156B14">
        <w:rPr>
          <w:rFonts w:ascii="Times New Roman" w:hAnsi="Times New Roman" w:cs="Times New Roman"/>
          <w:sz w:val="24"/>
          <w:szCs w:val="24"/>
          <w:lang w:bidi="he-IL"/>
        </w:rPr>
        <w:t>If this function is called for a varying interface then an exception is thrown.</w:t>
      </w:r>
    </w:p>
    <w:p w:rsidR="00156B14" w:rsidRDefault="00156B14" w:rsidP="00156B14">
      <w:pPr>
        <w:pStyle w:val="Caption"/>
        <w:ind w:left="720"/>
        <w:rPr>
          <w:b w:val="0"/>
          <w:bCs w:val="0"/>
          <w:sz w:val="24"/>
          <w:szCs w:val="24"/>
        </w:rPr>
      </w:pPr>
      <w:r w:rsidRPr="00FD32D0">
        <w:rPr>
          <w:b w:val="0"/>
          <w:bCs w:val="0"/>
          <w:sz w:val="24"/>
          <w:szCs w:val="24"/>
        </w:rPr>
        <w:t xml:space="preserve">Eventually calls the other compute with </w:t>
      </w:r>
      <w:r>
        <w:rPr>
          <w:b w:val="0"/>
          <w:bCs w:val="0"/>
          <w:sz w:val="24"/>
          <w:szCs w:val="24"/>
        </w:rPr>
        <w:t xml:space="preserve">argument </w:t>
      </w:r>
      <w:r w:rsidRPr="00FD32D0">
        <w:rPr>
          <w:b w:val="0"/>
          <w:bCs w:val="0"/>
          <w:sz w:val="24"/>
          <w:szCs w:val="24"/>
        </w:rPr>
        <w:t xml:space="preserve">inLen = </w:t>
      </w:r>
      <w:proofErr w:type="gramStart"/>
      <w:r w:rsidRPr="00FD32D0">
        <w:rPr>
          <w:b w:val="0"/>
          <w:bCs w:val="0"/>
          <w:sz w:val="24"/>
          <w:szCs w:val="24"/>
        </w:rPr>
        <w:t>getInputSize(</w:t>
      </w:r>
      <w:proofErr w:type="gramEnd"/>
      <w:r w:rsidRPr="00FD32D0">
        <w:rPr>
          <w:b w:val="0"/>
          <w:bCs w:val="0"/>
          <w:sz w:val="24"/>
          <w:szCs w:val="24"/>
        </w:rPr>
        <w:t>).</w:t>
      </w:r>
    </w:p>
    <w:p w:rsidR="00156B14" w:rsidRDefault="00156B14" w:rsidP="00156B14"/>
    <w:p w:rsidR="00156B14" w:rsidRDefault="00156B14" w:rsidP="00156B14">
      <w:pPr>
        <w:pStyle w:val="Caption"/>
        <w:numPr>
          <w:ilvl w:val="0"/>
          <w:numId w:val="9"/>
        </w:numPr>
        <w:ind w:left="708"/>
      </w:pPr>
      <w:r>
        <w:t>Function : PerfectUniversalHash::</w:t>
      </w:r>
      <w:r w:rsidRPr="00470769">
        <w:t xml:space="preserve"> compute ( </w:t>
      </w:r>
      <w:r>
        <w:t>byte[]</w:t>
      </w:r>
      <w:r w:rsidRPr="00470769">
        <w:t xml:space="preserve">in, </w:t>
      </w:r>
      <w:r>
        <w:t>int inLen, int</w:t>
      </w:r>
      <w:r w:rsidRPr="00470769">
        <w:t xml:space="preserve"> inOffset, </w:t>
      </w:r>
      <w:r>
        <w:t>byte[]</w:t>
      </w:r>
      <w:r w:rsidRPr="00470769">
        <w:t xml:space="preserve"> out, </w:t>
      </w:r>
      <w:r>
        <w:t>int</w:t>
      </w:r>
      <w:r w:rsidRPr="00470769">
        <w:t xml:space="preserve"> outOffset)</w:t>
      </w:r>
    </w:p>
    <w:p w:rsidR="00156B14" w:rsidRPr="00FD32D0" w:rsidRDefault="00156B14" w:rsidP="00156B14">
      <w:pPr>
        <w:pStyle w:val="Caption"/>
        <w:ind w:left="708"/>
        <w:rPr>
          <w:b w:val="0"/>
          <w:bCs w:val="0"/>
          <w:sz w:val="24"/>
          <w:szCs w:val="24"/>
        </w:rPr>
      </w:pPr>
      <w:r w:rsidRPr="00FD32D0">
        <w:rPr>
          <w:b w:val="0"/>
          <w:bCs w:val="0"/>
          <w:sz w:val="24"/>
          <w:szCs w:val="24"/>
        </w:rPr>
        <w:t xml:space="preserve">This function is called when the size of the input is not fixed and should be passed as an argument. This is suitable for the </w:t>
      </w:r>
      <w:commentRangeStart w:id="263"/>
      <w:r w:rsidRPr="00FD32D0">
        <w:rPr>
          <w:b w:val="0"/>
          <w:bCs w:val="0"/>
          <w:sz w:val="24"/>
          <w:szCs w:val="24"/>
        </w:rPr>
        <w:t>varying interface. If it is passed for a fixed implementation it is the responsibility of the fixed implementation to make sure that the passed size is compatible with the return value of getInputSize. Otherwise, it should throw an exception.</w:t>
      </w:r>
      <w:commentRangeEnd w:id="263"/>
      <w:r>
        <w:rPr>
          <w:rStyle w:val="CommentReference"/>
          <w:b w:val="0"/>
          <w:bCs w:val="0"/>
        </w:rPr>
        <w:commentReference w:id="263"/>
      </w:r>
    </w:p>
    <w:commentRangeEnd w:id="262"/>
    <w:p w:rsidR="00156B14" w:rsidRPr="00156B14" w:rsidRDefault="00156B14" w:rsidP="00156B14">
      <w:r>
        <w:rPr>
          <w:rStyle w:val="CommentReference"/>
        </w:rPr>
        <w:commentReference w:id="262"/>
      </w:r>
    </w:p>
    <w:p w:rsidR="00156B14" w:rsidRDefault="00156B14" w:rsidP="00156B14">
      <w:pPr>
        <w:pStyle w:val="Caption"/>
        <w:numPr>
          <w:ilvl w:val="0"/>
          <w:numId w:val="9"/>
        </w:numPr>
        <w:ind w:left="708"/>
      </w:pPr>
      <w:commentRangeStart w:id="264"/>
      <w:r>
        <w:t>Function : EvaluationHashFunction::</w:t>
      </w:r>
      <w:r w:rsidRPr="00470769">
        <w:t xml:space="preserve"> compute ( </w:t>
      </w:r>
      <w:r>
        <w:t>byte[]</w:t>
      </w:r>
      <w:r w:rsidRPr="00470769">
        <w:t xml:space="preserve">in, </w:t>
      </w:r>
      <w:r>
        <w:t>int</w:t>
      </w:r>
      <w:r w:rsidRPr="00470769">
        <w:t xml:space="preserve"> inOffset, </w:t>
      </w:r>
      <w:r>
        <w:t>byte[]</w:t>
      </w:r>
      <w:r w:rsidRPr="00470769">
        <w:t xml:space="preserve"> out, </w:t>
      </w:r>
      <w:r>
        <w:t>int</w:t>
      </w:r>
      <w:r w:rsidRPr="00470769">
        <w:t xml:space="preserve"> outOffset)</w:t>
      </w:r>
    </w:p>
    <w:p w:rsidR="00156B14" w:rsidRPr="001307EA" w:rsidRDefault="00156B14" w:rsidP="00156B14">
      <w:pPr>
        <w:ind w:left="708"/>
      </w:pPr>
      <w:r>
        <w:rPr>
          <w:rStyle w:val="CommentReference"/>
        </w:rPr>
        <w:commentReference w:id="265"/>
      </w:r>
      <w:r>
        <w:t>Throw an exception. Length must be specified.</w:t>
      </w:r>
    </w:p>
    <w:p w:rsidR="00156B14" w:rsidRDefault="00156B14" w:rsidP="00156B14">
      <w:pPr>
        <w:pStyle w:val="Caption"/>
        <w:numPr>
          <w:ilvl w:val="0"/>
          <w:numId w:val="9"/>
        </w:numPr>
        <w:ind w:left="708"/>
      </w:pPr>
      <w:r>
        <w:t>Function : EvaluationHashFunction::</w:t>
      </w:r>
      <w:r w:rsidRPr="00470769">
        <w:t xml:space="preserve"> compute ( </w:t>
      </w:r>
      <w:r>
        <w:t>byte[]</w:t>
      </w:r>
      <w:r w:rsidRPr="00470769">
        <w:t xml:space="preserve">in, </w:t>
      </w:r>
      <w:r>
        <w:t>int inLen, int</w:t>
      </w:r>
      <w:r w:rsidRPr="00470769">
        <w:t xml:space="preserve"> inOffset, </w:t>
      </w:r>
      <w:r>
        <w:t>byte[]</w:t>
      </w:r>
      <w:r w:rsidRPr="00470769">
        <w:t xml:space="preserve"> out, </w:t>
      </w:r>
      <w:r>
        <w:t>int</w:t>
      </w:r>
      <w:r w:rsidRPr="00470769">
        <w:t xml:space="preserve"> outOffset)</w:t>
      </w:r>
    </w:p>
    <w:p w:rsidR="00156B14" w:rsidRPr="00FD32D0" w:rsidRDefault="00156B14" w:rsidP="00156B14">
      <w:pPr>
        <w:pStyle w:val="Caption"/>
        <w:ind w:left="708"/>
        <w:rPr>
          <w:b w:val="0"/>
          <w:bCs w:val="0"/>
          <w:sz w:val="24"/>
          <w:szCs w:val="24"/>
        </w:rPr>
      </w:pPr>
      <w:r w:rsidRPr="00FD32D0">
        <w:rPr>
          <w:b w:val="0"/>
          <w:bCs w:val="0"/>
          <w:sz w:val="24"/>
          <w:szCs w:val="24"/>
        </w:rPr>
        <w:t>Eventually calls the computeFunction of the cpp implementation using jni.</w:t>
      </w:r>
    </w:p>
    <w:commentRangeEnd w:id="264"/>
    <w:p w:rsidR="00156B14" w:rsidRPr="00957E10" w:rsidRDefault="000F266C" w:rsidP="00156B14">
      <w:r>
        <w:rPr>
          <w:rStyle w:val="CommentReference"/>
        </w:rPr>
        <w:commentReference w:id="264"/>
      </w:r>
    </w:p>
    <w:p w:rsidR="0056255D" w:rsidRPr="0056255D" w:rsidRDefault="0056255D" w:rsidP="0056255D">
      <w:pPr>
        <w:pStyle w:val="Caption"/>
        <w:numPr>
          <w:ilvl w:val="0"/>
          <w:numId w:val="9"/>
        </w:numPr>
      </w:pPr>
      <w:r>
        <w:t xml:space="preserve">Function : </w:t>
      </w:r>
      <w:commentRangeStart w:id="266"/>
      <w:r>
        <w:t>EvaluationHashFunctionCpp</w:t>
      </w:r>
      <w:commentRangeEnd w:id="266"/>
      <w:r w:rsidR="006677C5">
        <w:rPr>
          <w:rStyle w:val="CommentReference"/>
          <w:b w:val="0"/>
          <w:bCs w:val="0"/>
        </w:rPr>
        <w:commentReference w:id="266"/>
      </w:r>
      <w:r>
        <w:t>::compute</w:t>
      </w:r>
      <w:r w:rsidR="00EC29DD">
        <w:t>Function</w:t>
      </w:r>
    </w:p>
    <w:p w:rsidR="00C02432" w:rsidRDefault="00C02432" w:rsidP="008B01FE">
      <w:pPr>
        <w:pStyle w:val="ListParagraph"/>
        <w:numPr>
          <w:ilvl w:val="1"/>
          <w:numId w:val="61"/>
        </w:numPr>
      </w:pPr>
      <w:r>
        <w:t xml:space="preserve">The message: an </w:t>
      </w:r>
      <w:r w:rsidRPr="00723A4D">
        <w:t xml:space="preserve">input </w:t>
      </w:r>
      <w:r w:rsidRPr="001B3D3F">
        <w:rPr>
          <w:b/>
          <w:bCs/>
          <w:i/>
          <w:iCs/>
        </w:rPr>
        <w:t>m</w:t>
      </w:r>
      <w:r w:rsidR="00222611">
        <w:t xml:space="preserve"> of length at most </w:t>
      </w:r>
      <w:r w:rsidR="00222611">
        <w:rPr>
          <w:b/>
          <w:bCs/>
        </w:rPr>
        <w:t>64t</w:t>
      </w:r>
      <w:r w:rsidR="00222611">
        <w:t xml:space="preserve"> bits where </w:t>
      </w:r>
      <w:r w:rsidR="00222611" w:rsidRPr="00222611">
        <w:rPr>
          <w:b/>
          <w:bCs/>
          <w:i/>
          <w:iCs/>
        </w:rPr>
        <w:t>t</w:t>
      </w:r>
      <w:r w:rsidR="00222611">
        <w:rPr>
          <w:b/>
          <w:bCs/>
          <w:i/>
          <w:iCs/>
        </w:rPr>
        <w:t>&lt;=</w:t>
      </w:r>
      <w:r w:rsidR="00222611" w:rsidRPr="00222611">
        <w:rPr>
          <w:b/>
          <w:bCs/>
          <w:i/>
          <w:iCs/>
        </w:rPr>
        <w:t xml:space="preserve"> </w:t>
      </w:r>
      <w:r w:rsidR="00222611">
        <w:rPr>
          <w:b/>
          <w:bCs/>
          <w:i/>
          <w:iCs/>
        </w:rPr>
        <w:t>32,768</w:t>
      </w:r>
    </w:p>
    <w:p w:rsidR="00C02432" w:rsidRPr="00723A4D" w:rsidRDefault="00C02432" w:rsidP="008B01FE">
      <w:pPr>
        <w:pStyle w:val="ListParagraph"/>
        <w:numPr>
          <w:ilvl w:val="1"/>
          <w:numId w:val="61"/>
        </w:numPr>
      </w:pPr>
      <w:r w:rsidRPr="00723A4D">
        <w:t xml:space="preserve">The key : a random element </w:t>
      </w:r>
      <w:r w:rsidRPr="00034F88">
        <w:rPr>
          <w:rFonts w:hint="eastAsia"/>
          <w:b/>
          <w:bCs/>
          <w:i/>
          <w:iCs/>
        </w:rPr>
        <w:sym w:font="Symbol" w:char="0061"/>
      </w:r>
      <w:r w:rsidRPr="001B3D3F">
        <w:rPr>
          <w:b/>
          <w:bCs/>
          <w:i/>
          <w:iCs/>
        </w:rPr>
        <w:t xml:space="preserve"> </w:t>
      </w:r>
      <w:r w:rsidRPr="00034F88">
        <w:rPr>
          <w:rFonts w:hint="eastAsia"/>
          <w:b/>
          <w:bCs/>
          <w:i/>
          <w:iCs/>
        </w:rPr>
        <w:sym w:font="Symbol" w:char="00CE"/>
      </w:r>
      <w:r w:rsidRPr="001B3D3F">
        <w:rPr>
          <w:b/>
          <w:bCs/>
          <w:i/>
          <w:iCs/>
        </w:rPr>
        <w:t xml:space="preserve"> GF(2</w:t>
      </w:r>
      <w:r w:rsidRPr="001B3D3F">
        <w:rPr>
          <w:b/>
          <w:bCs/>
          <w:i/>
          <w:iCs/>
          <w:vertAlign w:val="superscript"/>
        </w:rPr>
        <w:t>64</w:t>
      </w:r>
      <w:r w:rsidRPr="001B3D3F">
        <w:rPr>
          <w:b/>
          <w:bCs/>
          <w:i/>
          <w:iCs/>
        </w:rPr>
        <w:t>)</w:t>
      </w:r>
    </w:p>
    <w:p w:rsidR="00C02432" w:rsidRPr="00C02432" w:rsidRDefault="00C02432" w:rsidP="00C02432"/>
    <w:p w:rsidR="00C02432" w:rsidRDefault="00C02432" w:rsidP="008B01FE">
      <w:pPr>
        <w:pStyle w:val="ListParagraph"/>
        <w:numPr>
          <w:ilvl w:val="0"/>
          <w:numId w:val="59"/>
        </w:numPr>
        <w:ind w:left="1068"/>
      </w:pPr>
      <w:r>
        <w:lastRenderedPageBreak/>
        <w:t xml:space="preserve">The field </w:t>
      </w:r>
      <w:proofErr w:type="gramStart"/>
      <w:r w:rsidRPr="00034F88">
        <w:rPr>
          <w:b/>
          <w:bCs/>
        </w:rPr>
        <w:t>GF(</w:t>
      </w:r>
      <w:proofErr w:type="gramEnd"/>
      <w:r w:rsidRPr="00034F88">
        <w:rPr>
          <w:b/>
          <w:bCs/>
        </w:rPr>
        <w:t>2</w:t>
      </w:r>
      <w:r w:rsidRPr="00034F88">
        <w:rPr>
          <w:b/>
          <w:bCs/>
          <w:vertAlign w:val="superscript"/>
        </w:rPr>
        <w:t>64</w:t>
      </w:r>
      <w:r w:rsidRPr="00034F88">
        <w:rPr>
          <w:b/>
          <w:bCs/>
        </w:rPr>
        <w:t>)</w:t>
      </w:r>
      <w:r>
        <w:t xml:space="preserve"> is represented</w:t>
      </w:r>
      <w:r w:rsidRPr="00034F88">
        <w:t xml:space="preserve"> as </w:t>
      </w:r>
      <w:r w:rsidRPr="00034F88">
        <w:rPr>
          <w:b/>
          <w:bCs/>
          <w:i/>
          <w:iCs/>
        </w:rPr>
        <w:t>GF(2)[x]</w:t>
      </w:r>
      <w:r>
        <w:rPr>
          <w:b/>
          <w:bCs/>
          <w:i/>
          <w:iCs/>
        </w:rPr>
        <w:t>/</w:t>
      </w:r>
      <w:r w:rsidRPr="00034F88">
        <w:rPr>
          <w:b/>
          <w:bCs/>
          <w:i/>
          <w:iCs/>
        </w:rPr>
        <w:t>f(x)</w:t>
      </w:r>
      <w:r w:rsidRPr="00034F88">
        <w:t xml:space="preserve">, with </w:t>
      </w:r>
      <w:r w:rsidRPr="00034F88">
        <w:rPr>
          <w:b/>
          <w:bCs/>
          <w:i/>
          <w:iCs/>
        </w:rPr>
        <w:t>f(x) = x</w:t>
      </w:r>
      <w:r w:rsidRPr="00034F88">
        <w:rPr>
          <w:b/>
          <w:bCs/>
          <w:i/>
          <w:iCs/>
          <w:vertAlign w:val="superscript"/>
        </w:rPr>
        <w:t>64</w:t>
      </w:r>
      <w:r w:rsidRPr="00034F88">
        <w:rPr>
          <w:b/>
          <w:bCs/>
          <w:i/>
          <w:iCs/>
        </w:rPr>
        <w:t xml:space="preserve"> + x</w:t>
      </w:r>
      <w:r w:rsidRPr="00034F88">
        <w:rPr>
          <w:b/>
          <w:bCs/>
          <w:i/>
          <w:iCs/>
          <w:vertAlign w:val="superscript"/>
        </w:rPr>
        <w:t>4</w:t>
      </w:r>
      <w:r w:rsidRPr="00034F88">
        <w:rPr>
          <w:b/>
          <w:bCs/>
          <w:i/>
          <w:iCs/>
        </w:rPr>
        <w:t xml:space="preserve"> + x</w:t>
      </w:r>
      <w:r w:rsidRPr="00034F88">
        <w:rPr>
          <w:b/>
          <w:bCs/>
          <w:i/>
          <w:iCs/>
          <w:vertAlign w:val="superscript"/>
        </w:rPr>
        <w:t>3</w:t>
      </w:r>
      <w:r w:rsidRPr="00034F88">
        <w:rPr>
          <w:b/>
          <w:bCs/>
          <w:i/>
          <w:iCs/>
        </w:rPr>
        <w:t xml:space="preserve"> + x + 1</w:t>
      </w:r>
      <w:r>
        <w:t xml:space="preserve">.  </w:t>
      </w:r>
      <w:proofErr w:type="gramStart"/>
      <w:r w:rsidRPr="00034F88">
        <w:rPr>
          <w:b/>
          <w:bCs/>
          <w:i/>
          <w:iCs/>
        </w:rPr>
        <w:t>f(</w:t>
      </w:r>
      <w:proofErr w:type="gramEnd"/>
      <w:r w:rsidRPr="00034F88">
        <w:rPr>
          <w:b/>
          <w:bCs/>
          <w:i/>
          <w:iCs/>
        </w:rPr>
        <w:t>x)</w:t>
      </w:r>
      <w:r>
        <w:t xml:space="preserve"> is a good 64 degree irreducible polynom</w:t>
      </w:r>
      <w:r w:rsidR="00CD227D">
        <w:t>ial</w:t>
      </w:r>
      <w:r>
        <w:t xml:space="preserve"> that will be fixed for all computations.</w:t>
      </w:r>
    </w:p>
    <w:p w:rsidR="00C02432" w:rsidRDefault="00C02432" w:rsidP="008B01FE">
      <w:pPr>
        <w:pStyle w:val="ListParagraph"/>
        <w:numPr>
          <w:ilvl w:val="0"/>
          <w:numId w:val="59"/>
        </w:numPr>
        <w:ind w:left="1068"/>
      </w:pPr>
      <w:r w:rsidRPr="00723A4D">
        <w:t xml:space="preserve">The input </w:t>
      </w:r>
      <w:r w:rsidRPr="001B3D3F">
        <w:rPr>
          <w:b/>
          <w:bCs/>
          <w:i/>
          <w:iCs/>
        </w:rPr>
        <w:t>m</w:t>
      </w:r>
      <w:r>
        <w:t xml:space="preserve"> </w:t>
      </w:r>
      <w:r w:rsidRPr="00723A4D">
        <w:t xml:space="preserve">(of length </w:t>
      </w:r>
      <w:r w:rsidRPr="00034F88">
        <w:rPr>
          <w:rFonts w:hint="eastAsia"/>
          <w:b/>
          <w:bCs/>
          <w:i/>
          <w:iCs/>
        </w:rPr>
        <w:sym w:font="Symbol" w:char="00A3"/>
      </w:r>
      <w:r w:rsidRPr="001B3D3F">
        <w:rPr>
          <w:b/>
          <w:bCs/>
          <w:i/>
          <w:iCs/>
        </w:rPr>
        <w:t xml:space="preserve"> 64t</w:t>
      </w:r>
      <w:r>
        <w:t xml:space="preserve"> bits</w:t>
      </w:r>
      <w:r w:rsidRPr="00723A4D">
        <w:t xml:space="preserve">) </w:t>
      </w:r>
      <w:r>
        <w:t xml:space="preserve">is </w:t>
      </w:r>
      <w:r w:rsidRPr="00723A4D">
        <w:t xml:space="preserve">viewed as a polynomial </w:t>
      </w:r>
      <w:r w:rsidRPr="001B3D3F">
        <w:rPr>
          <w:b/>
          <w:bCs/>
          <w:i/>
          <w:iCs/>
        </w:rPr>
        <w:t>M(x)</w:t>
      </w:r>
      <w:r w:rsidRPr="00723A4D">
        <w:t xml:space="preserve"> of degree </w:t>
      </w:r>
      <w:r w:rsidRPr="001B3D3F">
        <w:rPr>
          <w:i/>
          <w:iCs/>
        </w:rPr>
        <w:t xml:space="preserve">&lt; </w:t>
      </w:r>
      <w:r w:rsidRPr="001B3D3F">
        <w:rPr>
          <w:b/>
          <w:bCs/>
          <w:i/>
          <w:iCs/>
        </w:rPr>
        <w:t>t</w:t>
      </w:r>
      <w:r w:rsidRPr="00723A4D">
        <w:t xml:space="preserve"> over </w:t>
      </w:r>
      <w:proofErr w:type="gramStart"/>
      <w:r w:rsidRPr="001B3D3F">
        <w:rPr>
          <w:b/>
          <w:bCs/>
          <w:i/>
          <w:iCs/>
        </w:rPr>
        <w:t>GF(</w:t>
      </w:r>
      <w:proofErr w:type="gramEnd"/>
      <w:r w:rsidRPr="001B3D3F">
        <w:rPr>
          <w:b/>
          <w:bCs/>
          <w:i/>
          <w:iCs/>
        </w:rPr>
        <w:t>2</w:t>
      </w:r>
      <w:r w:rsidRPr="001B3D3F">
        <w:rPr>
          <w:b/>
          <w:bCs/>
          <w:i/>
          <w:iCs/>
          <w:vertAlign w:val="superscript"/>
        </w:rPr>
        <w:t>64</w:t>
      </w:r>
      <w:r w:rsidRPr="001B3D3F">
        <w:rPr>
          <w:b/>
          <w:bCs/>
          <w:i/>
          <w:iCs/>
        </w:rPr>
        <w:t>)</w:t>
      </w:r>
      <w:r>
        <w:t xml:space="preserve"> as follows.</w:t>
      </w:r>
    </w:p>
    <w:p w:rsidR="00C02432" w:rsidRDefault="00C02432" w:rsidP="00C02432">
      <w:pPr>
        <w:pStyle w:val="ListParagraph"/>
        <w:ind w:left="1068"/>
      </w:pPr>
      <w:r>
        <w:t xml:space="preserve">Every 64 bits of </w:t>
      </w:r>
      <w:r w:rsidRPr="009C4972">
        <w:rPr>
          <w:b/>
          <w:bCs/>
          <w:i/>
          <w:iCs/>
        </w:rPr>
        <w:t>m</w:t>
      </w:r>
      <w:r>
        <w:t xml:space="preserve"> are viewed as an element in </w:t>
      </w:r>
      <w:proofErr w:type="gramStart"/>
      <w:r w:rsidRPr="00034F88">
        <w:rPr>
          <w:b/>
          <w:bCs/>
          <w:i/>
          <w:iCs/>
        </w:rPr>
        <w:t>GF(</w:t>
      </w:r>
      <w:proofErr w:type="gramEnd"/>
      <w:r w:rsidRPr="00034F88">
        <w:rPr>
          <w:b/>
          <w:bCs/>
          <w:i/>
          <w:iCs/>
        </w:rPr>
        <w:t>2</w:t>
      </w:r>
      <w:r>
        <w:rPr>
          <w:b/>
          <w:bCs/>
          <w:i/>
          <w:iCs/>
          <w:vertAlign w:val="superscript"/>
        </w:rPr>
        <w:t>64</w:t>
      </w:r>
      <w:r w:rsidRPr="00034F88">
        <w:rPr>
          <w:b/>
          <w:bCs/>
          <w:i/>
          <w:iCs/>
        </w:rPr>
        <w:t>)</w:t>
      </w:r>
      <w:r>
        <w:t xml:space="preserve">. Every such element is a coefficient of the polynom </w:t>
      </w:r>
      <w:r w:rsidRPr="00034F88">
        <w:rPr>
          <w:b/>
          <w:bCs/>
          <w:i/>
          <w:iCs/>
        </w:rPr>
        <w:t>M(x)</w:t>
      </w:r>
      <w:r>
        <w:t xml:space="preserve">. The total of at most </w:t>
      </w:r>
    </w:p>
    <w:p w:rsidR="00C02432" w:rsidRPr="0083764C" w:rsidRDefault="00C02432" w:rsidP="00C02432">
      <w:pPr>
        <w:pStyle w:val="ListParagraph"/>
        <w:ind w:left="1068"/>
        <w:rPr>
          <w:b/>
          <w:bCs/>
          <w:i/>
          <w:iCs/>
        </w:rPr>
      </w:pPr>
      <w:proofErr w:type="gramStart"/>
      <w:r>
        <w:rPr>
          <w:b/>
          <w:bCs/>
          <w:i/>
          <w:iCs/>
        </w:rPr>
        <w:t>t</w:t>
      </w:r>
      <w:proofErr w:type="gramEnd"/>
      <w:r>
        <w:rPr>
          <w:b/>
          <w:bCs/>
          <w:i/>
          <w:iCs/>
        </w:rPr>
        <w:t xml:space="preserve"> </w:t>
      </w:r>
      <w:r w:rsidRPr="0083764C">
        <w:t>coefficients give a polynom of degree at most t</w:t>
      </w:r>
      <w:r>
        <w:rPr>
          <w:b/>
          <w:bCs/>
          <w:i/>
          <w:iCs/>
        </w:rPr>
        <w:t>.</w:t>
      </w:r>
    </w:p>
    <w:p w:rsidR="00C02432" w:rsidRDefault="00C02432" w:rsidP="008B01FE">
      <w:pPr>
        <w:pStyle w:val="ListParagraph"/>
        <w:numPr>
          <w:ilvl w:val="0"/>
          <w:numId w:val="60"/>
        </w:numPr>
        <w:ind w:left="1068"/>
      </w:pPr>
      <w:r>
        <w:t xml:space="preserve">COMPUTE </w:t>
      </w:r>
      <w:r w:rsidRPr="001B3D3F">
        <w:rPr>
          <w:b/>
          <w:bCs/>
          <w:i/>
          <w:iCs/>
        </w:rPr>
        <w:t>M(</w:t>
      </w:r>
      <w:r w:rsidRPr="00034F88">
        <w:rPr>
          <w:rFonts w:hint="eastAsia"/>
          <w:b/>
          <w:bCs/>
          <w:i/>
          <w:iCs/>
        </w:rPr>
        <w:sym w:font="Symbol" w:char="0061"/>
      </w:r>
      <w:r w:rsidRPr="001B3D3F">
        <w:rPr>
          <w:b/>
          <w:bCs/>
          <w:i/>
          <w:iCs/>
        </w:rPr>
        <w:t>)</w:t>
      </w:r>
      <w:r w:rsidRPr="00034F88">
        <w:rPr>
          <w:rFonts w:hint="eastAsia"/>
          <w:b/>
          <w:bCs/>
          <w:i/>
          <w:iCs/>
        </w:rPr>
        <w:sym w:font="Symbol" w:char="00D7"/>
      </w:r>
      <w:r w:rsidRPr="00034F88">
        <w:rPr>
          <w:rFonts w:hint="eastAsia"/>
          <w:b/>
          <w:bCs/>
          <w:i/>
          <w:iCs/>
        </w:rPr>
        <w:sym w:font="Symbol" w:char="0061"/>
      </w:r>
      <w:r w:rsidRPr="001B3D3F">
        <w:rPr>
          <w:b/>
          <w:bCs/>
          <w:i/>
          <w:iCs/>
        </w:rPr>
        <w:t xml:space="preserve"> </w:t>
      </w:r>
      <w:r w:rsidRPr="00034F88">
        <w:rPr>
          <w:rFonts w:hint="eastAsia"/>
          <w:b/>
          <w:bCs/>
          <w:i/>
          <w:iCs/>
        </w:rPr>
        <w:sym w:font="Symbol" w:char="00CE"/>
      </w:r>
      <w:r w:rsidRPr="001B3D3F">
        <w:rPr>
          <w:b/>
          <w:bCs/>
          <w:i/>
          <w:iCs/>
        </w:rPr>
        <w:t xml:space="preserve"> GF(2</w:t>
      </w:r>
      <w:r w:rsidRPr="001B3D3F">
        <w:rPr>
          <w:b/>
          <w:bCs/>
          <w:i/>
          <w:iCs/>
          <w:vertAlign w:val="superscript"/>
        </w:rPr>
        <w:t>64</w:t>
      </w:r>
      <w:r w:rsidRPr="001B3D3F">
        <w:rPr>
          <w:b/>
          <w:bCs/>
          <w:i/>
          <w:iCs/>
        </w:rPr>
        <w:t>)</w:t>
      </w:r>
      <w:r>
        <w:t xml:space="preserve">       </w:t>
      </w:r>
      <w:r w:rsidRPr="001B3D3F">
        <w:rPr>
          <w:sz w:val="20"/>
          <w:szCs w:val="20"/>
        </w:rPr>
        <w:t>[key=</w:t>
      </w:r>
      <w:r w:rsidRPr="00034F88">
        <w:rPr>
          <w:rFonts w:hint="eastAsia"/>
          <w:b/>
          <w:bCs/>
          <w:i/>
          <w:iCs/>
        </w:rPr>
        <w:sym w:font="Symbol" w:char="0061"/>
      </w:r>
      <w:r w:rsidRPr="001B3D3F">
        <w:rPr>
          <w:sz w:val="20"/>
          <w:szCs w:val="20"/>
        </w:rPr>
        <w:t>, data=</w:t>
      </w:r>
      <w:r w:rsidRPr="001B3D3F">
        <w:rPr>
          <w:b/>
          <w:bCs/>
          <w:i/>
          <w:iCs/>
        </w:rPr>
        <w:t xml:space="preserve"> M(x)</w:t>
      </w:r>
      <w:r w:rsidRPr="001B3D3F">
        <w:rPr>
          <w:sz w:val="20"/>
          <w:szCs w:val="20"/>
        </w:rPr>
        <w:t>]</w:t>
      </w:r>
      <w:r>
        <w:t xml:space="preserve"> as follows</w:t>
      </w:r>
    </w:p>
    <w:p w:rsidR="00C02432" w:rsidRDefault="00C02432" w:rsidP="00C02432">
      <w:pPr>
        <w:pStyle w:val="ListParagraph"/>
        <w:ind w:left="1068"/>
      </w:pPr>
      <w:r w:rsidRPr="009C4972">
        <w:t>Evaluate the polynom</w:t>
      </w:r>
      <w:r>
        <w:rPr>
          <w:b/>
          <w:bCs/>
          <w:i/>
          <w:iCs/>
        </w:rPr>
        <w:t xml:space="preserve"> </w:t>
      </w:r>
      <w:r w:rsidRPr="001B3D3F">
        <w:rPr>
          <w:b/>
          <w:bCs/>
          <w:i/>
          <w:iCs/>
        </w:rPr>
        <w:t>M(x)</w:t>
      </w:r>
      <w:r>
        <w:t xml:space="preserve"> on </w:t>
      </w:r>
      <w:r w:rsidRPr="00034F88">
        <w:rPr>
          <w:rFonts w:hint="eastAsia"/>
          <w:b/>
          <w:bCs/>
          <w:i/>
          <w:iCs/>
        </w:rPr>
        <w:sym w:font="Symbol" w:char="0061"/>
      </w:r>
      <w:r>
        <w:rPr>
          <w:b/>
          <w:bCs/>
          <w:i/>
          <w:iCs/>
        </w:rPr>
        <w:t xml:space="preserve"> </w:t>
      </w:r>
      <w:r w:rsidRPr="009C4972">
        <w:t>to get</w:t>
      </w:r>
      <w:r>
        <w:rPr>
          <w:b/>
          <w:bCs/>
          <w:i/>
          <w:iCs/>
        </w:rPr>
        <w:t xml:space="preserve"> </w:t>
      </w:r>
      <w:proofErr w:type="gramStart"/>
      <w:r w:rsidRPr="001B3D3F">
        <w:rPr>
          <w:b/>
          <w:bCs/>
          <w:i/>
          <w:iCs/>
        </w:rPr>
        <w:t>M(</w:t>
      </w:r>
      <w:proofErr w:type="gramEnd"/>
      <w:r w:rsidRPr="00034F88">
        <w:rPr>
          <w:rFonts w:hint="eastAsia"/>
          <w:b/>
          <w:bCs/>
          <w:i/>
          <w:iCs/>
        </w:rPr>
        <w:sym w:font="Symbol" w:char="0061"/>
      </w:r>
      <w:r w:rsidRPr="001B3D3F">
        <w:rPr>
          <w:b/>
          <w:bCs/>
          <w:i/>
          <w:iCs/>
        </w:rPr>
        <w:t>)</w:t>
      </w:r>
      <w:r w:rsidRPr="00034F88">
        <w:rPr>
          <w:rFonts w:hint="eastAsia"/>
          <w:b/>
          <w:bCs/>
          <w:i/>
          <w:iCs/>
        </w:rPr>
        <w:sym w:font="Symbol" w:char="00CE"/>
      </w:r>
      <w:r w:rsidRPr="00034F88">
        <w:rPr>
          <w:b/>
          <w:bCs/>
          <w:i/>
          <w:iCs/>
        </w:rPr>
        <w:t xml:space="preserve"> GF(2</w:t>
      </w:r>
      <w:r>
        <w:rPr>
          <w:b/>
          <w:bCs/>
          <w:i/>
          <w:iCs/>
          <w:vertAlign w:val="superscript"/>
        </w:rPr>
        <w:t>64</w:t>
      </w:r>
      <w:r w:rsidRPr="00034F88">
        <w:rPr>
          <w:b/>
          <w:bCs/>
          <w:i/>
          <w:iCs/>
        </w:rPr>
        <w:t>)</w:t>
      </w:r>
      <w:r>
        <w:t xml:space="preserve"> </w:t>
      </w:r>
    </w:p>
    <w:p w:rsidR="00447B1F" w:rsidRDefault="00C02432" w:rsidP="00C02432">
      <w:pPr>
        <w:ind w:left="1056"/>
      </w:pPr>
      <w:r>
        <w:t xml:space="preserve">Multiply by </w:t>
      </w:r>
      <w:r w:rsidRPr="00034F88">
        <w:rPr>
          <w:rFonts w:hint="eastAsia"/>
          <w:b/>
          <w:bCs/>
          <w:i/>
          <w:iCs/>
        </w:rPr>
        <w:sym w:font="Symbol" w:char="0061"/>
      </w:r>
      <w:r w:rsidRPr="001B3D3F">
        <w:rPr>
          <w:b/>
          <w:bCs/>
          <w:i/>
          <w:iCs/>
        </w:rPr>
        <w:t xml:space="preserve"> </w:t>
      </w:r>
      <w:r w:rsidRPr="00034F88">
        <w:rPr>
          <w:rFonts w:hint="eastAsia"/>
          <w:b/>
          <w:bCs/>
          <w:i/>
          <w:iCs/>
        </w:rPr>
        <w:sym w:font="Symbol" w:char="00CE"/>
      </w:r>
      <w:r w:rsidRPr="001B3D3F">
        <w:rPr>
          <w:b/>
          <w:bCs/>
          <w:i/>
          <w:iCs/>
        </w:rPr>
        <w:t xml:space="preserve"> </w:t>
      </w:r>
      <w:proofErr w:type="gramStart"/>
      <w:r w:rsidRPr="001B3D3F">
        <w:rPr>
          <w:b/>
          <w:bCs/>
          <w:i/>
          <w:iCs/>
        </w:rPr>
        <w:t>GF(</w:t>
      </w:r>
      <w:proofErr w:type="gramEnd"/>
      <w:r w:rsidRPr="001B3D3F">
        <w:rPr>
          <w:b/>
          <w:bCs/>
          <w:i/>
          <w:iCs/>
        </w:rPr>
        <w:t>2</w:t>
      </w:r>
      <w:r w:rsidRPr="001B3D3F">
        <w:rPr>
          <w:b/>
          <w:bCs/>
          <w:i/>
          <w:iCs/>
          <w:vertAlign w:val="superscript"/>
        </w:rPr>
        <w:t>64</w:t>
      </w:r>
      <w:r w:rsidRPr="001B3D3F">
        <w:rPr>
          <w:b/>
          <w:bCs/>
          <w:i/>
          <w:iCs/>
        </w:rPr>
        <w:t>)</w:t>
      </w:r>
      <w:r>
        <w:t xml:space="preserve"> to get </w:t>
      </w:r>
      <w:r w:rsidRPr="001B3D3F">
        <w:rPr>
          <w:b/>
          <w:bCs/>
          <w:i/>
          <w:iCs/>
        </w:rPr>
        <w:t>M(</w:t>
      </w:r>
      <w:r w:rsidRPr="00034F88">
        <w:rPr>
          <w:rFonts w:hint="eastAsia"/>
          <w:b/>
          <w:bCs/>
          <w:i/>
          <w:iCs/>
        </w:rPr>
        <w:sym w:font="Symbol" w:char="0061"/>
      </w:r>
      <w:r w:rsidRPr="001B3D3F">
        <w:rPr>
          <w:b/>
          <w:bCs/>
          <w:i/>
          <w:iCs/>
        </w:rPr>
        <w:t>)</w:t>
      </w:r>
      <w:r w:rsidRPr="00034F88">
        <w:rPr>
          <w:rFonts w:hint="eastAsia"/>
          <w:b/>
          <w:bCs/>
          <w:i/>
          <w:iCs/>
        </w:rPr>
        <w:sym w:font="Symbol" w:char="00D7"/>
      </w:r>
      <w:r w:rsidRPr="00034F88">
        <w:rPr>
          <w:rFonts w:hint="eastAsia"/>
          <w:b/>
          <w:bCs/>
          <w:i/>
          <w:iCs/>
        </w:rPr>
        <w:sym w:font="Symbol" w:char="0061"/>
      </w:r>
      <w:r w:rsidRPr="001B3D3F">
        <w:rPr>
          <w:b/>
          <w:bCs/>
          <w:i/>
          <w:iCs/>
        </w:rPr>
        <w:t xml:space="preserve"> </w:t>
      </w:r>
      <w:r w:rsidRPr="00034F88">
        <w:rPr>
          <w:rFonts w:hint="eastAsia"/>
          <w:b/>
          <w:bCs/>
          <w:i/>
          <w:iCs/>
        </w:rPr>
        <w:sym w:font="Symbol" w:char="00CE"/>
      </w:r>
      <w:r w:rsidRPr="001B3D3F">
        <w:rPr>
          <w:b/>
          <w:bCs/>
          <w:i/>
          <w:iCs/>
        </w:rPr>
        <w:t xml:space="preserve"> GF(2</w:t>
      </w:r>
      <w:r w:rsidRPr="001B3D3F">
        <w:rPr>
          <w:b/>
          <w:bCs/>
          <w:i/>
          <w:iCs/>
          <w:vertAlign w:val="superscript"/>
        </w:rPr>
        <w:t>64</w:t>
      </w:r>
      <w:r w:rsidRPr="001B3D3F">
        <w:rPr>
          <w:b/>
          <w:bCs/>
          <w:i/>
          <w:iCs/>
        </w:rPr>
        <w:t>)</w:t>
      </w:r>
      <w:r>
        <w:t xml:space="preserve">       </w:t>
      </w:r>
    </w:p>
    <w:p w:rsidR="001307EA" w:rsidRDefault="001307EA" w:rsidP="00C02432">
      <w:pPr>
        <w:ind w:left="1056"/>
      </w:pPr>
    </w:p>
    <w:p w:rsidR="001307EA" w:rsidRDefault="001307EA" w:rsidP="001307EA">
      <w:pPr>
        <w:pStyle w:val="Caption"/>
        <w:numPr>
          <w:ilvl w:val="0"/>
          <w:numId w:val="9"/>
        </w:numPr>
      </w:pPr>
      <w:r>
        <w:t>Function : EvaluationHashFunctionCpp::generateIrredPolynomial</w:t>
      </w:r>
    </w:p>
    <w:p w:rsidR="009B365A" w:rsidRDefault="009B365A" w:rsidP="00EC29DD">
      <w:pPr>
        <w:pStyle w:val="ListParagraph"/>
        <w:rPr>
          <w:rFonts w:ascii="Times New Roman" w:hAnsi="Times New Roman" w:cs="Times New Roman"/>
          <w:sz w:val="24"/>
          <w:szCs w:val="24"/>
          <w:lang w:bidi="he-IL"/>
        </w:rPr>
      </w:pPr>
      <w:r w:rsidRPr="009B365A">
        <w:rPr>
          <w:rFonts w:ascii="Times New Roman" w:hAnsi="Times New Roman" w:cs="Times New Roman"/>
          <w:sz w:val="24"/>
          <w:szCs w:val="24"/>
          <w:lang w:bidi="he-IL"/>
        </w:rPr>
        <w:t>Generate the irreducible polynomial</w:t>
      </w:r>
      <w:r>
        <w:rPr>
          <w:rFonts w:ascii="Times New Roman" w:hAnsi="Times New Roman" w:cs="Times New Roman"/>
          <w:sz w:val="24"/>
          <w:szCs w:val="24"/>
          <w:lang w:bidi="he-IL"/>
        </w:rPr>
        <w:t xml:space="preserve"> </w:t>
      </w:r>
      <w:r w:rsidR="00EC29DD" w:rsidRPr="00034F88">
        <w:rPr>
          <w:b/>
          <w:bCs/>
          <w:i/>
          <w:iCs/>
        </w:rPr>
        <w:t>f(x) = x</w:t>
      </w:r>
      <w:r w:rsidR="00EC29DD" w:rsidRPr="00034F88">
        <w:rPr>
          <w:b/>
          <w:bCs/>
          <w:i/>
          <w:iCs/>
          <w:vertAlign w:val="superscript"/>
        </w:rPr>
        <w:t>64</w:t>
      </w:r>
      <w:r w:rsidR="00EC29DD" w:rsidRPr="00034F88">
        <w:rPr>
          <w:b/>
          <w:bCs/>
          <w:i/>
          <w:iCs/>
        </w:rPr>
        <w:t xml:space="preserve"> + x</w:t>
      </w:r>
      <w:r w:rsidR="00EC29DD" w:rsidRPr="00034F88">
        <w:rPr>
          <w:b/>
          <w:bCs/>
          <w:i/>
          <w:iCs/>
          <w:vertAlign w:val="superscript"/>
        </w:rPr>
        <w:t>4</w:t>
      </w:r>
      <w:r w:rsidR="00EC29DD" w:rsidRPr="00034F88">
        <w:rPr>
          <w:b/>
          <w:bCs/>
          <w:i/>
          <w:iCs/>
        </w:rPr>
        <w:t xml:space="preserve"> + x</w:t>
      </w:r>
      <w:r w:rsidR="00EC29DD" w:rsidRPr="00034F88">
        <w:rPr>
          <w:b/>
          <w:bCs/>
          <w:i/>
          <w:iCs/>
          <w:vertAlign w:val="superscript"/>
        </w:rPr>
        <w:t>3</w:t>
      </w:r>
      <w:r w:rsidR="00EC29DD" w:rsidRPr="00034F88">
        <w:rPr>
          <w:b/>
          <w:bCs/>
          <w:i/>
          <w:iCs/>
        </w:rPr>
        <w:t xml:space="preserve"> + x + 1</w:t>
      </w:r>
      <w:r w:rsidR="00EC29DD">
        <w:rPr>
          <w:rFonts w:ascii="Times New Roman" w:hAnsi="Times New Roman" w:cs="Times New Roman"/>
          <w:sz w:val="24"/>
          <w:szCs w:val="24"/>
          <w:lang w:bidi="he-IL"/>
        </w:rPr>
        <w:t xml:space="preserve"> </w:t>
      </w:r>
      <w:r w:rsidRPr="009B365A">
        <w:rPr>
          <w:rFonts w:ascii="Times New Roman" w:hAnsi="Times New Roman" w:cs="Times New Roman"/>
          <w:sz w:val="24"/>
          <w:szCs w:val="24"/>
          <w:lang w:bidi="he-IL"/>
        </w:rPr>
        <w:t xml:space="preserve">to work with throughout the computation. </w:t>
      </w:r>
    </w:p>
    <w:p w:rsidR="009B365A" w:rsidRPr="009B365A" w:rsidRDefault="009B365A" w:rsidP="009B365A">
      <w:pPr>
        <w:pStyle w:val="Caption"/>
        <w:numPr>
          <w:ilvl w:val="0"/>
          <w:numId w:val="9"/>
        </w:numPr>
      </w:pPr>
      <w:r>
        <w:t>Function : EvaluationHashFunctionCpp::</w:t>
      </w:r>
      <w:r w:rsidRPr="009B365A">
        <w:t>generatePolynom</w:t>
      </w:r>
    </w:p>
    <w:p w:rsidR="009B365A" w:rsidRPr="009B365A" w:rsidRDefault="009B365A" w:rsidP="009B365A">
      <w:pPr>
        <w:pStyle w:val="Caption"/>
        <w:ind w:left="720"/>
      </w:pPr>
      <w:r w:rsidRPr="009B365A">
        <w:rPr>
          <w:b w:val="0"/>
          <w:bCs w:val="0"/>
          <w:sz w:val="24"/>
          <w:szCs w:val="24"/>
        </w:rPr>
        <w:t xml:space="preserve">Generates a polynomial </w:t>
      </w:r>
      <w:r>
        <w:t xml:space="preserve">M(x) </w:t>
      </w:r>
      <w:r w:rsidRPr="009B365A">
        <w:rPr>
          <w:b w:val="0"/>
          <w:bCs w:val="0"/>
          <w:sz w:val="24"/>
          <w:szCs w:val="24"/>
        </w:rPr>
        <w:t>over</w:t>
      </w:r>
      <w:r w:rsidRPr="00723A4D">
        <w:t xml:space="preserve"> </w:t>
      </w:r>
      <w:proofErr w:type="gramStart"/>
      <w:r w:rsidRPr="009B365A">
        <w:rPr>
          <w:i/>
          <w:iCs/>
          <w:sz w:val="24"/>
          <w:szCs w:val="24"/>
        </w:rPr>
        <w:t>GF(</w:t>
      </w:r>
      <w:proofErr w:type="gramEnd"/>
      <w:r w:rsidRPr="009B365A">
        <w:rPr>
          <w:i/>
          <w:iCs/>
          <w:sz w:val="24"/>
          <w:szCs w:val="24"/>
        </w:rPr>
        <w:t>2</w:t>
      </w:r>
      <w:r w:rsidRPr="009B365A">
        <w:rPr>
          <w:i/>
          <w:iCs/>
          <w:sz w:val="24"/>
          <w:szCs w:val="24"/>
          <w:vertAlign w:val="superscript"/>
        </w:rPr>
        <w:t>64</w:t>
      </w:r>
      <w:r w:rsidRPr="009B365A">
        <w:rPr>
          <w:i/>
          <w:iCs/>
          <w:sz w:val="24"/>
          <w:szCs w:val="24"/>
        </w:rPr>
        <w:t>)</w:t>
      </w:r>
      <w:r>
        <w:t xml:space="preserve">  </w:t>
      </w:r>
      <w:r w:rsidRPr="009B365A">
        <w:rPr>
          <w:b w:val="0"/>
          <w:bCs w:val="0"/>
          <w:sz w:val="24"/>
          <w:szCs w:val="24"/>
        </w:rPr>
        <w:t>from an input of byte array</w:t>
      </w:r>
      <w:r>
        <w:t>.</w:t>
      </w:r>
    </w:p>
    <w:p w:rsidR="00836B0B" w:rsidRPr="00836B0B" w:rsidRDefault="00836B0B" w:rsidP="00836B0B">
      <w:pPr>
        <w:pStyle w:val="Caption"/>
        <w:numPr>
          <w:ilvl w:val="0"/>
          <w:numId w:val="9"/>
        </w:numPr>
      </w:pPr>
      <w:r>
        <w:t>Function : EvaluationHashFunctionCpp::</w:t>
      </w:r>
      <w:r w:rsidRPr="00836B0B">
        <w:t xml:space="preserve"> generateFieldElement</w:t>
      </w:r>
    </w:p>
    <w:p w:rsidR="00836B0B" w:rsidRPr="009B365A" w:rsidRDefault="00836B0B" w:rsidP="00836B0B">
      <w:pPr>
        <w:pStyle w:val="Caption"/>
        <w:ind w:left="720"/>
      </w:pPr>
      <w:r w:rsidRPr="00836B0B">
        <w:rPr>
          <w:b w:val="0"/>
          <w:bCs w:val="0"/>
          <w:sz w:val="24"/>
          <w:szCs w:val="24"/>
        </w:rPr>
        <w:t>Generates a field element of</w:t>
      </w:r>
      <w:r>
        <w:t xml:space="preserve"> </w:t>
      </w:r>
      <w:proofErr w:type="gramStart"/>
      <w:r w:rsidRPr="009B365A">
        <w:rPr>
          <w:i/>
          <w:iCs/>
          <w:sz w:val="24"/>
          <w:szCs w:val="24"/>
        </w:rPr>
        <w:t>GF(</w:t>
      </w:r>
      <w:proofErr w:type="gramEnd"/>
      <w:r w:rsidRPr="009B365A">
        <w:rPr>
          <w:i/>
          <w:iCs/>
          <w:sz w:val="24"/>
          <w:szCs w:val="24"/>
        </w:rPr>
        <w:t>2</w:t>
      </w:r>
      <w:r w:rsidRPr="009B365A">
        <w:rPr>
          <w:i/>
          <w:iCs/>
          <w:sz w:val="24"/>
          <w:szCs w:val="24"/>
          <w:vertAlign w:val="superscript"/>
        </w:rPr>
        <w:t>64</w:t>
      </w:r>
      <w:r w:rsidRPr="009B365A">
        <w:rPr>
          <w:i/>
          <w:iCs/>
          <w:sz w:val="24"/>
          <w:szCs w:val="24"/>
        </w:rPr>
        <w:t>)</w:t>
      </w:r>
      <w:r>
        <w:t xml:space="preserve">  </w:t>
      </w:r>
      <w:r w:rsidRPr="00836B0B">
        <w:rPr>
          <w:b w:val="0"/>
          <w:bCs w:val="0"/>
          <w:sz w:val="24"/>
          <w:szCs w:val="24"/>
        </w:rPr>
        <w:t>out of a byte array</w:t>
      </w:r>
      <w:r>
        <w:t>.</w:t>
      </w:r>
    </w:p>
    <w:p w:rsidR="001307EA" w:rsidRPr="001307EA" w:rsidRDefault="001307EA" w:rsidP="001307EA">
      <w:pPr>
        <w:ind w:left="708"/>
      </w:pPr>
    </w:p>
    <w:p w:rsidR="00C65ED4" w:rsidRPr="00447B1F" w:rsidRDefault="00AE4229" w:rsidP="00AE4229">
      <w:pPr>
        <w:pStyle w:val="Heading4"/>
      </w:pPr>
      <w:r>
        <w:t xml:space="preserve"> </w:t>
      </w:r>
      <w:bookmarkStart w:id="267" w:name="_Toc305323761"/>
      <w:commentRangeStart w:id="268"/>
      <w:commentRangeStart w:id="269"/>
      <w:r w:rsidR="00447B1F">
        <w:t>Usage</w:t>
      </w:r>
      <w:commentRangeEnd w:id="268"/>
      <w:r w:rsidR="00787CA1">
        <w:rPr>
          <w:rStyle w:val="CommentReference"/>
          <w:b w:val="0"/>
          <w:bCs w:val="0"/>
        </w:rPr>
        <w:commentReference w:id="268"/>
      </w:r>
      <w:commentRangeEnd w:id="269"/>
      <w:r w:rsidR="005C5963">
        <w:rPr>
          <w:rStyle w:val="CommentReference"/>
          <w:b w:val="0"/>
          <w:bCs w:val="0"/>
        </w:rPr>
        <w:commentReference w:id="269"/>
      </w:r>
      <w:bookmarkEnd w:id="267"/>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C65ED4" w:rsidRDefault="00C65ED4" w:rsidP="00C65ED4">
      <w:r>
        <w:t>…</w:t>
      </w:r>
    </w:p>
    <w:p w:rsidR="00C65ED4" w:rsidRDefault="00C65ED4" w:rsidP="00C65ED4">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r w:rsidRPr="002D287F">
        <w:rPr>
          <w:rFonts w:ascii="Courier New" w:hAnsi="Courier New" w:cs="Courier New"/>
          <w:color w:val="00B050"/>
          <w:sz w:val="20"/>
          <w:szCs w:val="20"/>
        </w:rPr>
        <w:t>PerfectUniversalFactory</w:t>
      </w:r>
      <w:r w:rsidRPr="006313E8">
        <w:rPr>
          <w:rFonts w:ascii="Courier New" w:hAnsi="Courier New" w:cs="Courier New"/>
          <w:color w:val="00B050"/>
          <w:sz w:val="20"/>
          <w:szCs w:val="20"/>
        </w:rPr>
        <w:t>.</w:t>
      </w:r>
    </w:p>
    <w:p w:rsidR="002D287F" w:rsidRDefault="002D287F" w:rsidP="00C02432">
      <w:pPr>
        <w:autoSpaceDE/>
        <w:autoSpaceDN/>
        <w:adjustRightInd/>
        <w:rPr>
          <w:rFonts w:ascii="Courier New" w:hAnsi="Courier New" w:cs="Courier New"/>
          <w:color w:val="000000"/>
          <w:sz w:val="20"/>
          <w:szCs w:val="20"/>
        </w:rPr>
      </w:pPr>
      <w:r w:rsidRPr="002D287F">
        <w:rPr>
          <w:rFonts w:ascii="Courier New" w:hAnsi="Courier New" w:cs="Courier New"/>
          <w:color w:val="000000"/>
          <w:sz w:val="20"/>
          <w:szCs w:val="20"/>
        </w:rPr>
        <w:t>PerfectUniversal</w:t>
      </w:r>
      <w:r w:rsidR="00D9797F">
        <w:rPr>
          <w:rFonts w:ascii="Courier New" w:hAnsi="Courier New" w:cs="Courier New"/>
          <w:color w:val="000000"/>
          <w:sz w:val="20"/>
          <w:szCs w:val="20"/>
        </w:rPr>
        <w:t>Hash</w:t>
      </w:r>
      <w:r>
        <w:rPr>
          <w:rFonts w:ascii="Courier New" w:hAnsi="Courier New" w:cs="Courier New"/>
          <w:color w:val="000000"/>
          <w:sz w:val="20"/>
          <w:szCs w:val="20"/>
        </w:rPr>
        <w:t xml:space="preserve"> pu</w:t>
      </w:r>
      <w:r w:rsidRPr="008D4706">
        <w:rPr>
          <w:rFonts w:ascii="Courier New" w:hAnsi="Courier New" w:cs="Courier New"/>
          <w:color w:val="000000"/>
          <w:sz w:val="20"/>
          <w:szCs w:val="20"/>
        </w:rPr>
        <w:t xml:space="preserve"> = </w:t>
      </w:r>
      <w:proofErr w:type="gramStart"/>
      <w:r w:rsidRPr="002D287F">
        <w:rPr>
          <w:rFonts w:ascii="Courier New" w:hAnsi="Courier New" w:cs="Courier New"/>
          <w:color w:val="000000"/>
          <w:sz w:val="20"/>
          <w:szCs w:val="20"/>
        </w:rPr>
        <w:t>PerfectUniversalFactory</w:t>
      </w:r>
      <w:r>
        <w:rPr>
          <w:rFonts w:ascii="Courier New" w:hAnsi="Courier New" w:cs="Courier New"/>
          <w:color w:val="000000"/>
          <w:sz w:val="20"/>
          <w:szCs w:val="20"/>
        </w:rPr>
        <w:t>.getInstance(</w:t>
      </w:r>
      <w:proofErr w:type="gramEnd"/>
      <w:r>
        <w:rPr>
          <w:rFonts w:ascii="Courier New" w:hAnsi="Courier New" w:cs="Courier New"/>
          <w:color w:val="000000"/>
          <w:sz w:val="20"/>
          <w:szCs w:val="20"/>
        </w:rPr>
        <w:t>).getObject("</w:t>
      </w:r>
      <w:commentRangeStart w:id="270"/>
      <w:commentRangeStart w:id="271"/>
      <w:r w:rsidR="00C02432">
        <w:rPr>
          <w:rFonts w:ascii="Courier New" w:hAnsi="Courier New" w:cs="Courier New"/>
          <w:color w:val="000000"/>
          <w:sz w:val="20"/>
          <w:szCs w:val="20"/>
        </w:rPr>
        <w:t>EvaluationHashFunction</w:t>
      </w:r>
      <w:commentRangeEnd w:id="270"/>
      <w:r w:rsidR="00787CA1">
        <w:rPr>
          <w:rStyle w:val="CommentReference"/>
        </w:rPr>
        <w:commentReference w:id="270"/>
      </w:r>
      <w:commentRangeEnd w:id="271"/>
      <w:r w:rsidR="005C5963">
        <w:rPr>
          <w:rStyle w:val="CommentReference"/>
        </w:rPr>
        <w:commentReference w:id="271"/>
      </w:r>
      <w:r>
        <w:rPr>
          <w:rFonts w:ascii="Courier New" w:hAnsi="Courier New" w:cs="Courier New"/>
          <w:color w:val="000000"/>
          <w:sz w:val="20"/>
          <w:szCs w:val="20"/>
        </w:rPr>
        <w:t>");</w:t>
      </w:r>
    </w:p>
    <w:p w:rsidR="002D287F" w:rsidRDefault="002D287F" w:rsidP="002D287F">
      <w:pPr>
        <w:autoSpaceDE/>
        <w:autoSpaceDN/>
        <w:adjustRightInd/>
        <w:rPr>
          <w:rFonts w:ascii="Courier New" w:hAnsi="Courier New" w:cs="Courier New"/>
          <w:color w:val="000000"/>
          <w:sz w:val="20"/>
          <w:szCs w:val="20"/>
        </w:rPr>
      </w:pP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D979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w:t>
      </w:r>
      <w:r w:rsidR="00D9797F">
        <w:rPr>
          <w:rFonts w:ascii="Courier New" w:hAnsi="Courier New" w:cs="Courier New"/>
          <w:color w:val="00B050"/>
          <w:sz w:val="20"/>
          <w:szCs w:val="20"/>
        </w:rPr>
        <w:t>compute</w:t>
      </w:r>
      <w:r w:rsidRPr="006313E8">
        <w:rPr>
          <w:rFonts w:ascii="Courier New" w:hAnsi="Courier New" w:cs="Courier New"/>
          <w:color w:val="00B050"/>
          <w:sz w:val="20"/>
          <w:szCs w:val="20"/>
        </w:rPr>
        <w:t xml:space="preserv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w:t>
      </w:r>
      <w:r w:rsidR="001E0EBF">
        <w:rPr>
          <w:rFonts w:ascii="Courier New" w:hAnsi="Courier New" w:cs="Courier New"/>
          <w:color w:val="00B050"/>
          <w:sz w:val="20"/>
          <w:szCs w:val="20"/>
        </w:rPr>
        <w:t>PerfectUniversal</w:t>
      </w:r>
      <w:r w:rsidRPr="006313E8">
        <w:rPr>
          <w:rFonts w:ascii="Courier New" w:hAnsi="Courier New" w:cs="Courier New"/>
          <w:color w:val="00B050"/>
          <w:sz w:val="20"/>
          <w:szCs w:val="20"/>
        </w:rPr>
        <w:t xml:space="preserve"> interface.</w:t>
      </w:r>
    </w:p>
    <w:p w:rsidR="00515D3B" w:rsidRPr="00D9797F" w:rsidRDefault="001E0EBF" w:rsidP="00D9797F">
      <w:pPr>
        <w:autoSpaceDE/>
        <w:autoSpaceDN/>
        <w:adjustRightInd/>
        <w:rPr>
          <w:rFonts w:ascii="Courier New" w:hAnsi="Courier New" w:cs="Courier New"/>
          <w:color w:val="000000"/>
          <w:sz w:val="20"/>
          <w:szCs w:val="20"/>
        </w:rPr>
      </w:pPr>
      <w:proofErr w:type="gramStart"/>
      <w:r>
        <w:rPr>
          <w:rFonts w:ascii="Courier New" w:hAnsi="Courier New" w:cs="Courier New"/>
          <w:color w:val="000000"/>
          <w:sz w:val="20"/>
          <w:szCs w:val="20"/>
        </w:rPr>
        <w:t>pu</w:t>
      </w:r>
      <w:r w:rsidR="00D9797F">
        <w:rPr>
          <w:rFonts w:ascii="Courier New" w:hAnsi="Courier New" w:cs="Courier New"/>
          <w:color w:val="000000"/>
          <w:sz w:val="20"/>
          <w:szCs w:val="20"/>
        </w:rPr>
        <w:t>.compute</w:t>
      </w:r>
      <w:r w:rsidR="00C65ED4" w:rsidRPr="008D4706">
        <w:rPr>
          <w:rFonts w:ascii="Courier New" w:hAnsi="Courier New" w:cs="Courier New"/>
          <w:color w:val="000000"/>
          <w:sz w:val="20"/>
          <w:szCs w:val="20"/>
        </w:rPr>
        <w:t>(</w:t>
      </w:r>
      <w:proofErr w:type="gramEnd"/>
      <w:r w:rsidR="00C65ED4">
        <w:rPr>
          <w:rFonts w:ascii="Courier New" w:hAnsi="Courier New" w:cs="Courier New"/>
          <w:color w:val="000000"/>
          <w:sz w:val="20"/>
          <w:szCs w:val="20"/>
        </w:rPr>
        <w:t>in, 0, in.length</w:t>
      </w:r>
      <w:r w:rsidR="00D9797F">
        <w:rPr>
          <w:rFonts w:ascii="Courier New" w:hAnsi="Courier New" w:cs="Courier New"/>
          <w:color w:val="000000"/>
          <w:sz w:val="20"/>
          <w:szCs w:val="20"/>
        </w:rPr>
        <w:t>,</w:t>
      </w:r>
      <w:r w:rsidR="00D9797F" w:rsidRPr="00D9797F">
        <w:rPr>
          <w:rFonts w:ascii="Courier New" w:hAnsi="Courier New" w:cs="Courier New"/>
          <w:color w:val="000000"/>
          <w:sz w:val="20"/>
          <w:szCs w:val="20"/>
        </w:rPr>
        <w:t xml:space="preserve"> </w:t>
      </w:r>
      <w:r w:rsidR="00D9797F">
        <w:rPr>
          <w:rFonts w:ascii="Courier New" w:hAnsi="Courier New" w:cs="Courier New"/>
          <w:color w:val="000000"/>
          <w:sz w:val="20"/>
          <w:szCs w:val="20"/>
        </w:rPr>
        <w:t>out, 0</w:t>
      </w:r>
      <w:r w:rsidR="00C65ED4" w:rsidRPr="008D4706">
        <w:rPr>
          <w:rFonts w:ascii="Courier New" w:hAnsi="Courier New" w:cs="Courier New"/>
          <w:color w:val="000000"/>
          <w:sz w:val="20"/>
          <w:szCs w:val="20"/>
        </w:rPr>
        <w:t>);</w:t>
      </w:r>
      <w:r w:rsidR="007632DC">
        <w:br w:type="page"/>
      </w:r>
    </w:p>
    <w:p w:rsidR="00AE4229" w:rsidRPr="00AE4229" w:rsidRDefault="00AE4229" w:rsidP="00AE4229">
      <w:pPr>
        <w:pStyle w:val="ListParagraph"/>
        <w:keepNext/>
        <w:keepLines/>
        <w:numPr>
          <w:ilvl w:val="0"/>
          <w:numId w:val="13"/>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72" w:name="_Toc305320977"/>
      <w:bookmarkStart w:id="273" w:name="_Toc305321107"/>
      <w:bookmarkStart w:id="274" w:name="_Toc305321237"/>
      <w:bookmarkStart w:id="275" w:name="_Toc305321398"/>
      <w:bookmarkStart w:id="276" w:name="_Toc277840051"/>
      <w:bookmarkStart w:id="277" w:name="_Toc305323412"/>
      <w:bookmarkStart w:id="278" w:name="_Toc305323586"/>
      <w:bookmarkStart w:id="279" w:name="_Toc305323762"/>
      <w:bookmarkEnd w:id="272"/>
      <w:bookmarkEnd w:id="273"/>
      <w:bookmarkEnd w:id="274"/>
      <w:bookmarkEnd w:id="275"/>
      <w:bookmarkEnd w:id="277"/>
      <w:bookmarkEnd w:id="278"/>
      <w:bookmarkEnd w:id="279"/>
    </w:p>
    <w:p w:rsidR="00AE4229" w:rsidRPr="00AE4229" w:rsidRDefault="00AE4229" w:rsidP="00AE4229">
      <w:pPr>
        <w:pStyle w:val="ListParagraph"/>
        <w:keepNext/>
        <w:keepLines/>
        <w:numPr>
          <w:ilvl w:val="2"/>
          <w:numId w:val="13"/>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0" w:name="_Toc305320978"/>
      <w:bookmarkStart w:id="281" w:name="_Toc305321108"/>
      <w:bookmarkStart w:id="282" w:name="_Toc305321238"/>
      <w:bookmarkStart w:id="283" w:name="_Toc305321399"/>
      <w:bookmarkStart w:id="284" w:name="_Toc305323413"/>
      <w:bookmarkStart w:id="285" w:name="_Toc305323587"/>
      <w:bookmarkStart w:id="286" w:name="_Toc305323763"/>
      <w:bookmarkEnd w:id="280"/>
      <w:bookmarkEnd w:id="281"/>
      <w:bookmarkEnd w:id="282"/>
      <w:bookmarkEnd w:id="283"/>
      <w:bookmarkEnd w:id="284"/>
      <w:bookmarkEnd w:id="285"/>
      <w:bookmarkEnd w:id="286"/>
    </w:p>
    <w:p w:rsidR="00515D3B" w:rsidRDefault="00515D3B" w:rsidP="00AE4229">
      <w:pPr>
        <w:pStyle w:val="Heading3"/>
        <w:numPr>
          <w:ilvl w:val="2"/>
          <w:numId w:val="13"/>
        </w:numPr>
        <w:ind w:left="1146"/>
      </w:pPr>
      <w:bookmarkStart w:id="287" w:name="_Toc305323764"/>
      <w:r>
        <w:t>Pseudorandom Function</w:t>
      </w:r>
      <w:bookmarkEnd w:id="276"/>
      <w:bookmarkEnd w:id="287"/>
    </w:p>
    <w:p w:rsidR="000A1F35" w:rsidRDefault="00A807E3" w:rsidP="00A807E3">
      <w:r>
        <w:rPr>
          <w:b/>
          <w:bCs/>
        </w:rPr>
        <w:t>Pseudorandom f</w:t>
      </w:r>
      <w:r w:rsidR="000A1F35" w:rsidRPr="000A1F35">
        <w:rPr>
          <w:b/>
          <w:bCs/>
        </w:rPr>
        <w:t>unction</w:t>
      </w:r>
      <w:r w:rsidR="000A1F35">
        <w:t xml:space="preserve"> </w:t>
      </w:r>
      <w:r w:rsidR="00616D94" w:rsidRPr="00616D94">
        <w:rPr>
          <w:b/>
          <w:bCs/>
        </w:rPr>
        <w:t>definition</w:t>
      </w:r>
      <w:r>
        <w:t>:</w:t>
      </w:r>
      <w:r w:rsidR="000A1F35">
        <w:t xml:space="preserve"> In </w:t>
      </w:r>
      <w:r w:rsidR="000A1F35" w:rsidRPr="001E79E8">
        <w:t>cryptography</w:t>
      </w:r>
      <w:r w:rsidR="000A1F35">
        <w:t xml:space="preserve">, a </w:t>
      </w:r>
      <w:r w:rsidR="000A1F35">
        <w:rPr>
          <w:b/>
          <w:bCs/>
        </w:rPr>
        <w:t>pseudorandom function family</w:t>
      </w:r>
      <w:r w:rsidR="000A1F35">
        <w:t xml:space="preserve">, abbreviated </w:t>
      </w:r>
      <w:r w:rsidR="000A1F35">
        <w:rPr>
          <w:b/>
          <w:bCs/>
        </w:rPr>
        <w:t>PRF</w:t>
      </w:r>
      <w:r w:rsidR="000A1F35">
        <w:t xml:space="preserve">, is a collection of </w:t>
      </w:r>
      <w:r w:rsidR="000A1F35" w:rsidRPr="001E79E8">
        <w:t>efficiently-computable</w:t>
      </w:r>
      <w:r w:rsidR="000A1F35">
        <w:t xml:space="preserve"> </w:t>
      </w:r>
      <w:r w:rsidR="000A1F35" w:rsidRPr="001E79E8">
        <w:t>functions</w:t>
      </w:r>
      <w:r w:rsidR="000A1F35">
        <w:t xml:space="preserve"> which emulate a </w:t>
      </w:r>
      <w:r w:rsidR="000A1F35" w:rsidRPr="001E79E8">
        <w:t>random oracle</w:t>
      </w:r>
      <w:r w:rsidR="000A1F35">
        <w:t xml:space="preserve"> in the following way: no efficient algorithm can distinguish (with significant </w:t>
      </w:r>
      <w:r w:rsidR="000A1F35" w:rsidRPr="001E79E8">
        <w:t>advantage</w:t>
      </w:r>
      <w:r w:rsidR="000A1F35">
        <w:t>) between a function chosen randomly from the PRF family and a random oracle (a function whose outputs are fix</w:t>
      </w:r>
      <w:r w:rsidR="00B06F7F">
        <w:t>ed completely at random).</w:t>
      </w:r>
    </w:p>
    <w:p w:rsidR="000A1F35" w:rsidRDefault="00616D94" w:rsidP="00AC2F73">
      <w:r w:rsidRPr="00616D94">
        <w:t>Pseudorandom function is the root of this family. At the second level in the hierarchy</w:t>
      </w:r>
      <w:r>
        <w:t>,</w:t>
      </w:r>
      <w:r w:rsidRPr="00616D94">
        <w:t xml:space="preserve"> we have </w:t>
      </w:r>
      <w:r w:rsidR="00A807E3">
        <w:t>p</w:t>
      </w:r>
      <w:r w:rsidRPr="00616D94">
        <w:t>seudorandom permutations</w:t>
      </w:r>
      <w:r w:rsidR="00A807E3">
        <w:t xml:space="preserve"> (i.e., bijective PRFs)</w:t>
      </w:r>
      <w:r w:rsidRPr="00616D94">
        <w:t>, P</w:t>
      </w:r>
      <w:r w:rsidR="003D326B">
        <w:t>RF</w:t>
      </w:r>
      <w:r w:rsidRPr="00616D94">
        <w:t xml:space="preserve">s with fixed </w:t>
      </w:r>
      <w:r w:rsidR="00A807E3">
        <w:t>input and output length (meaning that the lengths are specified with every call)</w:t>
      </w:r>
      <w:r>
        <w:t>, P</w:t>
      </w:r>
      <w:r w:rsidR="003D326B">
        <w:t>RF</w:t>
      </w:r>
      <w:r>
        <w:t xml:space="preserve">s with varying </w:t>
      </w:r>
      <w:r w:rsidR="00A807E3">
        <w:t xml:space="preserve">input and output </w:t>
      </w:r>
      <w:r>
        <w:t>length</w:t>
      </w:r>
      <w:r w:rsidR="00A807E3">
        <w:t>s,</w:t>
      </w:r>
      <w:r>
        <w:t xml:space="preserve"> and finally P</w:t>
      </w:r>
      <w:r w:rsidR="003D326B">
        <w:t>RF</w:t>
      </w:r>
      <w:r>
        <w:t xml:space="preserve">s with varying </w:t>
      </w:r>
      <w:r w:rsidR="00A807E3">
        <w:t>input-</w:t>
      </w:r>
      <w:r>
        <w:t xml:space="preserve">length </w:t>
      </w:r>
      <w:r w:rsidR="00A807E3">
        <w:t>and fixed output-length</w:t>
      </w:r>
      <w:r>
        <w:t>. (</w:t>
      </w:r>
      <w:r w:rsidR="00A807E3">
        <w:t xml:space="preserve">We do not have a separate notion of a </w:t>
      </w:r>
      <w:r>
        <w:t>P</w:t>
      </w:r>
      <w:r w:rsidR="003D326B">
        <w:t>RF</w:t>
      </w:r>
      <w:r>
        <w:t xml:space="preserve"> with </w:t>
      </w:r>
      <w:r w:rsidR="00A807E3">
        <w:t xml:space="preserve">fixed input length and </w:t>
      </w:r>
      <w:r>
        <w:t xml:space="preserve">varying output </w:t>
      </w:r>
      <w:r w:rsidR="00A807E3">
        <w:t>length; the varying PRF can be used.)</w:t>
      </w:r>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w:t>
      </w:r>
      <w:del w:id="288" w:author="LabTest" w:date="2011-08-22T09:45:00Z">
        <w:r w:rsidR="000D5379" w:rsidDel="002F1B12">
          <w:delText>3DES</w:delText>
        </w:r>
      </w:del>
      <w:ins w:id="289" w:author="LabTest" w:date="2011-08-22T09:45:00Z">
        <w:r w:rsidR="002F1B12">
          <w:t>TripleDES</w:t>
        </w:r>
      </w:ins>
      <w:r w:rsidR="000D5379">
        <w:t xml:space="preserve">, AES, etc. </w:t>
      </w:r>
      <w:r w:rsidR="00D26DD9">
        <w:t>Observe that any</w:t>
      </w:r>
      <w:r w:rsidR="000D5379">
        <w:t xml:space="preserve"> AES </w:t>
      </w:r>
      <w:r w:rsidR="00D26DD9">
        <w:t xml:space="preserve">implementation can be viewed as the specific AES </w:t>
      </w:r>
      <w:r w:rsidR="000D5379">
        <w:t>algorithm</w:t>
      </w:r>
      <w:r w:rsidR="00D26DD9">
        <w:t>, as a fixed input and output length PRP</w:t>
      </w:r>
      <w:r w:rsidR="00AC2F73">
        <w:t xml:space="preserve"> and PRF (with length 128)</w:t>
      </w:r>
      <w:r w:rsidR="00D26DD9">
        <w:t xml:space="preserve">, and as a </w:t>
      </w:r>
      <w:r w:rsidR="00AC2F73">
        <w:t xml:space="preserve">PRP and </w:t>
      </w:r>
      <w:r w:rsidR="00D26DD9">
        <w:t xml:space="preserve">PRF. </w:t>
      </w:r>
    </w:p>
    <w:p w:rsidR="000D5379" w:rsidRDefault="000D5379" w:rsidP="00616D94">
      <w:pPr>
        <w:ind w:left="708"/>
      </w:pPr>
    </w:p>
    <w:p w:rsidR="00AE4229" w:rsidRPr="00AE4229" w:rsidRDefault="00AE4229" w:rsidP="00AE4229">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290" w:name="_Static_View"/>
      <w:bookmarkStart w:id="291" w:name="_Toc305321401"/>
      <w:bookmarkStart w:id="292" w:name="_Toc305323415"/>
      <w:bookmarkStart w:id="293" w:name="_Toc305323589"/>
      <w:bookmarkStart w:id="294" w:name="_Toc305323765"/>
      <w:bookmarkEnd w:id="290"/>
      <w:bookmarkEnd w:id="291"/>
      <w:bookmarkEnd w:id="292"/>
      <w:bookmarkEnd w:id="293"/>
      <w:bookmarkEnd w:id="294"/>
    </w:p>
    <w:p w:rsidR="000D5379" w:rsidRDefault="000D5379" w:rsidP="00AE4229">
      <w:pPr>
        <w:pStyle w:val="Heading4"/>
      </w:pPr>
      <w:r>
        <w:t xml:space="preserve"> </w:t>
      </w:r>
      <w:bookmarkStart w:id="295" w:name="_Toc305323766"/>
      <w:r>
        <w:t>Static View</w:t>
      </w:r>
      <w:r>
        <w:softHyphen/>
      </w:r>
      <w:r>
        <w:softHyphen/>
      </w:r>
      <w:r>
        <w:softHyphen/>
      </w:r>
      <w:r>
        <w:softHyphen/>
      </w:r>
      <w:bookmarkEnd w:id="295"/>
    </w:p>
    <w:p w:rsidR="009877E9" w:rsidRPr="00FA209D" w:rsidRDefault="00FA209D" w:rsidP="009877E9">
      <w:r>
        <w:t xml:space="preserve">In this figure, we present the Pseudorandom Function family type with all its elements, so that we can get a general view. In the coming figures, as we focus on different aspects of the family, we show the relevant elements only. </w:t>
      </w:r>
    </w:p>
    <w:p w:rsidR="00515D3B" w:rsidRDefault="00515D3B" w:rsidP="00515D3B"/>
    <w:p w:rsidR="00A46359" w:rsidRDefault="00A46359" w:rsidP="00515D3B">
      <w:pPr>
        <w:rPr>
          <w:noProof/>
        </w:rPr>
      </w:pPr>
    </w:p>
    <w:p w:rsidR="005D6823" w:rsidRDefault="005D6823" w:rsidP="00515D3B">
      <w:pPr>
        <w:rPr>
          <w:noProof/>
        </w:rPr>
      </w:pPr>
      <w:r>
        <w:rPr>
          <w:noProof/>
        </w:rPr>
        <w:drawing>
          <wp:inline distT="0" distB="0" distL="0" distR="0" wp14:anchorId="3239A93F" wp14:editId="691EAC21">
            <wp:extent cx="6210935" cy="2986522"/>
            <wp:effectExtent l="19050" t="0" r="0" b="0"/>
            <wp:docPr id="9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6210935" cy="2986522"/>
                    </a:xfrm>
                    <a:prstGeom prst="rect">
                      <a:avLst/>
                    </a:prstGeom>
                    <a:noFill/>
                    <a:ln w="9525">
                      <a:noFill/>
                      <a:miter lim="800000"/>
                      <a:headEnd/>
                      <a:tailEnd/>
                    </a:ln>
                  </pic:spPr>
                </pic:pic>
              </a:graphicData>
            </a:graphic>
          </wp:inline>
        </w:drawing>
      </w:r>
    </w:p>
    <w:p w:rsidR="00A46359" w:rsidRDefault="00A46359" w:rsidP="00515D3B">
      <w:pPr>
        <w:rPr>
          <w:noProof/>
        </w:rPr>
      </w:pPr>
    </w:p>
    <w:p w:rsidR="00A1036F" w:rsidRPr="00FA209D" w:rsidRDefault="00FA209D" w:rsidP="00515D3B">
      <w:pPr>
        <w:rPr>
          <w:noProof/>
          <w:sz w:val="18"/>
          <w:szCs w:val="18"/>
        </w:rPr>
      </w:pPr>
      <w:r>
        <w:rPr>
          <w:noProof/>
        </w:rPr>
        <w:tab/>
      </w:r>
      <w:r>
        <w:rPr>
          <w:noProof/>
        </w:rPr>
        <w:tab/>
      </w:r>
      <w:r>
        <w:rPr>
          <w:noProof/>
        </w:rPr>
        <w:tab/>
      </w:r>
      <w:r>
        <w:rPr>
          <w:noProof/>
        </w:rPr>
        <w:tab/>
      </w:r>
      <w:r>
        <w:rPr>
          <w:noProof/>
        </w:rPr>
        <w:tab/>
      </w:r>
      <w:r w:rsidRPr="00FA209D">
        <w:rPr>
          <w:noProof/>
          <w:sz w:val="18"/>
          <w:szCs w:val="18"/>
        </w:rPr>
        <w:t xml:space="preserve">Pseudorandom Function Family </w:t>
      </w:r>
    </w:p>
    <w:p w:rsidR="000D5379" w:rsidRDefault="000D5379"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0D5379" w:rsidRDefault="000D5379" w:rsidP="00FA209D">
      <w:pPr>
        <w:rPr>
          <w:noProof/>
        </w:rPr>
      </w:pPr>
    </w:p>
    <w:p w:rsidR="00FE5203" w:rsidRDefault="00FA209D">
      <w:pPr>
        <w:autoSpaceDE/>
        <w:autoSpaceDN/>
        <w:adjustRightInd/>
      </w:pPr>
      <w:r>
        <w:tab/>
      </w:r>
      <w:r>
        <w:tab/>
      </w:r>
      <w:r>
        <w:tab/>
      </w:r>
      <w:r>
        <w:tab/>
      </w:r>
    </w:p>
    <w:p w:rsidR="00FE5203" w:rsidRDefault="00FE5203">
      <w:pPr>
        <w:autoSpaceDE/>
        <w:autoSpaceDN/>
        <w:adjustRightInd/>
      </w:pPr>
    </w:p>
    <w:p w:rsidR="00FE5203" w:rsidRDefault="00FE5203">
      <w:pPr>
        <w:autoSpaceDE/>
        <w:autoSpaceDN/>
        <w:adjustRightInd/>
      </w:pPr>
    </w:p>
    <w:p w:rsidR="00FE5203" w:rsidRDefault="00E81180">
      <w:pPr>
        <w:autoSpaceDE/>
        <w:autoSpaceDN/>
        <w:adjustRightInd/>
      </w:pPr>
      <w:r>
        <w:rPr>
          <w:noProof/>
        </w:rPr>
        <w:drawing>
          <wp:inline distT="0" distB="0" distL="0" distR="0" wp14:anchorId="58BE4A73" wp14:editId="173AFD2A">
            <wp:extent cx="6210935" cy="3565725"/>
            <wp:effectExtent l="19050" t="0" r="0" b="0"/>
            <wp:docPr id="9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6210935" cy="3565725"/>
                    </a:xfrm>
                    <a:prstGeom prst="rect">
                      <a:avLst/>
                    </a:prstGeom>
                    <a:noFill/>
                    <a:ln w="9525">
                      <a:noFill/>
                      <a:miter lim="800000"/>
                      <a:headEnd/>
                      <a:tailEnd/>
                    </a:ln>
                  </pic:spPr>
                </pic:pic>
              </a:graphicData>
            </a:graphic>
          </wp:inline>
        </w:drawing>
      </w:r>
    </w:p>
    <w:p w:rsidR="00FE5203" w:rsidRDefault="00FE5203">
      <w:pPr>
        <w:autoSpaceDE/>
        <w:autoSpaceDN/>
        <w:adjustRightInd/>
      </w:pPr>
    </w:p>
    <w:p w:rsidR="007B77D9" w:rsidRPr="00FA209D" w:rsidRDefault="00FA209D" w:rsidP="00FE5203">
      <w:pPr>
        <w:autoSpaceDE/>
        <w:autoSpaceDN/>
        <w:adjustRightInd/>
        <w:jc w:val="center"/>
        <w:rPr>
          <w:b/>
          <w:bCs/>
          <w:sz w:val="18"/>
          <w:szCs w:val="18"/>
        </w:rPr>
      </w:pPr>
      <w:r w:rsidRPr="00FA209D">
        <w:rPr>
          <w:sz w:val="18"/>
          <w:szCs w:val="18"/>
        </w:rPr>
        <w:t>Only PRF elements (not PRP)</w:t>
      </w:r>
      <w:r w:rsidR="007B77D9" w:rsidRPr="00FA209D">
        <w:rPr>
          <w:sz w:val="18"/>
          <w:szCs w:val="18"/>
        </w:rPr>
        <w:br w:type="page"/>
      </w:r>
    </w:p>
    <w:p w:rsidR="00FA209D" w:rsidRDefault="001B01FD" w:rsidP="00AE4229">
      <w:pPr>
        <w:pStyle w:val="Heading4"/>
      </w:pPr>
      <w:r>
        <w:lastRenderedPageBreak/>
        <w:t xml:space="preserve"> </w:t>
      </w:r>
      <w:bookmarkStart w:id="296" w:name="_Toc305323767"/>
      <w:r>
        <w:t>Dynamic View</w:t>
      </w:r>
      <w:bookmarkEnd w:id="296"/>
    </w:p>
    <w:p w:rsidR="00FA209D" w:rsidRDefault="00FA209D" w:rsidP="00A01082">
      <w:pPr>
        <w:tabs>
          <w:tab w:val="left" w:pos="567"/>
          <w:tab w:val="left" w:pos="709"/>
        </w:tabs>
      </w:pPr>
      <w:r>
        <w:rPr>
          <w:noProof/>
        </w:rPr>
        <w:t xml:space="preserve">The main function is computeBlock. </w:t>
      </w:r>
      <w:r>
        <w:t xml:space="preserve"> We </w:t>
      </w:r>
      <w:r w:rsidR="007D11EB">
        <w:t>supply</w:t>
      </w:r>
      <w:r>
        <w:t xml:space="preserve"> three versions for compute, </w:t>
      </w:r>
      <w:r w:rsidRPr="00447B1F">
        <w:rPr>
          <w:b/>
          <w:bCs/>
        </w:rPr>
        <w:t>with and without length</w:t>
      </w:r>
      <w:r>
        <w:t xml:space="preserve">. Since both PRP's and PRF's may have varying input/output length, for such algorithms the length should be supplied. </w:t>
      </w:r>
      <w:r w:rsidR="00A01082" w:rsidRPr="00A01082">
        <w:t xml:space="preserve">We provide the version without the length and not just the versions with length of input and output, although it suffices, to avoid confusion and misuse from a basic user that only knows how to use </w:t>
      </w:r>
      <w:proofErr w:type="gramStart"/>
      <w:r w:rsidR="00A01082" w:rsidRPr="00A01082">
        <w:t>block</w:t>
      </w:r>
      <w:proofErr w:type="gramEnd"/>
      <w:r w:rsidR="00A01082" w:rsidRPr="00A01082">
        <w:t xml:space="preserve"> ciphers. A user that uses the block cipher </w:t>
      </w:r>
      <w:del w:id="297" w:author="LabTest" w:date="2011-08-22T09:45:00Z">
        <w:r w:rsidR="00A01082" w:rsidRPr="00A01082" w:rsidDel="002F1B12">
          <w:delText>3DES</w:delText>
        </w:r>
      </w:del>
      <w:proofErr w:type="gramStart"/>
      <w:ins w:id="298" w:author="LabTest" w:date="2011-08-22T09:45:00Z">
        <w:r w:rsidR="002F1B12">
          <w:t>TripleDES</w:t>
        </w:r>
      </w:ins>
      <w:r w:rsidR="00A01082" w:rsidRPr="00A01082">
        <w:t>,</w:t>
      </w:r>
      <w:proofErr w:type="gramEnd"/>
      <w:r w:rsidR="00A01082" w:rsidRPr="00A01082">
        <w:t xml:space="preserve"> may be confused by the “compute with length” functions since </w:t>
      </w:r>
      <w:del w:id="299" w:author="LabTest" w:date="2011-08-22T09:46:00Z">
        <w:r w:rsidR="00A01082" w:rsidRPr="00A01082" w:rsidDel="002F1B12">
          <w:delText>3DES</w:delText>
        </w:r>
      </w:del>
      <w:ins w:id="300" w:author="LabTest" w:date="2011-08-22T09:46:00Z">
        <w:r w:rsidR="002F1B12">
          <w:t>TripleDES</w:t>
        </w:r>
      </w:ins>
      <w:r w:rsidR="00A01082" w:rsidRPr="00A01082">
        <w:t xml:space="preserve"> has a pre-defined length and it cannot be changed. A user may try to pass a different length to </w:t>
      </w:r>
      <w:del w:id="301" w:author="LabTest" w:date="2011-08-22T09:46:00Z">
        <w:r w:rsidR="00A01082" w:rsidRPr="00A01082" w:rsidDel="002F1B12">
          <w:delText>3DES</w:delText>
        </w:r>
      </w:del>
      <w:ins w:id="302" w:author="LabTest" w:date="2011-08-22T09:46:00Z">
        <w:r w:rsidR="002F1B12">
          <w:t>TripleDES</w:t>
        </w:r>
      </w:ins>
      <w:r w:rsidR="00A01082" w:rsidRPr="00A01082">
        <w:t xml:space="preserve"> either by mistake or just hoping that the tool provides a </w:t>
      </w:r>
      <w:del w:id="303" w:author="LabTest" w:date="2011-08-22T09:46:00Z">
        <w:r w:rsidR="00A01082" w:rsidRPr="00A01082" w:rsidDel="002F1B12">
          <w:delText>3DES</w:delText>
        </w:r>
      </w:del>
      <w:ins w:id="304" w:author="LabTest" w:date="2011-08-22T09:46:00Z">
        <w:r w:rsidR="002F1B12">
          <w:t>TripleDES</w:t>
        </w:r>
      </w:ins>
      <w:r w:rsidR="00A01082" w:rsidRPr="00A01082">
        <w:t xml:space="preserve"> that may work on varying length. We think that if a compute function that does not require length is provided as well, the user will probably understand that he/she should use it. This will be thoroughly documented and recommended in the code as well as in the Javadoc. Moreover, the proper usage for a block cipher is to call the compute without lengths function. Since the “compute with lengths” functions are part of the PRF interface also block ciphers like </w:t>
      </w:r>
      <w:del w:id="305" w:author="LabTest" w:date="2011-08-22T09:46:00Z">
        <w:r w:rsidR="00A01082" w:rsidRPr="00A01082" w:rsidDel="002F1B12">
          <w:delText>3DES</w:delText>
        </w:r>
      </w:del>
      <w:ins w:id="306" w:author="LabTest" w:date="2011-08-22T09:46:00Z">
        <w:r w:rsidR="002F1B12">
          <w:t>TripleDES</w:t>
        </w:r>
      </w:ins>
      <w:r w:rsidR="00A01082" w:rsidRPr="00A01082">
        <w:t xml:space="preserve"> inherit them. We will implement this function so that if for some reason the user wants to pass the length for a block cipher, we check this input. If the passed length is equal to the pre-defined length of the block cipher then the function will work properly and no exception will be thrown. Otherwise, an exception will be thrown indicating that the length is incompatible.</w:t>
      </w:r>
    </w:p>
    <w:p w:rsidR="00FA209D" w:rsidRDefault="00FA209D" w:rsidP="002C4EFA">
      <w:pPr>
        <w:pStyle w:val="Caption"/>
        <w:numPr>
          <w:ilvl w:val="0"/>
          <w:numId w:val="9"/>
        </w:numPr>
      </w:pPr>
      <w:bookmarkStart w:id="307" w:name="_Toc277840052"/>
      <w:r>
        <w:t xml:space="preserve">Function : </w:t>
      </w:r>
      <w:r w:rsidR="00615F03">
        <w:t>compute</w:t>
      </w:r>
      <w:r w:rsidRPr="00820F17">
        <w:t>Block</w:t>
      </w:r>
      <w:bookmarkEnd w:id="307"/>
      <w:r w:rsidRPr="00FA05D0">
        <w:t xml:space="preserve"> (byte[] inBytes, int inOff, byte[] outBytes, int outOff)</w:t>
      </w:r>
    </w:p>
    <w:p w:rsidR="00FA209D" w:rsidRDefault="00FA209D" w:rsidP="007B71A4">
      <w:pPr>
        <w:ind w:left="708"/>
      </w:pPr>
      <w:proofErr w:type="gramStart"/>
      <w:r>
        <w:t xml:space="preserve">Computes the function using the </w:t>
      </w:r>
      <w:r w:rsidR="00E0080C">
        <w:t xml:space="preserve">key </w:t>
      </w:r>
      <w:r>
        <w:t xml:space="preserve">given </w:t>
      </w:r>
      <w:r w:rsidR="00E0080C">
        <w:t>in init</w:t>
      </w:r>
      <w:del w:id="308" w:author="LabTest" w:date="2011-08-22T11:14:00Z">
        <w:r w:rsidR="00E0080C" w:rsidDel="007B71A4">
          <w:delText>Params</w:delText>
        </w:r>
      </w:del>
      <w:r w:rsidR="00E0080C">
        <w:t>.</w:t>
      </w:r>
      <w:proofErr w:type="gramEnd"/>
      <w:r>
        <w:t xml:space="preserve"> The user supplies the input byte array and the offset from which to take the data from. The user also supplies the output byte array as well as the offset. The computeBlock function will put the output starting at the offset. This function is suitable for block ciphers where the input/output length is know</w:t>
      </w:r>
      <w:r w:rsidR="00824B8A">
        <w:t>n</w:t>
      </w:r>
      <w:r>
        <w:t xml:space="preserve"> in advance.</w:t>
      </w:r>
    </w:p>
    <w:p w:rsidR="00FE5203" w:rsidRDefault="00FE5203" w:rsidP="002C4EFA">
      <w:pPr>
        <w:pStyle w:val="Caption"/>
        <w:numPr>
          <w:ilvl w:val="0"/>
          <w:numId w:val="9"/>
        </w:numPr>
        <w:ind w:left="708"/>
      </w:pPr>
      <w:bookmarkStart w:id="309" w:name="_Toc277840053"/>
      <w:r>
        <w:t>Function : compute</w:t>
      </w:r>
      <w:r w:rsidRPr="00820F17">
        <w:t>Block</w:t>
      </w:r>
      <w:r w:rsidRPr="00FA05D0">
        <w:t xml:space="preserve"> (byte[] inBytes, int inOff </w:t>
      </w:r>
      <w:r w:rsidRPr="00CB48F9">
        <w:rPr>
          <w:color w:val="FF0000"/>
        </w:rPr>
        <w:t>,int inLen</w:t>
      </w:r>
      <w:r w:rsidRPr="00FA05D0">
        <w:t>, byte[]outBytes, int outOff)</w:t>
      </w:r>
      <w:r>
        <w:t xml:space="preserve"> </w:t>
      </w:r>
    </w:p>
    <w:p w:rsidR="00E0080C" w:rsidRDefault="00FE5203" w:rsidP="00FE5203">
      <w:pPr>
        <w:ind w:firstLine="708"/>
      </w:pPr>
      <w:r>
        <w:t>This function is provided in the PRF interface for the sub-family PrfVaryingInputLength.</w:t>
      </w:r>
    </w:p>
    <w:p w:rsidR="00FA209D" w:rsidRDefault="00FA209D" w:rsidP="002C4EFA">
      <w:pPr>
        <w:pStyle w:val="Caption"/>
        <w:numPr>
          <w:ilvl w:val="0"/>
          <w:numId w:val="9"/>
        </w:numPr>
        <w:ind w:left="708"/>
      </w:pPr>
      <w:r>
        <w:t xml:space="preserve">Function : </w:t>
      </w:r>
      <w:r w:rsidR="00615F03">
        <w:t>compute</w:t>
      </w:r>
      <w:r w:rsidRPr="00820F17">
        <w:t>Block</w:t>
      </w:r>
      <w:r w:rsidRPr="00FA05D0">
        <w:t xml:space="preserve"> (byte[] inBytes, int inOff </w:t>
      </w:r>
      <w:r w:rsidRPr="00CB48F9">
        <w:rPr>
          <w:color w:val="FF0000"/>
        </w:rPr>
        <w:t>,int inLen</w:t>
      </w:r>
      <w:r w:rsidRPr="00FA05D0">
        <w:t xml:space="preserve">, byte[]outBytes, int outOff, </w:t>
      </w:r>
      <w:r w:rsidRPr="00CB48F9">
        <w:rPr>
          <w:color w:val="FF0000"/>
        </w:rPr>
        <w:t>int outLen</w:t>
      </w:r>
      <w:r w:rsidRPr="00FA05D0">
        <w:t>)</w:t>
      </w:r>
      <w:r>
        <w:t xml:space="preserve"> </w:t>
      </w:r>
    </w:p>
    <w:p w:rsidR="00FA209D" w:rsidRDefault="00FA209D" w:rsidP="00C4102C">
      <w:pPr>
        <w:pStyle w:val="Caption"/>
        <w:ind w:left="708"/>
        <w:rPr>
          <w:b w:val="0"/>
          <w:bCs w:val="0"/>
          <w:sz w:val="24"/>
          <w:szCs w:val="24"/>
        </w:rPr>
      </w:pPr>
      <w:r>
        <w:rPr>
          <w:b w:val="0"/>
          <w:bCs w:val="0"/>
          <w:sz w:val="24"/>
          <w:szCs w:val="24"/>
        </w:rPr>
        <w:t xml:space="preserve">This function is provided in the </w:t>
      </w:r>
      <w:proofErr w:type="gramStart"/>
      <w:r>
        <w:rPr>
          <w:b w:val="0"/>
          <w:bCs w:val="0"/>
          <w:sz w:val="24"/>
          <w:szCs w:val="24"/>
        </w:rPr>
        <w:t>Prf</w:t>
      </w:r>
      <w:proofErr w:type="gramEnd"/>
      <w:r>
        <w:rPr>
          <w:b w:val="0"/>
          <w:bCs w:val="0"/>
          <w:sz w:val="24"/>
          <w:szCs w:val="24"/>
        </w:rPr>
        <w:t xml:space="preserve"> interface for the sake of interfaces (or classes) for </w:t>
      </w:r>
      <w:r w:rsidR="000D0F5A">
        <w:rPr>
          <w:b w:val="0"/>
          <w:bCs w:val="0"/>
          <w:sz w:val="24"/>
          <w:szCs w:val="24"/>
        </w:rPr>
        <w:t xml:space="preserve">which the </w:t>
      </w:r>
      <w:r w:rsidR="00C4102C">
        <w:rPr>
          <w:b w:val="0"/>
          <w:bCs w:val="0"/>
          <w:sz w:val="24"/>
          <w:szCs w:val="24"/>
        </w:rPr>
        <w:t xml:space="preserve">input-output </w:t>
      </w:r>
      <w:r w:rsidR="000D0F5A">
        <w:rPr>
          <w:b w:val="0"/>
          <w:bCs w:val="0"/>
          <w:sz w:val="24"/>
          <w:szCs w:val="24"/>
        </w:rPr>
        <w:t>length</w:t>
      </w:r>
      <w:r w:rsidR="00C4102C">
        <w:rPr>
          <w:b w:val="0"/>
          <w:bCs w:val="0"/>
          <w:sz w:val="24"/>
          <w:szCs w:val="24"/>
        </w:rPr>
        <w:t>s</w:t>
      </w:r>
      <w:r w:rsidR="000D0F5A">
        <w:rPr>
          <w:b w:val="0"/>
          <w:bCs w:val="0"/>
          <w:sz w:val="24"/>
          <w:szCs w:val="24"/>
        </w:rPr>
        <w:t xml:space="preserve"> can be different for each </w:t>
      </w:r>
      <w:r w:rsidR="00C4102C">
        <w:rPr>
          <w:b w:val="0"/>
          <w:bCs w:val="0"/>
          <w:sz w:val="24"/>
          <w:szCs w:val="24"/>
        </w:rPr>
        <w:t>computation</w:t>
      </w:r>
      <w:r>
        <w:rPr>
          <w:b w:val="0"/>
          <w:bCs w:val="0"/>
          <w:sz w:val="24"/>
          <w:szCs w:val="24"/>
        </w:rPr>
        <w:t>. Hmac and Prf/Prp with variable input/output length are examples of such interfaces.</w:t>
      </w:r>
    </w:p>
    <w:bookmarkEnd w:id="309"/>
    <w:p w:rsidR="001B01FD" w:rsidRDefault="00FA209D" w:rsidP="00AE4229">
      <w:pPr>
        <w:pStyle w:val="Heading4"/>
      </w:pPr>
      <w:r>
        <w:t xml:space="preserve"> </w:t>
      </w:r>
      <w:bookmarkStart w:id="310" w:name="_Toc305323768"/>
      <w:r>
        <w:t>Usage</w:t>
      </w:r>
      <w:bookmarkEnd w:id="310"/>
    </w:p>
    <w:p w:rsidR="002D054E" w:rsidRDefault="002D054E" w:rsidP="0080550C">
      <w:bookmarkStart w:id="311" w:name="_Toc277840054"/>
      <w:r>
        <w:t xml:space="preserve">Usage </w:t>
      </w:r>
      <w:r w:rsidR="0080550C">
        <w:t>of</w:t>
      </w:r>
      <w:r>
        <w:t xml:space="preserve"> computeBlock without lengths</w:t>
      </w:r>
      <w:r w:rsidR="00CF35BF">
        <w:t xml:space="preserve"> (the other option of compute</w:t>
      </w:r>
      <w:r w:rsidR="002E6946">
        <w:t>Block</w:t>
      </w:r>
      <w:r w:rsidR="00CF35BF">
        <w:t xml:space="preserve"> will be gi</w:t>
      </w:r>
      <w:r w:rsidR="000D0F5A">
        <w:t>ven in the varying prp section)</w:t>
      </w:r>
      <w:r>
        <w:t>:</w:t>
      </w:r>
    </w:p>
    <w:p w:rsidR="00CF35BF" w:rsidRDefault="00CF35BF" w:rsidP="002D054E">
      <w:pPr>
        <w:ind w:left="708"/>
      </w:pP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in2,</w:t>
      </w:r>
      <w:r w:rsidRPr="00B7052A">
        <w:rPr>
          <w:rFonts w:ascii="Courier New" w:hAnsi="Courier New" w:cs="Courier New"/>
          <w:color w:val="00B050"/>
          <w:sz w:val="20"/>
          <w:szCs w:val="20"/>
        </w:rPr>
        <w:t xml:space="preserve"> out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1A1D9B" w:rsidRDefault="002D287F" w:rsidP="000D0F5A">
      <w:pPr>
        <w:ind w:left="12"/>
        <w:rPr>
          <w:rFonts w:ascii="Courier New" w:hAnsi="Courier New" w:cs="Courier New"/>
          <w:color w:val="000000"/>
          <w:sz w:val="20"/>
          <w:szCs w:val="20"/>
        </w:rPr>
      </w:pPr>
      <w:r>
        <w:rPr>
          <w:rFonts w:ascii="Courier New" w:hAnsi="Courier New" w:cs="Courier New"/>
          <w:color w:val="000000"/>
          <w:sz w:val="20"/>
          <w:szCs w:val="20"/>
        </w:rPr>
        <w:t>PseudorandomFunction pr</w:t>
      </w:r>
      <w:r w:rsidR="000D0F5A">
        <w:rPr>
          <w:rFonts w:ascii="Courier New" w:hAnsi="Courier New" w:cs="Courier New"/>
          <w:color w:val="000000"/>
          <w:sz w:val="20"/>
          <w:szCs w:val="20"/>
        </w:rPr>
        <w:t>f</w:t>
      </w:r>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del w:id="312" w:author="LabTest" w:date="2011-08-22T09:46:00Z">
        <w:r w:rsidDel="002F1B12">
          <w:rPr>
            <w:rFonts w:ascii="Courier New" w:hAnsi="Courier New" w:cs="Courier New"/>
            <w:color w:val="000000"/>
            <w:sz w:val="20"/>
            <w:szCs w:val="20"/>
          </w:rPr>
          <w:delText>3DES</w:delText>
        </w:r>
      </w:del>
      <w:ins w:id="313" w:author="LabTest" w:date="2011-08-22T09:46:00Z">
        <w:r w:rsidR="002F1B12">
          <w:rPr>
            <w:rFonts w:ascii="Courier New" w:hAnsi="Courier New" w:cs="Courier New"/>
            <w:color w:val="000000"/>
            <w:sz w:val="20"/>
            <w:szCs w:val="20"/>
          </w:rPr>
          <w:t>TripleDES</w:t>
        </w:r>
      </w:ins>
      <w:r>
        <w:rPr>
          <w:rFonts w:ascii="Courier New" w:hAnsi="Courier New" w:cs="Courier New"/>
          <w:color w:val="000000"/>
          <w:sz w:val="20"/>
          <w:szCs w:val="20"/>
        </w:rPr>
        <w:t>")</w:t>
      </w:r>
    </w:p>
    <w:p w:rsidR="002D054E" w:rsidRPr="00B7052A" w:rsidRDefault="002D054E" w:rsidP="000D0F5A">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gramStart"/>
      <w:r w:rsidRPr="00B7052A">
        <w:rPr>
          <w:rFonts w:ascii="Courier New" w:hAnsi="Courier New" w:cs="Courier New"/>
          <w:color w:val="00B050"/>
          <w:sz w:val="20"/>
          <w:szCs w:val="20"/>
        </w:rPr>
        <w:t>pr</w:t>
      </w:r>
      <w:r w:rsidR="000D0F5A">
        <w:rPr>
          <w:rFonts w:ascii="Courier New" w:hAnsi="Courier New" w:cs="Courier New"/>
          <w:color w:val="00B050"/>
          <w:sz w:val="20"/>
          <w:szCs w:val="20"/>
        </w:rPr>
        <w:t>f</w:t>
      </w:r>
      <w:proofErr w:type="gramEnd"/>
    </w:p>
    <w:p w:rsidR="002D054E" w:rsidRDefault="002D054E" w:rsidP="000D0F5A">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pr</w:t>
      </w:r>
      <w:r w:rsidR="000D0F5A">
        <w:rPr>
          <w:rFonts w:ascii="Courier New" w:hAnsi="Courier New" w:cs="Courier New"/>
          <w:color w:val="000000"/>
          <w:sz w:val="20"/>
          <w:szCs w:val="20"/>
        </w:rPr>
        <w:t>f</w:t>
      </w:r>
      <w:r>
        <w:rPr>
          <w:rFonts w:ascii="Courier New" w:hAnsi="Courier New" w:cs="Courier New"/>
          <w:color w:val="000000"/>
          <w:sz w:val="20"/>
          <w:szCs w:val="20"/>
        </w:rPr>
        <w:t>.init(</w:t>
      </w:r>
      <w:proofErr w:type="gramEnd"/>
      <w:r>
        <w:rPr>
          <w:rFonts w:ascii="Courier New" w:hAnsi="Courier New" w:cs="Courier New"/>
          <w:color w:val="000000"/>
          <w:sz w:val="20"/>
          <w:szCs w:val="20"/>
        </w:rPr>
        <w:t>secretKey);</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D41D48" w:rsidRDefault="002D054E" w:rsidP="000D0F5A">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w:t>
      </w:r>
      <w:r w:rsidR="000D0F5A">
        <w:rPr>
          <w:rFonts w:ascii="Courier New" w:hAnsi="Courier New" w:cs="Courier New"/>
          <w:color w:val="000000"/>
          <w:sz w:val="20"/>
          <w:szCs w:val="20"/>
        </w:rPr>
        <w:t>f</w:t>
      </w:r>
      <w:r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384B8A" w:rsidRPr="00D41D48" w:rsidRDefault="00D41D48" w:rsidP="00D41D48">
      <w:pPr>
        <w:autoSpaceDE/>
        <w:autoSpaceDN/>
        <w:adjustRightInd/>
      </w:pPr>
      <w:r>
        <w:rPr>
          <w:rFonts w:ascii="Courier New" w:hAnsi="Courier New" w:cs="Courier New"/>
          <w:color w:val="000000"/>
          <w:sz w:val="20"/>
          <w:szCs w:val="20"/>
        </w:rPr>
        <w:br w:type="page"/>
      </w:r>
    </w:p>
    <w:p w:rsidR="005E4FA4" w:rsidRDefault="000D5379" w:rsidP="0010212E">
      <w:pPr>
        <w:pStyle w:val="Heading3"/>
        <w:numPr>
          <w:ilvl w:val="2"/>
          <w:numId w:val="13"/>
        </w:numPr>
        <w:ind w:left="709" w:hanging="283"/>
      </w:pPr>
      <w:bookmarkStart w:id="314" w:name="_Toc305323769"/>
      <w:r>
        <w:lastRenderedPageBreak/>
        <w:t>Pseudorandom permutation with fixed lengths</w:t>
      </w:r>
      <w:bookmarkEnd w:id="314"/>
    </w:p>
    <w:p w:rsidR="006025DB" w:rsidRDefault="006025DB" w:rsidP="005E4FA4">
      <w:r>
        <w:t>Pseudorandom permutations are bijective pseudorandom functions that are efficiently invertible. As such, they are of the pseudorandom function type and their input length always equals their output length. In addition (and unlike general pseudorandom functions), they are efficiently invertible.</w:t>
      </w:r>
    </w:p>
    <w:p w:rsidR="00AE4229" w:rsidRPr="00AE4229" w:rsidRDefault="00AE4229" w:rsidP="00AE4229">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315" w:name="_Toc305321406"/>
      <w:bookmarkStart w:id="316" w:name="_Toc305323420"/>
      <w:bookmarkStart w:id="317" w:name="_Toc305323594"/>
      <w:bookmarkStart w:id="318" w:name="_Toc305323770"/>
      <w:bookmarkEnd w:id="315"/>
      <w:bookmarkEnd w:id="316"/>
      <w:bookmarkEnd w:id="317"/>
      <w:bookmarkEnd w:id="318"/>
    </w:p>
    <w:p w:rsidR="005E4FA4" w:rsidRDefault="00AE4229" w:rsidP="00AE4229">
      <w:pPr>
        <w:pStyle w:val="Heading4"/>
      </w:pPr>
      <w:r>
        <w:t xml:space="preserve"> </w:t>
      </w:r>
      <w:bookmarkStart w:id="319" w:name="_Toc305323771"/>
      <w:r w:rsidR="005E4FA4">
        <w:t>Static View</w:t>
      </w:r>
      <w:bookmarkEnd w:id="319"/>
      <w:r w:rsidR="005E4FA4">
        <w:t xml:space="preserve"> </w:t>
      </w:r>
    </w:p>
    <w:p w:rsidR="009C4F35" w:rsidRDefault="007B71A4">
      <w:pPr>
        <w:autoSpaceDE/>
        <w:autoSpaceDN/>
        <w:adjustRightInd/>
        <w:rPr>
          <w:b/>
          <w:bCs/>
          <w:sz w:val="26"/>
          <w:szCs w:val="18"/>
        </w:rPr>
      </w:pPr>
      <w:r>
        <w:rPr>
          <w:b/>
          <w:bCs/>
          <w:noProof/>
          <w:sz w:val="26"/>
          <w:szCs w:val="18"/>
        </w:rPr>
        <w:drawing>
          <wp:inline distT="0" distB="0" distL="0" distR="0" wp14:anchorId="4D0EF080" wp14:editId="512D39D6">
            <wp:extent cx="6210935" cy="5753118"/>
            <wp:effectExtent l="19050" t="0" r="0" b="0"/>
            <wp:docPr id="9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6210935" cy="5753118"/>
                    </a:xfrm>
                    <a:prstGeom prst="rect">
                      <a:avLst/>
                    </a:prstGeom>
                    <a:noFill/>
                    <a:ln w="9525">
                      <a:noFill/>
                      <a:miter lim="800000"/>
                      <a:headEnd/>
                      <a:tailEnd/>
                    </a:ln>
                  </pic:spPr>
                </pic:pic>
              </a:graphicData>
            </a:graphic>
          </wp:inline>
        </w:drawing>
      </w:r>
    </w:p>
    <w:p w:rsidR="000D5379" w:rsidRDefault="009C4F35" w:rsidP="00AE4229">
      <w:pPr>
        <w:pStyle w:val="Heading4"/>
      </w:pPr>
      <w:r>
        <w:t xml:space="preserve"> </w:t>
      </w:r>
      <w:bookmarkStart w:id="320" w:name="_Toc305323772"/>
      <w:r w:rsidR="005E4FA4">
        <w:t>Dynamic View</w:t>
      </w:r>
      <w:bookmarkEnd w:id="320"/>
    </w:p>
    <w:p w:rsidR="00436E65" w:rsidRDefault="00436E65" w:rsidP="008B01FE">
      <w:pPr>
        <w:pStyle w:val="Caption"/>
        <w:numPr>
          <w:ilvl w:val="0"/>
          <w:numId w:val="31"/>
        </w:numPr>
      </w:pPr>
      <w:r>
        <w:t>Function : invert</w:t>
      </w:r>
      <w:r w:rsidRPr="00820F17">
        <w:t>Block</w:t>
      </w:r>
      <w:r w:rsidRPr="00D254E5">
        <w:t xml:space="preserve"> (byte[] inBytes, int inOff, byte[] outBytes, int outOff)</w:t>
      </w:r>
    </w:p>
    <w:p w:rsidR="00436E65" w:rsidRDefault="00436E65" w:rsidP="00E0080C">
      <w:pPr>
        <w:ind w:left="360"/>
      </w:pPr>
      <w:proofErr w:type="gramStart"/>
      <w:r>
        <w:t>Inverts the permutation using the given key.</w:t>
      </w:r>
      <w:proofErr w:type="gramEnd"/>
      <w:r>
        <w:t xml:space="preserve"> This function is not part of the pseudorandom function interface since pseudorandom functions are not invertible, but </w:t>
      </w:r>
      <w:r w:rsidR="002230BB">
        <w:t xml:space="preserve">is a </w:t>
      </w:r>
      <w:r>
        <w:t>part of the Prp interface</w:t>
      </w:r>
      <w:r w:rsidR="002230BB">
        <w:t xml:space="preserve"> since any Prp must be efficiently invertible (given the key)</w:t>
      </w:r>
      <w:r>
        <w:t>. For block ciphers,</w:t>
      </w:r>
      <w:r w:rsidR="002230BB">
        <w:t xml:space="preserve"> for example, the length is known in advance and so there is</w:t>
      </w:r>
      <w:r>
        <w:t xml:space="preserve"> no need to specify the length.</w:t>
      </w:r>
    </w:p>
    <w:p w:rsidR="00436E65" w:rsidRDefault="00436E65" w:rsidP="00436E65">
      <w:pPr>
        <w:ind w:left="708"/>
      </w:pPr>
    </w:p>
    <w:p w:rsidR="008D5DE6" w:rsidRDefault="008D5DE6" w:rsidP="008B01FE">
      <w:pPr>
        <w:pStyle w:val="Caption"/>
        <w:numPr>
          <w:ilvl w:val="0"/>
          <w:numId w:val="30"/>
        </w:numPr>
      </w:pPr>
      <w:r>
        <w:t>Function : invert</w:t>
      </w:r>
      <w:r w:rsidRPr="00820F17">
        <w:t>Block</w:t>
      </w:r>
      <w:r w:rsidRPr="00D254E5">
        <w:t xml:space="preserve"> (byte[] inBytes, int inOff, byte[] outBytes, int outOff, </w:t>
      </w:r>
      <w:r w:rsidRPr="00CB48F9">
        <w:rPr>
          <w:color w:val="FF0000"/>
        </w:rPr>
        <w:t>int len</w:t>
      </w:r>
      <w:r w:rsidRPr="00D254E5">
        <w:t>)</w:t>
      </w:r>
    </w:p>
    <w:p w:rsidR="008D5DE6" w:rsidRDefault="008D5DE6" w:rsidP="008D5DE6">
      <w:pPr>
        <w:ind w:left="360"/>
      </w:pPr>
      <w:r>
        <w:t>Since pseudorandom permutations can also have varying input and output length (although the input and the output should be the same length), the common parameter len of the input and the output is needed.</w:t>
      </w:r>
    </w:p>
    <w:p w:rsidR="008D5DE6" w:rsidRDefault="008D5DE6" w:rsidP="008D5DE6">
      <w:pPr>
        <w:ind w:left="360"/>
      </w:pPr>
    </w:p>
    <w:p w:rsidR="008D5DE6" w:rsidRDefault="008D5DE6" w:rsidP="008B01FE">
      <w:pPr>
        <w:pStyle w:val="Caption"/>
        <w:numPr>
          <w:ilvl w:val="0"/>
          <w:numId w:val="30"/>
        </w:numPr>
      </w:pPr>
      <w:commentRangeStart w:id="321"/>
      <w:proofErr w:type="gramStart"/>
      <w:r>
        <w:t>Function :</w:t>
      </w:r>
      <w:proofErr w:type="gramEnd"/>
      <w:r w:rsidRPr="008D5DE6">
        <w:t xml:space="preserve"> LubyRackoffPrpFromPrfFixed::( LubyRackoffPrpFromPrfFixed String prfFixed)</w:t>
      </w:r>
    </w:p>
    <w:p w:rsidR="008D5DE6" w:rsidRPr="008D5DE6" w:rsidRDefault="008D5DE6" w:rsidP="008D5DE6">
      <w:pPr>
        <w:pStyle w:val="ListParagraph"/>
        <w:ind w:left="360"/>
        <w:rPr>
          <w:rFonts w:ascii="Times New Roman" w:hAnsi="Times New Roman" w:cs="Times New Roman"/>
          <w:sz w:val="24"/>
          <w:szCs w:val="24"/>
          <w:lang w:bidi="he-IL"/>
        </w:rPr>
      </w:pPr>
      <w:r w:rsidRPr="008D5DE6">
        <w:rPr>
          <w:rFonts w:ascii="Times New Roman" w:hAnsi="Times New Roman" w:cs="Times New Roman"/>
          <w:sz w:val="24"/>
          <w:szCs w:val="24"/>
          <w:lang w:bidi="he-IL"/>
        </w:rPr>
        <w:t xml:space="preserve">The class uses an underlying PrfFixed. When the name of the PrfFixed is passed as a string this constructor retrieves the right PrfFixed using the factories tool. Since this newly created PrfFixed is not initialized the </w:t>
      </w:r>
      <w:proofErr w:type="gramStart"/>
      <w:r w:rsidRPr="008D5DE6">
        <w:rPr>
          <w:rFonts w:ascii="Times New Roman" w:hAnsi="Times New Roman" w:cs="Times New Roman"/>
          <w:sz w:val="24"/>
          <w:szCs w:val="24"/>
          <w:lang w:bidi="he-IL"/>
        </w:rPr>
        <w:t>init  must</w:t>
      </w:r>
      <w:proofErr w:type="gramEnd"/>
      <w:r w:rsidRPr="008D5DE6">
        <w:rPr>
          <w:rFonts w:ascii="Times New Roman" w:hAnsi="Times New Roman" w:cs="Times New Roman"/>
          <w:sz w:val="24"/>
          <w:szCs w:val="24"/>
          <w:lang w:bidi="he-IL"/>
        </w:rPr>
        <w:t xml:space="preserve"> be called. Otherwise, the isInitialized function will return false.</w:t>
      </w:r>
    </w:p>
    <w:p w:rsidR="008D5DE6" w:rsidRDefault="008D5DE6" w:rsidP="008B01FE">
      <w:pPr>
        <w:pStyle w:val="Caption"/>
        <w:numPr>
          <w:ilvl w:val="0"/>
          <w:numId w:val="30"/>
        </w:numPr>
      </w:pPr>
      <w:r>
        <w:t>Function :</w:t>
      </w:r>
      <w:r w:rsidRPr="008D5DE6">
        <w:t xml:space="preserve"> LubyRackoffPrpFromPrfFixed::LubyRackoffPrpFromPrfFixed(PrfFixed prfFixed)</w:t>
      </w:r>
    </w:p>
    <w:p w:rsidR="008D5DE6" w:rsidRPr="00436E65" w:rsidRDefault="008D5DE6" w:rsidP="002B5CF2">
      <w:pPr>
        <w:ind w:left="360"/>
      </w:pPr>
      <w:r>
        <w:t xml:space="preserve">We give another option for efficiency reasons to get the actual </w:t>
      </w:r>
      <w:r w:rsidR="002B5CF2" w:rsidRPr="008D5DE6">
        <w:t>PrfFixed</w:t>
      </w:r>
      <w:r>
        <w:t xml:space="preserve">. This constructor must get an initialized </w:t>
      </w:r>
      <w:r w:rsidRPr="008D5DE6">
        <w:rPr>
          <w:sz w:val="20"/>
          <w:szCs w:val="20"/>
        </w:rPr>
        <w:t xml:space="preserve">PrfFixed </w:t>
      </w:r>
      <w:r>
        <w:t>(otherwise, the user should just create one using the previous constructor) otherwise, it throws an exception. If this constructor is called the isInitialized function will return true.</w:t>
      </w:r>
    </w:p>
    <w:commentRangeEnd w:id="321"/>
    <w:p w:rsidR="005E4FA4" w:rsidRPr="005E4FA4" w:rsidRDefault="008D5DE6" w:rsidP="005E4FA4">
      <w:pPr>
        <w:pStyle w:val="ListParagraph"/>
      </w:pPr>
      <w:r>
        <w:rPr>
          <w:rStyle w:val="CommentReference"/>
          <w:rFonts w:ascii="Times New Roman" w:hAnsi="Times New Roman" w:cs="Times New Roman"/>
          <w:lang w:bidi="he-IL"/>
        </w:rPr>
        <w:commentReference w:id="321"/>
      </w:r>
    </w:p>
    <w:p w:rsidR="00827FC8" w:rsidRPr="00827FC8" w:rsidRDefault="00573BB5" w:rsidP="0010212E">
      <w:pPr>
        <w:pStyle w:val="Heading3"/>
        <w:numPr>
          <w:ilvl w:val="2"/>
          <w:numId w:val="13"/>
        </w:numPr>
        <w:ind w:left="709" w:hanging="283"/>
      </w:pPr>
      <w:bookmarkStart w:id="322" w:name="_Toc305323773"/>
      <w:r>
        <w:t xml:space="preserve">Pseudorandom function with </w:t>
      </w:r>
      <w:r w:rsidR="002D054E">
        <w:t>Varying</w:t>
      </w:r>
      <w:r>
        <w:t xml:space="preserve"> Input-Output Lengths</w:t>
      </w:r>
      <w:bookmarkEnd w:id="311"/>
      <w:bookmarkEnd w:id="322"/>
    </w:p>
    <w:p w:rsidR="00AE4229" w:rsidRPr="00AE4229" w:rsidRDefault="00AE4229" w:rsidP="00AE4229">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323" w:name="_Toc305321410"/>
      <w:bookmarkStart w:id="324" w:name="_Toc305323424"/>
      <w:bookmarkStart w:id="325" w:name="_Toc305323598"/>
      <w:bookmarkStart w:id="326" w:name="_Toc305323774"/>
      <w:bookmarkEnd w:id="323"/>
      <w:bookmarkEnd w:id="324"/>
      <w:bookmarkEnd w:id="325"/>
      <w:bookmarkEnd w:id="326"/>
    </w:p>
    <w:p w:rsidR="00D0685A" w:rsidRPr="00D0685A" w:rsidRDefault="001330FE" w:rsidP="00AE4229">
      <w:pPr>
        <w:pStyle w:val="Heading4"/>
      </w:pPr>
      <w:r>
        <w:t xml:space="preserve"> </w:t>
      </w:r>
      <w:bookmarkStart w:id="327" w:name="_Toc305323775"/>
      <w:r w:rsidR="00A667CB" w:rsidRPr="00D0685A">
        <w:t>Static View</w:t>
      </w:r>
      <w:bookmarkEnd w:id="327"/>
    </w:p>
    <w:p w:rsidR="00715952" w:rsidRDefault="00715952" w:rsidP="002230BB">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proofErr w:type="gramStart"/>
      <w:r w:rsidR="00BE75A7" w:rsidRPr="00BE75A7">
        <w:rPr>
          <w:rFonts w:ascii="Times New Roman" w:hAnsi="Times New Roman" w:cs="Times New Roman"/>
          <w:sz w:val="24"/>
          <w:szCs w:val="24"/>
          <w:lang w:bidi="he-IL"/>
        </w:rPr>
        <w:t>PrfVaryingIOLength</w:t>
      </w:r>
      <w:r w:rsidR="00815F69">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Hmac </w:t>
      </w:r>
      <w:r w:rsidR="00BE75A7">
        <w:rPr>
          <w:rFonts w:ascii="Times New Roman" w:hAnsi="Times New Roman" w:cs="Times New Roman"/>
          <w:sz w:val="24"/>
          <w:szCs w:val="24"/>
          <w:lang w:bidi="he-IL"/>
        </w:rPr>
        <w:t xml:space="preserve">has varying input length and thus implements the interface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r w:rsidR="00BE75A7" w:rsidRPr="00BE75A7">
        <w:rPr>
          <w:rFonts w:ascii="Times New Roman" w:hAnsi="Times New Roman" w:cs="Times New Roman"/>
          <w:sz w:val="24"/>
          <w:szCs w:val="24"/>
          <w:lang w:bidi="he-IL"/>
        </w:rPr>
        <w:t>PrfVaryingInputLength</w:t>
      </w:r>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6B5267" w:rsidP="006B526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We</w:t>
      </w:r>
      <w:r w:rsidR="008F72FC">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 xml:space="preserve">use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for this construction </w:t>
      </w:r>
      <w:r w:rsidR="00A667CB" w:rsidRPr="00A667CB">
        <w:rPr>
          <w:rFonts w:ascii="Times New Roman" w:hAnsi="Times New Roman" w:cs="Times New Roman"/>
          <w:sz w:val="24"/>
          <w:szCs w:val="24"/>
          <w:lang w:bidi="he-IL"/>
        </w:rPr>
        <w:t xml:space="preserve">because the input length can already be </w:t>
      </w:r>
      <w:r>
        <w:rPr>
          <w:rFonts w:ascii="Times New Roman" w:hAnsi="Times New Roman" w:cs="Times New Roman"/>
          <w:sz w:val="24"/>
          <w:szCs w:val="24"/>
          <w:lang w:bidi="he-IL"/>
        </w:rPr>
        <w:t xml:space="preserve">varying; this makes the construction more simple and efficient. </w:t>
      </w:r>
    </w:p>
    <w:p w:rsidR="00573BB5" w:rsidRDefault="00FC19AF" w:rsidP="00E44BC1">
      <w:commentRangeStart w:id="328"/>
      <w:r>
        <w:rPr>
          <w:noProof/>
        </w:rPr>
        <w:lastRenderedPageBreak/>
        <w:drawing>
          <wp:inline distT="0" distB="0" distL="0" distR="0" wp14:anchorId="4F10B0B1" wp14:editId="4E5749FF">
            <wp:extent cx="6210935" cy="4778268"/>
            <wp:effectExtent l="19050" t="0" r="0" b="0"/>
            <wp:docPr id="9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6210935" cy="4778268"/>
                    </a:xfrm>
                    <a:prstGeom prst="rect">
                      <a:avLst/>
                    </a:prstGeom>
                    <a:noFill/>
                    <a:ln w="9525">
                      <a:noFill/>
                      <a:miter lim="800000"/>
                      <a:headEnd/>
                      <a:tailEnd/>
                    </a:ln>
                  </pic:spPr>
                </pic:pic>
              </a:graphicData>
            </a:graphic>
          </wp:inline>
        </w:drawing>
      </w:r>
      <w:commentRangeEnd w:id="328"/>
      <w:r>
        <w:rPr>
          <w:rStyle w:val="CommentReference"/>
        </w:rPr>
        <w:commentReference w:id="328"/>
      </w:r>
      <w:r w:rsidR="00573BB5" w:rsidRPr="00057D73">
        <w:rPr>
          <w:noProof/>
        </w:rPr>
        <w:t xml:space="preserve"> </w:t>
      </w:r>
    </w:p>
    <w:p w:rsidR="00D0685A" w:rsidRDefault="00D0685A" w:rsidP="00D0685A"/>
    <w:p w:rsidR="00D0685A" w:rsidRDefault="001330FE" w:rsidP="00AE4229">
      <w:pPr>
        <w:pStyle w:val="Heading4"/>
      </w:pPr>
      <w:r>
        <w:t xml:space="preserve"> </w:t>
      </w:r>
      <w:bookmarkStart w:id="329" w:name="_Toc305323776"/>
      <w:r w:rsidR="00D0685A">
        <w:t>Dynamic view</w:t>
      </w:r>
      <w:bookmarkEnd w:id="329"/>
    </w:p>
    <w:p w:rsidR="002E6946" w:rsidRDefault="00436E65" w:rsidP="002C4EFA">
      <w:pPr>
        <w:pStyle w:val="Caption"/>
        <w:numPr>
          <w:ilvl w:val="0"/>
          <w:numId w:val="9"/>
        </w:numPr>
      </w:pPr>
      <w:bookmarkStart w:id="330" w:name="_Toc277840055"/>
      <w:r>
        <w:t xml:space="preserve">Function </w:t>
      </w:r>
      <w:r w:rsidR="002E6946">
        <w:t>computeblock</w:t>
      </w:r>
      <w:r w:rsidR="002E6946" w:rsidRPr="002E6946">
        <w:t xml:space="preserve"> (byte[] inBytes, int inOff, byte[] outBytes, int outOff)</w:t>
      </w:r>
    </w:p>
    <w:p w:rsidR="002E6946" w:rsidRPr="002E6946" w:rsidRDefault="002E6946" w:rsidP="00187887">
      <w:pPr>
        <w:ind w:left="708"/>
      </w:pPr>
      <w:r>
        <w:t xml:space="preserve">Since this function should not be called for a varying </w:t>
      </w:r>
      <w:proofErr w:type="gramStart"/>
      <w:r>
        <w:t>prf</w:t>
      </w:r>
      <w:proofErr w:type="gramEnd"/>
      <w:r>
        <w:t xml:space="preserve">, an exception should be thrown. </w:t>
      </w:r>
    </w:p>
    <w:p w:rsidR="00573BB5" w:rsidRDefault="00436E65" w:rsidP="002C4EFA">
      <w:pPr>
        <w:pStyle w:val="Caption"/>
        <w:numPr>
          <w:ilvl w:val="0"/>
          <w:numId w:val="9"/>
        </w:numPr>
      </w:pPr>
      <w:r>
        <w:t xml:space="preserve">Function </w:t>
      </w:r>
      <w:r w:rsidR="00573BB5">
        <w:t>computeBlock</w:t>
      </w:r>
      <w:r w:rsidR="002E6946" w:rsidRPr="002E6946">
        <w:t xml:space="preserve"> (byte[] inBytes, int inOff, int inLen, byte[] outBytes, int outOff, int outLen)</w:t>
      </w:r>
      <w:r w:rsidR="00573BB5">
        <w:t xml:space="preserve"> </w:t>
      </w:r>
      <w:bookmarkEnd w:id="330"/>
    </w:p>
    <w:p w:rsidR="008F72FC" w:rsidRDefault="008F72FC" w:rsidP="00436E65">
      <w:pPr>
        <w:ind w:left="708"/>
      </w:pPr>
      <w:r w:rsidRPr="00CD7820">
        <w:t>Below is the pseudocode taken from reference [</w:t>
      </w:r>
      <w:r w:rsidR="00CD7820">
        <w:t>5</w:t>
      </w:r>
      <w:r w:rsidRPr="00CD7820">
        <w:t>]</w:t>
      </w:r>
      <w:proofErr w:type="gramStart"/>
      <w:r w:rsidRPr="00CD7820">
        <w:t>.</w:t>
      </w:r>
      <w:proofErr w:type="gramEnd"/>
      <w:r w:rsidR="00187887">
        <w:t xml:space="preserve"> The pseudocode uses HMAC but this can be changed </w:t>
      </w:r>
      <w:r w:rsidR="00436E65">
        <w:t>for</w:t>
      </w:r>
      <w:r w:rsidR="00187887">
        <w:t xml:space="preserve"> any </w:t>
      </w:r>
      <w:r w:rsidR="00187887" w:rsidRPr="00BE75A7">
        <w:t>PrfVaryingInputLength</w:t>
      </w:r>
      <w:r w:rsidR="00187887">
        <w:t>.</w:t>
      </w:r>
    </w:p>
    <w:p w:rsidR="00CD7820" w:rsidRPr="00CD7820" w:rsidRDefault="00CD7820" w:rsidP="00CD7820">
      <w:pPr>
        <w:ind w:left="708"/>
      </w:pPr>
    </w:p>
    <w:p w:rsidR="00E44BC1" w:rsidRDefault="00573BB5" w:rsidP="008C242F">
      <w:pPr>
        <w:ind w:left="708"/>
        <w:rPr>
          <w:rFonts w:ascii="Calibri" w:hAnsi="Calibri" w:cs="Calibri"/>
          <w:b/>
          <w:bCs/>
          <w:i/>
          <w:iCs/>
          <w:color w:val="000000"/>
          <w:sz w:val="22"/>
          <w:szCs w:val="22"/>
        </w:rPr>
      </w:pPr>
      <w:proofErr w:type="gramStart"/>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roofErr w:type="gramEnd"/>
    </w:p>
    <w:p w:rsidR="00573BB5" w:rsidRP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 </w:t>
      </w:r>
      <w:proofErr w:type="gramStart"/>
      <w:r w:rsidRPr="001C3EF0">
        <w:rPr>
          <w:rFonts w:ascii="Calibri" w:hAnsi="Calibri" w:cs="Calibri"/>
          <w:b/>
          <w:bCs/>
          <w:i/>
          <w:iCs/>
          <w:color w:val="000000"/>
          <w:sz w:val="22"/>
          <w:szCs w:val="22"/>
        </w:rPr>
        <w:t>outlen</w:t>
      </w:r>
      <w:proofErr w:type="gramEnd"/>
      <w:r w:rsidRPr="00E44BC1">
        <w:rPr>
          <w:rFonts w:ascii="Calibri" w:hAnsi="Calibri" w:cs="Calibri"/>
          <w:b/>
          <w:bCs/>
          <w:i/>
          <w:iCs/>
          <w:color w:val="000000"/>
          <w:sz w:val="22"/>
          <w:szCs w:val="22"/>
        </w:rPr>
        <w:t xml:space="preserve"> = outBytes.length</w:t>
      </w:r>
    </w:p>
    <w:p w:rsidR="00573BB5" w:rsidRPr="00E44BC1" w:rsidRDefault="00573BB5" w:rsidP="008C242F">
      <w:pPr>
        <w:ind w:left="708"/>
        <w:rPr>
          <w:rFonts w:ascii="Calibri" w:hAnsi="Calibri" w:cs="Calibri"/>
          <w:b/>
          <w:bCs/>
          <w:i/>
          <w:iCs/>
          <w:color w:val="000000"/>
          <w:sz w:val="22"/>
          <w:szCs w:val="22"/>
        </w:rPr>
      </w:pPr>
      <w:r w:rsidRPr="00E44BC1">
        <w:rPr>
          <w:rFonts w:ascii="Calibri" w:hAnsi="Calibri" w:cs="Calibri"/>
          <w:b/>
          <w:bCs/>
          <w:i/>
          <w:iCs/>
          <w:color w:val="000000"/>
          <w:sz w:val="22"/>
          <w:szCs w:val="22"/>
        </w:rPr>
        <w:t>x = inBytes</w:t>
      </w:r>
    </w:p>
    <w:p w:rsidR="00573BB5" w:rsidRPr="001C3EF0" w:rsidRDefault="00573BB5" w:rsidP="008C242F">
      <w:pPr>
        <w:ind w:left="708"/>
        <w:rPr>
          <w:rFonts w:ascii="Calibri" w:hAnsi="Calibri" w:cs="Calibri"/>
          <w:color w:val="000000"/>
          <w:sz w:val="22"/>
          <w:szCs w:val="22"/>
        </w:rPr>
      </w:pPr>
      <w:r>
        <w:rPr>
          <w:rFonts w:ascii="Calibri" w:hAnsi="Calibri" w:cs="Calibri"/>
          <w:color w:val="000000"/>
          <w:sz w:val="22"/>
          <w:szCs w:val="22"/>
        </w:rPr>
        <w:t>----------------</w:t>
      </w:r>
    </w:p>
    <w:tbl>
      <w:tblPr>
        <w:tblW w:w="9445" w:type="dxa"/>
        <w:tblInd w:w="708" w:type="dxa"/>
        <w:tblBorders>
          <w:top w:val="nil"/>
          <w:left w:val="nil"/>
          <w:bottom w:val="nil"/>
          <w:right w:val="nil"/>
        </w:tblBorders>
        <w:tblLayout w:type="fixed"/>
        <w:tblLook w:val="0000" w:firstRow="0" w:lastRow="0" w:firstColumn="0" w:lastColumn="0" w:noHBand="0" w:noVBand="0"/>
      </w:tblPr>
      <w:tblGrid>
        <w:gridCol w:w="9445"/>
      </w:tblGrid>
      <w:tr w:rsidR="00573BB5" w:rsidTr="00CB5F25">
        <w:trPr>
          <w:trHeight w:val="1381"/>
        </w:trPr>
        <w:tc>
          <w:tcPr>
            <w:tcW w:w="9445" w:type="dxa"/>
          </w:tcPr>
          <w:p w:rsidR="00573BB5" w:rsidRDefault="00573BB5" w:rsidP="008B69F6">
            <w:pPr>
              <w:pStyle w:val="Default"/>
              <w:rPr>
                <w:sz w:val="22"/>
                <w:szCs w:val="22"/>
              </w:rPr>
            </w:pPr>
            <w:r>
              <w:rPr>
                <w:sz w:val="22"/>
                <w:szCs w:val="22"/>
              </w:rPr>
              <w:t xml:space="preserve">Let </w:t>
            </w:r>
            <w:r>
              <w:rPr>
                <w:b/>
                <w:bCs/>
                <w:i/>
                <w:iCs/>
                <w:sz w:val="22"/>
                <w:szCs w:val="22"/>
              </w:rPr>
              <w:t xml:space="preserve">m </w:t>
            </w:r>
            <w:r>
              <w:rPr>
                <w:sz w:val="22"/>
                <w:szCs w:val="22"/>
              </w:rPr>
              <w:t xml:space="preserve">be the smallest integer for which </w:t>
            </w:r>
            <w:r>
              <w:rPr>
                <w:b/>
                <w:bCs/>
                <w:i/>
                <w:iCs/>
                <w:sz w:val="22"/>
                <w:szCs w:val="22"/>
              </w:rPr>
              <w:t>L</w:t>
            </w:r>
            <w:r>
              <w:rPr>
                <w:rFonts w:ascii="Cambria Math" w:hAnsi="Cambria Math" w:cs="Cambria Math"/>
                <w:sz w:val="22"/>
                <w:szCs w:val="22"/>
              </w:rPr>
              <w:t>⋅</w:t>
            </w:r>
            <w:r>
              <w:rPr>
                <w:b/>
                <w:bCs/>
                <w:i/>
                <w:iCs/>
                <w:sz w:val="22"/>
                <w:szCs w:val="22"/>
              </w:rPr>
              <w:t xml:space="preserve">m </w:t>
            </w:r>
            <w:r>
              <w:rPr>
                <w:b/>
                <w:bCs/>
                <w:sz w:val="22"/>
                <w:szCs w:val="22"/>
              </w:rPr>
              <w:t xml:space="preserve">&gt; </w:t>
            </w:r>
            <w:r>
              <w:rPr>
                <w:b/>
                <w:bCs/>
                <w:i/>
                <w:iCs/>
                <w:sz w:val="22"/>
                <w:szCs w:val="22"/>
              </w:rPr>
              <w:t>outlen</w:t>
            </w:r>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r>
              <w:rPr>
                <w:b/>
                <w:bCs/>
                <w:i/>
                <w:iCs/>
                <w:sz w:val="22"/>
                <w:szCs w:val="22"/>
              </w:rPr>
              <w:t xml:space="preserve">i </w:t>
            </w:r>
            <w:r>
              <w:rPr>
                <w:b/>
                <w:bCs/>
                <w:sz w:val="22"/>
                <w:szCs w:val="22"/>
              </w:rPr>
              <w:t xml:space="preserve">= 1 </w:t>
            </w:r>
            <w:r>
              <w:rPr>
                <w:sz w:val="22"/>
                <w:szCs w:val="22"/>
              </w:rPr>
              <w:t xml:space="preserve">to </w:t>
            </w:r>
            <w:r>
              <w:rPr>
                <w:b/>
                <w:bCs/>
                <w:i/>
                <w:iCs/>
                <w:sz w:val="22"/>
                <w:szCs w:val="22"/>
              </w:rPr>
              <w:t xml:space="preserve">m </w:t>
            </w:r>
          </w:p>
          <w:p w:rsidR="00573BB5" w:rsidRDefault="00E44BC1" w:rsidP="00CD7820">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CD7820">
              <w:rPr>
                <w:b/>
                <w:bCs/>
                <w:sz w:val="22"/>
                <w:szCs w:val="22"/>
              </w:rPr>
              <w:t xml:space="preserve"> | </w:t>
            </w:r>
            <w:r w:rsidR="00573BB5">
              <w:rPr>
                <w:b/>
                <w:bCs/>
                <w:i/>
                <w:iCs/>
                <w:sz w:val="22"/>
                <w:szCs w:val="22"/>
              </w:rPr>
              <w:t>outlen</w:t>
            </w:r>
            <w:r w:rsidR="00CD7820" w:rsidRPr="00CD7820">
              <w:rPr>
                <w:b/>
                <w:bCs/>
                <w:sz w:val="22"/>
                <w:szCs w:val="22"/>
              </w:rPr>
              <w:t>|</w:t>
            </w:r>
            <w:r w:rsidR="00CD7820">
              <w:rPr>
                <w:b/>
                <w:bCs/>
                <w:i/>
                <w:iCs/>
                <w:sz w:val="22"/>
                <w:szCs w:val="22"/>
              </w:rPr>
              <w:t xml:space="preserve"> </w:t>
            </w:r>
            <w:r w:rsidR="00573BB5">
              <w:rPr>
                <w:b/>
                <w:bCs/>
                <w:i/>
                <w:iCs/>
                <w:sz w:val="22"/>
                <w:szCs w:val="22"/>
              </w:rPr>
              <w:t>i</w:t>
            </w:r>
            <w:r w:rsidR="00573BB5">
              <w:rPr>
                <w:b/>
                <w:bCs/>
                <w:sz w:val="22"/>
                <w:szCs w:val="22"/>
              </w:rPr>
              <w:t xml:space="preserve">)) </w:t>
            </w:r>
            <w:r w:rsidR="00573BB5">
              <w:rPr>
                <w:sz w:val="20"/>
                <w:szCs w:val="20"/>
              </w:rPr>
              <w:t>[key=k, data=(x</w:t>
            </w:r>
            <w:r w:rsidR="00CD7820">
              <w:rPr>
                <w:sz w:val="20"/>
                <w:szCs w:val="20"/>
              </w:rPr>
              <w:t xml:space="preserve"> | </w:t>
            </w:r>
            <w:r w:rsidR="00573BB5">
              <w:rPr>
                <w:sz w:val="20"/>
                <w:szCs w:val="20"/>
              </w:rPr>
              <w:t>outlen</w:t>
            </w:r>
            <w:r w:rsidR="00CD7820">
              <w:rPr>
                <w:sz w:val="20"/>
                <w:szCs w:val="20"/>
              </w:rPr>
              <w:t xml:space="preserve"> | </w:t>
            </w:r>
            <w:r w:rsidR="00573BB5">
              <w:rPr>
                <w:sz w:val="20"/>
                <w:szCs w:val="20"/>
              </w:rPr>
              <w:t xml:space="preserve">i)] </w:t>
            </w:r>
          </w:p>
          <w:p w:rsidR="00573BB5" w:rsidRDefault="00E44BC1" w:rsidP="008B69F6">
            <w:pPr>
              <w:pStyle w:val="Default"/>
              <w:rPr>
                <w:b/>
                <w:bCs/>
                <w:i/>
                <w:iCs/>
                <w:sz w:val="14"/>
                <w:szCs w:val="14"/>
              </w:rPr>
            </w:pPr>
            <w:r>
              <w:rPr>
                <w:sz w:val="22"/>
                <w:szCs w:val="22"/>
              </w:rPr>
              <w:t>return</w:t>
            </w:r>
            <w:r w:rsidR="00573BB5">
              <w:rPr>
                <w:sz w:val="22"/>
                <w:szCs w:val="22"/>
              </w:rPr>
              <w:t xml:space="preserve"> the first </w:t>
            </w:r>
            <w:r w:rsidR="00573BB5">
              <w:rPr>
                <w:b/>
                <w:bCs/>
                <w:i/>
                <w:iCs/>
                <w:sz w:val="22"/>
                <w:szCs w:val="22"/>
              </w:rPr>
              <w:t xml:space="preserve">outlen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,…,Y</w:t>
            </w:r>
            <w:r w:rsidR="00573BB5">
              <w:rPr>
                <w:b/>
                <w:bCs/>
                <w:i/>
                <w:iCs/>
                <w:sz w:val="14"/>
                <w:szCs w:val="14"/>
              </w:rPr>
              <w:t xml:space="preserve">m </w:t>
            </w:r>
          </w:p>
          <w:p w:rsidR="00CB5F25" w:rsidRPr="00CB5F25" w:rsidRDefault="00CB5F25" w:rsidP="008B69F6">
            <w:pPr>
              <w:pStyle w:val="Default"/>
              <w:rPr>
                <w:rFonts w:ascii="Times New Roman" w:hAnsi="Times New Roman" w:cs="Times New Roman"/>
                <w:b/>
                <w:bCs/>
                <w:color w:val="auto"/>
                <w:sz w:val="20"/>
                <w:szCs w:val="20"/>
              </w:rPr>
            </w:pPr>
          </w:p>
          <w:p w:rsidR="00CB5F25" w:rsidRDefault="00CB5F25" w:rsidP="008B01FE">
            <w:pPr>
              <w:pStyle w:val="Caption"/>
              <w:numPr>
                <w:ilvl w:val="0"/>
                <w:numId w:val="30"/>
              </w:numPr>
            </w:pPr>
            <w:commentRangeStart w:id="331"/>
            <w:r>
              <w:lastRenderedPageBreak/>
              <w:t>Function :</w:t>
            </w:r>
            <w:r w:rsidRPr="008D5DE6">
              <w:t xml:space="preserve"> </w:t>
            </w:r>
            <w:r w:rsidRPr="00CB5F25">
              <w:t>IteratedPrfVarying</w:t>
            </w:r>
            <w:r w:rsidRPr="008D5DE6">
              <w:t>::</w:t>
            </w:r>
            <w:r w:rsidRPr="00CB5F25">
              <w:t xml:space="preserve"> IteratedPrfVarying</w:t>
            </w:r>
            <w:r w:rsidRPr="008D5DE6">
              <w:t xml:space="preserve"> ( String </w:t>
            </w:r>
            <w:r w:rsidRPr="00CB5F25">
              <w:t>prfVaringInputName</w:t>
            </w:r>
            <w:r w:rsidRPr="008D5DE6">
              <w:t>)</w:t>
            </w:r>
          </w:p>
          <w:p w:rsidR="00CB5F25" w:rsidRPr="008D5DE6" w:rsidRDefault="00CB5F25" w:rsidP="00CB5F25">
            <w:pPr>
              <w:pStyle w:val="ListParagraph"/>
              <w:ind w:left="360"/>
              <w:rPr>
                <w:rFonts w:ascii="Times New Roman" w:hAnsi="Times New Roman" w:cs="Times New Roman"/>
                <w:sz w:val="24"/>
                <w:szCs w:val="24"/>
                <w:lang w:bidi="he-IL"/>
              </w:rPr>
            </w:pPr>
            <w:r w:rsidRPr="008D5DE6">
              <w:rPr>
                <w:rFonts w:ascii="Times New Roman" w:hAnsi="Times New Roman" w:cs="Times New Roman"/>
                <w:sz w:val="24"/>
                <w:szCs w:val="24"/>
                <w:lang w:bidi="he-IL"/>
              </w:rPr>
              <w:t xml:space="preserve">The class uses an underlying </w:t>
            </w:r>
            <w:r w:rsidRPr="00CB5F25">
              <w:rPr>
                <w:rFonts w:ascii="Times New Roman" w:hAnsi="Times New Roman" w:cs="Times New Roman"/>
                <w:sz w:val="24"/>
                <w:szCs w:val="24"/>
                <w:lang w:bidi="he-IL"/>
              </w:rPr>
              <w:t>PrfVaryingInputLength</w:t>
            </w:r>
            <w:r w:rsidRPr="008D5DE6">
              <w:rPr>
                <w:rFonts w:ascii="Times New Roman" w:hAnsi="Times New Roman" w:cs="Times New Roman"/>
                <w:sz w:val="24"/>
                <w:szCs w:val="24"/>
                <w:lang w:bidi="he-IL"/>
              </w:rPr>
              <w:t>. When the name of the Prf</w:t>
            </w:r>
            <w:r w:rsidRPr="008759AB">
              <w:rPr>
                <w:rFonts w:ascii="Times New Roman" w:hAnsi="Times New Roman" w:cs="Times New Roman"/>
                <w:sz w:val="24"/>
                <w:szCs w:val="24"/>
                <w:lang w:bidi="he-IL"/>
              </w:rPr>
              <w:t>Varying</w:t>
            </w:r>
            <w:r w:rsidRPr="008D5DE6">
              <w:rPr>
                <w:rFonts w:ascii="Times New Roman" w:hAnsi="Times New Roman" w:cs="Times New Roman"/>
                <w:sz w:val="24"/>
                <w:szCs w:val="24"/>
                <w:lang w:bidi="he-IL"/>
              </w:rPr>
              <w:t xml:space="preserve"> is passed as a string this constructor retrieves the right </w:t>
            </w:r>
            <w:r w:rsidRPr="00CB5F25">
              <w:rPr>
                <w:rFonts w:ascii="Times New Roman" w:hAnsi="Times New Roman" w:cs="Times New Roman"/>
                <w:sz w:val="24"/>
                <w:szCs w:val="24"/>
                <w:lang w:bidi="he-IL"/>
              </w:rPr>
              <w:t>PrfVaryingInputLength</w:t>
            </w:r>
            <w:r w:rsidRPr="008D5DE6">
              <w:rPr>
                <w:rFonts w:ascii="Times New Roman" w:hAnsi="Times New Roman" w:cs="Times New Roman"/>
                <w:sz w:val="24"/>
                <w:szCs w:val="24"/>
                <w:lang w:bidi="he-IL"/>
              </w:rPr>
              <w:t xml:space="preserve"> using the factories tool. Since this newly created </w:t>
            </w:r>
            <w:r w:rsidRPr="00CB5F25">
              <w:rPr>
                <w:rFonts w:ascii="Times New Roman" w:hAnsi="Times New Roman" w:cs="Times New Roman"/>
                <w:sz w:val="24"/>
                <w:szCs w:val="24"/>
                <w:lang w:bidi="he-IL"/>
              </w:rPr>
              <w:t>PrfVaryingInputLength</w:t>
            </w:r>
            <w:r w:rsidRPr="008D5DE6">
              <w:rPr>
                <w:rFonts w:ascii="Times New Roman" w:hAnsi="Times New Roman" w:cs="Times New Roman"/>
                <w:sz w:val="24"/>
                <w:szCs w:val="24"/>
                <w:lang w:bidi="he-IL"/>
              </w:rPr>
              <w:t xml:space="preserve"> not initialized the </w:t>
            </w:r>
            <w:proofErr w:type="gramStart"/>
            <w:r w:rsidRPr="008D5DE6">
              <w:rPr>
                <w:rFonts w:ascii="Times New Roman" w:hAnsi="Times New Roman" w:cs="Times New Roman"/>
                <w:sz w:val="24"/>
                <w:szCs w:val="24"/>
                <w:lang w:bidi="he-IL"/>
              </w:rPr>
              <w:t>init  must</w:t>
            </w:r>
            <w:proofErr w:type="gramEnd"/>
            <w:r w:rsidRPr="008D5DE6">
              <w:rPr>
                <w:rFonts w:ascii="Times New Roman" w:hAnsi="Times New Roman" w:cs="Times New Roman"/>
                <w:sz w:val="24"/>
                <w:szCs w:val="24"/>
                <w:lang w:bidi="he-IL"/>
              </w:rPr>
              <w:t xml:space="preserve"> be called. Otherwise, the isInitialized function will return false.</w:t>
            </w:r>
          </w:p>
          <w:p w:rsidR="00CB5F25" w:rsidRDefault="00CB5F25" w:rsidP="008B01FE">
            <w:pPr>
              <w:pStyle w:val="Caption"/>
              <w:numPr>
                <w:ilvl w:val="0"/>
                <w:numId w:val="30"/>
              </w:numPr>
            </w:pPr>
            <w:r>
              <w:t>Function :</w:t>
            </w:r>
            <w:r w:rsidRPr="008D5DE6">
              <w:t xml:space="preserve"> </w:t>
            </w:r>
            <w:r w:rsidR="008F2FDE" w:rsidRPr="00CB5F25">
              <w:t>IteratedPrfVarying</w:t>
            </w:r>
            <w:r w:rsidRPr="008D5DE6">
              <w:t>::</w:t>
            </w:r>
            <w:r w:rsidR="008F2FDE" w:rsidRPr="00CB5F25">
              <w:t xml:space="preserve"> IteratedPrfVarying</w:t>
            </w:r>
            <w:r w:rsidR="008F2FDE" w:rsidRPr="008D5DE6">
              <w:t xml:space="preserve"> </w:t>
            </w:r>
            <w:r w:rsidRPr="008D5DE6">
              <w:t>(</w:t>
            </w:r>
            <w:r w:rsidR="008F2FDE" w:rsidRPr="008F2FDE">
              <w:t>PrfVaryingInputLength prfVaringInput</w:t>
            </w:r>
            <w:r w:rsidRPr="008D5DE6">
              <w:t>)</w:t>
            </w:r>
          </w:p>
          <w:p w:rsidR="00CB5F25" w:rsidRPr="00436E65" w:rsidRDefault="00CB5F25" w:rsidP="00CB5F25">
            <w:pPr>
              <w:ind w:left="360"/>
            </w:pPr>
            <w:r>
              <w:t xml:space="preserve">We give another option for efficiency reasons to get the actual </w:t>
            </w:r>
            <w:r w:rsidRPr="00CB5F25">
              <w:t>PrfVaryingInputLength</w:t>
            </w:r>
            <w:r>
              <w:t xml:space="preserve">. This constructor must get an initialized </w:t>
            </w:r>
            <w:r w:rsidRPr="00CB5F25">
              <w:t>PrfVaryingInputLength</w:t>
            </w:r>
            <w:r>
              <w:t xml:space="preserve"> (otherwise, the user should just create one using the previous constructor) otherwise, it throws an exception. If this constructor is called the isInitialized function will return true.</w:t>
            </w:r>
          </w:p>
          <w:commentRangeEnd w:id="331"/>
          <w:p w:rsidR="00CB5F25" w:rsidRDefault="008F2FDE" w:rsidP="008B69F6">
            <w:pPr>
              <w:pStyle w:val="Default"/>
              <w:rPr>
                <w:b/>
                <w:bCs/>
                <w:i/>
                <w:iCs/>
                <w:sz w:val="14"/>
                <w:szCs w:val="14"/>
              </w:rPr>
            </w:pPr>
            <w:r>
              <w:rPr>
                <w:rStyle w:val="CommentReference"/>
                <w:rFonts w:ascii="Times New Roman" w:hAnsi="Times New Roman" w:cs="Times New Roman"/>
                <w:color w:val="auto"/>
              </w:rPr>
              <w:commentReference w:id="331"/>
            </w: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6248AF">
            <w:pPr>
              <w:pStyle w:val="Default"/>
              <w:rPr>
                <w:sz w:val="14"/>
                <w:szCs w:val="14"/>
              </w:rPr>
            </w:pPr>
          </w:p>
        </w:tc>
      </w:tr>
    </w:tbl>
    <w:p w:rsidR="001330FE" w:rsidRDefault="001330FE" w:rsidP="00AE4229">
      <w:pPr>
        <w:pStyle w:val="Heading4"/>
      </w:pPr>
      <w:r>
        <w:lastRenderedPageBreak/>
        <w:t xml:space="preserve"> </w:t>
      </w:r>
      <w:bookmarkStart w:id="332" w:name="_Toc305323777"/>
      <w:r w:rsidR="006248AF">
        <w:t>Usage</w:t>
      </w:r>
      <w:bookmarkEnd w:id="332"/>
      <w:r w:rsidR="00126FD2">
        <w:t xml:space="preserve"> </w:t>
      </w:r>
    </w:p>
    <w:p w:rsidR="006248AF" w:rsidRDefault="006248AF" w:rsidP="00126FD2">
      <w:proofErr w:type="gramStart"/>
      <w:r>
        <w:t>computeBlock</w:t>
      </w:r>
      <w:proofErr w:type="gramEnd"/>
      <w:r>
        <w:t xml:space="preserve"> with lengths:</w:t>
      </w:r>
    </w:p>
    <w:p w:rsidR="006248AF" w:rsidRDefault="006248AF" w:rsidP="006248AF">
      <w:pPr>
        <w:ind w:left="708"/>
      </w:pPr>
    </w:p>
    <w:p w:rsidR="006248AF" w:rsidRPr="00B7052A" w:rsidRDefault="006248AF" w:rsidP="00A56A2C">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6248AF" w:rsidRDefault="006248AF" w:rsidP="006248AF">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6248AF" w:rsidRDefault="00CB2F72" w:rsidP="004E21B7">
      <w:pPr>
        <w:ind w:left="12"/>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PrfVar</w:t>
      </w:r>
      <w:r w:rsidR="00436E65">
        <w:rPr>
          <w:rFonts w:ascii="Courier New" w:hAnsi="Courier New" w:cs="Courier New"/>
          <w:color w:val="000000"/>
          <w:sz w:val="20"/>
          <w:szCs w:val="20"/>
        </w:rPr>
        <w:t>y</w:t>
      </w:r>
      <w:r w:rsidRPr="00CB2F72">
        <w:rPr>
          <w:rFonts w:ascii="Courier New" w:hAnsi="Courier New" w:cs="Courier New"/>
          <w:color w:val="000000"/>
          <w:sz w:val="20"/>
          <w:szCs w:val="20"/>
        </w:rPr>
        <w:t>ingFromPrfVaryingInput</w:t>
      </w:r>
      <w:r w:rsidR="004E21B7">
        <w:rPr>
          <w:rFonts w:ascii="Courier New" w:hAnsi="Courier New" w:cs="Courier New"/>
          <w:color w:val="000000"/>
          <w:sz w:val="20"/>
          <w:szCs w:val="20"/>
        </w:rPr>
        <w:t>/Hmac/SHA1</w:t>
      </w:r>
      <w:r>
        <w:rPr>
          <w:rFonts w:ascii="Courier New" w:hAnsi="Courier New" w:cs="Courier New"/>
          <w:color w:val="000000"/>
          <w:sz w:val="20"/>
          <w:szCs w:val="20"/>
        </w:rPr>
        <w:t>");</w:t>
      </w:r>
    </w:p>
    <w:p w:rsidR="006248AF" w:rsidRPr="00B7052A" w:rsidRDefault="006248AF"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gramStart"/>
      <w:r w:rsidRPr="00B7052A">
        <w:rPr>
          <w:rFonts w:ascii="Courier New" w:hAnsi="Courier New" w:cs="Courier New"/>
          <w:color w:val="00B050"/>
          <w:sz w:val="20"/>
          <w:szCs w:val="20"/>
        </w:rPr>
        <w:t>pr</w:t>
      </w:r>
      <w:r w:rsidR="004F7D01">
        <w:rPr>
          <w:rFonts w:ascii="Courier New" w:hAnsi="Courier New" w:cs="Courier New"/>
          <w:color w:val="00B050"/>
          <w:sz w:val="20"/>
          <w:szCs w:val="20"/>
        </w:rPr>
        <w:t>f</w:t>
      </w:r>
      <w:proofErr w:type="gramEnd"/>
    </w:p>
    <w:p w:rsidR="006248AF" w:rsidRDefault="006248AF" w:rsidP="00126FD2">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sidR="00126FD2" w:rsidRPr="00B7052A">
        <w:rPr>
          <w:rFonts w:ascii="Courier New" w:hAnsi="Courier New" w:cs="Courier New"/>
          <w:color w:val="000000"/>
          <w:sz w:val="20"/>
          <w:szCs w:val="20"/>
        </w:rPr>
        <w:t>pr</w:t>
      </w:r>
      <w:r w:rsidR="00126FD2">
        <w:rPr>
          <w:rFonts w:ascii="Courier New" w:hAnsi="Courier New" w:cs="Courier New"/>
          <w:color w:val="000000"/>
          <w:sz w:val="20"/>
          <w:szCs w:val="20"/>
        </w:rPr>
        <w:t>f</w:t>
      </w:r>
      <w:r>
        <w:rPr>
          <w:rFonts w:ascii="Courier New" w:hAnsi="Courier New" w:cs="Courier New"/>
          <w:color w:val="000000"/>
          <w:sz w:val="20"/>
          <w:szCs w:val="20"/>
        </w:rPr>
        <w:t>.init(</w:t>
      </w:r>
      <w:proofErr w:type="gramEnd"/>
      <w:r>
        <w:rPr>
          <w:rFonts w:ascii="Courier New" w:hAnsi="Courier New" w:cs="Courier New"/>
          <w:color w:val="000000"/>
          <w:sz w:val="20"/>
          <w:szCs w:val="20"/>
        </w:rPr>
        <w:t>secretKey);</w:t>
      </w:r>
    </w:p>
    <w:p w:rsidR="006248AF" w:rsidRDefault="006248AF" w:rsidP="006248AF">
      <w:pPr>
        <w:ind w:left="-696"/>
        <w:rPr>
          <w:rFonts w:ascii="Courier New" w:hAnsi="Courier New" w:cs="Courier New"/>
          <w:color w:val="000000"/>
          <w:sz w:val="20"/>
          <w:szCs w:val="20"/>
        </w:rPr>
      </w:pPr>
    </w:p>
    <w:p w:rsidR="006248AF" w:rsidRPr="00B7052A" w:rsidRDefault="006248AF" w:rsidP="006248AF">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 xml:space="preserve">//compute the function with input in </w:t>
      </w:r>
      <w:r>
        <w:rPr>
          <w:rFonts w:ascii="Courier New" w:hAnsi="Courier New" w:cs="Courier New"/>
          <w:color w:val="00B050"/>
          <w:sz w:val="20"/>
          <w:szCs w:val="20"/>
        </w:rPr>
        <w:t xml:space="preserve">of size 10 </w:t>
      </w:r>
      <w:r w:rsidRPr="00B7052A">
        <w:rPr>
          <w:rFonts w:ascii="Courier New" w:hAnsi="Courier New" w:cs="Courier New"/>
          <w:color w:val="00B050"/>
          <w:sz w:val="20"/>
          <w:szCs w:val="20"/>
        </w:rPr>
        <w:t>and output out</w:t>
      </w:r>
      <w:r>
        <w:rPr>
          <w:rFonts w:ascii="Courier New" w:hAnsi="Courier New" w:cs="Courier New"/>
          <w:color w:val="00B050"/>
          <w:sz w:val="20"/>
          <w:szCs w:val="20"/>
        </w:rPr>
        <w:t xml:space="preserve"> of size 20</w:t>
      </w:r>
      <w:r w:rsidRPr="00B7052A">
        <w:rPr>
          <w:rFonts w:ascii="Courier New" w:hAnsi="Courier New" w:cs="Courier New"/>
          <w:color w:val="00B050"/>
          <w:sz w:val="20"/>
          <w:szCs w:val="20"/>
        </w:rPr>
        <w:t>.</w:t>
      </w:r>
    </w:p>
    <w:p w:rsidR="006248AF" w:rsidRDefault="00126FD2" w:rsidP="006248AF">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f</w:t>
      </w:r>
      <w:r w:rsidR="006248AF"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006248AF" w:rsidRPr="00B7052A">
        <w:rPr>
          <w:rFonts w:ascii="Courier New" w:hAnsi="Courier New" w:cs="Courier New"/>
          <w:color w:val="000000"/>
          <w:sz w:val="20"/>
          <w:szCs w:val="20"/>
        </w:rPr>
        <w:t>(</w:t>
      </w:r>
      <w:proofErr w:type="gramEnd"/>
      <w:r w:rsidR="006248AF" w:rsidRPr="00B7052A">
        <w:rPr>
          <w:rFonts w:ascii="Courier New" w:hAnsi="Courier New" w:cs="Courier New"/>
          <w:color w:val="000000"/>
          <w:sz w:val="20"/>
          <w:szCs w:val="20"/>
        </w:rPr>
        <w:t>in, 0</w:t>
      </w:r>
      <w:r w:rsidR="006248AF">
        <w:rPr>
          <w:rFonts w:ascii="Courier New" w:hAnsi="Courier New" w:cs="Courier New"/>
          <w:color w:val="000000"/>
          <w:sz w:val="20"/>
          <w:szCs w:val="20"/>
        </w:rPr>
        <w:t>, 10</w:t>
      </w:r>
      <w:r w:rsidR="006248AF" w:rsidRPr="00B7052A">
        <w:rPr>
          <w:rFonts w:ascii="Courier New" w:hAnsi="Courier New" w:cs="Courier New"/>
          <w:color w:val="000000"/>
          <w:sz w:val="20"/>
          <w:szCs w:val="20"/>
        </w:rPr>
        <w:t>, out, 0</w:t>
      </w:r>
      <w:r w:rsidR="006248AF">
        <w:rPr>
          <w:rFonts w:ascii="Courier New" w:hAnsi="Courier New" w:cs="Courier New"/>
          <w:color w:val="000000"/>
          <w:sz w:val="20"/>
          <w:szCs w:val="20"/>
        </w:rPr>
        <w:t>, 20</w:t>
      </w:r>
      <w:r w:rsidR="006248AF" w:rsidRPr="00B7052A">
        <w:rPr>
          <w:rFonts w:ascii="Courier New" w:hAnsi="Courier New" w:cs="Courier New"/>
          <w:color w:val="000000"/>
          <w:sz w:val="20"/>
          <w:szCs w:val="20"/>
        </w:rPr>
        <w:t>);</w:t>
      </w:r>
    </w:p>
    <w:p w:rsidR="006248AF" w:rsidRDefault="006248AF" w:rsidP="006248AF">
      <w:pPr>
        <w:rPr>
          <w:rFonts w:ascii="Courier New" w:hAnsi="Courier New" w:cs="Courier New"/>
          <w:color w:val="000000"/>
          <w:sz w:val="20"/>
          <w:szCs w:val="20"/>
        </w:rPr>
      </w:pPr>
    </w:p>
    <w:p w:rsidR="00573BB5" w:rsidRDefault="00573BB5" w:rsidP="00573BB5"/>
    <w:p w:rsidR="006248AF" w:rsidRDefault="006248AF" w:rsidP="00573BB5"/>
    <w:p w:rsidR="00896A24" w:rsidRDefault="00896A24" w:rsidP="0010212E">
      <w:pPr>
        <w:pStyle w:val="Heading3"/>
        <w:numPr>
          <w:ilvl w:val="2"/>
          <w:numId w:val="13"/>
        </w:numPr>
        <w:ind w:left="709" w:hanging="283"/>
      </w:pPr>
      <w:bookmarkStart w:id="333" w:name="_Toc276586226"/>
      <w:bookmarkStart w:id="334" w:name="_Toc277840056"/>
      <w:bookmarkStart w:id="335" w:name="_Toc305323778"/>
      <w:r>
        <w:t xml:space="preserve">Pseudorandom Permutation with </w:t>
      </w:r>
      <w:r w:rsidR="00DB2004">
        <w:t>Varying</w:t>
      </w:r>
      <w:r>
        <w:t xml:space="preserve"> Input-Output Lengths</w:t>
      </w:r>
      <w:bookmarkEnd w:id="333"/>
      <w:bookmarkEnd w:id="334"/>
      <w:bookmarkEnd w:id="335"/>
    </w:p>
    <w:p w:rsidR="00AE4229" w:rsidRPr="00AE4229" w:rsidRDefault="00AE4229" w:rsidP="00AE4229">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336" w:name="_Toc305321415"/>
      <w:bookmarkStart w:id="337" w:name="_Toc305323429"/>
      <w:bookmarkStart w:id="338" w:name="_Toc305323603"/>
      <w:bookmarkStart w:id="339" w:name="_Toc305323779"/>
      <w:bookmarkEnd w:id="336"/>
      <w:bookmarkEnd w:id="337"/>
      <w:bookmarkEnd w:id="338"/>
      <w:bookmarkEnd w:id="339"/>
    </w:p>
    <w:p w:rsidR="001330FE" w:rsidRDefault="001330FE" w:rsidP="00AE4229">
      <w:pPr>
        <w:pStyle w:val="Heading4"/>
      </w:pPr>
      <w:r>
        <w:t xml:space="preserve"> </w:t>
      </w:r>
      <w:bookmarkStart w:id="340" w:name="_Toc305323780"/>
      <w:r>
        <w:t>Static View</w:t>
      </w:r>
      <w:bookmarkEnd w:id="340"/>
    </w:p>
    <w:tbl>
      <w:tblPr>
        <w:tblW w:w="9387" w:type="dxa"/>
        <w:tblBorders>
          <w:top w:val="nil"/>
          <w:left w:val="nil"/>
          <w:bottom w:val="nil"/>
          <w:right w:val="nil"/>
        </w:tblBorders>
        <w:tblLayout w:type="fixed"/>
        <w:tblLook w:val="0000" w:firstRow="0" w:lastRow="0" w:firstColumn="0" w:lastColumn="0" w:noHBand="0" w:noVBand="0"/>
      </w:tblPr>
      <w:tblGrid>
        <w:gridCol w:w="9387"/>
      </w:tblGrid>
      <w:tr w:rsidR="001330FE" w:rsidRPr="00A667CB" w:rsidTr="00824B8A">
        <w:trPr>
          <w:trHeight w:val="1380"/>
        </w:trPr>
        <w:tc>
          <w:tcPr>
            <w:tcW w:w="9387" w:type="dxa"/>
          </w:tcPr>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The input and output length (</w:t>
            </w:r>
            <w:r w:rsidR="00F631FE">
              <w:rPr>
                <w:rFonts w:ascii="Times New Roman" w:hAnsi="Times New Roman" w:cs="Times New Roman"/>
                <w:sz w:val="24"/>
                <w:szCs w:val="24"/>
                <w:lang w:bidi="he-IL"/>
              </w:rPr>
              <w:t xml:space="preserve">that </w:t>
            </w:r>
            <w:r>
              <w:rPr>
                <w:rFonts w:ascii="Times New Roman" w:hAnsi="Times New Roman" w:cs="Times New Roman"/>
                <w:sz w:val="24"/>
                <w:szCs w:val="24"/>
                <w:lang w:bidi="he-IL"/>
              </w:rPr>
              <w:t>must be equal) may be different for each function call. The length of the input/output is determined upon user request.</w:t>
            </w:r>
          </w:p>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proofErr w:type="gramStart"/>
            <w:r w:rsidRPr="00187887">
              <w:rPr>
                <w:rFonts w:ascii="Times New Roman" w:hAnsi="Times New Roman" w:cs="Times New Roman"/>
                <w:sz w:val="24"/>
                <w:szCs w:val="24"/>
                <w:lang w:bidi="he-IL"/>
              </w:rPr>
              <w:t>PrpVaryingIOLength</w:t>
            </w:r>
            <w:r>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PRP</w:t>
            </w:r>
            <w:r>
              <w:rPr>
                <w:rFonts w:ascii="Times New Roman" w:hAnsi="Times New Roman" w:cs="Times New Roman"/>
                <w:sz w:val="24"/>
                <w:szCs w:val="24"/>
                <w:lang w:bidi="he-IL"/>
              </w:rPr>
              <w:t xml:space="preserve"> with</w:t>
            </w:r>
            <w:r w:rsidR="00436E65">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varying input/output length. </w:t>
            </w:r>
          </w:p>
          <w:p w:rsidR="001330FE" w:rsidRPr="00A667CB" w:rsidRDefault="001330FE">
            <w:pPr>
              <w:pStyle w:val="ListParagraph"/>
              <w:rPr>
                <w:rFonts w:ascii="Times New Roman" w:hAnsi="Times New Roman" w:cs="Times New Roman"/>
              </w:rPr>
              <w:pPrChange w:id="341" w:author="LabTest" w:date="2011-08-22T11:32:00Z">
                <w:pPr>
                  <w:pStyle w:val="ListParagraph"/>
                  <w:ind w:left="0"/>
                </w:pPr>
              </w:pPrChange>
            </w:pPr>
            <w:r w:rsidRPr="00436E65">
              <w:rPr>
                <w:rFonts w:ascii="Times New Roman" w:hAnsi="Times New Roman" w:cs="Times New Roman"/>
                <w:sz w:val="24"/>
                <w:szCs w:val="24"/>
                <w:lang w:bidi="he-IL"/>
              </w:rPr>
              <w:t xml:space="preserve">The class </w:t>
            </w:r>
            <w:del w:id="342" w:author="LabTest" w:date="2011-08-22T11:32:00Z">
              <w:r w:rsidRPr="00436E65" w:rsidDel="00FC19AF">
                <w:rPr>
                  <w:rFonts w:ascii="Times New Roman" w:hAnsi="Times New Roman" w:cs="Times New Roman"/>
                  <w:sz w:val="24"/>
                  <w:szCs w:val="24"/>
                  <w:lang w:bidi="he-IL"/>
                </w:rPr>
                <w:delText xml:space="preserve">ScPrpFromPrfVarying </w:delText>
              </w:r>
            </w:del>
            <w:ins w:id="343" w:author="LabTest" w:date="2011-08-22T11:32:00Z">
              <w:r w:rsidR="00FC19AF">
                <w:rPr>
                  <w:rFonts w:ascii="Times New Roman" w:hAnsi="Times New Roman" w:cs="Times New Roman"/>
                  <w:sz w:val="24"/>
                  <w:szCs w:val="24"/>
                  <w:lang w:bidi="he-IL"/>
                </w:rPr>
                <w:t>LubyRackoff</w:t>
              </w:r>
              <w:r w:rsidR="00FC19AF" w:rsidRPr="00436E65">
                <w:rPr>
                  <w:rFonts w:ascii="Times New Roman" w:hAnsi="Times New Roman" w:cs="Times New Roman"/>
                  <w:sz w:val="24"/>
                  <w:szCs w:val="24"/>
                  <w:lang w:bidi="he-IL"/>
                </w:rPr>
                <w:t xml:space="preserve">Varying </w:t>
              </w:r>
            </w:ins>
            <w:r w:rsidRPr="00436E65">
              <w:rPr>
                <w:rFonts w:ascii="Times New Roman" w:hAnsi="Times New Roman" w:cs="Times New Roman"/>
                <w:sz w:val="24"/>
                <w:szCs w:val="24"/>
                <w:lang w:bidi="he-IL"/>
              </w:rPr>
              <w:t xml:space="preserve">is one implementation that has a varying input and output length. </w:t>
            </w:r>
            <w:ins w:id="344" w:author="LabTest" w:date="2011-08-22T11:33:00Z">
              <w:r w:rsidR="00FC19AF">
                <w:rPr>
                  <w:rFonts w:ascii="Times New Roman" w:hAnsi="Times New Roman" w:cs="Times New Roman"/>
                  <w:sz w:val="24"/>
                  <w:szCs w:val="24"/>
                  <w:lang w:bidi="he-IL"/>
                </w:rPr>
                <w:t>LubyRackoff</w:t>
              </w:r>
            </w:ins>
            <w:del w:id="345" w:author="LabTest" w:date="2011-08-22T11:33:00Z">
              <w:r w:rsidRPr="00436E65" w:rsidDel="00FC19AF">
                <w:rPr>
                  <w:rFonts w:ascii="Times New Roman" w:hAnsi="Times New Roman" w:cs="Times New Roman"/>
                  <w:sz w:val="24"/>
                  <w:szCs w:val="24"/>
                  <w:lang w:bidi="he-IL"/>
                </w:rPr>
                <w:delText>ScPrpFromPrf</w:delText>
              </w:r>
            </w:del>
            <w:r w:rsidRPr="00436E65">
              <w:rPr>
                <w:rFonts w:ascii="Times New Roman" w:hAnsi="Times New Roman" w:cs="Times New Roman"/>
                <w:sz w:val="24"/>
                <w:szCs w:val="24"/>
                <w:lang w:bidi="he-IL"/>
              </w:rPr>
              <w:t xml:space="preserve">Varying </w:t>
            </w:r>
            <w:r w:rsidRPr="00436E65">
              <w:rPr>
                <w:rFonts w:ascii="Times New Roman" w:hAnsi="Times New Roman" w:cs="Times New Roman"/>
                <w:sz w:val="24"/>
                <w:szCs w:val="24"/>
              </w:rPr>
              <w:t>is a pseudorandom permutation with varying input/output lengths, based on any PRF with a variable input/output length (as long as input length = output length). We take the interpretation that there is essentially a different random permutation for every input/output length</w:t>
            </w:r>
            <w:r w:rsidRPr="00A667CB">
              <w:rPr>
                <w:rFonts w:ascii="Times New Roman" w:hAnsi="Times New Roman" w:cs="Times New Roman"/>
              </w:rPr>
              <w:t xml:space="preserve">. </w:t>
            </w:r>
          </w:p>
        </w:tc>
      </w:tr>
    </w:tbl>
    <w:p w:rsidR="001330FE" w:rsidRPr="00A667CB" w:rsidRDefault="00F47FB7" w:rsidP="001330FE">
      <w:commentRangeStart w:id="346"/>
      <w:r>
        <w:rPr>
          <w:noProof/>
        </w:rPr>
        <w:lastRenderedPageBreak/>
        <w:drawing>
          <wp:inline distT="0" distB="0" distL="0" distR="0" wp14:anchorId="05BE915C" wp14:editId="7ADB221A">
            <wp:extent cx="6210935" cy="3476163"/>
            <wp:effectExtent l="19050" t="0" r="0" b="0"/>
            <wp:docPr id="9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6210935" cy="3476163"/>
                    </a:xfrm>
                    <a:prstGeom prst="rect">
                      <a:avLst/>
                    </a:prstGeom>
                    <a:noFill/>
                    <a:ln w="9525">
                      <a:noFill/>
                      <a:miter lim="800000"/>
                      <a:headEnd/>
                      <a:tailEnd/>
                    </a:ln>
                  </pic:spPr>
                </pic:pic>
              </a:graphicData>
            </a:graphic>
          </wp:inline>
        </w:drawing>
      </w:r>
      <w:commentRangeEnd w:id="346"/>
      <w:r>
        <w:rPr>
          <w:rStyle w:val="CommentReference"/>
        </w:rPr>
        <w:commentReference w:id="346"/>
      </w:r>
    </w:p>
    <w:p w:rsidR="001330FE" w:rsidRPr="001330FE" w:rsidRDefault="001330FE" w:rsidP="001330FE"/>
    <w:p w:rsidR="001330FE" w:rsidRDefault="001330FE">
      <w:pPr>
        <w:autoSpaceDE/>
        <w:autoSpaceDN/>
        <w:adjustRightInd/>
        <w:rPr>
          <w:b/>
          <w:bCs/>
          <w:sz w:val="26"/>
          <w:szCs w:val="18"/>
        </w:rPr>
      </w:pPr>
      <w:r>
        <w:br w:type="page"/>
      </w:r>
    </w:p>
    <w:p w:rsidR="00D959A6" w:rsidRDefault="001330FE" w:rsidP="00AE4229">
      <w:pPr>
        <w:pStyle w:val="Heading4"/>
      </w:pPr>
      <w:r>
        <w:lastRenderedPageBreak/>
        <w:t xml:space="preserve"> </w:t>
      </w:r>
      <w:bookmarkStart w:id="347" w:name="_Toc305323781"/>
      <w:r>
        <w:t>Dynamic View</w:t>
      </w:r>
      <w:bookmarkEnd w:id="347"/>
    </w:p>
    <w:p w:rsidR="00D959A6" w:rsidRDefault="00D959A6" w:rsidP="00F631FE">
      <w:pPr>
        <w:ind w:left="708"/>
      </w:pPr>
      <w:r>
        <w:t xml:space="preserve">The construction uses Feistel and </w:t>
      </w:r>
      <w:r w:rsidR="00F631FE">
        <w:t xml:space="preserve">is </w:t>
      </w:r>
      <w:r>
        <w:t>thus</w:t>
      </w:r>
      <w:r w:rsidR="00F631FE">
        <w:t xml:space="preserve"> invertible.</w:t>
      </w:r>
      <w:r w:rsidR="006025DB">
        <w:t xml:space="preserve"> Note that the input length must be even for this to work.</w:t>
      </w:r>
    </w:p>
    <w:p w:rsidR="00D959A6" w:rsidRDefault="00D959A6" w:rsidP="002C4EFA">
      <w:pPr>
        <w:pStyle w:val="Caption"/>
        <w:numPr>
          <w:ilvl w:val="0"/>
          <w:numId w:val="9"/>
        </w:numPr>
      </w:pPr>
      <w:bookmarkStart w:id="348" w:name="_Toc277840057"/>
      <w:r>
        <w:t xml:space="preserve">Function computeBlock </w:t>
      </w:r>
      <w:bookmarkEnd w:id="348"/>
    </w:p>
    <w:p w:rsidR="00D959A6" w:rsidRPr="00CD7820" w:rsidRDefault="00D959A6" w:rsidP="00D959A6">
      <w:pPr>
        <w:pStyle w:val="ListParagraph"/>
        <w:rPr>
          <w:rFonts w:ascii="Times New Roman" w:hAnsi="Times New Roman" w:cs="Times New Roman"/>
          <w:sz w:val="24"/>
          <w:szCs w:val="24"/>
          <w:lang w:bidi="he-IL"/>
        </w:rPr>
      </w:pPr>
      <w:r w:rsidRPr="00CD7820">
        <w:rPr>
          <w:rFonts w:ascii="Times New Roman" w:hAnsi="Times New Roman" w:cs="Times New Roman"/>
          <w:sz w:val="24"/>
          <w:szCs w:val="24"/>
          <w:lang w:bidi="he-IL"/>
        </w:rPr>
        <w:t>Below is the pseudocode taken from reference [5]</w:t>
      </w:r>
      <w:proofErr w:type="gramStart"/>
      <w:r w:rsidRPr="00CD7820">
        <w:rPr>
          <w:rFonts w:ascii="Times New Roman" w:hAnsi="Times New Roman" w:cs="Times New Roman"/>
          <w:sz w:val="24"/>
          <w:szCs w:val="24"/>
          <w:lang w:bidi="he-IL"/>
        </w:rPr>
        <w:t>.</w:t>
      </w:r>
      <w:proofErr w:type="gramEnd"/>
    </w:p>
    <w:p w:rsidR="00D959A6" w:rsidRPr="00CD7820" w:rsidRDefault="00D959A6" w:rsidP="00D959A6">
      <w:pPr>
        <w:ind w:left="708"/>
      </w:pPr>
    </w:p>
    <w:tbl>
      <w:tblPr>
        <w:tblW w:w="10224" w:type="dxa"/>
        <w:tblInd w:w="708" w:type="dxa"/>
        <w:tblBorders>
          <w:top w:val="nil"/>
          <w:left w:val="nil"/>
          <w:bottom w:val="nil"/>
          <w:right w:val="nil"/>
        </w:tblBorders>
        <w:tblLayout w:type="fixed"/>
        <w:tblLook w:val="0000" w:firstRow="0" w:lastRow="0" w:firstColumn="0" w:lastColumn="0" w:noHBand="0" w:noVBand="0"/>
      </w:tblPr>
      <w:tblGrid>
        <w:gridCol w:w="6785"/>
        <w:gridCol w:w="3439"/>
      </w:tblGrid>
      <w:tr w:rsidR="00D959A6" w:rsidRPr="00E42F81" w:rsidTr="00824B8A">
        <w:trPr>
          <w:trHeight w:val="328"/>
        </w:trPr>
        <w:tc>
          <w:tcPr>
            <w:tcW w:w="10224" w:type="dxa"/>
            <w:gridSpan w:val="2"/>
          </w:tcPr>
          <w:p w:rsidR="00D959A6" w:rsidRDefault="00D959A6" w:rsidP="00824B8A">
            <w:pPr>
              <w:pStyle w:val="Default"/>
              <w:rPr>
                <w:b/>
                <w:bCs/>
                <w:i/>
                <w:iCs/>
                <w:sz w:val="22"/>
                <w:szCs w:val="22"/>
              </w:rPr>
            </w:pPr>
            <w:r>
              <w:rPr>
                <w:b/>
                <w:bCs/>
                <w:i/>
                <w:iCs/>
                <w:sz w:val="22"/>
                <w:szCs w:val="22"/>
              </w:rPr>
              <w:t>Input :</w:t>
            </w:r>
          </w:p>
          <w:p w:rsidR="00D959A6" w:rsidRPr="00E42F81" w:rsidRDefault="00D959A6" w:rsidP="00824B8A">
            <w:pPr>
              <w:pStyle w:val="Default"/>
              <w:rPr>
                <w:b/>
                <w:bCs/>
                <w:i/>
                <w:iCs/>
                <w:sz w:val="22"/>
                <w:szCs w:val="22"/>
              </w:rPr>
            </w:pPr>
            <w:r>
              <w:rPr>
                <w:b/>
                <w:bCs/>
                <w:i/>
                <w:iCs/>
                <w:sz w:val="22"/>
                <w:szCs w:val="22"/>
              </w:rPr>
              <w:t xml:space="preserve"> x </w:t>
            </w:r>
            <w:r w:rsidRPr="00E42F81">
              <w:rPr>
                <w:b/>
                <w:bCs/>
                <w:i/>
                <w:iCs/>
                <w:sz w:val="22"/>
                <w:szCs w:val="22"/>
              </w:rPr>
              <w:t xml:space="preserve">= inBytes – should  be of </w:t>
            </w:r>
            <w:r>
              <w:rPr>
                <w:b/>
                <w:bCs/>
                <w:i/>
                <w:iCs/>
                <w:sz w:val="22"/>
                <w:szCs w:val="22"/>
              </w:rPr>
              <w:t xml:space="preserve">even </w:t>
            </w:r>
            <w:r w:rsidRPr="00E42F81">
              <w:rPr>
                <w:b/>
                <w:bCs/>
                <w:i/>
                <w:iCs/>
                <w:sz w:val="22"/>
                <w:szCs w:val="22"/>
              </w:rPr>
              <w:t xml:space="preserve">length                                                      </w:t>
            </w:r>
          </w:p>
          <w:p w:rsidR="00D959A6" w:rsidRPr="00E42F81" w:rsidRDefault="00D959A6" w:rsidP="00824B8A">
            <w:pPr>
              <w:pStyle w:val="Default"/>
              <w:rPr>
                <w:b/>
                <w:bCs/>
                <w:i/>
                <w:iCs/>
                <w:sz w:val="22"/>
                <w:szCs w:val="22"/>
              </w:rPr>
            </w:pPr>
            <w:r w:rsidRPr="00E42F81">
              <w:rPr>
                <w:b/>
                <w:bCs/>
                <w:i/>
                <w:iCs/>
                <w:sz w:val="22"/>
                <w:szCs w:val="22"/>
              </w:rPr>
              <w:t>-----------------</w:t>
            </w:r>
          </w:p>
        </w:tc>
      </w:tr>
      <w:tr w:rsidR="00D959A6" w:rsidTr="00824B8A">
        <w:trPr>
          <w:gridAfter w:val="1"/>
          <w:wAfter w:w="3439" w:type="dxa"/>
          <w:trHeight w:val="2331"/>
        </w:trPr>
        <w:tc>
          <w:tcPr>
            <w:tcW w:w="6785" w:type="dxa"/>
          </w:tcPr>
          <w:p w:rsidR="00D959A6" w:rsidRDefault="00D959A6" w:rsidP="00824B8A">
            <w:pPr>
              <w:pStyle w:val="Default"/>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D959A6" w:rsidRDefault="00D959A6" w:rsidP="00824B8A">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For </w:t>
            </w:r>
            <w:r>
              <w:rPr>
                <w:b/>
                <w:bCs/>
                <w:sz w:val="22"/>
                <w:szCs w:val="22"/>
              </w:rPr>
              <w:t xml:space="preserve">i = 1 to 4 </w:t>
            </w:r>
          </w:p>
          <w:p w:rsidR="00D959A6" w:rsidRDefault="00D959A6" w:rsidP="00824B8A">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D959A6" w:rsidRDefault="00D959A6" w:rsidP="00824B8A">
            <w:pPr>
              <w:pStyle w:val="Default"/>
              <w:ind w:left="708"/>
              <w:rPr>
                <w:sz w:val="20"/>
                <w:szCs w:val="20"/>
              </w:rPr>
            </w:pPr>
            <w:r>
              <w:rPr>
                <w:sz w:val="22"/>
                <w:szCs w:val="22"/>
              </w:rPr>
              <w:t xml:space="preserve">compute </w:t>
            </w:r>
            <w:r>
              <w:rPr>
                <w:b/>
                <w:bCs/>
                <w:i/>
                <w:iCs/>
                <w:sz w:val="22"/>
                <w:szCs w:val="22"/>
              </w:rPr>
              <w:t>R</w:t>
            </w:r>
            <w:r>
              <w:rPr>
                <w:b/>
                <w:bCs/>
                <w:i/>
                <w:iCs/>
                <w:sz w:val="14"/>
                <w:szCs w:val="14"/>
              </w:rPr>
              <w:t xml:space="preserve">i </w:t>
            </w:r>
            <w:r>
              <w:rPr>
                <w:b/>
                <w:bCs/>
                <w:sz w:val="22"/>
                <w:szCs w:val="22"/>
              </w:rPr>
              <w:t xml:space="preserve">= </w:t>
            </w:r>
            <w:r>
              <w:rPr>
                <w:b/>
                <w:bCs/>
                <w:i/>
                <w:iCs/>
                <w:sz w:val="22"/>
                <w:szCs w:val="22"/>
              </w:rPr>
              <w:t>L</w:t>
            </w:r>
            <w:r>
              <w:rPr>
                <w:b/>
                <w:bCs/>
                <w:i/>
                <w:iCs/>
                <w:sz w:val="14"/>
                <w:szCs w:val="14"/>
              </w:rPr>
              <w:t xml:space="preserve">0 </w:t>
            </w:r>
            <w:r>
              <w:rPr>
                <w:rFonts w:ascii="Cambria Math" w:hAnsi="Cambria Math" w:cs="Cambria Math"/>
                <w:sz w:val="22"/>
                <w:szCs w:val="22"/>
              </w:rPr>
              <w:t>⊕</w:t>
            </w:r>
            <w:r>
              <w:rPr>
                <w:sz w:val="22"/>
                <w:szCs w:val="22"/>
              </w:rPr>
              <w:t xml:space="preserve"> </w:t>
            </w:r>
            <w:r>
              <w:rPr>
                <w:b/>
                <w:bCs/>
                <w:sz w:val="22"/>
                <w:szCs w:val="22"/>
              </w:rPr>
              <w:t>PRF_VARY_INOUT(</w:t>
            </w:r>
            <w:r>
              <w:rPr>
                <w:b/>
                <w:bCs/>
                <w:i/>
                <w:iCs/>
                <w:sz w:val="22"/>
                <w:szCs w:val="22"/>
              </w:rPr>
              <w:t>k</w:t>
            </w:r>
            <w:r>
              <w:rPr>
                <w:b/>
                <w:bCs/>
                <w:sz w:val="22"/>
                <w:szCs w:val="22"/>
              </w:rPr>
              <w:t>,(</w:t>
            </w:r>
            <w:r>
              <w:rPr>
                <w:b/>
                <w:bCs/>
                <w:i/>
                <w:iCs/>
                <w:sz w:val="22"/>
                <w:szCs w:val="22"/>
              </w:rPr>
              <w:t>R</w:t>
            </w:r>
            <w:r>
              <w:rPr>
                <w:b/>
                <w:bCs/>
                <w:i/>
                <w:iCs/>
                <w:sz w:val="14"/>
                <w:szCs w:val="14"/>
              </w:rPr>
              <w:t>i-1</w:t>
            </w:r>
            <w:r>
              <w:rPr>
                <w:b/>
                <w:bCs/>
                <w:i/>
                <w:iCs/>
                <w:sz w:val="22"/>
                <w:szCs w:val="22"/>
              </w:rPr>
              <w:t xml:space="preserve"> </w:t>
            </w:r>
            <w:r w:rsidRPr="0071071A">
              <w:rPr>
                <w:b/>
                <w:bCs/>
                <w:sz w:val="22"/>
                <w:szCs w:val="22"/>
              </w:rPr>
              <w:t xml:space="preserve">| </w:t>
            </w:r>
            <w:r>
              <w:rPr>
                <w:b/>
                <w:bCs/>
                <w:i/>
                <w:iCs/>
                <w:sz w:val="22"/>
                <w:szCs w:val="22"/>
              </w:rPr>
              <w:t>i</w:t>
            </w:r>
            <w:r>
              <w:rPr>
                <w:b/>
                <w:bCs/>
                <w:sz w:val="22"/>
                <w:szCs w:val="22"/>
              </w:rPr>
              <w:t>),</w:t>
            </w:r>
            <w:r>
              <w:rPr>
                <w:b/>
                <w:bCs/>
                <w:i/>
                <w:iCs/>
                <w:sz w:val="22"/>
                <w:szCs w:val="22"/>
              </w:rPr>
              <w:t>L</w:t>
            </w:r>
            <w:r>
              <w:rPr>
                <w:b/>
                <w:bCs/>
                <w:sz w:val="22"/>
                <w:szCs w:val="22"/>
              </w:rPr>
              <w:t xml:space="preserve">)  </w:t>
            </w:r>
          </w:p>
          <w:p w:rsidR="00D959A6" w:rsidRDefault="00D959A6" w:rsidP="00824B8A">
            <w:pPr>
              <w:pStyle w:val="Default"/>
              <w:ind w:left="708"/>
              <w:rPr>
                <w:sz w:val="20"/>
                <w:szCs w:val="20"/>
              </w:rPr>
            </w:pPr>
            <w:r>
              <w:rPr>
                <w:sz w:val="20"/>
                <w:szCs w:val="20"/>
              </w:rPr>
              <w:t>[key=k, data=(R</w:t>
            </w:r>
            <w:r>
              <w:rPr>
                <w:sz w:val="13"/>
                <w:szCs w:val="13"/>
              </w:rPr>
              <w:t>i-1</w:t>
            </w:r>
            <w:r>
              <w:rPr>
                <w:sz w:val="20"/>
                <w:szCs w:val="20"/>
              </w:rPr>
              <w:t xml:space="preserve"> | i),  outlen = L] </w:t>
            </w:r>
          </w:p>
          <w:p w:rsidR="00D959A6" w:rsidRDefault="00D959A6" w:rsidP="00824B8A">
            <w:pPr>
              <w:pStyle w:val="Default"/>
              <w:rPr>
                <w:sz w:val="22"/>
                <w:szCs w:val="22"/>
              </w:rPr>
            </w:pPr>
            <w:r>
              <w:rPr>
                <w:sz w:val="22"/>
                <w:szCs w:val="22"/>
              </w:rPr>
              <w:t xml:space="preserve">return </w:t>
            </w:r>
            <w:r>
              <w:rPr>
                <w:b/>
                <w:bCs/>
                <w:sz w:val="22"/>
                <w:szCs w:val="22"/>
              </w:rPr>
              <w:t>(</w:t>
            </w:r>
            <w:r>
              <w:rPr>
                <w:b/>
                <w:bCs/>
                <w:i/>
                <w:iCs/>
                <w:sz w:val="22"/>
                <w:szCs w:val="22"/>
              </w:rPr>
              <w:t>L</w:t>
            </w:r>
            <w:r>
              <w:rPr>
                <w:b/>
                <w:bCs/>
                <w:i/>
                <w:iCs/>
                <w:sz w:val="14"/>
                <w:szCs w:val="14"/>
              </w:rPr>
              <w:t>4</w:t>
            </w:r>
            <w:r>
              <w:rPr>
                <w:b/>
                <w:bCs/>
                <w:i/>
                <w:iCs/>
                <w:sz w:val="22"/>
                <w:szCs w:val="22"/>
              </w:rPr>
              <w:t>,R</w:t>
            </w:r>
            <w:r>
              <w:rPr>
                <w:b/>
                <w:bCs/>
                <w:i/>
                <w:iCs/>
                <w:sz w:val="14"/>
                <w:szCs w:val="14"/>
              </w:rPr>
              <w:t>4</w:t>
            </w:r>
            <w:r>
              <w:rPr>
                <w:b/>
                <w:bCs/>
                <w:sz w:val="22"/>
                <w:szCs w:val="22"/>
              </w:rPr>
              <w:t xml:space="preserve">) </w:t>
            </w:r>
          </w:p>
          <w:p w:rsidR="00D959A6" w:rsidRDefault="00D959A6" w:rsidP="00824B8A">
            <w:pPr>
              <w:pStyle w:val="Default"/>
              <w:rPr>
                <w:sz w:val="22"/>
                <w:szCs w:val="22"/>
              </w:rPr>
            </w:pPr>
          </w:p>
          <w:p w:rsidR="00D959A6" w:rsidRDefault="00D959A6" w:rsidP="00824B8A">
            <w:pPr>
              <w:pStyle w:val="Default"/>
              <w:rPr>
                <w:sz w:val="22"/>
                <w:szCs w:val="22"/>
              </w:rPr>
            </w:pPr>
          </w:p>
        </w:tc>
      </w:tr>
    </w:tbl>
    <w:p w:rsidR="00D959A6" w:rsidRDefault="00E0080C" w:rsidP="002C4EFA">
      <w:pPr>
        <w:pStyle w:val="Caption"/>
        <w:numPr>
          <w:ilvl w:val="0"/>
          <w:numId w:val="9"/>
        </w:numPr>
      </w:pPr>
      <w:bookmarkStart w:id="349" w:name="_Toc277840058"/>
      <w:commentRangeStart w:id="350"/>
      <w:r>
        <w:t xml:space="preserve">Function: </w:t>
      </w:r>
      <w:r w:rsidR="00D959A6">
        <w:t>invertBlock</w:t>
      </w:r>
      <w:bookmarkEnd w:id="349"/>
    </w:p>
    <w:p w:rsidR="006B2138" w:rsidRPr="006B2138" w:rsidRDefault="006B2138" w:rsidP="006B2138">
      <w:pPr>
        <w:pStyle w:val="Default"/>
        <w:rPr>
          <w:b/>
          <w:bCs/>
          <w:i/>
          <w:iCs/>
          <w:sz w:val="22"/>
          <w:szCs w:val="22"/>
        </w:rPr>
      </w:pPr>
      <w:r w:rsidRPr="006B2138">
        <w:rPr>
          <w:b/>
          <w:bCs/>
          <w:sz w:val="22"/>
          <w:szCs w:val="22"/>
        </w:rPr>
        <w:tab/>
      </w:r>
      <w:proofErr w:type="gramStart"/>
      <w:r w:rsidRPr="006B2138">
        <w:rPr>
          <w:b/>
          <w:bCs/>
          <w:i/>
          <w:iCs/>
          <w:sz w:val="22"/>
          <w:szCs w:val="22"/>
        </w:rPr>
        <w:t>Input :</w:t>
      </w:r>
      <w:proofErr w:type="gramEnd"/>
    </w:p>
    <w:p w:rsidR="006B2138" w:rsidRPr="006B2138" w:rsidRDefault="006B2138" w:rsidP="006B2138">
      <w:pPr>
        <w:pStyle w:val="Default"/>
        <w:rPr>
          <w:b/>
          <w:bCs/>
          <w:i/>
          <w:iCs/>
          <w:sz w:val="22"/>
          <w:szCs w:val="22"/>
        </w:rPr>
      </w:pPr>
      <w:r w:rsidRPr="006B2138">
        <w:rPr>
          <w:b/>
          <w:bCs/>
          <w:i/>
          <w:iCs/>
          <w:sz w:val="22"/>
          <w:szCs w:val="22"/>
        </w:rPr>
        <w:tab/>
        <w:t xml:space="preserve"> x = inBytes – </w:t>
      </w:r>
      <w:proofErr w:type="gramStart"/>
      <w:r w:rsidRPr="006B2138">
        <w:rPr>
          <w:b/>
          <w:bCs/>
          <w:i/>
          <w:iCs/>
          <w:sz w:val="22"/>
          <w:szCs w:val="22"/>
        </w:rPr>
        <w:t>should  be</w:t>
      </w:r>
      <w:proofErr w:type="gramEnd"/>
      <w:r w:rsidRPr="006B2138">
        <w:rPr>
          <w:b/>
          <w:bCs/>
          <w:i/>
          <w:iCs/>
          <w:sz w:val="22"/>
          <w:szCs w:val="22"/>
        </w:rPr>
        <w:t xml:space="preserve"> of even length                                                      </w:t>
      </w:r>
    </w:p>
    <w:p w:rsidR="006B2138" w:rsidRDefault="006B2138" w:rsidP="006B2138">
      <w:pPr>
        <w:pStyle w:val="Default"/>
        <w:rPr>
          <w:b/>
          <w:bCs/>
          <w:sz w:val="22"/>
          <w:szCs w:val="22"/>
        </w:rPr>
      </w:pPr>
      <w:r w:rsidRPr="006B2138">
        <w:rPr>
          <w:b/>
          <w:bCs/>
          <w:i/>
          <w:iCs/>
          <w:sz w:val="22"/>
          <w:szCs w:val="22"/>
        </w:rPr>
        <w:tab/>
      </w:r>
      <w:r w:rsidRPr="006B2138">
        <w:rPr>
          <w:b/>
          <w:bCs/>
          <w:sz w:val="22"/>
          <w:szCs w:val="22"/>
        </w:rPr>
        <w:t>-----------------</w:t>
      </w:r>
    </w:p>
    <w:p w:rsidR="006B2138" w:rsidRDefault="006B2138" w:rsidP="006B2138">
      <w:pPr>
        <w:pStyle w:val="Default"/>
        <w:ind w:left="708"/>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6B2138" w:rsidRDefault="006B2138" w:rsidP="006B2138">
      <w:pPr>
        <w:pStyle w:val="Default"/>
        <w:ind w:left="708"/>
        <w:rPr>
          <w:sz w:val="22"/>
          <w:szCs w:val="22"/>
        </w:rPr>
      </w:pPr>
      <w:r>
        <w:rPr>
          <w:sz w:val="22"/>
          <w:szCs w:val="22"/>
        </w:rPr>
        <w:t xml:space="preserve">Let </w:t>
      </w:r>
      <w:r>
        <w:rPr>
          <w:b/>
          <w:bCs/>
          <w:i/>
          <w:iCs/>
          <w:sz w:val="22"/>
          <w:szCs w:val="22"/>
        </w:rPr>
        <w:t>L</w:t>
      </w:r>
      <w:r>
        <w:rPr>
          <w:b/>
          <w:bCs/>
          <w:i/>
          <w:iCs/>
          <w:sz w:val="14"/>
          <w:szCs w:val="14"/>
        </w:rPr>
        <w:t xml:space="preserve">4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6B2138" w:rsidRDefault="006B2138" w:rsidP="006B2138">
      <w:pPr>
        <w:pStyle w:val="Default"/>
        <w:ind w:left="708"/>
        <w:rPr>
          <w:sz w:val="22"/>
          <w:szCs w:val="22"/>
        </w:rPr>
      </w:pPr>
      <w:r>
        <w:rPr>
          <w:sz w:val="22"/>
          <w:szCs w:val="22"/>
        </w:rPr>
        <w:t xml:space="preserve">Let </w:t>
      </w:r>
      <w:r>
        <w:rPr>
          <w:b/>
          <w:bCs/>
          <w:i/>
          <w:iCs/>
          <w:sz w:val="22"/>
          <w:szCs w:val="22"/>
        </w:rPr>
        <w:t>R</w:t>
      </w:r>
      <w:r>
        <w:rPr>
          <w:b/>
          <w:bCs/>
          <w:i/>
          <w:iCs/>
          <w:sz w:val="14"/>
          <w:szCs w:val="14"/>
        </w:rPr>
        <w:t xml:space="preserve">4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6B2138" w:rsidRPr="006B2138" w:rsidRDefault="006B2138" w:rsidP="006B2138">
      <w:pPr>
        <w:pStyle w:val="Default"/>
        <w:rPr>
          <w:b/>
          <w:bCs/>
          <w:sz w:val="22"/>
          <w:szCs w:val="22"/>
        </w:rPr>
      </w:pPr>
    </w:p>
    <w:p w:rsidR="006B2138" w:rsidRPr="006B2138" w:rsidRDefault="006B2138" w:rsidP="006B2138">
      <w:pPr>
        <w:pStyle w:val="Default"/>
        <w:rPr>
          <w:b/>
          <w:bCs/>
          <w:sz w:val="22"/>
          <w:szCs w:val="22"/>
        </w:rPr>
      </w:pPr>
      <w:r w:rsidRPr="006B2138">
        <w:rPr>
          <w:b/>
          <w:bCs/>
          <w:sz w:val="22"/>
          <w:szCs w:val="22"/>
        </w:rPr>
        <w:tab/>
      </w:r>
      <w:r w:rsidRPr="006B2138">
        <w:rPr>
          <w:sz w:val="22"/>
          <w:szCs w:val="22"/>
        </w:rPr>
        <w:t>F</w:t>
      </w:r>
      <w:r>
        <w:rPr>
          <w:sz w:val="22"/>
          <w:szCs w:val="22"/>
        </w:rPr>
        <w:t>or</w:t>
      </w:r>
      <w:r w:rsidRPr="006B2138">
        <w:rPr>
          <w:b/>
          <w:bCs/>
          <w:sz w:val="22"/>
          <w:szCs w:val="22"/>
        </w:rPr>
        <w:t xml:space="preserve"> i = 4 to 1</w:t>
      </w:r>
    </w:p>
    <w:p w:rsidR="006B2138" w:rsidRPr="006B2138" w:rsidRDefault="006B2138" w:rsidP="006B2138">
      <w:pPr>
        <w:pStyle w:val="Default"/>
        <w:ind w:firstLine="708"/>
        <w:rPr>
          <w:b/>
          <w:bCs/>
          <w:sz w:val="22"/>
          <w:szCs w:val="22"/>
        </w:rPr>
      </w:pPr>
      <w:r w:rsidRPr="006B2138">
        <w:rPr>
          <w:sz w:val="22"/>
          <w:szCs w:val="22"/>
        </w:rPr>
        <w:t xml:space="preserve">    SET </w:t>
      </w:r>
      <w:r w:rsidRPr="006B2138">
        <w:rPr>
          <w:b/>
          <w:bCs/>
          <w:sz w:val="22"/>
          <w:szCs w:val="22"/>
        </w:rPr>
        <w:t>R</w:t>
      </w:r>
      <w:r w:rsidRPr="006B2138">
        <w:rPr>
          <w:b/>
          <w:bCs/>
          <w:sz w:val="22"/>
          <w:szCs w:val="22"/>
          <w:vertAlign w:val="subscript"/>
        </w:rPr>
        <w:t>i-1</w:t>
      </w:r>
      <w:r w:rsidRPr="006B2138">
        <w:rPr>
          <w:b/>
          <w:bCs/>
          <w:sz w:val="22"/>
          <w:szCs w:val="22"/>
        </w:rPr>
        <w:t xml:space="preserve"> = L</w:t>
      </w:r>
      <w:r w:rsidRPr="006B2138">
        <w:rPr>
          <w:b/>
          <w:bCs/>
          <w:sz w:val="22"/>
          <w:szCs w:val="22"/>
          <w:vertAlign w:val="subscript"/>
        </w:rPr>
        <w:t>i</w:t>
      </w:r>
      <w:r w:rsidRPr="006B2138">
        <w:rPr>
          <w:b/>
          <w:bCs/>
          <w:sz w:val="22"/>
          <w:szCs w:val="22"/>
        </w:rPr>
        <w:t xml:space="preserve"> </w:t>
      </w:r>
    </w:p>
    <w:p w:rsidR="006B2138" w:rsidRPr="006B2138" w:rsidRDefault="006B2138" w:rsidP="006B2138">
      <w:pPr>
        <w:pStyle w:val="Default"/>
        <w:ind w:firstLine="708"/>
        <w:rPr>
          <w:b/>
          <w:bCs/>
          <w:sz w:val="22"/>
          <w:szCs w:val="22"/>
        </w:rPr>
      </w:pPr>
      <w:r w:rsidRPr="006B2138">
        <w:rPr>
          <w:sz w:val="22"/>
          <w:szCs w:val="22"/>
        </w:rPr>
        <w:t xml:space="preserve">    COMPUTE </w:t>
      </w:r>
      <w:r w:rsidRPr="006B2138">
        <w:rPr>
          <w:b/>
          <w:bCs/>
          <w:sz w:val="22"/>
          <w:szCs w:val="22"/>
        </w:rPr>
        <w:t>L</w:t>
      </w:r>
      <w:r w:rsidRPr="006B2138">
        <w:rPr>
          <w:b/>
          <w:bCs/>
          <w:sz w:val="22"/>
          <w:szCs w:val="22"/>
          <w:vertAlign w:val="subscript"/>
        </w:rPr>
        <w:t>i-1</w:t>
      </w:r>
      <w:r w:rsidRPr="006B2138">
        <w:rPr>
          <w:b/>
          <w:bCs/>
          <w:sz w:val="22"/>
          <w:szCs w:val="22"/>
        </w:rPr>
        <w:t xml:space="preserve"> = R</w:t>
      </w:r>
      <w:r w:rsidRPr="006B2138">
        <w:rPr>
          <w:b/>
          <w:bCs/>
          <w:sz w:val="22"/>
          <w:szCs w:val="22"/>
          <w:vertAlign w:val="subscript"/>
        </w:rPr>
        <w:t>i</w:t>
      </w:r>
      <w:r w:rsidRPr="006B2138">
        <w:rPr>
          <w:b/>
          <w:bCs/>
          <w:sz w:val="22"/>
          <w:szCs w:val="22"/>
        </w:rPr>
        <w:t xml:space="preserve"> XOR PRF_VARY_</w:t>
      </w:r>
      <w:proofErr w:type="gramStart"/>
      <w:r w:rsidRPr="006B2138">
        <w:rPr>
          <w:b/>
          <w:bCs/>
          <w:sz w:val="22"/>
          <w:szCs w:val="22"/>
        </w:rPr>
        <w:t>INOUT(</w:t>
      </w:r>
      <w:proofErr w:type="gramEnd"/>
      <w:r w:rsidRPr="006B2138">
        <w:rPr>
          <w:b/>
          <w:bCs/>
          <w:sz w:val="22"/>
          <w:szCs w:val="22"/>
        </w:rPr>
        <w:t>k,(R</w:t>
      </w:r>
      <w:r w:rsidRPr="006B2138">
        <w:rPr>
          <w:b/>
          <w:bCs/>
          <w:sz w:val="22"/>
          <w:szCs w:val="22"/>
          <w:vertAlign w:val="subscript"/>
        </w:rPr>
        <w:t>i-1</w:t>
      </w:r>
      <w:r w:rsidRPr="006B2138">
        <w:rPr>
          <w:b/>
          <w:bCs/>
          <w:sz w:val="22"/>
          <w:szCs w:val="22"/>
        </w:rPr>
        <w:t xml:space="preserve"> (or L</w:t>
      </w:r>
      <w:r w:rsidRPr="006B2138">
        <w:rPr>
          <w:b/>
          <w:bCs/>
          <w:sz w:val="22"/>
          <w:szCs w:val="22"/>
          <w:vertAlign w:val="subscript"/>
        </w:rPr>
        <w:t>i</w:t>
      </w:r>
      <w:r w:rsidRPr="006B2138">
        <w:rPr>
          <w:b/>
          <w:bCs/>
          <w:sz w:val="22"/>
          <w:szCs w:val="22"/>
        </w:rPr>
        <w:t xml:space="preserve">),i),L)    </w:t>
      </w:r>
    </w:p>
    <w:p w:rsidR="006B2138" w:rsidRPr="006B2138" w:rsidRDefault="006B2138" w:rsidP="006B2138">
      <w:pPr>
        <w:pStyle w:val="Default"/>
        <w:rPr>
          <w:sz w:val="22"/>
          <w:szCs w:val="22"/>
        </w:rPr>
      </w:pPr>
      <w:r w:rsidRPr="006B2138">
        <w:rPr>
          <w:sz w:val="22"/>
          <w:szCs w:val="22"/>
        </w:rPr>
        <w:t xml:space="preserve">                         [</w:t>
      </w:r>
      <w:proofErr w:type="gramStart"/>
      <w:r w:rsidRPr="006B2138">
        <w:rPr>
          <w:sz w:val="22"/>
          <w:szCs w:val="22"/>
        </w:rPr>
        <w:t>key=</w:t>
      </w:r>
      <w:proofErr w:type="gramEnd"/>
      <w:r w:rsidRPr="006B2138">
        <w:rPr>
          <w:sz w:val="22"/>
          <w:szCs w:val="22"/>
        </w:rPr>
        <w:t>k, data=(R</w:t>
      </w:r>
      <w:r w:rsidRPr="006B2138">
        <w:rPr>
          <w:sz w:val="22"/>
          <w:szCs w:val="22"/>
          <w:vertAlign w:val="subscript"/>
        </w:rPr>
        <w:t>i-1</w:t>
      </w:r>
      <w:r>
        <w:rPr>
          <w:sz w:val="22"/>
          <w:szCs w:val="22"/>
        </w:rPr>
        <w:t>|</w:t>
      </w:r>
      <w:r w:rsidRPr="006B2138">
        <w:rPr>
          <w:sz w:val="22"/>
          <w:szCs w:val="22"/>
        </w:rPr>
        <w:t>i), outlen = L]</w:t>
      </w:r>
    </w:p>
    <w:p w:rsidR="006B2138" w:rsidRPr="006B2138" w:rsidRDefault="006B2138" w:rsidP="006B2138">
      <w:pPr>
        <w:pStyle w:val="Default"/>
        <w:rPr>
          <w:b/>
          <w:bCs/>
          <w:sz w:val="22"/>
          <w:szCs w:val="22"/>
        </w:rPr>
      </w:pPr>
      <w:r w:rsidRPr="006B2138">
        <w:rPr>
          <w:sz w:val="22"/>
          <w:szCs w:val="22"/>
        </w:rPr>
        <w:tab/>
      </w:r>
      <w:r w:rsidRPr="006B2138">
        <w:rPr>
          <w:sz w:val="22"/>
          <w:szCs w:val="22"/>
        </w:rPr>
        <w:tab/>
        <w:t xml:space="preserve">OUTPUT </w:t>
      </w:r>
      <w:r w:rsidRPr="006B2138">
        <w:rPr>
          <w:b/>
          <w:bCs/>
          <w:sz w:val="22"/>
          <w:szCs w:val="22"/>
        </w:rPr>
        <w:t>(L</w:t>
      </w:r>
      <w:r w:rsidRPr="006B2138">
        <w:rPr>
          <w:b/>
          <w:bCs/>
          <w:sz w:val="22"/>
          <w:szCs w:val="22"/>
          <w:vertAlign w:val="subscript"/>
        </w:rPr>
        <w:t>0</w:t>
      </w:r>
      <w:proofErr w:type="gramStart"/>
      <w:r w:rsidRPr="006B2138">
        <w:rPr>
          <w:b/>
          <w:bCs/>
          <w:sz w:val="22"/>
          <w:szCs w:val="22"/>
        </w:rPr>
        <w:t>,R</w:t>
      </w:r>
      <w:r w:rsidRPr="006B2138">
        <w:rPr>
          <w:b/>
          <w:bCs/>
          <w:sz w:val="22"/>
          <w:szCs w:val="22"/>
          <w:vertAlign w:val="subscript"/>
        </w:rPr>
        <w:t>0</w:t>
      </w:r>
      <w:proofErr w:type="gramEnd"/>
      <w:r w:rsidRPr="006B2138">
        <w:rPr>
          <w:b/>
          <w:bCs/>
          <w:sz w:val="22"/>
          <w:szCs w:val="22"/>
        </w:rPr>
        <w:t>)</w:t>
      </w:r>
    </w:p>
    <w:p w:rsidR="006B2138" w:rsidRPr="006B2138" w:rsidRDefault="006B2138" w:rsidP="006B2138">
      <w:pPr>
        <w:pStyle w:val="Default"/>
        <w:rPr>
          <w:sz w:val="22"/>
          <w:szCs w:val="22"/>
        </w:rPr>
      </w:pPr>
    </w:p>
    <w:p w:rsidR="008D5DE6" w:rsidRDefault="008D5DE6" w:rsidP="008B01FE">
      <w:pPr>
        <w:pStyle w:val="Caption"/>
        <w:numPr>
          <w:ilvl w:val="0"/>
          <w:numId w:val="30"/>
        </w:numPr>
      </w:pPr>
      <w:r>
        <w:t>Function :</w:t>
      </w:r>
      <w:r w:rsidRPr="008D5DE6">
        <w:t xml:space="preserve"> LubyRackoffPrpFromPrf</w:t>
      </w:r>
      <w:r>
        <w:t>Varying</w:t>
      </w:r>
      <w:r w:rsidRPr="008D5DE6">
        <w:t>::</w:t>
      </w:r>
      <w:ins w:id="351" w:author="LabTest" w:date="2011-08-22T11:44:00Z">
        <w:r w:rsidR="00F47FB7" w:rsidRPr="00F47FB7">
          <w:t xml:space="preserve"> </w:t>
        </w:r>
        <w:r w:rsidR="00F47FB7" w:rsidRPr="008D5DE6">
          <w:t>LubyRackoffPrpFromPrf</w:t>
        </w:r>
        <w:r w:rsidR="00F47FB7">
          <w:t>Varying</w:t>
        </w:r>
        <w:r w:rsidR="00F47FB7" w:rsidRPr="008D5DE6">
          <w:t xml:space="preserve"> </w:t>
        </w:r>
      </w:ins>
      <w:r w:rsidRPr="008D5DE6">
        <w:t>( String prf</w:t>
      </w:r>
      <w:r>
        <w:t>Varying</w:t>
      </w:r>
      <w:r w:rsidRPr="008D5DE6">
        <w:t>)</w:t>
      </w:r>
    </w:p>
    <w:p w:rsidR="008D5DE6" w:rsidRPr="008D5DE6" w:rsidRDefault="008D5DE6" w:rsidP="008759AB">
      <w:pPr>
        <w:pStyle w:val="ListParagraph"/>
        <w:ind w:left="360"/>
        <w:rPr>
          <w:rFonts w:ascii="Times New Roman" w:hAnsi="Times New Roman" w:cs="Times New Roman"/>
          <w:sz w:val="24"/>
          <w:szCs w:val="24"/>
          <w:lang w:bidi="he-IL"/>
        </w:rPr>
      </w:pPr>
      <w:r w:rsidRPr="008D5DE6">
        <w:rPr>
          <w:rFonts w:ascii="Times New Roman" w:hAnsi="Times New Roman" w:cs="Times New Roman"/>
          <w:sz w:val="24"/>
          <w:szCs w:val="24"/>
          <w:lang w:bidi="he-IL"/>
        </w:rPr>
        <w:t xml:space="preserve">The class uses an underlying </w:t>
      </w:r>
      <w:r w:rsidR="008759AB" w:rsidRPr="008759AB">
        <w:rPr>
          <w:rFonts w:ascii="Times New Roman" w:hAnsi="Times New Roman" w:cs="Times New Roman"/>
          <w:sz w:val="24"/>
          <w:szCs w:val="24"/>
          <w:lang w:bidi="he-IL"/>
        </w:rPr>
        <w:t>PrfVaryingIOLength</w:t>
      </w:r>
      <w:r w:rsidRPr="008D5DE6">
        <w:rPr>
          <w:rFonts w:ascii="Times New Roman" w:hAnsi="Times New Roman" w:cs="Times New Roman"/>
          <w:sz w:val="24"/>
          <w:szCs w:val="24"/>
          <w:lang w:bidi="he-IL"/>
        </w:rPr>
        <w:t>. When the name of the Prf</w:t>
      </w:r>
      <w:r w:rsidRPr="008759AB">
        <w:rPr>
          <w:rFonts w:ascii="Times New Roman" w:hAnsi="Times New Roman" w:cs="Times New Roman"/>
          <w:sz w:val="24"/>
          <w:szCs w:val="24"/>
          <w:lang w:bidi="he-IL"/>
        </w:rPr>
        <w:t>Varying</w:t>
      </w:r>
      <w:r w:rsidRPr="008D5DE6">
        <w:rPr>
          <w:rFonts w:ascii="Times New Roman" w:hAnsi="Times New Roman" w:cs="Times New Roman"/>
          <w:sz w:val="24"/>
          <w:szCs w:val="24"/>
          <w:lang w:bidi="he-IL"/>
        </w:rPr>
        <w:t xml:space="preserve"> is passed as a string this constructor retrieves the right </w:t>
      </w:r>
      <w:r w:rsidR="008759AB" w:rsidRPr="008759AB">
        <w:rPr>
          <w:rFonts w:ascii="Times New Roman" w:hAnsi="Times New Roman" w:cs="Times New Roman"/>
          <w:sz w:val="24"/>
          <w:szCs w:val="24"/>
          <w:lang w:bidi="he-IL"/>
        </w:rPr>
        <w:t>PrfVaryingIOLength</w:t>
      </w:r>
      <w:r w:rsidR="003D4783">
        <w:rPr>
          <w:rFonts w:ascii="Times New Roman" w:hAnsi="Times New Roman" w:cs="Times New Roman"/>
          <w:sz w:val="24"/>
          <w:szCs w:val="24"/>
          <w:lang w:bidi="he-IL"/>
        </w:rPr>
        <w:t xml:space="preserve"> </w:t>
      </w:r>
      <w:r w:rsidRPr="008D5DE6">
        <w:rPr>
          <w:rFonts w:ascii="Times New Roman" w:hAnsi="Times New Roman" w:cs="Times New Roman"/>
          <w:sz w:val="24"/>
          <w:szCs w:val="24"/>
          <w:lang w:bidi="he-IL"/>
        </w:rPr>
        <w:t xml:space="preserve">using the factories tool. Since this newly created </w:t>
      </w:r>
      <w:r w:rsidR="008759AB" w:rsidRPr="008759AB">
        <w:rPr>
          <w:rFonts w:ascii="Times New Roman" w:hAnsi="Times New Roman" w:cs="Times New Roman"/>
          <w:sz w:val="24"/>
          <w:szCs w:val="24"/>
          <w:lang w:bidi="he-IL"/>
        </w:rPr>
        <w:t>PrfVaryingIOLength</w:t>
      </w:r>
      <w:r w:rsidRPr="008D5DE6">
        <w:rPr>
          <w:rFonts w:ascii="Times New Roman" w:hAnsi="Times New Roman" w:cs="Times New Roman"/>
          <w:sz w:val="24"/>
          <w:szCs w:val="24"/>
          <w:lang w:bidi="he-IL"/>
        </w:rPr>
        <w:t>is not initialized the init must be called. Otherwise, the isInitialized function will return false.</w:t>
      </w:r>
    </w:p>
    <w:p w:rsidR="008D5DE6" w:rsidRDefault="008D5DE6" w:rsidP="008B01FE">
      <w:pPr>
        <w:pStyle w:val="Caption"/>
        <w:numPr>
          <w:ilvl w:val="0"/>
          <w:numId w:val="30"/>
        </w:numPr>
      </w:pPr>
      <w:r>
        <w:t>Function :</w:t>
      </w:r>
      <w:r w:rsidRPr="008D5DE6">
        <w:t xml:space="preserve"> </w:t>
      </w:r>
      <w:r w:rsidR="008759AB" w:rsidRPr="008D5DE6">
        <w:t>LubyRackoffPrpFromPrf</w:t>
      </w:r>
      <w:r w:rsidR="008759AB">
        <w:t>Varying</w:t>
      </w:r>
      <w:r w:rsidRPr="008D5DE6">
        <w:t>::LubyRackoffPrpFromPrfFixed(</w:t>
      </w:r>
      <w:r w:rsidR="008759AB" w:rsidRPr="008759AB">
        <w:t>PrfVaryingIOLength</w:t>
      </w:r>
      <w:r w:rsidR="008759AB">
        <w:t xml:space="preserve"> p</w:t>
      </w:r>
      <w:r w:rsidR="008759AB" w:rsidRPr="008759AB">
        <w:t>rfVaryingIOLength</w:t>
      </w:r>
      <w:r w:rsidRPr="008D5DE6">
        <w:t>)</w:t>
      </w:r>
    </w:p>
    <w:p w:rsidR="008D5DE6" w:rsidRPr="00436E65" w:rsidRDefault="008D5DE6" w:rsidP="008759AB">
      <w:pPr>
        <w:ind w:left="360"/>
      </w:pPr>
      <w:r>
        <w:t xml:space="preserve">We give another option for efficiency reasons to get the actual </w:t>
      </w:r>
      <w:r w:rsidR="008759AB" w:rsidRPr="008759AB">
        <w:t>PrfVaryingIOLength</w:t>
      </w:r>
      <w:r>
        <w:t xml:space="preserve">. This constructor </w:t>
      </w:r>
      <w:commentRangeEnd w:id="350"/>
      <w:r w:rsidR="006B2138">
        <w:rPr>
          <w:rStyle w:val="CommentReference"/>
        </w:rPr>
        <w:commentReference w:id="350"/>
      </w:r>
      <w:r>
        <w:t xml:space="preserve">must get an initialized </w:t>
      </w:r>
      <w:r w:rsidR="008759AB" w:rsidRPr="008759AB">
        <w:t>PrfVaryingIOLength</w:t>
      </w:r>
      <w:r w:rsidR="008759AB">
        <w:t xml:space="preserve"> </w:t>
      </w:r>
      <w:r>
        <w:t xml:space="preserve">(otherwise, the user should just create </w:t>
      </w:r>
      <w:r>
        <w:lastRenderedPageBreak/>
        <w:t>one using the previous constructor) otherwise, it throws an exception. If this constructor is called the isInitialized function will return true.</w:t>
      </w:r>
    </w:p>
    <w:p w:rsidR="008D5DE6" w:rsidRPr="00D959A6" w:rsidRDefault="008D5DE6" w:rsidP="00E0080C">
      <w:pPr>
        <w:ind w:firstLine="708"/>
      </w:pPr>
    </w:p>
    <w:p w:rsidR="001330FE" w:rsidRPr="001330FE" w:rsidRDefault="00D959A6" w:rsidP="00AE4229">
      <w:pPr>
        <w:pStyle w:val="Heading4"/>
      </w:pPr>
      <w:r>
        <w:t xml:space="preserve"> </w:t>
      </w:r>
      <w:bookmarkStart w:id="352" w:name="_Toc305323782"/>
      <w:r>
        <w:t>Usage</w:t>
      </w:r>
      <w:bookmarkEnd w:id="352"/>
      <w:r w:rsidR="001330FE">
        <w:t xml:space="preserve"> </w:t>
      </w:r>
    </w:p>
    <w:p w:rsidR="00126FD2" w:rsidRDefault="00126FD2" w:rsidP="00126FD2">
      <w:r>
        <w:t xml:space="preserve"> </w:t>
      </w:r>
      <w:proofErr w:type="gramStart"/>
      <w:r>
        <w:t>invertBlock</w:t>
      </w:r>
      <w:proofErr w:type="gramEnd"/>
      <w:r>
        <w:t xml:space="preserve">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prp. </w:t>
      </w:r>
    </w:p>
    <w:p w:rsidR="00CB2F72" w:rsidRDefault="00CB2F72" w:rsidP="00CB2F72">
      <w:pPr>
        <w:rPr>
          <w:rFonts w:ascii="Courier New" w:hAnsi="Courier New" w:cs="Courier New"/>
          <w:color w:val="000000"/>
          <w:sz w:val="20"/>
          <w:szCs w:val="20"/>
        </w:rPr>
      </w:pPr>
      <w:r>
        <w:rPr>
          <w:rFonts w:ascii="Courier New" w:hAnsi="Courier New" w:cs="Courier New"/>
          <w:color w:val="000000"/>
          <w:sz w:val="20"/>
          <w:szCs w:val="20"/>
        </w:rPr>
        <w:t>PseudorandomPermutation prp</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126FD2">
      <w:pPr>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126FD2" w:rsidRDefault="00126FD2" w:rsidP="00126FD2">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prp.init(</w:t>
      </w:r>
      <w:proofErr w:type="gramEnd"/>
      <w:r>
        <w:rPr>
          <w:rFonts w:ascii="Courier New" w:hAnsi="Courier New" w:cs="Courier New"/>
          <w:color w:val="000000"/>
          <w:sz w:val="20"/>
          <w:szCs w:val="20"/>
        </w:rPr>
        <w:t>secretKey);</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w:t>
      </w:r>
      <w:proofErr w:type="gramEnd"/>
      <w:r w:rsidRPr="00B7052A">
        <w:rPr>
          <w:rFonts w:ascii="Courier New" w:hAnsi="Courier New" w:cs="Courier New"/>
          <w:color w:val="000000"/>
          <w:sz w:val="20"/>
          <w:szCs w:val="20"/>
        </w:rPr>
        <w:t>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CB0682" w:rsidRPr="00CB0682" w:rsidRDefault="00CB0682" w:rsidP="002C4EFA">
      <w:pPr>
        <w:pStyle w:val="ListParagraph"/>
        <w:keepNext/>
        <w:keepLines/>
        <w:numPr>
          <w:ilvl w:val="0"/>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53" w:name="_Toc283907060"/>
      <w:bookmarkStart w:id="354" w:name="_Toc283908913"/>
      <w:bookmarkStart w:id="355" w:name="_Toc287350648"/>
      <w:bookmarkStart w:id="356" w:name="_Toc289002187"/>
      <w:bookmarkStart w:id="357" w:name="_Toc289002316"/>
      <w:bookmarkStart w:id="358" w:name="_Toc289956222"/>
      <w:bookmarkStart w:id="359" w:name="_Toc296853707"/>
      <w:bookmarkStart w:id="360" w:name="_Toc298923904"/>
      <w:bookmarkStart w:id="361" w:name="_Toc301769135"/>
      <w:bookmarkStart w:id="362" w:name="_Toc305320983"/>
      <w:bookmarkStart w:id="363" w:name="_Toc305321113"/>
      <w:bookmarkStart w:id="364" w:name="_Toc305321243"/>
      <w:bookmarkStart w:id="365" w:name="_Toc305321419"/>
      <w:bookmarkStart w:id="366" w:name="_Toc305323433"/>
      <w:bookmarkStart w:id="367" w:name="_Toc305323607"/>
      <w:bookmarkStart w:id="368" w:name="_Toc305323783"/>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69" w:name="_Toc289002317"/>
      <w:bookmarkStart w:id="370" w:name="_Toc289956223"/>
      <w:bookmarkStart w:id="371" w:name="_Toc296853708"/>
      <w:bookmarkStart w:id="372" w:name="_Toc298923905"/>
      <w:bookmarkStart w:id="373" w:name="_Toc301769136"/>
      <w:bookmarkStart w:id="374" w:name="_Toc305320984"/>
      <w:bookmarkStart w:id="375" w:name="_Toc305321114"/>
      <w:bookmarkStart w:id="376" w:name="_Toc305321244"/>
      <w:bookmarkStart w:id="377" w:name="_Toc305321420"/>
      <w:bookmarkStart w:id="378" w:name="_Toc305323434"/>
      <w:bookmarkStart w:id="379" w:name="_Toc305323608"/>
      <w:bookmarkStart w:id="380" w:name="_Toc305323784"/>
      <w:bookmarkEnd w:id="369"/>
      <w:bookmarkEnd w:id="370"/>
      <w:bookmarkEnd w:id="371"/>
      <w:bookmarkEnd w:id="372"/>
      <w:bookmarkEnd w:id="373"/>
      <w:bookmarkEnd w:id="374"/>
      <w:bookmarkEnd w:id="375"/>
      <w:bookmarkEnd w:id="376"/>
      <w:bookmarkEnd w:id="377"/>
      <w:bookmarkEnd w:id="378"/>
      <w:bookmarkEnd w:id="379"/>
      <w:bookmarkEnd w:id="380"/>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81" w:name="_Toc289002318"/>
      <w:bookmarkStart w:id="382" w:name="_Toc289956224"/>
      <w:bookmarkStart w:id="383" w:name="_Toc296853709"/>
      <w:bookmarkStart w:id="384" w:name="_Toc298923906"/>
      <w:bookmarkStart w:id="385" w:name="_Toc301769137"/>
      <w:bookmarkStart w:id="386" w:name="_Toc305320985"/>
      <w:bookmarkStart w:id="387" w:name="_Toc305321115"/>
      <w:bookmarkStart w:id="388" w:name="_Toc305321245"/>
      <w:bookmarkStart w:id="389" w:name="_Toc305321421"/>
      <w:bookmarkStart w:id="390" w:name="_Toc305323435"/>
      <w:bookmarkStart w:id="391" w:name="_Toc305323609"/>
      <w:bookmarkStart w:id="392" w:name="_Toc305323785"/>
      <w:bookmarkEnd w:id="381"/>
      <w:bookmarkEnd w:id="382"/>
      <w:bookmarkEnd w:id="383"/>
      <w:bookmarkEnd w:id="384"/>
      <w:bookmarkEnd w:id="385"/>
      <w:bookmarkEnd w:id="386"/>
      <w:bookmarkEnd w:id="387"/>
      <w:bookmarkEnd w:id="388"/>
      <w:bookmarkEnd w:id="389"/>
      <w:bookmarkEnd w:id="390"/>
      <w:bookmarkEnd w:id="391"/>
      <w:bookmarkEnd w:id="392"/>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93" w:name="_Toc289002319"/>
      <w:bookmarkStart w:id="394" w:name="_Toc289956225"/>
      <w:bookmarkStart w:id="395" w:name="_Toc296853710"/>
      <w:bookmarkStart w:id="396" w:name="_Toc298923907"/>
      <w:bookmarkStart w:id="397" w:name="_Toc301769138"/>
      <w:bookmarkStart w:id="398" w:name="_Toc305320986"/>
      <w:bookmarkStart w:id="399" w:name="_Toc305321116"/>
      <w:bookmarkStart w:id="400" w:name="_Toc305321246"/>
      <w:bookmarkStart w:id="401" w:name="_Toc305321422"/>
      <w:bookmarkStart w:id="402" w:name="_Toc305323436"/>
      <w:bookmarkStart w:id="403" w:name="_Toc305323610"/>
      <w:bookmarkStart w:id="404" w:name="_Toc305323786"/>
      <w:bookmarkEnd w:id="393"/>
      <w:bookmarkEnd w:id="394"/>
      <w:bookmarkEnd w:id="395"/>
      <w:bookmarkEnd w:id="396"/>
      <w:bookmarkEnd w:id="397"/>
      <w:bookmarkEnd w:id="398"/>
      <w:bookmarkEnd w:id="399"/>
      <w:bookmarkEnd w:id="400"/>
      <w:bookmarkEnd w:id="401"/>
      <w:bookmarkEnd w:id="402"/>
      <w:bookmarkEnd w:id="403"/>
      <w:bookmarkEnd w:id="404"/>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405" w:name="_Toc289002320"/>
      <w:bookmarkStart w:id="406" w:name="_Toc289956226"/>
      <w:bookmarkStart w:id="407" w:name="_Toc296853711"/>
      <w:bookmarkStart w:id="408" w:name="_Toc298923908"/>
      <w:bookmarkStart w:id="409" w:name="_Toc301769139"/>
      <w:bookmarkStart w:id="410" w:name="_Toc305320987"/>
      <w:bookmarkStart w:id="411" w:name="_Toc305321117"/>
      <w:bookmarkStart w:id="412" w:name="_Toc305321247"/>
      <w:bookmarkStart w:id="413" w:name="_Toc305321423"/>
      <w:bookmarkStart w:id="414" w:name="_Toc305323437"/>
      <w:bookmarkStart w:id="415" w:name="_Toc305323611"/>
      <w:bookmarkStart w:id="416" w:name="_Toc305323787"/>
      <w:bookmarkEnd w:id="405"/>
      <w:bookmarkEnd w:id="406"/>
      <w:bookmarkEnd w:id="407"/>
      <w:bookmarkEnd w:id="408"/>
      <w:bookmarkEnd w:id="409"/>
      <w:bookmarkEnd w:id="410"/>
      <w:bookmarkEnd w:id="411"/>
      <w:bookmarkEnd w:id="412"/>
      <w:bookmarkEnd w:id="413"/>
      <w:bookmarkEnd w:id="414"/>
      <w:bookmarkEnd w:id="415"/>
      <w:bookmarkEnd w:id="416"/>
    </w:p>
    <w:p w:rsidR="00A32077" w:rsidRPr="00A32077" w:rsidRDefault="007632DC" w:rsidP="00A32077">
      <w:pPr>
        <w:rPr>
          <w:szCs w:val="18"/>
        </w:rPr>
      </w:pPr>
      <w:r>
        <w:br w:type="page"/>
      </w:r>
      <w:bookmarkStart w:id="417" w:name="_Toc277840059"/>
    </w:p>
    <w:p w:rsidR="00515D3B" w:rsidRDefault="00515D3B" w:rsidP="008B01FE">
      <w:pPr>
        <w:pStyle w:val="Heading3"/>
        <w:numPr>
          <w:ilvl w:val="2"/>
          <w:numId w:val="39"/>
        </w:numPr>
        <w:ind w:left="709" w:hanging="283"/>
      </w:pPr>
      <w:bookmarkStart w:id="418" w:name="_Toc305323788"/>
      <w:r>
        <w:lastRenderedPageBreak/>
        <w:t>Pse</w:t>
      </w:r>
      <w:bookmarkStart w:id="419" w:name="PRG"/>
      <w:bookmarkEnd w:id="419"/>
      <w:r>
        <w:t>udorandom Generator</w:t>
      </w:r>
      <w:bookmarkEnd w:id="417"/>
      <w:bookmarkEnd w:id="418"/>
    </w:p>
    <w:p w:rsidR="00AE4229" w:rsidRPr="00AE4229" w:rsidRDefault="00AE4229" w:rsidP="00AE4229">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420" w:name="_Toc305321425"/>
      <w:bookmarkStart w:id="421" w:name="_Toc305323439"/>
      <w:bookmarkStart w:id="422" w:name="_Toc305323613"/>
      <w:bookmarkStart w:id="423" w:name="_Toc305323789"/>
      <w:bookmarkEnd w:id="420"/>
      <w:bookmarkEnd w:id="421"/>
      <w:bookmarkEnd w:id="422"/>
      <w:bookmarkEnd w:id="423"/>
    </w:p>
    <w:p w:rsidR="0030299D" w:rsidRDefault="0030299D" w:rsidP="00AE4229">
      <w:pPr>
        <w:pStyle w:val="Heading4"/>
      </w:pPr>
      <w:r>
        <w:t xml:space="preserve"> </w:t>
      </w:r>
      <w:bookmarkStart w:id="424" w:name="_Toc305323790"/>
      <w:r>
        <w:t>Static View</w:t>
      </w:r>
      <w:bookmarkEnd w:id="424"/>
    </w:p>
    <w:p w:rsidR="00896A24" w:rsidRDefault="00B560EC" w:rsidP="000A5F57">
      <w:r>
        <w:t>A</w:t>
      </w:r>
      <w:r w:rsidR="00896A24">
        <w:t xml:space="preserve"> </w:t>
      </w:r>
      <w:r w:rsidR="00896A24">
        <w:rPr>
          <w:b/>
          <w:bCs/>
        </w:rPr>
        <w:t>pseudorandom generator (PRG)</w:t>
      </w:r>
      <w:r w:rsidR="00896A24">
        <w:t xml:space="preserve"> is a </w:t>
      </w:r>
      <w:r w:rsidR="00896A24" w:rsidRPr="001E79E8">
        <w:t xml:space="preserve">deterministic </w:t>
      </w:r>
      <w:r>
        <w:t xml:space="preserve">algorithm that takes a “short” </w:t>
      </w:r>
      <w:r w:rsidR="00896A24" w:rsidRPr="001E79E8">
        <w:t>uniform</w:t>
      </w:r>
      <w:r>
        <w:t>ly distributed string</w:t>
      </w:r>
      <w:r w:rsidR="00896A24">
        <w:t xml:space="preserve">, known as </w:t>
      </w:r>
      <w:r>
        <w:t>the</w:t>
      </w:r>
      <w:r w:rsidR="00896A24">
        <w:t xml:space="preserve"> </w:t>
      </w:r>
      <w:r w:rsidR="00896A24" w:rsidRPr="001E79E8">
        <w:t>seed</w:t>
      </w:r>
      <w:r>
        <w:t>, and outputs a longer string that cannot be efficiently distinguished from a uniformly distributed string of that length</w:t>
      </w:r>
      <w:r w:rsidR="00896A24">
        <w:t xml:space="preserve">. </w:t>
      </w:r>
    </w:p>
    <w:p w:rsidR="00A31547" w:rsidRDefault="00A31547" w:rsidP="00896A24"/>
    <w:p w:rsidR="004728C3" w:rsidRPr="00896A24" w:rsidRDefault="003B623C" w:rsidP="00896A24">
      <w:r>
        <w:rPr>
          <w:noProof/>
        </w:rPr>
        <w:drawing>
          <wp:inline distT="0" distB="0" distL="0" distR="0" wp14:anchorId="43B83BAD" wp14:editId="0DD63BFC">
            <wp:extent cx="6210935" cy="3782571"/>
            <wp:effectExtent l="19050" t="0" r="0" b="0"/>
            <wp:docPr id="9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srcRect/>
                    <a:stretch>
                      <a:fillRect/>
                    </a:stretch>
                  </pic:blipFill>
                  <pic:spPr bwMode="auto">
                    <a:xfrm>
                      <a:off x="0" y="0"/>
                      <a:ext cx="6210935" cy="3782571"/>
                    </a:xfrm>
                    <a:prstGeom prst="rect">
                      <a:avLst/>
                    </a:prstGeom>
                    <a:noFill/>
                    <a:ln w="9525">
                      <a:noFill/>
                      <a:miter lim="800000"/>
                      <a:headEnd/>
                      <a:tailEnd/>
                    </a:ln>
                  </pic:spPr>
                </pic:pic>
              </a:graphicData>
            </a:graphic>
          </wp:inline>
        </w:drawing>
      </w:r>
    </w:p>
    <w:p w:rsidR="00515D3B" w:rsidRDefault="00515D3B" w:rsidP="00515D3B"/>
    <w:p w:rsidR="00D959A6" w:rsidRDefault="00BB674D" w:rsidP="00AE4229">
      <w:pPr>
        <w:pStyle w:val="Heading4"/>
      </w:pPr>
      <w:bookmarkStart w:id="425" w:name="_Toc277840060"/>
      <w:r>
        <w:t xml:space="preserve"> </w:t>
      </w:r>
      <w:bookmarkStart w:id="426" w:name="_Toc305323791"/>
      <w:r w:rsidR="00AA5BCB">
        <w:t>Dynamic</w:t>
      </w:r>
      <w:r>
        <w:t xml:space="preserve"> View</w:t>
      </w:r>
      <w:bookmarkEnd w:id="426"/>
    </w:p>
    <w:p w:rsidR="00D959A6" w:rsidRDefault="00D959A6" w:rsidP="003B623C">
      <w:pPr>
        <w:pStyle w:val="Caption"/>
        <w:ind w:left="720"/>
      </w:pPr>
      <w:r>
        <w:t xml:space="preserve">Function </w:t>
      </w:r>
      <w:del w:id="427" w:author="LabTest" w:date="2011-08-22T11:49:00Z">
        <w:r w:rsidDel="003B623C">
          <w:delText>:</w:delText>
        </w:r>
      </w:del>
      <w:r>
        <w:t xml:space="preserve"> </w:t>
      </w:r>
      <w:ins w:id="428" w:author="LabTest" w:date="2011-08-22T11:49:00Z">
        <w:r w:rsidR="003B623C">
          <w:t>BcPRG::</w:t>
        </w:r>
      </w:ins>
      <w:proofErr w:type="gramStart"/>
      <w:r w:rsidR="00AF18EF">
        <w:t>getPRGBytes(</w:t>
      </w:r>
      <w:proofErr w:type="gramEnd"/>
      <w:r w:rsidR="00CB3B37">
        <w:t>out :byte[], outOffset:int, OutLen : int,</w:t>
      </w:r>
    </w:p>
    <w:p w:rsidR="00AF18EF" w:rsidRDefault="00AF18EF" w:rsidP="008B01FE">
      <w:pPr>
        <w:pStyle w:val="ListParagraph"/>
        <w:numPr>
          <w:ilvl w:val="1"/>
          <w:numId w:val="30"/>
        </w:numPr>
      </w:pPr>
      <w:r>
        <w:t>Allocate a local input array of the length specified filled with zeroes.</w:t>
      </w:r>
    </w:p>
    <w:p w:rsidR="00D959A6" w:rsidRPr="00D959A6" w:rsidRDefault="00D959A6" w:rsidP="008B01FE">
      <w:pPr>
        <w:pStyle w:val="ListParagraph"/>
        <w:numPr>
          <w:ilvl w:val="1"/>
          <w:numId w:val="30"/>
        </w:numPr>
      </w:pPr>
      <w:r>
        <w:t>I</w:t>
      </w:r>
      <w:r w:rsidRPr="00EC0FC6">
        <w:t xml:space="preserve">nvoke the </w:t>
      </w:r>
      <w:r w:rsidR="00AF18EF">
        <w:t xml:space="preserve">processBytes function of the </w:t>
      </w:r>
      <w:r w:rsidRPr="00EC0FC6">
        <w:t>stream cipher</w:t>
      </w:r>
      <w:r w:rsidR="00AF18EF">
        <w:t>. The out array will be filled with pseudorandom bytes generated by the stream cipher (that were xored with zeroes in the in array). (See note for BcPRG in Static View above).</w:t>
      </w:r>
      <w:r w:rsidRPr="00EC0FC6">
        <w:t xml:space="preserve"> </w:t>
      </w:r>
    </w:p>
    <w:p w:rsidR="00BB674D" w:rsidRDefault="00D959A6" w:rsidP="00AE4229">
      <w:pPr>
        <w:pStyle w:val="Heading4"/>
      </w:pPr>
      <w:r>
        <w:t xml:space="preserve"> </w:t>
      </w:r>
      <w:bookmarkStart w:id="429" w:name="_Toc305323792"/>
      <w:r>
        <w:t>Usage</w:t>
      </w:r>
      <w:bookmarkEnd w:id="429"/>
    </w:p>
    <w:bookmarkEnd w:id="425"/>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out byte array</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pr</w:t>
      </w:r>
      <w:r w:rsidR="001A1D9B">
        <w:rPr>
          <w:rFonts w:ascii="Courier New" w:hAnsi="Courier New" w:cs="Courier New"/>
          <w:color w:val="00B050"/>
          <w:sz w:val="20"/>
          <w:szCs w:val="20"/>
        </w:rPr>
        <w:t>g</w:t>
      </w:r>
      <w:r w:rsidR="00127C59">
        <w:rPr>
          <w:rFonts w:ascii="Courier New" w:hAnsi="Courier New" w:cs="Courier New"/>
          <w:color w:val="00B050"/>
          <w:sz w:val="20"/>
          <w:szCs w:val="20"/>
        </w:rPr>
        <w:t xml:space="preserve"> using the PrgFactory</w:t>
      </w:r>
    </w:p>
    <w:p w:rsidR="001A1D9B" w:rsidRDefault="00965BEA" w:rsidP="00127C59">
      <w:pPr>
        <w:ind w:left="12"/>
        <w:rPr>
          <w:rFonts w:ascii="Courier New" w:hAnsi="Courier New" w:cs="Courier New"/>
          <w:color w:val="000000"/>
          <w:sz w:val="20"/>
          <w:szCs w:val="20"/>
        </w:rPr>
      </w:pPr>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r w:rsidRPr="00B7052A">
        <w:rPr>
          <w:rFonts w:ascii="Courier New" w:hAnsi="Courier New" w:cs="Courier New"/>
          <w:color w:val="000000"/>
          <w:sz w:val="20"/>
          <w:szCs w:val="20"/>
        </w:rPr>
        <w:t xml:space="preserve"> pr</w:t>
      </w:r>
      <w:r w:rsidR="00E72B51">
        <w:rPr>
          <w:rFonts w:ascii="Courier New" w:hAnsi="Courier New" w:cs="Courier New"/>
          <w:color w:val="000000"/>
          <w:sz w:val="20"/>
          <w:szCs w:val="20"/>
        </w:rPr>
        <w:t>g</w:t>
      </w:r>
      <w:r w:rsidRPr="00AD142A">
        <w:rPr>
          <w:rFonts w:ascii="Courier New" w:hAnsi="Courier New" w:cs="Courier New"/>
          <w:color w:val="000000"/>
          <w:sz w:val="20"/>
          <w:szCs w:val="20"/>
        </w:rPr>
        <w:t xml:space="preserve"> = </w:t>
      </w:r>
      <w:proofErr w:type="gramStart"/>
      <w:r w:rsidR="00127C59">
        <w:rPr>
          <w:rFonts w:ascii="Courier New" w:hAnsi="Courier New" w:cs="Courier New"/>
          <w:color w:val="000000"/>
          <w:sz w:val="20"/>
          <w:szCs w:val="20"/>
        </w:rPr>
        <w:t>PrgFactory.getInstance(</w:t>
      </w:r>
      <w:proofErr w:type="gramEnd"/>
      <w:r w:rsidR="00127C59">
        <w:rPr>
          <w:rFonts w:ascii="Courier New" w:hAnsi="Courier New" w:cs="Courier New"/>
          <w:color w:val="000000"/>
          <w:sz w:val="20"/>
          <w:szCs w:val="20"/>
        </w:rPr>
        <w:t>).getObject("RC4");</w:t>
      </w:r>
    </w:p>
    <w:p w:rsidR="00127C59" w:rsidRDefault="00127C59" w:rsidP="00127C59">
      <w:pPr>
        <w:ind w:left="12"/>
        <w:rPr>
          <w:rFonts w:ascii="Courier New" w:hAnsi="Courier New" w:cs="Courier New"/>
          <w:color w:val="000000"/>
          <w:sz w:val="20"/>
          <w:szCs w:val="20"/>
        </w:rPr>
      </w:pPr>
    </w:p>
    <w:p w:rsidR="00965BEA" w:rsidRPr="00B7052A" w:rsidRDefault="001A1D9B" w:rsidP="00965BEA">
      <w:pPr>
        <w:rPr>
          <w:rFonts w:ascii="Courier New" w:hAnsi="Courier New" w:cs="Courier New"/>
          <w:color w:val="00B050"/>
          <w:sz w:val="20"/>
          <w:szCs w:val="20"/>
        </w:rPr>
      </w:pPr>
      <w:r>
        <w:rPr>
          <w:rFonts w:ascii="Courier New" w:hAnsi="Courier New" w:cs="Courier New"/>
          <w:color w:val="00B050"/>
          <w:sz w:val="20"/>
          <w:szCs w:val="20"/>
        </w:rPr>
        <w:t>//init the prg</w:t>
      </w:r>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sidR="00E72B51" w:rsidRPr="00B7052A">
        <w:rPr>
          <w:rFonts w:ascii="Courier New" w:hAnsi="Courier New" w:cs="Courier New"/>
          <w:color w:val="000000"/>
          <w:sz w:val="20"/>
          <w:szCs w:val="20"/>
        </w:rPr>
        <w:t>pr</w:t>
      </w:r>
      <w:r w:rsidR="00E72B51">
        <w:rPr>
          <w:rFonts w:ascii="Courier New" w:hAnsi="Courier New" w:cs="Courier New"/>
          <w:color w:val="000000"/>
          <w:sz w:val="20"/>
          <w:szCs w:val="20"/>
        </w:rPr>
        <w:t>g</w:t>
      </w:r>
      <w:r>
        <w:rPr>
          <w:rFonts w:ascii="Courier New" w:hAnsi="Courier New" w:cs="Courier New"/>
          <w:color w:val="000000"/>
          <w:sz w:val="20"/>
          <w:szCs w:val="20"/>
        </w:rPr>
        <w:t>.init(</w:t>
      </w:r>
      <w:proofErr w:type="gramEnd"/>
      <w:r>
        <w:rPr>
          <w:rFonts w:ascii="Courier New" w:hAnsi="Courier New" w:cs="Courier New"/>
          <w:color w:val="000000"/>
          <w:sz w:val="20"/>
          <w:szCs w:val="20"/>
        </w:rPr>
        <w:t>secretKey);</w:t>
      </w:r>
    </w:p>
    <w:p w:rsidR="001A1D9B" w:rsidRDefault="001A1D9B" w:rsidP="00E72B51">
      <w:pPr>
        <w:ind w:left="-696"/>
        <w:rPr>
          <w:rFonts w:ascii="Courier New" w:hAnsi="Courier New" w:cs="Courier New"/>
          <w:color w:val="000000"/>
          <w:sz w:val="20"/>
          <w:szCs w:val="20"/>
        </w:rPr>
      </w:pPr>
    </w:p>
    <w:p w:rsidR="00965BEA" w:rsidRPr="00B7052A" w:rsidRDefault="00965BEA" w:rsidP="00AF18EF">
      <w:pPr>
        <w:rPr>
          <w:rFonts w:ascii="Courier New" w:hAnsi="Courier New" w:cs="Courier New"/>
          <w:color w:val="00B050"/>
          <w:sz w:val="20"/>
          <w:szCs w:val="20"/>
        </w:rPr>
      </w:pPr>
      <w:proofErr w:type="gramStart"/>
      <w:r w:rsidRPr="00B7052A">
        <w:rPr>
          <w:rFonts w:ascii="Courier New" w:hAnsi="Courier New" w:cs="Courier New"/>
          <w:color w:val="00B050"/>
          <w:sz w:val="20"/>
          <w:szCs w:val="20"/>
        </w:rPr>
        <w:lastRenderedPageBreak/>
        <w:t>//</w:t>
      </w:r>
      <w:r w:rsidR="00AF18EF">
        <w:rPr>
          <w:rFonts w:ascii="Courier New" w:hAnsi="Courier New" w:cs="Courier New"/>
          <w:color w:val="00B050"/>
          <w:sz w:val="20"/>
          <w:szCs w:val="20"/>
        </w:rPr>
        <w:t>get PRG byt</w:t>
      </w:r>
      <w:r w:rsidR="00E72B51">
        <w:rPr>
          <w:rFonts w:ascii="Courier New" w:hAnsi="Courier New" w:cs="Courier New"/>
          <w:color w:val="00B050"/>
          <w:sz w:val="20"/>
          <w:szCs w:val="20"/>
        </w:rPr>
        <w:t>es</w:t>
      </w:r>
      <w:r w:rsidR="00AF18EF">
        <w:rPr>
          <w:rFonts w:ascii="Courier New" w:hAnsi="Courier New" w:cs="Courier New"/>
          <w:color w:val="00B050"/>
          <w:sz w:val="20"/>
          <w:szCs w:val="20"/>
        </w:rPr>
        <w:t>.</w:t>
      </w:r>
      <w:proofErr w:type="gramEnd"/>
      <w:r w:rsidR="00AF18EF">
        <w:rPr>
          <w:rFonts w:ascii="Courier New" w:hAnsi="Courier New" w:cs="Courier New"/>
          <w:color w:val="00B050"/>
          <w:sz w:val="20"/>
          <w:szCs w:val="20"/>
        </w:rPr>
        <w:t xml:space="preserve"> The caller is responsible for allocating the out array.The result will be put in the out array.  </w:t>
      </w:r>
    </w:p>
    <w:p w:rsidR="00965BEA" w:rsidRDefault="00E72B51" w:rsidP="00AF18EF">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getPRGBytes</w:t>
      </w:r>
      <w:r w:rsidR="00965BEA" w:rsidRPr="00B7052A">
        <w:rPr>
          <w:rFonts w:ascii="Courier New" w:hAnsi="Courier New" w:cs="Courier New"/>
          <w:color w:val="000000"/>
          <w:sz w:val="20"/>
          <w:szCs w:val="20"/>
        </w:rPr>
        <w:t>(</w:t>
      </w:r>
      <w:proofErr w:type="gramEnd"/>
      <w:r w:rsidR="00AF18EF">
        <w:rPr>
          <w:rFonts w:ascii="Courier New" w:hAnsi="Courier New" w:cs="Courier New"/>
          <w:color w:val="000000"/>
          <w:sz w:val="20"/>
          <w:szCs w:val="20"/>
        </w:rPr>
        <w:t>out</w:t>
      </w:r>
      <w:r>
        <w:rPr>
          <w:rFonts w:ascii="Courier New" w:hAnsi="Courier New" w:cs="Courier New"/>
          <w:color w:val="000000"/>
          <w:sz w:val="20"/>
          <w:szCs w:val="20"/>
        </w:rPr>
        <w:t>.length</w:t>
      </w:r>
      <w:r w:rsidR="00AF18EF">
        <w:rPr>
          <w:rFonts w:ascii="Courier New" w:hAnsi="Courier New" w:cs="Courier New"/>
          <w:color w:val="000000"/>
          <w:sz w:val="20"/>
          <w:szCs w:val="20"/>
        </w:rPr>
        <w:t>, out</w:t>
      </w:r>
      <w:r w:rsidR="00965BEA" w:rsidRPr="00B7052A">
        <w:rPr>
          <w:rFonts w:ascii="Courier New" w:hAnsi="Courier New" w:cs="Courier New"/>
          <w:color w:val="000000"/>
          <w:sz w:val="20"/>
          <w:szCs w:val="20"/>
        </w:rPr>
        <w:t>);</w:t>
      </w:r>
    </w:p>
    <w:p w:rsidR="00965BEA" w:rsidRPr="00965BEA" w:rsidRDefault="00965BEA" w:rsidP="00965BEA"/>
    <w:p w:rsidR="00515D3B" w:rsidRDefault="00515D3B" w:rsidP="008B01FE">
      <w:pPr>
        <w:pStyle w:val="Heading3"/>
        <w:numPr>
          <w:ilvl w:val="2"/>
          <w:numId w:val="39"/>
        </w:numPr>
        <w:ind w:left="709" w:hanging="283"/>
      </w:pPr>
      <w:bookmarkStart w:id="430" w:name="_Toc277840061"/>
      <w:bookmarkStart w:id="431" w:name="_Toc305323793"/>
      <w:r>
        <w:t>Trapdoor Permutation</w:t>
      </w:r>
      <w:bookmarkEnd w:id="430"/>
      <w:bookmarkEnd w:id="431"/>
    </w:p>
    <w:p w:rsidR="00AE4229" w:rsidRPr="00AE4229" w:rsidRDefault="00AE4229" w:rsidP="00AE4229">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432" w:name="_Toc305321430"/>
      <w:bookmarkStart w:id="433" w:name="_Toc305323444"/>
      <w:bookmarkStart w:id="434" w:name="_Toc305323618"/>
      <w:bookmarkStart w:id="435" w:name="_Toc305323794"/>
      <w:bookmarkEnd w:id="432"/>
      <w:bookmarkEnd w:id="433"/>
      <w:bookmarkEnd w:id="434"/>
      <w:bookmarkEnd w:id="435"/>
    </w:p>
    <w:p w:rsidR="00BB674D" w:rsidRDefault="00BB674D" w:rsidP="00AE4229">
      <w:pPr>
        <w:pStyle w:val="Heading4"/>
      </w:pPr>
      <w:r>
        <w:t xml:space="preserve"> </w:t>
      </w:r>
      <w:bookmarkStart w:id="436" w:name="_Toc305323795"/>
      <w:r>
        <w:t>Static View</w:t>
      </w:r>
      <w:bookmarkEnd w:id="436"/>
    </w:p>
    <w:p w:rsidR="000A1F35" w:rsidRDefault="000A1F35" w:rsidP="00B560EC">
      <w:pPr>
        <w:rPr>
          <w:noProof/>
        </w:rPr>
      </w:pPr>
      <w:r>
        <w:t xml:space="preserve">A </w:t>
      </w:r>
      <w:r>
        <w:rPr>
          <w:b/>
          <w:bCs/>
        </w:rPr>
        <w:t xml:space="preserve">trapdoor </w:t>
      </w:r>
      <w:r w:rsidR="00B560EC">
        <w:rPr>
          <w:b/>
          <w:bCs/>
        </w:rPr>
        <w:t>permutation</w:t>
      </w:r>
      <w:r>
        <w:t xml:space="preserve"> is a </w:t>
      </w:r>
      <w:r w:rsidR="00B560EC">
        <w:t xml:space="preserve">bijection (1-1 and onto </w:t>
      </w:r>
      <w:r w:rsidRPr="001E79E8">
        <w:t>function</w:t>
      </w:r>
      <w:r w:rsidR="00B560EC">
        <w:t>)</w:t>
      </w:r>
      <w:r>
        <w:t xml:space="preserve"> that is easy to compute </w:t>
      </w:r>
      <w:r w:rsidR="00B560EC">
        <w:t>for everyone</w:t>
      </w:r>
      <w:r>
        <w:t xml:space="preserve">, yet </w:t>
      </w:r>
      <w:r w:rsidR="00B560EC">
        <w:t>is hard to invert</w:t>
      </w:r>
      <w:r>
        <w:t xml:space="preserve"> </w:t>
      </w:r>
      <w:r w:rsidR="00B560EC">
        <w:t>unless given</w:t>
      </w:r>
      <w:r>
        <w:t xml:space="preserve"> special </w:t>
      </w:r>
      <w:r w:rsidR="00B560EC">
        <w:t xml:space="preserve">additional </w:t>
      </w:r>
      <w:r>
        <w:t xml:space="preserve">information, called the "trapdoor". </w:t>
      </w:r>
      <w:r w:rsidR="00B560EC">
        <w:t>The public key is essentially the function description and the private key is the trapdo</w:t>
      </w:r>
      <w:r w:rsidR="00B06F7F">
        <w:t>or.</w:t>
      </w:r>
    </w:p>
    <w:p w:rsidR="004B3D70" w:rsidRDefault="004B3D70" w:rsidP="000A1F35">
      <w:pPr>
        <w:rPr>
          <w:noProof/>
        </w:rPr>
      </w:pPr>
    </w:p>
    <w:p w:rsidR="00E539E2" w:rsidRDefault="00ED6D24" w:rsidP="00E539E2">
      <w:r>
        <w:rPr>
          <w:noProof/>
        </w:rPr>
        <w:drawing>
          <wp:inline distT="0" distB="0" distL="0" distR="0" wp14:anchorId="6EC7E7BE" wp14:editId="061262E2">
            <wp:extent cx="6210935" cy="3408388"/>
            <wp:effectExtent l="19050" t="0" r="0" b="0"/>
            <wp:docPr id="9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srcRect/>
                    <a:stretch>
                      <a:fillRect/>
                    </a:stretch>
                  </pic:blipFill>
                  <pic:spPr bwMode="auto">
                    <a:xfrm>
                      <a:off x="0" y="0"/>
                      <a:ext cx="6210935" cy="3408388"/>
                    </a:xfrm>
                    <a:prstGeom prst="rect">
                      <a:avLst/>
                    </a:prstGeom>
                    <a:noFill/>
                    <a:ln w="9525">
                      <a:noFill/>
                      <a:miter lim="800000"/>
                      <a:headEnd/>
                      <a:tailEnd/>
                    </a:ln>
                  </pic:spPr>
                </pic:pic>
              </a:graphicData>
            </a:graphic>
          </wp:inline>
        </w:drawing>
      </w:r>
    </w:p>
    <w:p w:rsidR="00E539E2" w:rsidRDefault="00E539E2" w:rsidP="00E539E2"/>
    <w:p w:rsidR="003A76DA" w:rsidRPr="003A76DA" w:rsidRDefault="003A76DA" w:rsidP="00AF7C23">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37" w:name="_Toc278883406"/>
      <w:bookmarkStart w:id="438" w:name="_Toc278884104"/>
      <w:bookmarkStart w:id="439" w:name="_Toc278884243"/>
      <w:bookmarkStart w:id="440" w:name="_Toc278884319"/>
      <w:bookmarkStart w:id="441" w:name="_Toc279923565"/>
      <w:bookmarkStart w:id="442" w:name="_Toc280082636"/>
      <w:bookmarkStart w:id="443" w:name="_Toc280521456"/>
      <w:bookmarkStart w:id="444" w:name="_Toc280521628"/>
      <w:bookmarkStart w:id="445" w:name="_Toc280521781"/>
      <w:bookmarkStart w:id="446" w:name="_Toc280611993"/>
      <w:bookmarkStart w:id="447" w:name="_Toc280694109"/>
      <w:bookmarkStart w:id="448" w:name="_Toc280699827"/>
      <w:bookmarkStart w:id="449" w:name="_Toc280703485"/>
      <w:bookmarkStart w:id="450" w:name="_Toc280703598"/>
      <w:bookmarkStart w:id="451" w:name="_Toc280778598"/>
      <w:bookmarkStart w:id="452" w:name="_Toc283907071"/>
      <w:bookmarkStart w:id="453" w:name="_Toc283908924"/>
      <w:bookmarkStart w:id="454" w:name="_Toc287350659"/>
      <w:bookmarkStart w:id="455" w:name="_Toc289002198"/>
      <w:bookmarkStart w:id="456" w:name="_Toc289002327"/>
      <w:bookmarkStart w:id="457" w:name="_Toc289956233"/>
      <w:bookmarkStart w:id="458" w:name="_Toc296853718"/>
      <w:bookmarkStart w:id="459" w:name="_Toc298923915"/>
      <w:bookmarkStart w:id="460" w:name="_Toc301769146"/>
      <w:bookmarkStart w:id="461" w:name="_Toc305320990"/>
      <w:bookmarkStart w:id="462" w:name="_Toc305321120"/>
      <w:bookmarkStart w:id="463" w:name="_Toc305321250"/>
      <w:bookmarkStart w:id="464" w:name="_Toc305321432"/>
      <w:bookmarkStart w:id="465" w:name="_Toc305323446"/>
      <w:bookmarkStart w:id="466" w:name="_Toc305323620"/>
      <w:bookmarkStart w:id="467" w:name="_Toc30532379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rsidR="003A76DA" w:rsidRDefault="003A76DA">
      <w:pPr>
        <w:autoSpaceDE/>
        <w:autoSpaceDN/>
        <w:adjustRightInd/>
        <w:rPr>
          <w:b/>
          <w:bCs/>
          <w:sz w:val="26"/>
          <w:szCs w:val="18"/>
          <w:highlight w:val="lightGray"/>
        </w:rPr>
      </w:pPr>
      <w:r>
        <w:rPr>
          <w:highlight w:val="lightGray"/>
        </w:rPr>
        <w:br w:type="page"/>
      </w:r>
    </w:p>
    <w:p w:rsidR="00AC75AD" w:rsidRDefault="00AC75AD" w:rsidP="0012348A"/>
    <w:p w:rsidR="004D63C3" w:rsidRDefault="004D63C3" w:rsidP="0012348A">
      <w:r w:rsidRPr="00A00A25">
        <w:rPr>
          <w:noProof/>
        </w:rPr>
        <w:drawing>
          <wp:anchor distT="0" distB="0" distL="114300" distR="114300" simplePos="0" relativeHeight="251779072" behindDoc="1" locked="0" layoutInCell="1" allowOverlap="1" wp14:anchorId="0A681926" wp14:editId="56997E40">
            <wp:simplePos x="0" y="0"/>
            <wp:positionH relativeFrom="column">
              <wp:posOffset>-278130</wp:posOffset>
            </wp:positionH>
            <wp:positionV relativeFrom="paragraph">
              <wp:posOffset>8255</wp:posOffset>
            </wp:positionV>
            <wp:extent cx="6379210" cy="24218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379210" cy="2421890"/>
                    </a:xfrm>
                    <a:prstGeom prst="rect">
                      <a:avLst/>
                    </a:prstGeom>
                  </pic:spPr>
                </pic:pic>
              </a:graphicData>
            </a:graphic>
            <wp14:sizeRelH relativeFrom="margin">
              <wp14:pctWidth>0</wp14:pctWidth>
            </wp14:sizeRelH>
            <wp14:sizeRelV relativeFrom="margin">
              <wp14:pctHeight>0</wp14:pctHeight>
            </wp14:sizeRelV>
          </wp:anchor>
        </w:drawing>
      </w:r>
    </w:p>
    <w:p w:rsidR="004D63C3" w:rsidRDefault="004D63C3" w:rsidP="0012348A"/>
    <w:p w:rsidR="004D63C3" w:rsidRDefault="004D63C3" w:rsidP="0012348A"/>
    <w:p w:rsidR="004D63C3" w:rsidRDefault="004D63C3" w:rsidP="0012348A"/>
    <w:p w:rsidR="004D63C3" w:rsidRDefault="004D63C3" w:rsidP="0012348A"/>
    <w:p w:rsidR="004D63C3" w:rsidRDefault="004D63C3" w:rsidP="0012348A"/>
    <w:p w:rsidR="004D63C3" w:rsidRDefault="004D63C3" w:rsidP="0012348A"/>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Pr="00AC75AD" w:rsidRDefault="00AC75AD" w:rsidP="00AC75AD"/>
    <w:p w:rsidR="00D959A6" w:rsidRDefault="008C242F" w:rsidP="00AE4229">
      <w:pPr>
        <w:pStyle w:val="Heading4"/>
      </w:pPr>
      <w:r>
        <w:t xml:space="preserve"> </w:t>
      </w:r>
      <w:bookmarkStart w:id="468" w:name="_Toc305323797"/>
      <w:r w:rsidR="00BB674D">
        <w:t>Dynamic View</w:t>
      </w:r>
      <w:bookmarkEnd w:id="468"/>
    </w:p>
    <w:p w:rsidR="000C0B7D" w:rsidRPr="000C0B7D" w:rsidRDefault="000C0B7D" w:rsidP="000C0B7D">
      <w:pPr>
        <w:rPr>
          <w:b/>
          <w:bCs/>
        </w:rPr>
      </w:pPr>
      <w:r w:rsidRPr="000C0B7D">
        <w:rPr>
          <w:b/>
          <w:bCs/>
        </w:rPr>
        <w:t>For TrapdoorPermutation classes:</w:t>
      </w:r>
    </w:p>
    <w:p w:rsidR="00860129" w:rsidRDefault="00860129" w:rsidP="00860129">
      <w:pPr>
        <w:pStyle w:val="Caption"/>
        <w:numPr>
          <w:ilvl w:val="0"/>
          <w:numId w:val="9"/>
        </w:numPr>
      </w:pPr>
      <w:bookmarkStart w:id="469" w:name="_Toc277840063"/>
      <w:bookmarkStart w:id="470" w:name="_Toc277840062"/>
      <w:r>
        <w:t>Function: init(PublicKey)</w:t>
      </w:r>
    </w:p>
    <w:p w:rsidR="00860129" w:rsidRPr="00860129" w:rsidRDefault="00860129" w:rsidP="00860129">
      <w:pPr>
        <w:ind w:left="708"/>
      </w:pPr>
      <w:r>
        <w:t xml:space="preserve">Initialize this permutation only with the public key. Used when the trapdoor is unknown. In this case, the invert function has to return </w:t>
      </w:r>
      <w:r w:rsidRPr="00860129">
        <w:rPr>
          <w:i/>
          <w:iCs/>
        </w:rPr>
        <w:t>null</w:t>
      </w:r>
      <w:r>
        <w:t>.</w:t>
      </w:r>
    </w:p>
    <w:p w:rsidR="00D959A6" w:rsidRDefault="00D959A6" w:rsidP="002C4EFA">
      <w:pPr>
        <w:pStyle w:val="Caption"/>
        <w:numPr>
          <w:ilvl w:val="0"/>
          <w:numId w:val="9"/>
        </w:numPr>
      </w:pPr>
      <w:r>
        <w:t>Function :  compute</w:t>
      </w:r>
      <w:bookmarkEnd w:id="469"/>
      <w:r w:rsidR="00AC75AD">
        <w:t>(TPElement) : TPElement</w:t>
      </w:r>
    </w:p>
    <w:p w:rsidR="00D959A6" w:rsidRPr="004A2A78" w:rsidRDefault="00D959A6" w:rsidP="00D959A6">
      <w:pPr>
        <w:ind w:left="708"/>
      </w:pPr>
      <w:proofErr w:type="gramStart"/>
      <w:r>
        <w:t>Computes the function using the public key</w:t>
      </w:r>
      <w:r w:rsidR="00860129">
        <w:t>.</w:t>
      </w:r>
      <w:proofErr w:type="gramEnd"/>
    </w:p>
    <w:p w:rsidR="00933E6B" w:rsidRDefault="00933E6B" w:rsidP="00933E6B">
      <w:pPr>
        <w:pStyle w:val="Caption"/>
        <w:numPr>
          <w:ilvl w:val="0"/>
          <w:numId w:val="9"/>
        </w:numPr>
      </w:pPr>
      <w:r>
        <w:t>Function :  invert(TPElement) : TPElement</w:t>
      </w:r>
    </w:p>
    <w:p w:rsidR="00860129" w:rsidRDefault="00933E6B" w:rsidP="00860129">
      <w:pPr>
        <w:ind w:firstLine="708"/>
      </w:pPr>
      <w:proofErr w:type="gramStart"/>
      <w:r>
        <w:t>Inverts the function using the private key.</w:t>
      </w:r>
      <w:proofErr w:type="gramEnd"/>
      <w:r w:rsidR="00860129">
        <w:t xml:space="preserve"> If the trapdoor is unknown then return </w:t>
      </w:r>
      <w:r w:rsidR="00860129" w:rsidRPr="00860129">
        <w:rPr>
          <w:i/>
          <w:iCs/>
        </w:rPr>
        <w:t>null</w:t>
      </w:r>
      <w:r w:rsidR="00860129">
        <w:t>.</w:t>
      </w:r>
    </w:p>
    <w:p w:rsidR="00860129" w:rsidRDefault="00860129" w:rsidP="00860129">
      <w:pPr>
        <w:pStyle w:val="Caption"/>
        <w:numPr>
          <w:ilvl w:val="0"/>
          <w:numId w:val="9"/>
        </w:numPr>
      </w:pPr>
      <w:r>
        <w:t>Function: getRandomTPElement : TPElement</w:t>
      </w:r>
    </w:p>
    <w:p w:rsidR="00860129" w:rsidRDefault="00860129" w:rsidP="00860129">
      <w:pPr>
        <w:ind w:left="708"/>
        <w:rPr>
          <w:rFonts w:ascii="Courier New" w:hAnsi="Courier New" w:cs="Courier New"/>
          <w:color w:val="000000"/>
          <w:sz w:val="20"/>
          <w:szCs w:val="20"/>
        </w:rPr>
      </w:pPr>
      <w:r>
        <w:t xml:space="preserve">This function is implemented in each one of the concrete classes. It requests from the TPElementFactory to create the corresponding random element. For example, if the concrete permutation is RSA with the BC implementation then call </w:t>
      </w:r>
      <w:proofErr w:type="gramStart"/>
      <w:r w:rsidRPr="00AC75AD">
        <w:rPr>
          <w:rFonts w:ascii="Courier New" w:hAnsi="Courier New" w:cs="Courier New"/>
          <w:color w:val="000000"/>
          <w:sz w:val="20"/>
          <w:szCs w:val="20"/>
        </w:rPr>
        <w:t>TPElementFactory.getRandomElement(</w:t>
      </w:r>
      <w:proofErr w:type="gramEnd"/>
      <w:r w:rsidRPr="00AC75AD">
        <w:rPr>
          <w:rFonts w:ascii="Courier New" w:hAnsi="Courier New" w:cs="Courier New"/>
          <w:color w:val="000000"/>
          <w:sz w:val="20"/>
          <w:szCs w:val="20"/>
        </w:rPr>
        <w:t>"RSA", "BC")</w:t>
      </w:r>
      <w:r>
        <w:rPr>
          <w:rFonts w:ascii="Courier New" w:hAnsi="Courier New" w:cs="Courier New"/>
          <w:color w:val="000000"/>
          <w:sz w:val="20"/>
          <w:szCs w:val="20"/>
        </w:rPr>
        <w:t>.</w:t>
      </w:r>
    </w:p>
    <w:p w:rsidR="00860129" w:rsidRDefault="00860129" w:rsidP="00346439">
      <w:pPr>
        <w:ind w:left="708"/>
      </w:pPr>
      <w:r w:rsidRPr="00860129">
        <w:t>Th</w:t>
      </w:r>
      <w:r>
        <w:t xml:space="preserve">is way </w:t>
      </w:r>
      <w:r w:rsidR="00346439">
        <w:t xml:space="preserve">a higher-level protocol </w:t>
      </w:r>
      <w:r>
        <w:t>can work with an abstract random TPElement</w:t>
      </w:r>
      <w:r w:rsidR="00346439">
        <w:t xml:space="preserve"> and perform all the necessary manipulations without needing to be aware of the specific implementation.</w:t>
      </w:r>
    </w:p>
    <w:p w:rsidR="00346439" w:rsidRDefault="00346439">
      <w:pPr>
        <w:autoSpaceDE/>
        <w:autoSpaceDN/>
        <w:adjustRightInd/>
        <w:rPr>
          <w:b/>
          <w:bCs/>
          <w:sz w:val="20"/>
          <w:szCs w:val="20"/>
        </w:rPr>
      </w:pPr>
      <w:r>
        <w:br w:type="page"/>
      </w:r>
    </w:p>
    <w:p w:rsidR="00860129" w:rsidRDefault="00860129" w:rsidP="00860129">
      <w:pPr>
        <w:pStyle w:val="Caption"/>
        <w:numPr>
          <w:ilvl w:val="0"/>
          <w:numId w:val="9"/>
        </w:numPr>
      </w:pPr>
      <w:r>
        <w:lastRenderedPageBreak/>
        <w:t>Function: isElement(TPElement) : TPElValidity</w:t>
      </w:r>
    </w:p>
    <w:p w:rsidR="00860129" w:rsidRDefault="00860129" w:rsidP="00860129">
      <w:pPr>
        <w:autoSpaceDE/>
        <w:autoSpaceDN/>
        <w:adjustRightInd/>
        <w:ind w:left="708"/>
      </w:pPr>
      <w:r w:rsidRPr="00933E6B">
        <w:t xml:space="preserve">This </w:t>
      </w:r>
      <w:r>
        <w:t xml:space="preserve">function is implemented in each one of the concrete classes. It checks whether the given “TPElement” is actually such one for the respective permutation. There are three possible return values: VALID (it is an element); NOT_VALID (it is not an element); DON’T_KNOW (there is not enough information to check if it is an element or not, for example if we do not have the trapdoor). </w:t>
      </w:r>
    </w:p>
    <w:p w:rsidR="00860129" w:rsidRDefault="00860129" w:rsidP="008B01FE">
      <w:pPr>
        <w:pStyle w:val="ListParagraph"/>
        <w:numPr>
          <w:ilvl w:val="0"/>
          <w:numId w:val="40"/>
        </w:numPr>
      </w:pPr>
      <w:r>
        <w:t>In BcRSAPermutation: check that the passed element is within the range (1 to N-1).</w:t>
      </w:r>
    </w:p>
    <w:p w:rsidR="00860129" w:rsidRDefault="00860129" w:rsidP="008B01FE">
      <w:pPr>
        <w:pStyle w:val="ListParagraph"/>
        <w:numPr>
          <w:ilvl w:val="0"/>
          <w:numId w:val="40"/>
        </w:numPr>
      </w:pPr>
      <w:r>
        <w:t>In CryptoPpRSAPermutation: check that the passed element is within the range (1 to N-1).</w:t>
      </w:r>
    </w:p>
    <w:p w:rsidR="00860129" w:rsidRPr="00860129" w:rsidRDefault="00860129" w:rsidP="008B01FE">
      <w:pPr>
        <w:pStyle w:val="ListParagraph"/>
        <w:numPr>
          <w:ilvl w:val="0"/>
          <w:numId w:val="40"/>
        </w:numPr>
      </w:pPr>
      <w:r>
        <w:t>In CryptoPpRabinPermutation: check that the passed element is within the range (1 to N-1) and if we have the trapdoor, check that the “element” has a square root.</w:t>
      </w:r>
    </w:p>
    <w:p w:rsidR="00860129" w:rsidRDefault="00860129" w:rsidP="00346439">
      <w:pPr>
        <w:pStyle w:val="Caption"/>
        <w:numPr>
          <w:ilvl w:val="0"/>
          <w:numId w:val="9"/>
        </w:numPr>
      </w:pPr>
      <w:r>
        <w:t>Function: hardCore</w:t>
      </w:r>
      <w:r w:rsidR="00346439">
        <w:t>Predicate</w:t>
      </w:r>
      <w:r>
        <w:t>: byte</w:t>
      </w:r>
    </w:p>
    <w:p w:rsidR="00346439" w:rsidRPr="00346439" w:rsidRDefault="00FB0DA8" w:rsidP="00FB0DA8">
      <w:pPr>
        <w:ind w:left="708"/>
      </w:pPr>
      <w:r>
        <w:t xml:space="preserve">One possible implementation of this function is to </w:t>
      </w:r>
      <w:r w:rsidRPr="00FB0DA8">
        <w:rPr>
          <w:u w:val="single"/>
        </w:rPr>
        <w:t>return the least significant bit of the element</w:t>
      </w:r>
      <w:r>
        <w:t xml:space="preserve">. We will use this implementation both in RSA permutation and in Rabin permutation. We may implement it in TrapdoorPermutationAbs and let deriving classes override it as needed. </w:t>
      </w:r>
    </w:p>
    <w:p w:rsidR="00860129" w:rsidRDefault="00D959A6" w:rsidP="00346439">
      <w:pPr>
        <w:pStyle w:val="Caption"/>
        <w:numPr>
          <w:ilvl w:val="0"/>
          <w:numId w:val="9"/>
        </w:numPr>
      </w:pPr>
      <w:r>
        <w:t xml:space="preserve">Function :  </w:t>
      </w:r>
      <w:bookmarkEnd w:id="470"/>
      <w:r w:rsidR="00346439">
        <w:t>hardCoreFunction</w:t>
      </w:r>
      <w:r w:rsidR="00860129">
        <w:t>: byte</w:t>
      </w:r>
      <w:r w:rsidR="00346439">
        <w:t>[]</w:t>
      </w:r>
    </w:p>
    <w:p w:rsidR="00FB0DA8" w:rsidRDefault="00FB0DA8" w:rsidP="00640D79">
      <w:pPr>
        <w:ind w:left="708"/>
      </w:pPr>
      <w:r>
        <w:t xml:space="preserve">One possible implementation of this function is to </w:t>
      </w:r>
      <w:r w:rsidRPr="00FB0DA8">
        <w:rPr>
          <w:u w:val="single"/>
        </w:rPr>
        <w:t xml:space="preserve">return the </w:t>
      </w:r>
      <w:r w:rsidR="00640D79">
        <w:rPr>
          <w:u w:val="single"/>
        </w:rPr>
        <w:t xml:space="preserve">log (N) </w:t>
      </w:r>
      <w:r w:rsidRPr="00FB0DA8">
        <w:rPr>
          <w:u w:val="single"/>
        </w:rPr>
        <w:t>least significant bit</w:t>
      </w:r>
      <w:r w:rsidR="00640D79">
        <w:rPr>
          <w:u w:val="single"/>
        </w:rPr>
        <w:t>s</w:t>
      </w:r>
      <w:r w:rsidRPr="00FB0DA8">
        <w:rPr>
          <w:u w:val="single"/>
        </w:rPr>
        <w:t xml:space="preserve"> of the element</w:t>
      </w:r>
      <w:r>
        <w:t>. We will use this implementation both in RSA permutation and in Rabin permutation. We may implement it in TrapdoorPermutationAbs and let deriving classes override it as needed.</w:t>
      </w:r>
    </w:p>
    <w:p w:rsidR="000C0B7D" w:rsidRDefault="000C0B7D" w:rsidP="000C0B7D"/>
    <w:p w:rsidR="000C0B7D" w:rsidRPr="000C0B7D" w:rsidRDefault="000C0B7D" w:rsidP="000C0B7D">
      <w:pPr>
        <w:rPr>
          <w:b/>
          <w:bCs/>
        </w:rPr>
      </w:pPr>
      <w:r w:rsidRPr="000C0B7D">
        <w:rPr>
          <w:b/>
          <w:bCs/>
        </w:rPr>
        <w:t>For TPElement classes:</w:t>
      </w:r>
    </w:p>
    <w:p w:rsidR="00860129" w:rsidRDefault="00860129" w:rsidP="00860129">
      <w:pPr>
        <w:pStyle w:val="ListParagraph"/>
        <w:ind w:left="1423"/>
      </w:pPr>
    </w:p>
    <w:p w:rsidR="000C0B7D" w:rsidRDefault="000C0B7D" w:rsidP="008B01FE">
      <w:pPr>
        <w:pStyle w:val="ListParagraph"/>
        <w:numPr>
          <w:ilvl w:val="0"/>
          <w:numId w:val="41"/>
        </w:numPr>
      </w:pPr>
      <w:r w:rsidRPr="006A6A3B">
        <w:rPr>
          <w:b/>
          <w:bCs/>
        </w:rPr>
        <w:t>Constructors with only one argument</w:t>
      </w:r>
      <w:r>
        <w:t xml:space="preserve"> (the mod): These constructors generate a random TPElement according to the corresponding algorithm:</w:t>
      </w:r>
    </w:p>
    <w:p w:rsidR="000C0B7D" w:rsidRDefault="000C0B7D" w:rsidP="000C0B7D">
      <w:pPr>
        <w:pStyle w:val="ListParagraph"/>
        <w:ind w:left="360"/>
      </w:pPr>
      <w:proofErr w:type="gramStart"/>
      <w:r>
        <w:t>BcRSAElement(</w:t>
      </w:r>
      <w:proofErr w:type="gramEnd"/>
      <w:r>
        <w:t>modN) -&gt; sample a random number between 1 and modN – 1 and set it as the element</w:t>
      </w:r>
    </w:p>
    <w:p w:rsidR="000C0B7D" w:rsidRDefault="000C0B7D" w:rsidP="000F240E">
      <w:pPr>
        <w:pStyle w:val="ListParagraph"/>
        <w:ind w:left="360"/>
      </w:pPr>
      <w:proofErr w:type="gramStart"/>
      <w:r>
        <w:t>CryptoPpRSAElement(</w:t>
      </w:r>
      <w:proofErr w:type="gramEnd"/>
      <w:r>
        <w:t xml:space="preserve">modN) -&gt; sample a random </w:t>
      </w:r>
      <w:r w:rsidR="000F240E">
        <w:t xml:space="preserve">Crypto++::Integer </w:t>
      </w:r>
      <w:r>
        <w:t xml:space="preserve">number between 1 and modN -  1, </w:t>
      </w:r>
      <w:r w:rsidR="000F240E">
        <w:t>set the pointer (long) to this number to be the element.</w:t>
      </w:r>
    </w:p>
    <w:p w:rsidR="000F240E" w:rsidRDefault="000F240E" w:rsidP="000F240E">
      <w:pPr>
        <w:pStyle w:val="ListParagraph"/>
        <w:ind w:left="360"/>
      </w:pPr>
      <w:proofErr w:type="gramStart"/>
      <w:r>
        <w:t>CryptoPpRabinElement(</w:t>
      </w:r>
      <w:proofErr w:type="gramEnd"/>
      <w:r>
        <w:t>modN) -&gt; sample a random Crypto++::Integer number between 1 and modN -  1, calculate its square power and set the pointer (long) to the square power to be the element.</w:t>
      </w:r>
    </w:p>
    <w:p w:rsidR="006A6A3B" w:rsidRDefault="006A6A3B" w:rsidP="008B01FE">
      <w:pPr>
        <w:pStyle w:val="ListParagraph"/>
        <w:numPr>
          <w:ilvl w:val="0"/>
          <w:numId w:val="41"/>
        </w:numPr>
      </w:pPr>
      <w:r w:rsidRPr="006A6A3B">
        <w:rPr>
          <w:b/>
          <w:bCs/>
        </w:rPr>
        <w:t>Constructors with two arguments</w:t>
      </w:r>
      <w:r>
        <w:t xml:space="preserve"> (the mod and an integer): These constructors receive a possible element and check validity. If valid then set the element member to the received one.</w:t>
      </w:r>
      <w:r w:rsidR="000F240E">
        <w:t xml:space="preserve"> Else, throw exception.</w:t>
      </w:r>
    </w:p>
    <w:p w:rsidR="006A6A3B" w:rsidRDefault="006A6A3B" w:rsidP="006A6A3B">
      <w:pPr>
        <w:pStyle w:val="ListParagraph"/>
        <w:ind w:left="360"/>
      </w:pPr>
      <w:proofErr w:type="gramStart"/>
      <w:r>
        <w:t>BcRSAElement(</w:t>
      </w:r>
      <w:proofErr w:type="gramEnd"/>
      <w:r>
        <w:t>modN, x) -&gt; Check that x is a number between 1 and modN -1. If so, set it.</w:t>
      </w:r>
    </w:p>
    <w:p w:rsidR="006A6A3B" w:rsidRDefault="006A6A3B" w:rsidP="006A6A3B">
      <w:pPr>
        <w:pStyle w:val="ListParagraph"/>
        <w:ind w:left="360"/>
      </w:pPr>
      <w:proofErr w:type="gramStart"/>
      <w:r>
        <w:t>CryptoPpRSAElement(</w:t>
      </w:r>
      <w:proofErr w:type="gramEnd"/>
      <w:r>
        <w:t>modN, x) -&gt; Check that x is a number between 1 and modN -1.</w:t>
      </w:r>
    </w:p>
    <w:p w:rsidR="000F240E" w:rsidRDefault="000F240E" w:rsidP="000F240E">
      <w:pPr>
        <w:pStyle w:val="ListParagraph"/>
        <w:ind w:left="360"/>
      </w:pPr>
      <w:proofErr w:type="gramStart"/>
      <w:r>
        <w:t>CryptoPpRabinElement(</w:t>
      </w:r>
      <w:proofErr w:type="gramEnd"/>
      <w:r>
        <w:t>modN, x) -&gt; Check that x is a number between 1 and modN -1.</w:t>
      </w:r>
    </w:p>
    <w:p w:rsidR="000F240E" w:rsidRDefault="000F240E" w:rsidP="000F240E">
      <w:pPr>
        <w:pStyle w:val="ListParagraph"/>
        <w:ind w:left="360"/>
      </w:pPr>
      <w:r>
        <w:tab/>
      </w:r>
      <w:r>
        <w:tab/>
      </w:r>
      <w:r>
        <w:tab/>
      </w:r>
      <w:r>
        <w:tab/>
        <w:t xml:space="preserve">     -&gt; Check that x has a square root modN. (Not possible to check without the trapdoor).</w:t>
      </w:r>
      <w:r>
        <w:tab/>
      </w:r>
    </w:p>
    <w:p w:rsidR="000F240E" w:rsidRPr="00933E6B" w:rsidRDefault="000F240E" w:rsidP="000F240E">
      <w:pPr>
        <w:pStyle w:val="ListParagraph"/>
        <w:ind w:left="360"/>
      </w:pPr>
    </w:p>
    <w:p w:rsidR="004B3D70" w:rsidRDefault="00D959A6" w:rsidP="00AE4229">
      <w:pPr>
        <w:pStyle w:val="Heading4"/>
      </w:pPr>
      <w:r>
        <w:lastRenderedPageBreak/>
        <w:t xml:space="preserve"> </w:t>
      </w:r>
      <w:bookmarkStart w:id="471" w:name="_Toc305323798"/>
      <w:r>
        <w:t>Usage</w:t>
      </w:r>
      <w:bookmarkEnd w:id="471"/>
    </w:p>
    <w:p w:rsidR="004B3D70" w:rsidRDefault="004B3D70" w:rsidP="001346F5">
      <w:r>
        <w:t>In the example below, both keys, public and private are provided.</w:t>
      </w:r>
      <w:r w:rsidR="001346F5">
        <w:t xml:space="preserve"> In this case, the entity performing the permutation knows the trapdoor (the private key)</w:t>
      </w:r>
      <w:proofErr w:type="gramStart"/>
      <w:r w:rsidR="001346F5">
        <w:t>,</w:t>
      </w:r>
      <w:proofErr w:type="gramEnd"/>
      <w:r w:rsidR="001346F5">
        <w:t xml:space="preserve"> therefore, it can call both compute and invert</w:t>
      </w:r>
      <w:r>
        <w:t xml:space="preserve">. On the other </w:t>
      </w:r>
      <w:r w:rsidR="002138ED">
        <w:t>hand,</w:t>
      </w:r>
      <w:r>
        <w:t xml:space="preserve"> if only the public key is </w:t>
      </w:r>
      <w:r w:rsidR="001346F5">
        <w:t xml:space="preserve">known </w:t>
      </w:r>
      <w:r>
        <w:t>then invert cannot be invoked.</w:t>
      </w: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860129">
      <w:pPr>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r w:rsidR="00860129">
        <w:rPr>
          <w:rFonts w:ascii="Courier New" w:hAnsi="Courier New" w:cs="Courier New"/>
          <w:color w:val="00B050"/>
          <w:sz w:val="20"/>
          <w:szCs w:val="20"/>
        </w:rPr>
        <w:t>trapdoor permutation:</w:t>
      </w:r>
    </w:p>
    <w:p w:rsidR="001A1D9B" w:rsidRDefault="001A1D9B" w:rsidP="006D3377">
      <w:pPr>
        <w:ind w:left="12"/>
        <w:rPr>
          <w:rFonts w:ascii="Courier New" w:hAnsi="Courier New" w:cs="Courier New"/>
          <w:color w:val="00B050"/>
          <w:sz w:val="20"/>
          <w:szCs w:val="20"/>
        </w:rPr>
      </w:pPr>
      <w:r>
        <w:rPr>
          <w:rFonts w:ascii="Courier New" w:hAnsi="Courier New" w:cs="Courier New"/>
          <w:color w:val="000000"/>
          <w:sz w:val="20"/>
          <w:szCs w:val="20"/>
        </w:rPr>
        <w:t>TrapdoorPermutation</w:t>
      </w:r>
      <w:r w:rsidRPr="00B7052A">
        <w:rPr>
          <w:rFonts w:ascii="Courier New" w:hAnsi="Courier New" w:cs="Courier New"/>
          <w:color w:val="000000"/>
          <w:sz w:val="20"/>
          <w:szCs w:val="20"/>
        </w:rPr>
        <w:t xml:space="preserve"> </w:t>
      </w:r>
      <w:r>
        <w:rPr>
          <w:rFonts w:ascii="Courier New" w:hAnsi="Courier New" w:cs="Courier New"/>
          <w:color w:val="000000"/>
          <w:sz w:val="20"/>
          <w:szCs w:val="20"/>
        </w:rPr>
        <w:t>trapdoorPermutation</w:t>
      </w:r>
      <w:r w:rsidRPr="00AD142A">
        <w:rPr>
          <w:rFonts w:ascii="Courier New" w:hAnsi="Courier New" w:cs="Courier New"/>
          <w:color w:val="000000"/>
          <w:sz w:val="20"/>
          <w:szCs w:val="20"/>
        </w:rPr>
        <w:t xml:space="preserve"> = </w:t>
      </w:r>
      <w:proofErr w:type="gramStart"/>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w:t>
      </w:r>
      <w:proofErr w:type="gramEnd"/>
      <w:r w:rsidR="006D3377">
        <w:rPr>
          <w:rFonts w:ascii="Courier New" w:hAnsi="Courier New" w:cs="Courier New"/>
          <w:color w:val="000000"/>
          <w:sz w:val="20"/>
          <w:szCs w:val="20"/>
        </w:rPr>
        <w:t>).getObject("</w:t>
      </w:r>
      <w:r w:rsidR="006D3377" w:rsidRPr="006D3377">
        <w:rPr>
          <w:rFonts w:ascii="Courier New" w:hAnsi="Courier New" w:cs="Courier New"/>
          <w:color w:val="000000"/>
          <w:sz w:val="20"/>
          <w:szCs w:val="20"/>
        </w:rPr>
        <w:t>RSA"</w:t>
      </w:r>
      <w:r w:rsidR="00AC75AD">
        <w:rPr>
          <w:rFonts w:ascii="Courier New" w:hAnsi="Courier New" w:cs="Courier New"/>
          <w:color w:val="000000"/>
          <w:sz w:val="20"/>
          <w:szCs w:val="20"/>
        </w:rPr>
        <w:t>, “BC”</w:t>
      </w:r>
      <w:r w:rsidR="006D3377" w:rsidRPr="006D3377">
        <w:rPr>
          <w:rFonts w:ascii="Courier New" w:hAnsi="Courier New" w:cs="Courier New"/>
          <w:color w:val="000000"/>
          <w:sz w:val="20"/>
          <w:szCs w:val="20"/>
        </w:rPr>
        <w:t>);</w:t>
      </w:r>
    </w:p>
    <w:p w:rsidR="006D3377" w:rsidRDefault="006D3377" w:rsidP="006D3377">
      <w:pPr>
        <w:ind w:left="12"/>
        <w:rPr>
          <w:rFonts w:ascii="Courier New" w:hAnsi="Courier New" w:cs="Courier New"/>
          <w:color w:val="00B050"/>
          <w:sz w:val="20"/>
          <w:szCs w:val="20"/>
        </w:rPr>
      </w:pPr>
    </w:p>
    <w:p w:rsidR="001A1D9B" w:rsidRPr="00B7052A" w:rsidRDefault="001A1D9B" w:rsidP="006D3377">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r w:rsidR="006D3377">
        <w:rPr>
          <w:rFonts w:ascii="Courier New" w:hAnsi="Courier New" w:cs="Courier New"/>
          <w:color w:val="00B050"/>
          <w:sz w:val="20"/>
          <w:szCs w:val="20"/>
        </w:rPr>
        <w:t>trapdoor permutation</w:t>
      </w:r>
    </w:p>
    <w:p w:rsidR="001A1D9B" w:rsidRDefault="001A1D9B" w:rsidP="001A1D9B">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trapdoorPermutation.init(</w:t>
      </w:r>
      <w:proofErr w:type="gramEnd"/>
      <w:r>
        <w:rPr>
          <w:rFonts w:ascii="Courier New" w:hAnsi="Courier New" w:cs="Courier New"/>
          <w:color w:val="000000"/>
          <w:sz w:val="20"/>
          <w:szCs w:val="20"/>
        </w:rPr>
        <w:t>publicKey, privateKey);</w:t>
      </w:r>
    </w:p>
    <w:p w:rsidR="001A1D9B" w:rsidRDefault="001A1D9B" w:rsidP="001A1D9B">
      <w:pPr>
        <w:rPr>
          <w:rFonts w:ascii="Courier New" w:hAnsi="Courier New" w:cs="Courier New"/>
          <w:color w:val="00B050"/>
          <w:sz w:val="20"/>
          <w:szCs w:val="20"/>
        </w:rPr>
      </w:pP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//Get a random TPElement, since the implementation of the element differs</w:t>
      </w: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 xml:space="preserve">//for BC and for Crypto we need to specify not only the algorithm but also </w:t>
      </w:r>
    </w:p>
    <w:p w:rsidR="00AC75AD" w:rsidRDefault="00AC75AD" w:rsidP="004B3D70">
      <w:pPr>
        <w:rPr>
          <w:rFonts w:ascii="Courier New" w:hAnsi="Courier New" w:cs="Courier New"/>
          <w:color w:val="00B050"/>
          <w:sz w:val="20"/>
          <w:szCs w:val="20"/>
        </w:rPr>
      </w:pPr>
      <w:proofErr w:type="gramStart"/>
      <w:r>
        <w:rPr>
          <w:rFonts w:ascii="Courier New" w:hAnsi="Courier New" w:cs="Courier New"/>
          <w:color w:val="00B050"/>
          <w:sz w:val="20"/>
          <w:szCs w:val="20"/>
        </w:rPr>
        <w:t>//the provider.</w:t>
      </w:r>
      <w:proofErr w:type="gramEnd"/>
    </w:p>
    <w:p w:rsidR="00AC75AD" w:rsidRPr="00AC75AD" w:rsidRDefault="00AC75AD" w:rsidP="006B5574">
      <w:pPr>
        <w:rPr>
          <w:rFonts w:ascii="Courier New" w:hAnsi="Courier New" w:cs="Courier New"/>
          <w:color w:val="000000"/>
          <w:sz w:val="20"/>
          <w:szCs w:val="20"/>
        </w:rPr>
      </w:pPr>
      <w:r w:rsidRPr="00AC75AD">
        <w:rPr>
          <w:rFonts w:ascii="Courier New" w:hAnsi="Courier New" w:cs="Courier New"/>
          <w:color w:val="000000"/>
          <w:sz w:val="20"/>
          <w:szCs w:val="20"/>
        </w:rPr>
        <w:t xml:space="preserve">TPElement </w:t>
      </w:r>
      <w:r w:rsidR="006B5574">
        <w:rPr>
          <w:rFonts w:ascii="Courier New" w:hAnsi="Courier New" w:cs="Courier New"/>
          <w:color w:val="000000"/>
          <w:sz w:val="20"/>
          <w:szCs w:val="20"/>
        </w:rPr>
        <w:t>originalE</w:t>
      </w:r>
      <w:r w:rsidRPr="00AC75AD">
        <w:rPr>
          <w:rFonts w:ascii="Courier New" w:hAnsi="Courier New" w:cs="Courier New"/>
          <w:color w:val="000000"/>
          <w:sz w:val="20"/>
          <w:szCs w:val="20"/>
        </w:rPr>
        <w:t>l</w:t>
      </w:r>
      <w:r w:rsidR="006B5574">
        <w:rPr>
          <w:rFonts w:ascii="Courier New" w:hAnsi="Courier New" w:cs="Courier New"/>
          <w:color w:val="000000"/>
          <w:sz w:val="20"/>
          <w:szCs w:val="20"/>
        </w:rPr>
        <w:t>ement</w:t>
      </w:r>
      <w:r w:rsidRPr="00AC75AD">
        <w:rPr>
          <w:rFonts w:ascii="Courier New" w:hAnsi="Courier New" w:cs="Courier New"/>
          <w:color w:val="000000"/>
          <w:sz w:val="20"/>
          <w:szCs w:val="20"/>
        </w:rPr>
        <w:t xml:space="preserve"> = </w:t>
      </w:r>
      <w:proofErr w:type="gramStart"/>
      <w:r w:rsidRPr="00AC75AD">
        <w:rPr>
          <w:rFonts w:ascii="Courier New" w:hAnsi="Courier New" w:cs="Courier New"/>
          <w:color w:val="000000"/>
          <w:sz w:val="20"/>
          <w:szCs w:val="20"/>
        </w:rPr>
        <w:t>TPElementFactory.getRandomElement(</w:t>
      </w:r>
      <w:proofErr w:type="gramEnd"/>
      <w:r w:rsidRPr="00AC75AD">
        <w:rPr>
          <w:rFonts w:ascii="Courier New" w:hAnsi="Courier New" w:cs="Courier New"/>
          <w:color w:val="000000"/>
          <w:sz w:val="20"/>
          <w:szCs w:val="20"/>
        </w:rPr>
        <w:t xml:space="preserve">"RSA", "BC"); </w:t>
      </w:r>
    </w:p>
    <w:p w:rsidR="00AC75AD" w:rsidRDefault="00AC75AD" w:rsidP="004B3D70">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Pr="006101C4" w:rsidRDefault="00AC75AD" w:rsidP="006101C4">
      <w:pPr>
        <w:rPr>
          <w:rFonts w:ascii="Courier New" w:hAnsi="Courier New" w:cs="Courier New"/>
          <w:color w:val="000000"/>
          <w:sz w:val="20"/>
          <w:szCs w:val="20"/>
        </w:rPr>
      </w:pPr>
      <w:r>
        <w:rPr>
          <w:rFonts w:ascii="Courier New" w:hAnsi="Courier New" w:cs="Courier New"/>
          <w:color w:val="000000"/>
          <w:sz w:val="20"/>
          <w:szCs w:val="20"/>
        </w:rPr>
        <w:t>TPElement resultElement</w:t>
      </w:r>
      <w:r w:rsidR="001A1D9B">
        <w:rPr>
          <w:rFonts w:ascii="Courier New" w:hAnsi="Courier New" w:cs="Courier New"/>
          <w:color w:val="000000"/>
          <w:sz w:val="20"/>
          <w:szCs w:val="20"/>
        </w:rPr>
        <w:t xml:space="preserve"> = </w:t>
      </w:r>
      <w:proofErr w:type="gramStart"/>
      <w:r w:rsidR="001A1D9B">
        <w:rPr>
          <w:rFonts w:ascii="Courier New" w:hAnsi="Courier New" w:cs="Courier New"/>
          <w:color w:val="000000"/>
          <w:sz w:val="20"/>
          <w:szCs w:val="20"/>
        </w:rPr>
        <w:t>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compute</w:t>
      </w:r>
      <w:r w:rsidR="001A1D9B" w:rsidRPr="00B7052A">
        <w:rPr>
          <w:rFonts w:ascii="Courier New" w:hAnsi="Courier New" w:cs="Courier New"/>
          <w:color w:val="000000"/>
          <w:sz w:val="20"/>
          <w:szCs w:val="20"/>
        </w:rPr>
        <w:t>(</w:t>
      </w:r>
      <w:proofErr w:type="gramEnd"/>
      <w:r w:rsidR="006B5574">
        <w:rPr>
          <w:rFonts w:ascii="Courier New" w:hAnsi="Courier New" w:cs="Courier New"/>
          <w:color w:val="000000"/>
          <w:sz w:val="20"/>
          <w:szCs w:val="20"/>
        </w:rPr>
        <w:t>originalE</w:t>
      </w:r>
      <w:r>
        <w:rPr>
          <w:rFonts w:ascii="Courier New" w:hAnsi="Courier New" w:cs="Courier New"/>
          <w:color w:val="000000"/>
          <w:sz w:val="20"/>
          <w:szCs w:val="20"/>
        </w:rPr>
        <w:t>l</w:t>
      </w:r>
      <w:r w:rsidR="006B5574">
        <w:rPr>
          <w:rFonts w:ascii="Courier New" w:hAnsi="Courier New" w:cs="Courier New"/>
          <w:color w:val="000000"/>
          <w:sz w:val="20"/>
          <w:szCs w:val="20"/>
        </w:rPr>
        <w:t>ement</w:t>
      </w:r>
      <w:r w:rsidR="001A1D9B" w:rsidRPr="00B7052A">
        <w:rPr>
          <w:rFonts w:ascii="Courier New" w:hAnsi="Courier New" w:cs="Courier New"/>
          <w:color w:val="000000"/>
          <w:sz w:val="20"/>
          <w:szCs w:val="20"/>
        </w:rPr>
        <w:t>);</w:t>
      </w:r>
    </w:p>
    <w:p w:rsidR="006B5574" w:rsidRDefault="001A1D9B" w:rsidP="006B557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006B5574">
        <w:rPr>
          <w:rFonts w:ascii="Courier New" w:hAnsi="Courier New" w:cs="Courier New"/>
          <w:color w:val="00B050"/>
          <w:sz w:val="20"/>
          <w:szCs w:val="20"/>
        </w:rPr>
        <w:t>the function</w:t>
      </w:r>
    </w:p>
    <w:p w:rsidR="001A1D9B" w:rsidRPr="001A1D9B" w:rsidRDefault="001A1D9B" w:rsidP="006B5574">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w:t>
      </w:r>
      <w:r w:rsidR="006B5574">
        <w:rPr>
          <w:rFonts w:ascii="Courier New" w:hAnsi="Courier New" w:cs="Courier New"/>
          <w:color w:val="00B050"/>
          <w:sz w:val="20"/>
          <w:szCs w:val="20"/>
        </w:rPr>
        <w:t>invertedElement should be equal to originalElement</w:t>
      </w:r>
    </w:p>
    <w:p w:rsidR="001A1D9B" w:rsidRDefault="00AC75AD" w:rsidP="006101C4">
      <w:r>
        <w:rPr>
          <w:rFonts w:ascii="Courier New" w:hAnsi="Courier New" w:cs="Courier New"/>
          <w:color w:val="000000"/>
          <w:sz w:val="20"/>
          <w:szCs w:val="20"/>
        </w:rPr>
        <w:t>TPElement invertedElement</w:t>
      </w:r>
      <w:r w:rsidR="001A1D9B">
        <w:rPr>
          <w:rFonts w:ascii="Courier New" w:hAnsi="Courier New" w:cs="Courier New"/>
          <w:color w:val="000000"/>
          <w:sz w:val="20"/>
          <w:szCs w:val="20"/>
        </w:rPr>
        <w:t xml:space="preserve"> = </w:t>
      </w:r>
      <w:proofErr w:type="gramStart"/>
      <w:r w:rsidR="001A1D9B">
        <w:rPr>
          <w:rFonts w:ascii="Courier New" w:hAnsi="Courier New" w:cs="Courier New"/>
          <w:color w:val="000000"/>
          <w:sz w:val="20"/>
          <w:szCs w:val="20"/>
        </w:rPr>
        <w:t>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invert</w:t>
      </w:r>
      <w:r w:rsidR="001A1D9B" w:rsidRPr="00B7052A">
        <w:rPr>
          <w:rFonts w:ascii="Courier New" w:hAnsi="Courier New" w:cs="Courier New"/>
          <w:color w:val="000000"/>
          <w:sz w:val="20"/>
          <w:szCs w:val="20"/>
        </w:rPr>
        <w:t>(</w:t>
      </w:r>
      <w:proofErr w:type="gramEnd"/>
      <w:r w:rsidR="006B5574">
        <w:rPr>
          <w:rFonts w:ascii="Courier New" w:hAnsi="Courier New" w:cs="Courier New"/>
          <w:color w:val="000000"/>
          <w:sz w:val="20"/>
          <w:szCs w:val="20"/>
        </w:rPr>
        <w:t>resultElement</w:t>
      </w:r>
      <w:r w:rsidR="001A1D9B" w:rsidRPr="00B7052A">
        <w:rPr>
          <w:rFonts w:ascii="Courier New" w:hAnsi="Courier New" w:cs="Courier New"/>
          <w:color w:val="000000"/>
          <w:sz w:val="20"/>
          <w:szCs w:val="20"/>
        </w:rPr>
        <w:t>);</w:t>
      </w:r>
      <w:r w:rsidR="001A1D9B">
        <w:br w:type="page"/>
      </w:r>
    </w:p>
    <w:p w:rsidR="00165310" w:rsidRDefault="00571393" w:rsidP="008B01FE">
      <w:pPr>
        <w:pStyle w:val="Heading3"/>
        <w:numPr>
          <w:ilvl w:val="2"/>
          <w:numId w:val="39"/>
        </w:numPr>
        <w:ind w:left="709" w:hanging="283"/>
      </w:pPr>
      <w:bookmarkStart w:id="472" w:name="_Toc277840065"/>
      <w:bookmarkStart w:id="473" w:name="_Toc277840418"/>
      <w:bookmarkStart w:id="474" w:name="_Toc277840475"/>
      <w:bookmarkStart w:id="475" w:name="_Toc277840621"/>
      <w:bookmarkStart w:id="476" w:name="_Toc277840829"/>
      <w:bookmarkStart w:id="477" w:name="_Toc305323799"/>
      <w:r>
        <w:rPr>
          <w:noProof/>
        </w:rPr>
        <w:lastRenderedPageBreak/>
        <w:drawing>
          <wp:anchor distT="0" distB="0" distL="114300" distR="114300" simplePos="0" relativeHeight="251710464" behindDoc="1" locked="0" layoutInCell="1" allowOverlap="1" wp14:anchorId="598D46F9" wp14:editId="1BE8A39D">
            <wp:simplePos x="0" y="0"/>
            <wp:positionH relativeFrom="column">
              <wp:posOffset>266700</wp:posOffset>
            </wp:positionH>
            <wp:positionV relativeFrom="paragraph">
              <wp:posOffset>868680</wp:posOffset>
            </wp:positionV>
            <wp:extent cx="5213350" cy="3101340"/>
            <wp:effectExtent l="19050" t="0" r="6350" b="0"/>
            <wp:wrapThrough wrapText="bothSides">
              <wp:wrapPolygon edited="0">
                <wp:start x="-79" y="0"/>
                <wp:lineTo x="-79" y="21494"/>
                <wp:lineTo x="21626" y="21494"/>
                <wp:lineTo x="21626" y="0"/>
                <wp:lineTo x="-79"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8" cstate="print"/>
                    <a:srcRect/>
                    <a:stretch>
                      <a:fillRect/>
                    </a:stretch>
                  </pic:blipFill>
                  <pic:spPr bwMode="auto">
                    <a:xfrm>
                      <a:off x="0" y="0"/>
                      <a:ext cx="5213350" cy="3101340"/>
                    </a:xfrm>
                    <a:prstGeom prst="rect">
                      <a:avLst/>
                    </a:prstGeom>
                    <a:noFill/>
                  </pic:spPr>
                </pic:pic>
              </a:graphicData>
            </a:graphic>
          </wp:anchor>
        </w:drawing>
      </w:r>
      <w:r>
        <w:t xml:space="preserve">True </w:t>
      </w:r>
      <w:r w:rsidR="00165310">
        <w:t>Random</w:t>
      </w:r>
      <w:bookmarkEnd w:id="472"/>
      <w:bookmarkEnd w:id="473"/>
      <w:bookmarkEnd w:id="474"/>
      <w:bookmarkEnd w:id="475"/>
      <w:bookmarkEnd w:id="476"/>
      <w:r>
        <w:t xml:space="preserve"> Generator</w:t>
      </w:r>
      <w:bookmarkEnd w:id="477"/>
    </w:p>
    <w:p w:rsidR="00AE4229" w:rsidRPr="00AE4229" w:rsidRDefault="00AE4229" w:rsidP="00AE4229">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478" w:name="_Toc278884107"/>
      <w:bookmarkStart w:id="479" w:name="_Toc278884246"/>
      <w:bookmarkStart w:id="480" w:name="_Toc278884322"/>
      <w:bookmarkStart w:id="481" w:name="_Toc279923568"/>
      <w:bookmarkStart w:id="482" w:name="_Toc280082639"/>
      <w:bookmarkStart w:id="483" w:name="_Toc280521459"/>
      <w:bookmarkStart w:id="484" w:name="_Toc280521631"/>
      <w:bookmarkStart w:id="485" w:name="_Toc280521784"/>
      <w:bookmarkStart w:id="486" w:name="_Toc280611996"/>
      <w:bookmarkStart w:id="487" w:name="_Toc280694112"/>
      <w:bookmarkStart w:id="488" w:name="_Toc280699830"/>
      <w:bookmarkStart w:id="489" w:name="_Toc305321436"/>
      <w:bookmarkStart w:id="490" w:name="_Toc305323450"/>
      <w:bookmarkStart w:id="491" w:name="_Toc305323624"/>
      <w:bookmarkStart w:id="492" w:name="_Toc305323800"/>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rsidR="00BB674D" w:rsidRDefault="00BB674D" w:rsidP="00AE4229">
      <w:pPr>
        <w:pStyle w:val="Heading4"/>
      </w:pPr>
      <w:r>
        <w:t xml:space="preserve"> </w:t>
      </w:r>
      <w:bookmarkStart w:id="493" w:name="_Toc305323801"/>
      <w:r>
        <w:t>Static View</w:t>
      </w:r>
      <w:bookmarkEnd w:id="493"/>
    </w:p>
    <w:p w:rsidR="00203A7C" w:rsidRPr="00203A7C" w:rsidRDefault="00203A7C" w:rsidP="00203A7C">
      <w:pPr>
        <w:rPr>
          <w:lang w:eastAsia="en-GB"/>
        </w:rPr>
      </w:pPr>
    </w:p>
    <w:p w:rsidR="00DD25DF" w:rsidRDefault="00DD25DF" w:rsidP="00DD25DF">
      <w:pPr>
        <w:rPr>
          <w:lang w:eastAsia="en-GB"/>
        </w:rPr>
      </w:pPr>
    </w:p>
    <w:p w:rsidR="00203A7C" w:rsidRPr="00824A25" w:rsidRDefault="00BB674D" w:rsidP="00AE4229">
      <w:pPr>
        <w:pStyle w:val="Heading4"/>
      </w:pPr>
      <w:r>
        <w:t xml:space="preserve"> </w:t>
      </w:r>
      <w:bookmarkStart w:id="494" w:name="_Toc305323802"/>
      <w:r>
        <w:t>Dynamic View</w:t>
      </w:r>
      <w:bookmarkEnd w:id="494"/>
    </w:p>
    <w:p w:rsidR="00203A7C" w:rsidRDefault="00203A7C" w:rsidP="00DD25DF">
      <w:pPr>
        <w:rPr>
          <w:lang w:eastAsia="en-GB"/>
        </w:rPr>
      </w:pPr>
    </w:p>
    <w:p w:rsidR="00DD25DF" w:rsidRDefault="00DD25DF" w:rsidP="002C4EFA">
      <w:pPr>
        <w:pStyle w:val="Caption"/>
        <w:numPr>
          <w:ilvl w:val="0"/>
          <w:numId w:val="9"/>
        </w:numPr>
      </w:pPr>
      <w:bookmarkStart w:id="495" w:name="_Toc277840066"/>
      <w:bookmarkStart w:id="496" w:name="_Toc277840419"/>
      <w:bookmarkStart w:id="497" w:name="_Toc277840476"/>
      <w:bookmarkStart w:id="498" w:name="_Toc277840622"/>
      <w:bookmarkStart w:id="499" w:name="_Toc277840830"/>
      <w:r>
        <w:t>Function : nextBytes</w:t>
      </w:r>
      <w:bookmarkEnd w:id="495"/>
      <w:bookmarkEnd w:id="496"/>
      <w:bookmarkEnd w:id="497"/>
      <w:bookmarkEnd w:id="498"/>
      <w:bookmarkEnd w:id="499"/>
    </w:p>
    <w:p w:rsidR="00DD25DF" w:rsidRPr="00DD25DF" w:rsidRDefault="00DD25DF" w:rsidP="00312641">
      <w:pPr>
        <w:ind w:left="708"/>
        <w:rPr>
          <w:lang w:eastAsia="en-GB"/>
        </w:rPr>
      </w:pPr>
      <w:r>
        <w:rPr>
          <w:lang w:eastAsia="en-GB"/>
        </w:rPr>
        <w:t xml:space="preserve">This function returns a random </w:t>
      </w:r>
      <w:r w:rsidR="00312641">
        <w:rPr>
          <w:lang w:eastAsia="en-GB"/>
        </w:rPr>
        <w:t>byte array</w:t>
      </w:r>
      <w:r>
        <w:rPr>
          <w:lang w:eastAsia="en-GB"/>
        </w:rPr>
        <w:t xml:space="preserve"> with the requested length. To implement this function we do the following.</w:t>
      </w:r>
    </w:p>
    <w:p w:rsidR="00165310" w:rsidRDefault="00440C4B" w:rsidP="00FA17AE">
      <w:pPr>
        <w:ind w:left="708"/>
      </w:pPr>
      <w:r>
        <w:t>C</w:t>
      </w:r>
      <w:r w:rsidR="00E42F81">
        <w:t>all</w:t>
      </w:r>
      <w:r w:rsidR="00165310">
        <w:t xml:space="preserve"> </w:t>
      </w:r>
      <w:r>
        <w:t xml:space="preserve">the Java function </w:t>
      </w:r>
      <w:proofErr w:type="gramStart"/>
      <w:r w:rsidR="00165310">
        <w:t>SecureRandom(</w:t>
      </w:r>
      <w:proofErr w:type="gramEnd"/>
      <w:r w:rsidR="00165310">
        <w:t xml:space="preserve">) to obtain </w:t>
      </w:r>
      <w:r w:rsidR="00926667">
        <w:t>numBits</w:t>
      </w:r>
      <w:r w:rsidR="00165310">
        <w:t xml:space="preserve"> bits of randomness; denote the output </w:t>
      </w:r>
      <w:r w:rsidR="00165310" w:rsidRPr="00967CA9">
        <w:rPr>
          <w:b/>
          <w:bCs/>
        </w:rPr>
        <w:t>R</w:t>
      </w:r>
      <w:r w:rsidR="00165310" w:rsidRPr="00967CA9">
        <w:rPr>
          <w:b/>
          <w:bCs/>
          <w:vertAlign w:val="subscript"/>
        </w:rPr>
        <w:t>1</w:t>
      </w:r>
    </w:p>
    <w:p w:rsidR="00165310" w:rsidRDefault="00440C4B" w:rsidP="00440C4B">
      <w:pPr>
        <w:ind w:left="708"/>
      </w:pPr>
      <w:r>
        <w:t>C</w:t>
      </w:r>
      <w:r w:rsidR="00E42F81">
        <w:t>all</w:t>
      </w:r>
      <w:r w:rsidR="00165310">
        <w:t xml:space="preserve"> </w:t>
      </w:r>
      <w:r>
        <w:t xml:space="preserve">the </w:t>
      </w:r>
      <w:r>
        <w:rPr>
          <w:i/>
          <w:iCs/>
        </w:rPr>
        <w:t>cryptographic</w:t>
      </w:r>
      <w:r w:rsidR="00165310">
        <w:t xml:space="preserve"> random generator of </w:t>
      </w:r>
      <w:r>
        <w:t xml:space="preserve">the </w:t>
      </w:r>
      <w:r w:rsidR="00165310">
        <w:t xml:space="preserve">operating system </w:t>
      </w:r>
      <w:r>
        <w:t xml:space="preserve">(e.g., </w:t>
      </w:r>
      <w:r w:rsidR="00165310">
        <w:t>SecureRandom of "SUN"</w:t>
      </w:r>
      <w:r>
        <w:t>)</w:t>
      </w:r>
      <w:r w:rsidR="00165310">
        <w:t xml:space="preserve">; denote the output </w:t>
      </w:r>
      <w:r w:rsidR="00165310" w:rsidRPr="00967CA9">
        <w:rPr>
          <w:b/>
          <w:bCs/>
        </w:rPr>
        <w:t>R</w:t>
      </w:r>
      <w:r w:rsidR="00165310" w:rsidRPr="00967CA9">
        <w:rPr>
          <w:b/>
          <w:bCs/>
          <w:vertAlign w:val="subscript"/>
        </w:rPr>
        <w:t>2</w:t>
      </w:r>
    </w:p>
    <w:p w:rsidR="00165310" w:rsidRDefault="00440C4B" w:rsidP="00FA17AE">
      <w:pPr>
        <w:ind w:left="708"/>
        <w:rPr>
          <w:lang w:eastAsia="en-GB"/>
        </w:rPr>
      </w:pPr>
      <w:r>
        <w:t>R</w:t>
      </w:r>
      <w:r w:rsidR="00E42F81">
        <w:t>eturn</w:t>
      </w:r>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8170C5" w:rsidRDefault="008170C5">
      <w:pPr>
        <w:autoSpaceDE/>
        <w:autoSpaceDN/>
        <w:adjustRightInd/>
        <w:rPr>
          <w:lang w:eastAsia="en-GB"/>
        </w:rPr>
      </w:pPr>
      <w:r>
        <w:rPr>
          <w:lang w:eastAsia="en-GB"/>
        </w:rPr>
        <w:br w:type="page"/>
      </w:r>
    </w:p>
    <w:p w:rsidR="00AE4229" w:rsidRDefault="00AE4229" w:rsidP="008B01FE">
      <w:pPr>
        <w:pStyle w:val="Heading3"/>
        <w:numPr>
          <w:ilvl w:val="2"/>
          <w:numId w:val="37"/>
        </w:numPr>
        <w:ind w:left="709" w:hanging="283"/>
      </w:pPr>
      <w:bookmarkStart w:id="500" w:name="_Toc283907077"/>
      <w:bookmarkStart w:id="501" w:name="_Toc283908930"/>
      <w:bookmarkStart w:id="502" w:name="_Toc287350665"/>
      <w:bookmarkStart w:id="503" w:name="_Toc289002204"/>
      <w:bookmarkStart w:id="504" w:name="_Toc289002333"/>
      <w:bookmarkStart w:id="505" w:name="_Toc277840067"/>
      <w:bookmarkStart w:id="506" w:name="_Toc277840420"/>
      <w:bookmarkStart w:id="507" w:name="_Toc277840477"/>
      <w:bookmarkStart w:id="508" w:name="_Toc277840623"/>
      <w:bookmarkStart w:id="509" w:name="_Toc277840831"/>
      <w:bookmarkStart w:id="510" w:name="_Toc296853724"/>
      <w:bookmarkStart w:id="511" w:name="_Toc277840072"/>
      <w:bookmarkStart w:id="512" w:name="_Toc277840425"/>
      <w:bookmarkStart w:id="513" w:name="_Toc277840482"/>
      <w:bookmarkStart w:id="514" w:name="_Toc277840628"/>
      <w:bookmarkStart w:id="515" w:name="_Toc277840836"/>
      <w:bookmarkStart w:id="516" w:name="_Toc305323803"/>
      <w:bookmarkEnd w:id="500"/>
      <w:bookmarkEnd w:id="501"/>
      <w:bookmarkEnd w:id="502"/>
      <w:bookmarkEnd w:id="503"/>
      <w:bookmarkEnd w:id="504"/>
      <w:r>
        <w:lastRenderedPageBreak/>
        <w:t>Dlog group</w:t>
      </w:r>
      <w:bookmarkStart w:id="517" w:name="_Toc278884111"/>
      <w:bookmarkStart w:id="518" w:name="_Toc278884250"/>
      <w:bookmarkStart w:id="519" w:name="_Toc278884326"/>
      <w:bookmarkStart w:id="520" w:name="_Toc279923572"/>
      <w:bookmarkStart w:id="521" w:name="_Toc280082643"/>
      <w:bookmarkStart w:id="522" w:name="_Toc280521463"/>
      <w:bookmarkStart w:id="523" w:name="_Toc280521635"/>
      <w:bookmarkStart w:id="524" w:name="_Toc280521788"/>
      <w:bookmarkStart w:id="525" w:name="_Toc280612000"/>
      <w:bookmarkStart w:id="526" w:name="_Toc280694116"/>
      <w:bookmarkStart w:id="527" w:name="_Toc280699834"/>
      <w:bookmarkEnd w:id="505"/>
      <w:bookmarkEnd w:id="506"/>
      <w:bookmarkEnd w:id="507"/>
      <w:bookmarkEnd w:id="508"/>
      <w:bookmarkEnd w:id="509"/>
      <w:bookmarkEnd w:id="517"/>
      <w:bookmarkEnd w:id="518"/>
      <w:bookmarkEnd w:id="519"/>
      <w:bookmarkEnd w:id="520"/>
      <w:bookmarkEnd w:id="521"/>
      <w:bookmarkEnd w:id="522"/>
      <w:bookmarkEnd w:id="523"/>
      <w:bookmarkEnd w:id="524"/>
      <w:bookmarkEnd w:id="525"/>
      <w:bookmarkEnd w:id="526"/>
      <w:bookmarkEnd w:id="527"/>
      <w:r>
        <w:t xml:space="preserve"> </w:t>
      </w:r>
      <w:bookmarkEnd w:id="510"/>
      <w:r>
        <w:t>description</w:t>
      </w:r>
      <w:bookmarkEnd w:id="516"/>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28" w:name="_Toc289956240"/>
      <w:bookmarkStart w:id="529" w:name="_Toc296853725"/>
      <w:bookmarkStart w:id="530" w:name="_Toc305320993"/>
      <w:bookmarkStart w:id="531" w:name="_Toc305321123"/>
      <w:bookmarkStart w:id="532" w:name="_Toc305321253"/>
      <w:bookmarkStart w:id="533" w:name="_Toc305321440"/>
      <w:bookmarkStart w:id="534" w:name="_Toc305323454"/>
      <w:bookmarkStart w:id="535" w:name="_Toc305323628"/>
      <w:bookmarkStart w:id="536" w:name="_Toc305323804"/>
      <w:bookmarkEnd w:id="528"/>
      <w:bookmarkEnd w:id="529"/>
      <w:bookmarkEnd w:id="530"/>
      <w:bookmarkEnd w:id="531"/>
      <w:bookmarkEnd w:id="532"/>
      <w:bookmarkEnd w:id="533"/>
      <w:bookmarkEnd w:id="534"/>
      <w:bookmarkEnd w:id="535"/>
      <w:bookmarkEnd w:id="536"/>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37" w:name="_Toc289956241"/>
      <w:bookmarkStart w:id="538" w:name="_Toc296853726"/>
      <w:bookmarkStart w:id="539" w:name="_Toc305320994"/>
      <w:bookmarkStart w:id="540" w:name="_Toc305321124"/>
      <w:bookmarkStart w:id="541" w:name="_Toc305321254"/>
      <w:bookmarkStart w:id="542" w:name="_Toc305321441"/>
      <w:bookmarkStart w:id="543" w:name="_Toc305323455"/>
      <w:bookmarkStart w:id="544" w:name="_Toc305323629"/>
      <w:bookmarkStart w:id="545" w:name="_Toc305323805"/>
      <w:bookmarkEnd w:id="537"/>
      <w:bookmarkEnd w:id="538"/>
      <w:bookmarkEnd w:id="539"/>
      <w:bookmarkEnd w:id="540"/>
      <w:bookmarkEnd w:id="541"/>
      <w:bookmarkEnd w:id="542"/>
      <w:bookmarkEnd w:id="543"/>
      <w:bookmarkEnd w:id="544"/>
      <w:bookmarkEnd w:id="545"/>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46" w:name="_Toc289956242"/>
      <w:bookmarkStart w:id="547" w:name="_Toc296853727"/>
      <w:bookmarkStart w:id="548" w:name="_Toc305320995"/>
      <w:bookmarkStart w:id="549" w:name="_Toc305321125"/>
      <w:bookmarkStart w:id="550" w:name="_Toc305321255"/>
      <w:bookmarkStart w:id="551" w:name="_Toc305321442"/>
      <w:bookmarkStart w:id="552" w:name="_Toc305323456"/>
      <w:bookmarkStart w:id="553" w:name="_Toc305323630"/>
      <w:bookmarkStart w:id="554" w:name="_Toc305323806"/>
      <w:bookmarkEnd w:id="546"/>
      <w:bookmarkEnd w:id="547"/>
      <w:bookmarkEnd w:id="548"/>
      <w:bookmarkEnd w:id="549"/>
      <w:bookmarkEnd w:id="550"/>
      <w:bookmarkEnd w:id="551"/>
      <w:bookmarkEnd w:id="552"/>
      <w:bookmarkEnd w:id="553"/>
      <w:bookmarkEnd w:id="554"/>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55" w:name="_Toc289956243"/>
      <w:bookmarkStart w:id="556" w:name="_Toc296853728"/>
      <w:bookmarkStart w:id="557" w:name="_Toc305320996"/>
      <w:bookmarkStart w:id="558" w:name="_Toc305321126"/>
      <w:bookmarkStart w:id="559" w:name="_Toc305321256"/>
      <w:bookmarkStart w:id="560" w:name="_Toc305321443"/>
      <w:bookmarkStart w:id="561" w:name="_Toc305323457"/>
      <w:bookmarkStart w:id="562" w:name="_Toc305323631"/>
      <w:bookmarkStart w:id="563" w:name="_Toc305323807"/>
      <w:bookmarkEnd w:id="555"/>
      <w:bookmarkEnd w:id="556"/>
      <w:bookmarkEnd w:id="557"/>
      <w:bookmarkEnd w:id="558"/>
      <w:bookmarkEnd w:id="559"/>
      <w:bookmarkEnd w:id="560"/>
      <w:bookmarkEnd w:id="561"/>
      <w:bookmarkEnd w:id="562"/>
      <w:bookmarkEnd w:id="563"/>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64" w:name="_Toc289956244"/>
      <w:bookmarkStart w:id="565" w:name="_Toc296853729"/>
      <w:bookmarkStart w:id="566" w:name="_Toc305320997"/>
      <w:bookmarkStart w:id="567" w:name="_Toc305321127"/>
      <w:bookmarkStart w:id="568" w:name="_Toc305321257"/>
      <w:bookmarkStart w:id="569" w:name="_Toc305321444"/>
      <w:bookmarkStart w:id="570" w:name="_Toc305323458"/>
      <w:bookmarkStart w:id="571" w:name="_Toc305323632"/>
      <w:bookmarkStart w:id="572" w:name="_Toc305323808"/>
      <w:bookmarkEnd w:id="564"/>
      <w:bookmarkEnd w:id="565"/>
      <w:bookmarkEnd w:id="566"/>
      <w:bookmarkEnd w:id="567"/>
      <w:bookmarkEnd w:id="568"/>
      <w:bookmarkEnd w:id="569"/>
      <w:bookmarkEnd w:id="570"/>
      <w:bookmarkEnd w:id="571"/>
      <w:bookmarkEnd w:id="572"/>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73" w:name="_Toc289956245"/>
      <w:bookmarkStart w:id="574" w:name="_Toc296853730"/>
      <w:bookmarkStart w:id="575" w:name="_Toc305320998"/>
      <w:bookmarkStart w:id="576" w:name="_Toc305321128"/>
      <w:bookmarkStart w:id="577" w:name="_Toc305321258"/>
      <w:bookmarkStart w:id="578" w:name="_Toc305321445"/>
      <w:bookmarkStart w:id="579" w:name="_Toc305323459"/>
      <w:bookmarkStart w:id="580" w:name="_Toc305323633"/>
      <w:bookmarkStart w:id="581" w:name="_Toc305323809"/>
      <w:bookmarkEnd w:id="573"/>
      <w:bookmarkEnd w:id="574"/>
      <w:bookmarkEnd w:id="575"/>
      <w:bookmarkEnd w:id="576"/>
      <w:bookmarkEnd w:id="577"/>
      <w:bookmarkEnd w:id="578"/>
      <w:bookmarkEnd w:id="579"/>
      <w:bookmarkEnd w:id="580"/>
      <w:bookmarkEnd w:id="581"/>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82" w:name="_Toc289956246"/>
      <w:bookmarkStart w:id="583" w:name="_Toc296853731"/>
      <w:bookmarkStart w:id="584" w:name="_Toc305320999"/>
      <w:bookmarkStart w:id="585" w:name="_Toc305321129"/>
      <w:bookmarkStart w:id="586" w:name="_Toc305321259"/>
      <w:bookmarkStart w:id="587" w:name="_Toc305321446"/>
      <w:bookmarkStart w:id="588" w:name="_Toc305323460"/>
      <w:bookmarkStart w:id="589" w:name="_Toc305323634"/>
      <w:bookmarkStart w:id="590" w:name="_Toc305323810"/>
      <w:bookmarkEnd w:id="582"/>
      <w:bookmarkEnd w:id="583"/>
      <w:bookmarkEnd w:id="584"/>
      <w:bookmarkEnd w:id="585"/>
      <w:bookmarkEnd w:id="586"/>
      <w:bookmarkEnd w:id="587"/>
      <w:bookmarkEnd w:id="588"/>
      <w:bookmarkEnd w:id="589"/>
      <w:bookmarkEnd w:id="590"/>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91" w:name="_Toc289956247"/>
      <w:bookmarkStart w:id="592" w:name="_Toc296853732"/>
      <w:bookmarkStart w:id="593" w:name="_Toc305321000"/>
      <w:bookmarkStart w:id="594" w:name="_Toc305321130"/>
      <w:bookmarkStart w:id="595" w:name="_Toc305321260"/>
      <w:bookmarkStart w:id="596" w:name="_Toc305321447"/>
      <w:bookmarkStart w:id="597" w:name="_Toc305323461"/>
      <w:bookmarkStart w:id="598" w:name="_Toc305323635"/>
      <w:bookmarkStart w:id="599" w:name="_Toc305323811"/>
      <w:bookmarkEnd w:id="591"/>
      <w:bookmarkEnd w:id="592"/>
      <w:bookmarkEnd w:id="593"/>
      <w:bookmarkEnd w:id="594"/>
      <w:bookmarkEnd w:id="595"/>
      <w:bookmarkEnd w:id="596"/>
      <w:bookmarkEnd w:id="597"/>
      <w:bookmarkEnd w:id="598"/>
      <w:bookmarkEnd w:id="599"/>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00" w:name="_Toc289956248"/>
      <w:bookmarkStart w:id="601" w:name="_Toc296853733"/>
      <w:bookmarkStart w:id="602" w:name="_Toc305321001"/>
      <w:bookmarkStart w:id="603" w:name="_Toc305321131"/>
      <w:bookmarkStart w:id="604" w:name="_Toc305321261"/>
      <w:bookmarkStart w:id="605" w:name="_Toc305321448"/>
      <w:bookmarkStart w:id="606" w:name="_Toc305323462"/>
      <w:bookmarkStart w:id="607" w:name="_Toc305323636"/>
      <w:bookmarkStart w:id="608" w:name="_Toc305323812"/>
      <w:bookmarkEnd w:id="600"/>
      <w:bookmarkEnd w:id="601"/>
      <w:bookmarkEnd w:id="602"/>
      <w:bookmarkEnd w:id="603"/>
      <w:bookmarkEnd w:id="604"/>
      <w:bookmarkEnd w:id="605"/>
      <w:bookmarkEnd w:id="606"/>
      <w:bookmarkEnd w:id="607"/>
      <w:bookmarkEnd w:id="608"/>
    </w:p>
    <w:p w:rsidR="00AE4229" w:rsidRPr="00186EB0" w:rsidRDefault="00AE4229" w:rsidP="00AE4229"/>
    <w:p w:rsidR="00AE4229" w:rsidRDefault="00AE4229" w:rsidP="00AE4229">
      <w:pPr>
        <w:rPr>
          <w:lang w:eastAsia="en-GB"/>
        </w:rPr>
      </w:pPr>
      <w:r>
        <w:t xml:space="preserve">The </w:t>
      </w:r>
      <w:r w:rsidRPr="00CA641F">
        <w:rPr>
          <w:b/>
          <w:bCs/>
        </w:rPr>
        <w:t>discrete logarithm problem</w:t>
      </w:r>
      <w:r>
        <w:t xml:space="preserve"> is as follows: given a generator </w:t>
      </w:r>
      <w:r>
        <w:rPr>
          <w:rStyle w:val="Emphasis"/>
        </w:rPr>
        <w:t>g</w:t>
      </w:r>
      <w:r>
        <w:t xml:space="preserve"> of a finite group </w:t>
      </w:r>
      <w:r>
        <w:rPr>
          <w:rStyle w:val="Emphasis"/>
        </w:rPr>
        <w:t>G</w:t>
      </w:r>
      <w:r>
        <w:t xml:space="preserve"> and a random element </w:t>
      </w:r>
      <w:r>
        <w:rPr>
          <w:rStyle w:val="Emphasis"/>
        </w:rPr>
        <w:t>h</w:t>
      </w:r>
      <w:r>
        <w:t xml:space="preserve"> </w:t>
      </w:r>
      <w:r>
        <w:rPr>
          <w:rFonts w:ascii="Symbol" w:hAnsi="Symbol"/>
        </w:rPr>
        <w:t></w:t>
      </w:r>
      <w:r>
        <w:t xml:space="preserve"> </w:t>
      </w:r>
      <w:r>
        <w:rPr>
          <w:rStyle w:val="Emphasis"/>
        </w:rPr>
        <w:t>G</w:t>
      </w:r>
      <w:r>
        <w:t xml:space="preserve">, find the (unique) integer </w:t>
      </w:r>
      <w:r>
        <w:rPr>
          <w:rStyle w:val="Emphasis"/>
        </w:rPr>
        <w:t>x</w:t>
      </w:r>
      <w:r>
        <w:t xml:space="preserve"> such that </w:t>
      </w:r>
      <w:r>
        <w:rPr>
          <w:rStyle w:val="Emphasis"/>
        </w:rPr>
        <w:t>g</w:t>
      </w:r>
      <w:r>
        <w:rPr>
          <w:rStyle w:val="Emphasis"/>
          <w:vertAlign w:val="superscript"/>
        </w:rPr>
        <w:t>x</w:t>
      </w:r>
      <w:r>
        <w:t xml:space="preserve"> = </w:t>
      </w:r>
      <w:r>
        <w:rPr>
          <w:rStyle w:val="Emphasis"/>
        </w:rPr>
        <w:t>h</w:t>
      </w:r>
      <w:r>
        <w:rPr>
          <w:lang w:eastAsia="en-GB"/>
        </w:rPr>
        <w:t xml:space="preserve">. In cryptography, we are interested in groups for which the discrete logarithm problem (Dlog for short) is assumed to be hard. The two most common classes are the group </w:t>
      </w:r>
      <w:r>
        <w:rPr>
          <w:rStyle w:val="Strong"/>
        </w:rPr>
        <w:t>Z</w:t>
      </w:r>
      <w:r>
        <w:rPr>
          <w:rStyle w:val="Emphasis"/>
          <w:vertAlign w:val="subscript"/>
        </w:rPr>
        <w:t>p</w:t>
      </w:r>
      <w:r>
        <w:rPr>
          <w:vertAlign w:val="superscript"/>
        </w:rPr>
        <w:t xml:space="preserve">* </w:t>
      </w:r>
      <w:r>
        <w:rPr>
          <w:lang w:eastAsia="en-GB"/>
        </w:rPr>
        <w:t xml:space="preserve">for a large </w:t>
      </w:r>
      <w:r w:rsidRPr="00EF263B">
        <w:rPr>
          <w:i/>
          <w:iCs/>
          <w:lang w:eastAsia="en-GB"/>
        </w:rPr>
        <w:t>p</w:t>
      </w:r>
      <w:r>
        <w:rPr>
          <w:lang w:eastAsia="en-GB"/>
        </w:rPr>
        <w:t>, and some Elliptic curve groups.</w:t>
      </w:r>
    </w:p>
    <w:p w:rsidR="00AE4229" w:rsidRDefault="00AE4229" w:rsidP="00AE4229">
      <w:pPr>
        <w:rPr>
          <w:lang w:eastAsia="en-GB"/>
        </w:rPr>
      </w:pPr>
      <w:r>
        <w:rPr>
          <w:lang w:eastAsia="en-GB"/>
        </w:rPr>
        <w:t>We provide the implementation of the most important Dlog groups in cryptography (see diagram below):</w:t>
      </w:r>
    </w:p>
    <w:bookmarkStart w:id="609" w:name="OLE_LINK1"/>
    <w:bookmarkStart w:id="610" w:name="OLE_LINK2"/>
    <w:p w:rsidR="00AE4229" w:rsidRDefault="00AD7757" w:rsidP="00AE4229">
      <w:pPr>
        <w:pStyle w:val="ListParagraph"/>
        <w:numPr>
          <w:ilvl w:val="0"/>
          <w:numId w:val="27"/>
        </w:numPr>
        <w:rPr>
          <w:rFonts w:ascii="Times New Roman" w:hAnsi="Times New Roman" w:cs="Times New Roman"/>
          <w:sz w:val="24"/>
          <w:szCs w:val="24"/>
          <w:lang w:bidi="he-IL"/>
        </w:rPr>
      </w:pPr>
      <m:oMath>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bookmarkEnd w:id="609"/>
    <w:bookmarkEnd w:id="610"/>
    <w:p w:rsidR="00AE4229" w:rsidRDefault="00AE4229" w:rsidP="00AE4229">
      <w:pPr>
        <w:pStyle w:val="ListParagraph"/>
        <w:numPr>
          <w:ilvl w:val="0"/>
          <w:numId w:val="27"/>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AE4229" w:rsidRPr="00EF263B" w:rsidRDefault="00AE4229" w:rsidP="00AE4229">
      <w:pPr>
        <w:pStyle w:val="ListParagraph"/>
        <w:numPr>
          <w:ilvl w:val="0"/>
          <w:numId w:val="27"/>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AE4229" w:rsidRDefault="00AE4229" w:rsidP="00AE4229">
      <w:pPr>
        <w:rPr>
          <w:lang w:eastAsia="en-GB"/>
        </w:rPr>
      </w:pPr>
      <w:r>
        <w:t xml:space="preserve">Although Elliptic curves groups look very different, the discrete log problem over them can be described as follows. Given an elliptic curve </w:t>
      </w:r>
      <w:r>
        <w:rPr>
          <w:rStyle w:val="icmmi10"/>
        </w:rPr>
        <w:t>E</w:t>
      </w:r>
      <w:r>
        <w:t xml:space="preserve"> over a finite field </w:t>
      </w:r>
      <w:r>
        <w:rPr>
          <w:rStyle w:val="icmmi10"/>
        </w:rPr>
        <w:t>F,</w:t>
      </w:r>
      <w:r>
        <w:t xml:space="preserve"> a base point on that curve </w:t>
      </w:r>
      <w:r>
        <w:rPr>
          <w:rStyle w:val="icmmi10"/>
        </w:rPr>
        <w:t>P (i.e., a generator of the group defined from the curve)</w:t>
      </w:r>
      <w:r>
        <w:t xml:space="preserve">, and a random point Q on the curve, the problem is to find the integer </w:t>
      </w:r>
      <w:r>
        <w:rPr>
          <w:rStyle w:val="icmmi10"/>
        </w:rPr>
        <w:t>n</w:t>
      </w:r>
      <w:r>
        <w:t xml:space="preserve"> such that </w:t>
      </w:r>
      <w:r>
        <w:rPr>
          <w:rStyle w:val="icmmi10"/>
        </w:rPr>
        <w:t>nP</w:t>
      </w:r>
      <w:r>
        <w:rPr>
          <w:rStyle w:val="icmr10"/>
        </w:rPr>
        <w:t>=</w:t>
      </w:r>
      <w:r>
        <w:rPr>
          <w:rStyle w:val="icmmi10"/>
        </w:rPr>
        <w:t>Q</w:t>
      </w:r>
      <w:r>
        <w:rPr>
          <w:lang w:eastAsia="en-GB"/>
        </w:rPr>
        <w:t xml:space="preserve">. </w:t>
      </w:r>
    </w:p>
    <w:p w:rsidR="00AE4229" w:rsidRDefault="00AE4229" w:rsidP="00AE4229">
      <w:r>
        <w:t>We</w:t>
      </w:r>
      <w:r>
        <w:rPr>
          <w:lang w:eastAsia="en-GB"/>
        </w:rPr>
        <w:t xml:space="preserve"> will use the elliptic curves recommended by NIST. </w:t>
      </w:r>
    </w:p>
    <w:p w:rsidR="00AE4229" w:rsidRDefault="00AE4229" w:rsidP="00AE4229">
      <w:pPr>
        <w:rPr>
          <w:lang w:eastAsia="en-GB"/>
        </w:rPr>
      </w:pPr>
    </w:p>
    <w:p w:rsidR="00AE4229" w:rsidRDefault="00AE4229" w:rsidP="00AE4229">
      <w:pPr>
        <w:rPr>
          <w:lang w:eastAsia="en-GB"/>
        </w:rPr>
      </w:pPr>
      <w:r>
        <w:rPr>
          <w:lang w:eastAsia="en-GB"/>
        </w:rPr>
        <w:t>In the following class diagram, we present the API for the implementation of the different Dlog groups. Any library that wants to implement a Dlog group and at the same time comply with our library has to implement the following interfaces:</w:t>
      </w:r>
    </w:p>
    <w:p w:rsidR="00AE4229" w:rsidRDefault="00AE4229" w:rsidP="00AE4229">
      <w:pPr>
        <w:rPr>
          <w:lang w:eastAsia="en-GB"/>
        </w:rPr>
      </w:pPr>
    </w:p>
    <w:p w:rsidR="00AE4229" w:rsidRDefault="00AE4229" w:rsidP="00AE4229">
      <w:pPr>
        <w:rPr>
          <w:noProof/>
        </w:rPr>
      </w:pPr>
      <w:r w:rsidRPr="00FF0B88">
        <w:rPr>
          <w:noProof/>
        </w:rPr>
        <w:drawing>
          <wp:inline distT="0" distB="0" distL="0" distR="0" wp14:anchorId="46D979C1" wp14:editId="2020B20A">
            <wp:extent cx="5486400" cy="2783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783205"/>
                    </a:xfrm>
                    <a:prstGeom prst="rect">
                      <a:avLst/>
                    </a:prstGeom>
                  </pic:spPr>
                </pic:pic>
              </a:graphicData>
            </a:graphic>
          </wp:inline>
        </w:drawing>
      </w:r>
    </w:p>
    <w:p w:rsidR="00AE4229" w:rsidRDefault="00AE4229" w:rsidP="00AE4229">
      <w:pPr>
        <w:rPr>
          <w:noProof/>
        </w:rPr>
      </w:pPr>
    </w:p>
    <w:p w:rsidR="00AE4229" w:rsidRDefault="00AE4229" w:rsidP="00AE4229">
      <w:pPr>
        <w:rPr>
          <w:noProof/>
        </w:rPr>
      </w:pPr>
    </w:p>
    <w:p w:rsidR="00AE4229" w:rsidRDefault="00AE4229" w:rsidP="00AE4229">
      <w:pPr>
        <w:rPr>
          <w:noProof/>
        </w:rPr>
      </w:pPr>
      <w:r>
        <w:rPr>
          <w:noProof/>
        </w:rPr>
        <w:t xml:space="preserve">Each one of the Dlog groups we implement, is represented by an interface. The hierarchy of the Dlog group, presented in the diagram above allows us to refer either to a Dlog group in general or to a specific one if needed. This is achieved by introducing all the functionality a Dlog group needs in the root interface, named DlogGroup. If a protocol or algorithm needs a specific DlogGroup and not a generic one it can refer specifically to it by the coresponding specific interface: DlogZp, DlogECFp or DlogECF2m. This way the API remain generic and flexible.   </w:t>
      </w:r>
    </w:p>
    <w:p w:rsidR="00AE4229" w:rsidRDefault="00AE4229" w:rsidP="00AE4229">
      <w:pPr>
        <w:autoSpaceDE/>
        <w:adjustRightInd/>
        <w:rPr>
          <w:lang w:eastAsia="en-GB"/>
        </w:rPr>
      </w:pPr>
    </w:p>
    <w:p w:rsidR="00AE4229" w:rsidRDefault="00AE4229" w:rsidP="00AE4229">
      <w:r>
        <w:rPr>
          <w:lang w:eastAsia="en-GB"/>
        </w:rPr>
        <w:lastRenderedPageBreak/>
        <w:t xml:space="preserve">In the following diagram, </w:t>
      </w:r>
      <w:r>
        <w:t>we present the DlogGroup family with all its elements, so that we can get a general view. In the coming figures, as we focus on different aspects of the family, we show the relevant elements only.</w:t>
      </w:r>
    </w:p>
    <w:p w:rsidR="00AE4229" w:rsidRDefault="00AE4229" w:rsidP="00AE4229">
      <w:pPr>
        <w:rPr>
          <w:lang w:eastAsia="en-GB"/>
        </w:rPr>
      </w:pPr>
    </w:p>
    <w:p w:rsidR="00AE4229" w:rsidRDefault="00AE4229" w:rsidP="00AE4229">
      <w:pPr>
        <w:rPr>
          <w:lang w:eastAsia="en-GB"/>
        </w:rPr>
      </w:pPr>
      <w:r w:rsidRPr="00FF0B88">
        <w:rPr>
          <w:noProof/>
        </w:rPr>
        <w:drawing>
          <wp:anchor distT="0" distB="0" distL="114300" distR="114300" simplePos="0" relativeHeight="251772928" behindDoc="1" locked="0" layoutInCell="1" allowOverlap="1" wp14:anchorId="215AE3B4" wp14:editId="36DE4177">
            <wp:simplePos x="0" y="0"/>
            <wp:positionH relativeFrom="column">
              <wp:posOffset>-838484</wp:posOffset>
            </wp:positionH>
            <wp:positionV relativeFrom="paragraph">
              <wp:posOffset>62865</wp:posOffset>
            </wp:positionV>
            <wp:extent cx="7423946" cy="307074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23946" cy="3070746"/>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Pr="00925E90" w:rsidRDefault="00AE4229" w:rsidP="00AE4229">
      <w:pPr>
        <w:pStyle w:val="ListParagraph"/>
        <w:rPr>
          <w:lang w:eastAsia="en-GB"/>
        </w:rPr>
      </w:pPr>
    </w:p>
    <w:p w:rsidR="00AE4229" w:rsidRDefault="00AE4229" w:rsidP="00AE4229">
      <w:pPr>
        <w:autoSpaceDE/>
        <w:autoSpaceDN/>
        <w:adjustRightInd/>
        <w:rPr>
          <w:lang w:eastAsia="en-GB"/>
        </w:rPr>
      </w:pPr>
      <w:r>
        <w:rPr>
          <w:lang w:eastAsia="en-GB"/>
        </w:rPr>
        <w:br w:type="page"/>
      </w:r>
    </w:p>
    <w:p w:rsidR="00AE4229" w:rsidRPr="00AE4229" w:rsidRDefault="00AE4229" w:rsidP="008B01FE">
      <w:pPr>
        <w:pStyle w:val="Heading3"/>
        <w:numPr>
          <w:ilvl w:val="2"/>
          <w:numId w:val="37"/>
        </w:numPr>
        <w:ind w:left="709" w:hanging="283"/>
        <w:rPr>
          <w:lang w:eastAsia="en-GB"/>
        </w:rPr>
      </w:pPr>
      <w:bookmarkStart w:id="611" w:name="_Toc305323813"/>
      <w:r>
        <w:lastRenderedPageBreak/>
        <w:t>DlogGroup</w:t>
      </w:r>
      <w:r>
        <w:rPr>
          <w:lang w:eastAsia="en-GB"/>
        </w:rPr>
        <w:t xml:space="preserve"> detailed description</w:t>
      </w:r>
      <w:bookmarkEnd w:id="611"/>
    </w:p>
    <w:p w:rsidR="00AE4229" w:rsidRDefault="00806BD5" w:rsidP="008B01FE">
      <w:pPr>
        <w:pStyle w:val="Heading4"/>
        <w:numPr>
          <w:ilvl w:val="3"/>
          <w:numId w:val="37"/>
        </w:numPr>
        <w:tabs>
          <w:tab w:val="left" w:pos="1701"/>
        </w:tabs>
        <w:ind w:left="1418" w:hanging="569"/>
        <w:rPr>
          <w:lang w:eastAsia="en-GB"/>
        </w:rPr>
      </w:pPr>
      <w:r>
        <w:t xml:space="preserve"> </w:t>
      </w:r>
      <w:bookmarkStart w:id="612" w:name="_Toc305323814"/>
      <w:r w:rsidR="00AE4229" w:rsidRPr="00AE4229">
        <w:t>DlogGroupAbs</w:t>
      </w:r>
      <w:r w:rsidR="00AE4229">
        <w:rPr>
          <w:lang w:eastAsia="en-GB"/>
        </w:rPr>
        <w:t xml:space="preserve"> Static view</w:t>
      </w:r>
      <w:bookmarkEnd w:id="612"/>
    </w:p>
    <w:p w:rsidR="00AE4229" w:rsidRDefault="00AE4229" w:rsidP="00AE4229">
      <w:pPr>
        <w:rPr>
          <w:lang w:eastAsia="en-GB"/>
        </w:rPr>
      </w:pPr>
    </w:p>
    <w:p w:rsidR="00AE4229" w:rsidRDefault="00AE4229" w:rsidP="00AE4229">
      <w:pPr>
        <w:rPr>
          <w:lang w:eastAsia="en-GB"/>
        </w:rPr>
      </w:pPr>
      <w:r>
        <w:rPr>
          <w:lang w:eastAsia="en-GB"/>
        </w:rPr>
        <w:t>We introduce an abstract class, DlogGroupAbs, that implements common functionality.</w:t>
      </w:r>
    </w:p>
    <w:p w:rsidR="00806BD5" w:rsidRDefault="00AE4229" w:rsidP="00806BD5">
      <w:pPr>
        <w:rPr>
          <w:lang w:eastAsia="en-GB"/>
        </w:rPr>
      </w:pPr>
      <w:r>
        <w:rPr>
          <w:lang w:eastAsia="en-GB"/>
        </w:rPr>
        <w:t>The next figure shows the abstract class of Dlog and its relationships:</w:t>
      </w:r>
    </w:p>
    <w:p w:rsidR="00806BD5" w:rsidRDefault="00806BD5" w:rsidP="00806BD5">
      <w:pPr>
        <w:rPr>
          <w:lang w:eastAsia="en-GB"/>
        </w:rPr>
      </w:pPr>
    </w:p>
    <w:p w:rsidR="00806BD5" w:rsidRDefault="00806BD5" w:rsidP="00806BD5">
      <w:pPr>
        <w:rPr>
          <w:lang w:eastAsia="en-GB"/>
        </w:rPr>
      </w:pPr>
      <w:r w:rsidRPr="00C7045B">
        <w:rPr>
          <w:noProof/>
        </w:rPr>
        <w:drawing>
          <wp:anchor distT="0" distB="0" distL="114300" distR="114300" simplePos="0" relativeHeight="251773952" behindDoc="1" locked="0" layoutInCell="1" allowOverlap="1" wp14:anchorId="07823A3E" wp14:editId="2A00FEFE">
            <wp:simplePos x="0" y="0"/>
            <wp:positionH relativeFrom="column">
              <wp:posOffset>-732155</wp:posOffset>
            </wp:positionH>
            <wp:positionV relativeFrom="paragraph">
              <wp:posOffset>82550</wp:posOffset>
            </wp:positionV>
            <wp:extent cx="7266940" cy="409511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7266940" cy="4095115"/>
                    </a:xfrm>
                    <a:prstGeom prst="rect">
                      <a:avLst/>
                    </a:prstGeom>
                  </pic:spPr>
                </pic:pic>
              </a:graphicData>
            </a:graphic>
            <wp14:sizeRelH relativeFrom="margin">
              <wp14:pctWidth>0</wp14:pctWidth>
            </wp14:sizeRelH>
            <wp14:sizeRelV relativeFrom="margin">
              <wp14:pctHeight>0</wp14:pctHeight>
            </wp14:sizeRelV>
          </wp:anchor>
        </w:drawing>
      </w:r>
    </w:p>
    <w:p w:rsidR="00806BD5" w:rsidRDefault="00806BD5" w:rsidP="00806BD5">
      <w:pPr>
        <w:rPr>
          <w:lang w:eastAsia="en-GB"/>
        </w:rPr>
      </w:pPr>
    </w:p>
    <w:p w:rsidR="00806BD5" w:rsidRDefault="00806BD5" w:rsidP="00806BD5">
      <w:pPr>
        <w:rPr>
          <w:lang w:eastAsia="en-GB"/>
        </w:rPr>
      </w:pPr>
    </w:p>
    <w:p w:rsidR="00806BD5" w:rsidRDefault="00806BD5" w:rsidP="00806BD5">
      <w:pPr>
        <w:rPr>
          <w:lang w:eastAsia="en-GB"/>
        </w:rPr>
      </w:pPr>
    </w:p>
    <w:p w:rsidR="00806BD5" w:rsidRDefault="00806BD5" w:rsidP="00806BD5">
      <w:pPr>
        <w:rPr>
          <w:lang w:eastAsia="en-GB"/>
        </w:rPr>
      </w:pPr>
    </w:p>
    <w:p w:rsidR="00AE4229" w:rsidRDefault="00AE4229" w:rsidP="00806BD5">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806BD5" w:rsidP="008B01FE">
      <w:pPr>
        <w:pStyle w:val="Heading4"/>
        <w:numPr>
          <w:ilvl w:val="3"/>
          <w:numId w:val="37"/>
        </w:numPr>
        <w:tabs>
          <w:tab w:val="left" w:pos="1701"/>
        </w:tabs>
        <w:ind w:left="1418" w:hanging="569"/>
      </w:pPr>
      <w:bookmarkStart w:id="613" w:name="_Toc277840069"/>
      <w:bookmarkStart w:id="614" w:name="_Toc277840422"/>
      <w:bookmarkStart w:id="615" w:name="_Toc277840479"/>
      <w:bookmarkStart w:id="616" w:name="_Toc277840625"/>
      <w:bookmarkStart w:id="617" w:name="_Toc277840833"/>
      <w:r>
        <w:t xml:space="preserve"> </w:t>
      </w:r>
      <w:bookmarkStart w:id="618" w:name="_Toc305323815"/>
      <w:r w:rsidR="00AE4229" w:rsidRPr="00806BD5">
        <w:t>DlogGroupAbs</w:t>
      </w:r>
      <w:r w:rsidR="00AE4229">
        <w:t xml:space="preserve"> Dynamic view</w:t>
      </w:r>
      <w:bookmarkEnd w:id="618"/>
    </w:p>
    <w:p w:rsidR="00AE4229" w:rsidRPr="00C7045B" w:rsidRDefault="00AE4229" w:rsidP="00AE4229"/>
    <w:p w:rsidR="00AE4229" w:rsidRDefault="00AE4229" w:rsidP="00AE4229">
      <w:pPr>
        <w:pStyle w:val="Caption"/>
        <w:numPr>
          <w:ilvl w:val="0"/>
          <w:numId w:val="9"/>
        </w:numPr>
      </w:pPr>
      <w:r>
        <w:t>Function – DlogGroupAbs::isPrimeOrder ()</w:t>
      </w:r>
    </w:p>
    <w:p w:rsidR="00AE4229" w:rsidRDefault="00AE4229" w:rsidP="00AE4229">
      <w:pPr>
        <w:ind w:left="708"/>
        <w:rPr>
          <w:lang w:eastAsia="en-GB"/>
        </w:rPr>
      </w:pPr>
      <w:proofErr w:type="gramStart"/>
      <w:r>
        <w:rPr>
          <w:lang w:eastAsia="en-GB"/>
        </w:rPr>
        <w:t>Checks if the order (q) of the group is a prime.</w:t>
      </w:r>
      <w:proofErr w:type="gramEnd"/>
    </w:p>
    <w:p w:rsidR="00AE4229" w:rsidRDefault="00AE4229" w:rsidP="00AE4229">
      <w:pPr>
        <w:ind w:left="708"/>
        <w:rPr>
          <w:lang w:eastAsia="en-GB"/>
        </w:rPr>
      </w:pPr>
      <w:r>
        <w:rPr>
          <w:lang w:eastAsia="en-GB"/>
        </w:rPr>
        <w:t xml:space="preserve">We do so using the function “isProbablePrime” of BigInteger. This function gets an integer that indicates the certainty of the probabilistic algorithm. We will test various certainty values in order to achieve as much </w:t>
      </w:r>
      <w:r w:rsidRPr="00D40E47">
        <w:rPr>
          <w:lang w:eastAsia="en-GB"/>
        </w:rPr>
        <w:t>security</w:t>
      </w:r>
      <w:r>
        <w:rPr>
          <w:rFonts w:ascii="Arial" w:hAnsi="Arial" w:cs="Arial"/>
          <w:color w:val="000000"/>
          <w:sz w:val="22"/>
          <w:szCs w:val="22"/>
        </w:rPr>
        <w:t xml:space="preserve"> </w:t>
      </w:r>
      <w:r>
        <w:rPr>
          <w:lang w:eastAsia="en-GB"/>
        </w:rPr>
        <w:t xml:space="preserve">as possible in </w:t>
      </w:r>
      <w:r w:rsidRPr="00D40E47">
        <w:rPr>
          <w:lang w:eastAsia="en-GB"/>
        </w:rPr>
        <w:t>reasonable</w:t>
      </w:r>
      <w:r>
        <w:rPr>
          <w:lang w:eastAsia="en-GB"/>
        </w:rPr>
        <w:t xml:space="preserve"> time.</w:t>
      </w:r>
    </w:p>
    <w:p w:rsidR="00AE4229" w:rsidRDefault="00AE4229" w:rsidP="00AE4229">
      <w:pPr>
        <w:ind w:left="708"/>
        <w:rPr>
          <w:lang w:eastAsia="en-GB"/>
        </w:rPr>
      </w:pPr>
      <w:r>
        <w:rPr>
          <w:lang w:eastAsia="en-GB"/>
        </w:rPr>
        <w:t xml:space="preserve">Primality check is an expensive operation. A protocol using a DlogGroup should save the </w:t>
      </w:r>
      <w:r w:rsidRPr="00A838CF">
        <w:rPr>
          <w:lang w:eastAsia="en-GB"/>
        </w:rPr>
        <w:t>result</w:t>
      </w:r>
      <w:r>
        <w:rPr>
          <w:lang w:eastAsia="en-GB"/>
        </w:rPr>
        <w:t>s</w:t>
      </w:r>
      <w:r w:rsidRPr="00A838CF">
        <w:rPr>
          <w:lang w:eastAsia="en-GB"/>
        </w:rPr>
        <w:t xml:space="preserve"> of this test in some variable s</w:t>
      </w:r>
      <w:r>
        <w:rPr>
          <w:lang w:eastAsia="en-GB"/>
        </w:rPr>
        <w:t xml:space="preserve">o that further unnecessary </w:t>
      </w:r>
      <w:r w:rsidRPr="00A838CF">
        <w:rPr>
          <w:lang w:eastAsia="en-GB"/>
        </w:rPr>
        <w:t>checks are not performed.</w:t>
      </w:r>
      <w:r>
        <w:rPr>
          <w:lang w:eastAsia="en-GB"/>
        </w:rPr>
        <w:t xml:space="preserve"> </w:t>
      </w:r>
      <w:r w:rsidRPr="00A838CF">
        <w:rPr>
          <w:lang w:eastAsia="en-GB"/>
        </w:rPr>
        <w:t>We leave this responsibility to the protocol using the DlogGroup since keeping a</w:t>
      </w:r>
      <w:r>
        <w:rPr>
          <w:lang w:eastAsia="en-GB"/>
        </w:rPr>
        <w:t xml:space="preserve"> mem</w:t>
      </w:r>
      <w:r w:rsidRPr="00A838CF">
        <w:rPr>
          <w:lang w:eastAsia="en-GB"/>
        </w:rPr>
        <w:t>ber variable in Dlog</w:t>
      </w:r>
      <w:r>
        <w:rPr>
          <w:lang w:eastAsia="en-GB"/>
        </w:rPr>
        <w:t>G</w:t>
      </w:r>
      <w:r w:rsidRPr="00A838CF">
        <w:rPr>
          <w:lang w:eastAsia="en-GB"/>
        </w:rPr>
        <w:t>roup can c</w:t>
      </w:r>
      <w:r>
        <w:rPr>
          <w:lang w:eastAsia="en-GB"/>
        </w:rPr>
        <w:t>au</w:t>
      </w:r>
      <w:r w:rsidRPr="00A838CF">
        <w:rPr>
          <w:lang w:eastAsia="en-GB"/>
        </w:rPr>
        <w:t>se security problems.</w:t>
      </w:r>
      <w:r>
        <w:rPr>
          <w:lang w:eastAsia="en-GB"/>
        </w:rPr>
        <w:t xml:space="preserve"> Lets look</w:t>
      </w:r>
      <w:r w:rsidRPr="00A838CF">
        <w:rPr>
          <w:lang w:eastAsia="en-GB"/>
        </w:rPr>
        <w:t xml:space="preserve"> at the scenario that Party1 chooses a "DlogGroup" maliciously, and set</w:t>
      </w:r>
      <w:r>
        <w:rPr>
          <w:lang w:eastAsia="en-GB"/>
        </w:rPr>
        <w:t>s</w:t>
      </w:r>
      <w:r w:rsidRPr="00A838CF">
        <w:rPr>
          <w:lang w:eastAsia="en-GB"/>
        </w:rPr>
        <w:t xml:space="preserve"> the</w:t>
      </w:r>
      <w:r>
        <w:rPr>
          <w:lang w:eastAsia="en-GB"/>
        </w:rPr>
        <w:t xml:space="preserve"> isP</w:t>
      </w:r>
      <w:r w:rsidRPr="00A838CF">
        <w:rPr>
          <w:lang w:eastAsia="en-GB"/>
        </w:rPr>
        <w:t>rimeOrder variable to true.</w:t>
      </w:r>
      <w:r>
        <w:rPr>
          <w:lang w:eastAsia="en-GB"/>
        </w:rPr>
        <w:t xml:space="preserve"> </w:t>
      </w:r>
      <w:r w:rsidRPr="00A838CF">
        <w:rPr>
          <w:lang w:eastAsia="en-GB"/>
        </w:rPr>
        <w:t xml:space="preserve">It then sends the group to Party2. Party2 </w:t>
      </w:r>
      <w:proofErr w:type="gramStart"/>
      <w:r w:rsidRPr="00A838CF">
        <w:rPr>
          <w:lang w:eastAsia="en-GB"/>
        </w:rPr>
        <w:t>either naively believes Party1 and</w:t>
      </w:r>
      <w:proofErr w:type="gramEnd"/>
      <w:r w:rsidRPr="00A838CF">
        <w:rPr>
          <w:lang w:eastAsia="en-GB"/>
        </w:rPr>
        <w:t xml:space="preserve"> only checks the member variable (which </w:t>
      </w:r>
      <w:r w:rsidRPr="00A838CF">
        <w:rPr>
          <w:lang w:eastAsia="en-GB"/>
        </w:rPr>
        <w:lastRenderedPageBreak/>
        <w:t>will give an erroneous answer); or does not believe Party1 and fully checks for primality, not gaining anything by having the isPrimeOrder variable.</w:t>
      </w:r>
    </w:p>
    <w:p w:rsidR="00AE4229" w:rsidRDefault="00AE4229" w:rsidP="00AE4229">
      <w:pPr>
        <w:ind w:left="708"/>
        <w:rPr>
          <w:lang w:eastAsia="en-GB"/>
        </w:rPr>
      </w:pPr>
    </w:p>
    <w:p w:rsidR="00AE4229" w:rsidRDefault="00AE4229" w:rsidP="00AE4229">
      <w:pPr>
        <w:pStyle w:val="Caption"/>
        <w:numPr>
          <w:ilvl w:val="0"/>
          <w:numId w:val="9"/>
        </w:numPr>
      </w:pPr>
      <w:bookmarkStart w:id="619" w:name="_Toc277840834"/>
      <w:bookmarkStart w:id="620" w:name="_Toc277840626"/>
      <w:bookmarkStart w:id="621" w:name="_Toc277840480"/>
      <w:bookmarkStart w:id="622" w:name="_Toc277840423"/>
      <w:bookmarkStart w:id="623" w:name="_Toc277840070"/>
      <w:r>
        <w:t>Function – DlogGroupAbs::simultaneousMultipleExponentiation (GroupElement[]  groupElements ,</w:t>
      </w:r>
      <w:r>
        <w:rPr>
          <w:lang w:eastAsia="en-GB"/>
        </w:rPr>
        <w:t>BigInteger</w:t>
      </w:r>
      <w:r>
        <w:t xml:space="preserve"> [] exponentiations )</w:t>
      </w:r>
      <w:bookmarkEnd w:id="619"/>
      <w:bookmarkEnd w:id="620"/>
      <w:bookmarkEnd w:id="621"/>
      <w:bookmarkEnd w:id="622"/>
      <w:bookmarkEnd w:id="623"/>
    </w:p>
    <w:p w:rsidR="00AE4229" w:rsidRDefault="00AE4229" w:rsidP="00AE4229">
      <w:pPr>
        <w:ind w:left="708"/>
        <w:rPr>
          <w:lang w:eastAsia="en-GB"/>
        </w:rPr>
      </w:pPr>
      <w:r>
        <w:rPr>
          <w:lang w:eastAsia="en-GB"/>
        </w:rPr>
        <w:t xml:space="preserve">Simultaneous multiple exponentiations is the computation of the product of several exponentiations with distinct bases and distinct exponents. Instead of computing each part separately, an optimization is used to compute it simultaneously. </w:t>
      </w:r>
    </w:p>
    <w:p w:rsidR="00AE4229" w:rsidRDefault="00AE4229" w:rsidP="00AE4229"/>
    <w:p w:rsidR="00AE4229" w:rsidRDefault="00AE4229" w:rsidP="00AE4229">
      <w:pPr>
        <w:ind w:left="708"/>
        <w:rPr>
          <w:lang w:eastAsia="en-GB"/>
        </w:rPr>
      </w:pPr>
      <w:r>
        <w:rPr>
          <w:lang w:eastAsia="en-GB"/>
        </w:rPr>
        <w:t xml:space="preserve">The pseudocode below was taken from the book Handbook of Applied Cryptography by A. Menezes, P. van Oorschot and S. Vanstone page 618, 14.88 Algorithm Simultaneous multiple exponentiations. </w:t>
      </w:r>
      <w:hyperlink r:id="rId32" w:history="1">
        <w:r>
          <w:rPr>
            <w:rStyle w:val="Hyperlink"/>
            <w:lang w:eastAsia="en-GB"/>
          </w:rPr>
          <w:t>http://www.cacr.math.uwaterloo.ca/hac/about/chap14.pdf</w:t>
        </w:r>
      </w:hyperlink>
    </w:p>
    <w:p w:rsidR="00AE4229" w:rsidRDefault="00AE4229" w:rsidP="00AE4229">
      <w:pPr>
        <w:rPr>
          <w:lang w:eastAsia="en-GB"/>
        </w:rPr>
      </w:pPr>
      <w:r>
        <w:rPr>
          <w:noProof/>
        </w:rPr>
        <w:drawing>
          <wp:anchor distT="0" distB="0" distL="114300" distR="114300" simplePos="0" relativeHeight="251769856" behindDoc="1" locked="0" layoutInCell="1" allowOverlap="1" wp14:anchorId="03431F08" wp14:editId="410A37B2">
            <wp:simplePos x="0" y="0"/>
            <wp:positionH relativeFrom="column">
              <wp:posOffset>635</wp:posOffset>
            </wp:positionH>
            <wp:positionV relativeFrom="paragraph">
              <wp:posOffset>0</wp:posOffset>
            </wp:positionV>
            <wp:extent cx="6206490" cy="4719320"/>
            <wp:effectExtent l="0" t="0" r="0" b="0"/>
            <wp:wrapThrough wrapText="bothSides">
              <wp:wrapPolygon edited="0">
                <wp:start x="0" y="0"/>
                <wp:lineTo x="0" y="21536"/>
                <wp:lineTo x="21547" y="21536"/>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06490" cy="4719320"/>
                    </a:xfrm>
                    <a:prstGeom prst="rect">
                      <a:avLst/>
                    </a:prstGeom>
                    <a:noFill/>
                  </pic:spPr>
                </pic:pic>
              </a:graphicData>
            </a:graphic>
          </wp:anchor>
        </w:drawing>
      </w:r>
    </w:p>
    <w:p w:rsidR="00AE4229" w:rsidRDefault="00AE4229" w:rsidP="00AE4229">
      <w:pPr>
        <w:pStyle w:val="Caption"/>
        <w:numPr>
          <w:ilvl w:val="0"/>
          <w:numId w:val="9"/>
        </w:numPr>
      </w:pPr>
      <w:bookmarkStart w:id="624" w:name="_Toc277840835"/>
      <w:bookmarkStart w:id="625" w:name="_Toc277840627"/>
      <w:bookmarkStart w:id="626" w:name="_Toc277840481"/>
      <w:bookmarkStart w:id="627" w:name="_Toc277840424"/>
      <w:bookmarkStart w:id="628" w:name="_Toc277840071"/>
      <w:r>
        <w:t>Function : DlogGroupAbs::multExponentiationsWithSameBase (GroupElement   groupElement , BigInteger exponent)</w:t>
      </w:r>
      <w:bookmarkEnd w:id="624"/>
      <w:bookmarkEnd w:id="625"/>
      <w:bookmarkEnd w:id="626"/>
      <w:bookmarkEnd w:id="627"/>
      <w:bookmarkEnd w:id="628"/>
      <w:r>
        <w:t xml:space="preserve"> </w:t>
      </w:r>
    </w:p>
    <w:p w:rsidR="00AE4229" w:rsidRDefault="00AE4229" w:rsidP="00AE4229">
      <w:pPr>
        <w:ind w:left="708"/>
        <w:rPr>
          <w:lang w:val="en-GB"/>
        </w:rPr>
      </w:pPr>
      <w:r>
        <w:rPr>
          <w:lang w:val="en-GB"/>
        </w:rPr>
        <w:t xml:space="preserve">Suppose a user intends to call the exponentiation function a number of times with the same group element (with different exponents). Let </w:t>
      </w:r>
      <w:r>
        <w:rPr>
          <w:i/>
          <w:iCs/>
          <w:lang w:val="en-GB"/>
        </w:rPr>
        <w:t>h</w:t>
      </w:r>
      <w:r>
        <w:rPr>
          <w:lang w:val="en-GB"/>
        </w:rPr>
        <w:t xml:space="preserve"> be a group element and </w:t>
      </w:r>
      <w:r>
        <w:rPr>
          <w:i/>
          <w:iCs/>
          <w:lang w:val="en-GB"/>
        </w:rPr>
        <w:t>e</w:t>
      </w:r>
      <w:r>
        <w:rPr>
          <w:i/>
          <w:iCs/>
          <w:vertAlign w:val="subscript"/>
          <w:lang w:val="en-GB"/>
        </w:rPr>
        <w:t>i</w:t>
      </w:r>
      <w:r>
        <w:rPr>
          <w:lang w:val="en-GB"/>
        </w:rPr>
        <w:t xml:space="preserve"> be the </w:t>
      </w:r>
      <w:r>
        <w:rPr>
          <w:i/>
          <w:iCs/>
          <w:lang w:val="en-GB"/>
        </w:rPr>
        <w:t>i</w:t>
      </w:r>
      <w:r>
        <w:rPr>
          <w:i/>
          <w:iCs/>
          <w:vertAlign w:val="superscript"/>
          <w:lang w:val="en-GB"/>
        </w:rPr>
        <w:t>th</w:t>
      </w:r>
      <w:r>
        <w:rPr>
          <w:lang w:val="en-GB"/>
        </w:rPr>
        <w:t xml:space="preserve"> required exponent in the </w:t>
      </w:r>
      <m:oMath>
        <m:sSup>
          <m:sSupPr>
            <m:ctrlPr>
              <w:rPr>
                <w:rFonts w:ascii="Cambria Math" w:hAnsi="Cambria Math"/>
                <w:i/>
              </w:rPr>
            </m:ctrlPr>
          </m:sSupPr>
          <m:e>
            <m:r>
              <w:rPr>
                <w:rFonts w:ascii="Cambria Math" w:hAnsi="Cambria Math"/>
                <w:lang w:val="en-GB"/>
              </w:rPr>
              <m:t>i</m:t>
            </m:r>
          </m:e>
          <m:sup>
            <m:r>
              <w:rPr>
                <w:rFonts w:ascii="Cambria Math" w:hAnsi="Cambria Math"/>
                <w:lang w:val="en-GB"/>
              </w:rPr>
              <m:t>th</m:t>
            </m:r>
          </m:sup>
        </m:sSup>
      </m:oMath>
      <w:r>
        <w:rPr>
          <w:lang w:val="en-GB"/>
        </w:rPr>
        <w:t xml:space="preserve"> exponentiation call. The user wishes to calculate </w:t>
      </w:r>
      <w:r>
        <w:rPr>
          <w:i/>
          <w:iCs/>
          <w:lang w:val="en-GB"/>
        </w:rPr>
        <w:t>h</w:t>
      </w:r>
      <w:r>
        <w:rPr>
          <w:i/>
          <w:iCs/>
          <w:vertAlign w:val="superscript"/>
          <w:lang w:val="en-GB"/>
        </w:rPr>
        <w:t>ei</w:t>
      </w:r>
      <w:r>
        <w:rPr>
          <w:lang w:val="en-GB"/>
        </w:rPr>
        <w:t xml:space="preserve"> for </w:t>
      </w:r>
      <w:proofErr w:type="gramStart"/>
      <w:r>
        <w:rPr>
          <w:lang w:val="en-GB"/>
        </w:rPr>
        <w:t xml:space="preserve">every </w:t>
      </w:r>
      <w:r>
        <w:rPr>
          <w:i/>
          <w:iCs/>
          <w:lang w:val="en-GB"/>
        </w:rPr>
        <w:t>i</w:t>
      </w:r>
      <w:proofErr w:type="gramEnd"/>
      <w:r>
        <w:rPr>
          <w:lang w:val="en-GB"/>
        </w:rPr>
        <w:t xml:space="preserve">. If we keep in memory the result of </w:t>
      </w:r>
      <w:r>
        <w:rPr>
          <w:i/>
          <w:iCs/>
          <w:lang w:val="en-GB"/>
        </w:rPr>
        <w:t>h</w:t>
      </w:r>
      <w:r>
        <w:rPr>
          <w:i/>
          <w:iCs/>
          <w:vertAlign w:val="superscript"/>
          <w:lang w:val="en-GB"/>
        </w:rPr>
        <w:t>1</w:t>
      </w:r>
      <w:r>
        <w:rPr>
          <w:i/>
          <w:iCs/>
          <w:lang w:val="en-GB"/>
        </w:rPr>
        <w:t>, h</w:t>
      </w:r>
      <w:r>
        <w:rPr>
          <w:i/>
          <w:iCs/>
          <w:vertAlign w:val="superscript"/>
          <w:lang w:val="en-GB"/>
        </w:rPr>
        <w:t>2</w:t>
      </w:r>
      <w:r>
        <w:rPr>
          <w:i/>
          <w:iCs/>
          <w:lang w:val="en-GB"/>
        </w:rPr>
        <w:t>, h</w:t>
      </w:r>
      <w:r>
        <w:rPr>
          <w:i/>
          <w:iCs/>
          <w:vertAlign w:val="superscript"/>
          <w:lang w:val="en-GB"/>
        </w:rPr>
        <w:t>4</w:t>
      </w:r>
      <w:proofErr w:type="gramStart"/>
      <w:r>
        <w:rPr>
          <w:i/>
          <w:iCs/>
          <w:lang w:val="en-GB"/>
        </w:rPr>
        <w:t>,h</w:t>
      </w:r>
      <w:r>
        <w:rPr>
          <w:i/>
          <w:iCs/>
          <w:vertAlign w:val="superscript"/>
          <w:lang w:val="en-GB"/>
        </w:rPr>
        <w:t>8</w:t>
      </w:r>
      <w:proofErr w:type="gramEnd"/>
      <w:r>
        <w:rPr>
          <w:lang w:val="en-GB"/>
        </w:rPr>
        <w:t xml:space="preserve">... we had already calculated in the first exponentiation we </w:t>
      </w:r>
      <w:r>
        <w:rPr>
          <w:lang w:val="en-GB"/>
        </w:rPr>
        <w:lastRenderedPageBreak/>
        <w:t xml:space="preserve">will be able to use these middle calculations for the next required exponentiations for the group element </w:t>
      </w:r>
      <w:r>
        <w:rPr>
          <w:i/>
          <w:iCs/>
          <w:lang w:val="en-GB"/>
        </w:rPr>
        <w:t>h</w:t>
      </w:r>
      <w:r>
        <w:rPr>
          <w:lang w:val="en-GB"/>
        </w:rPr>
        <w:t>.</w:t>
      </w:r>
    </w:p>
    <w:p w:rsidR="00AE4229" w:rsidRDefault="00AE4229" w:rsidP="00AE4229">
      <w:pPr>
        <w:ind w:left="708"/>
        <w:rPr>
          <w:lang w:val="en-GB"/>
        </w:rPr>
      </w:pPr>
    </w:p>
    <w:p w:rsidR="00AE4229" w:rsidRDefault="00AE4229" w:rsidP="00AE4229">
      <w:pPr>
        <w:ind w:left="708"/>
        <w:rPr>
          <w:lang w:val="en-GB"/>
        </w:rPr>
      </w:pPr>
      <w:r>
        <w:rPr>
          <w:lang w:val="en-GB"/>
        </w:rPr>
        <w:t>Pseudocode:</w:t>
      </w:r>
    </w:p>
    <w:p w:rsidR="00AE4229" w:rsidRDefault="00AE4229" w:rsidP="008B01FE">
      <w:pPr>
        <w:pStyle w:val="ListParagraph"/>
        <w:numPr>
          <w:ilvl w:val="0"/>
          <w:numId w:val="67"/>
        </w:numPr>
        <w:rPr>
          <w:lang w:val="en-GB"/>
        </w:rPr>
      </w:pPr>
      <w:r>
        <w:rPr>
          <w:lang w:val="en-GB"/>
        </w:rPr>
        <w:t>If map has not been created:</w:t>
      </w:r>
    </w:p>
    <w:p w:rsidR="00AE4229" w:rsidRDefault="00AE4229" w:rsidP="008B01FE">
      <w:pPr>
        <w:pStyle w:val="ListParagraph"/>
        <w:numPr>
          <w:ilvl w:val="0"/>
          <w:numId w:val="68"/>
        </w:numPr>
        <w:rPr>
          <w:lang w:val="en-GB"/>
        </w:rPr>
      </w:pPr>
      <w:r>
        <w:rPr>
          <w:lang w:val="en-GB"/>
        </w:rPr>
        <w:t>Create map</w:t>
      </w:r>
    </w:p>
    <w:p w:rsidR="00AE4229" w:rsidRDefault="00AE4229" w:rsidP="008B01FE">
      <w:pPr>
        <w:pStyle w:val="ListParagraph"/>
        <w:numPr>
          <w:ilvl w:val="0"/>
          <w:numId w:val="68"/>
        </w:numPr>
        <w:rPr>
          <w:lang w:val="en-GB"/>
        </w:rPr>
      </w:pPr>
      <w:r>
        <w:rPr>
          <w:lang w:val="en-GB"/>
        </w:rPr>
        <w:t xml:space="preserve">Add new element to map for requested base.  // This calls the constructor of  </w:t>
      </w:r>
    </w:p>
    <w:p w:rsidR="00AE4229" w:rsidRDefault="00AE4229" w:rsidP="00AE4229">
      <w:pPr>
        <w:pStyle w:val="ListParagraph"/>
        <w:ind w:left="5664"/>
        <w:rPr>
          <w:lang w:val="en-GB"/>
        </w:rPr>
      </w:pPr>
      <w:r>
        <w:rPr>
          <w:lang w:val="en-GB"/>
        </w:rPr>
        <w:t xml:space="preserve">             // GroupElementExponentiations with </w:t>
      </w:r>
    </w:p>
    <w:p w:rsidR="00AE4229" w:rsidRDefault="00AE4229" w:rsidP="00AE4229">
      <w:pPr>
        <w:pStyle w:val="ListParagraph"/>
        <w:ind w:left="5664"/>
        <w:rPr>
          <w:lang w:val="en-GB"/>
        </w:rPr>
      </w:pPr>
      <w:r>
        <w:rPr>
          <w:lang w:val="en-GB"/>
        </w:rPr>
        <w:t xml:space="preserve">             // corresponding base.</w:t>
      </w:r>
    </w:p>
    <w:p w:rsidR="00AE4229" w:rsidRDefault="00AE4229" w:rsidP="008B01FE">
      <w:pPr>
        <w:pStyle w:val="ListParagraph"/>
        <w:numPr>
          <w:ilvl w:val="0"/>
          <w:numId w:val="68"/>
        </w:numPr>
        <w:rPr>
          <w:lang w:val="en-GB"/>
        </w:rPr>
      </w:pPr>
      <w:r>
        <w:rPr>
          <w:lang w:val="en-GB"/>
        </w:rPr>
        <w:t>Set exponents for requested base.</w:t>
      </w:r>
    </w:p>
    <w:p w:rsidR="00AE4229" w:rsidRDefault="00AE4229" w:rsidP="008B01FE">
      <w:pPr>
        <w:pStyle w:val="ListParagraph"/>
        <w:numPr>
          <w:ilvl w:val="0"/>
          <w:numId w:val="67"/>
        </w:numPr>
        <w:rPr>
          <w:lang w:val="en-GB"/>
        </w:rPr>
      </w:pPr>
      <w:r>
        <w:rPr>
          <w:lang w:val="en-GB"/>
        </w:rPr>
        <w:t>else if we have the map:</w:t>
      </w:r>
    </w:p>
    <w:p w:rsidR="00AE4229" w:rsidRDefault="00AE4229" w:rsidP="008B01FE">
      <w:pPr>
        <w:pStyle w:val="ListParagraph"/>
        <w:numPr>
          <w:ilvl w:val="0"/>
          <w:numId w:val="68"/>
        </w:numPr>
        <w:rPr>
          <w:lang w:val="en-GB"/>
        </w:rPr>
      </w:pPr>
      <w:r>
        <w:rPr>
          <w:lang w:val="en-GB"/>
        </w:rPr>
        <w:t>search for base</w:t>
      </w:r>
    </w:p>
    <w:p w:rsidR="00AE4229" w:rsidRDefault="00AE4229" w:rsidP="008B01FE">
      <w:pPr>
        <w:pStyle w:val="ListParagraph"/>
        <w:numPr>
          <w:ilvl w:val="0"/>
          <w:numId w:val="69"/>
        </w:numPr>
        <w:rPr>
          <w:lang w:val="en-GB"/>
        </w:rPr>
      </w:pPr>
      <w:proofErr w:type="gramStart"/>
      <w:r>
        <w:rPr>
          <w:lang w:val="en-GB"/>
        </w:rPr>
        <w:t>if</w:t>
      </w:r>
      <w:proofErr w:type="gramEnd"/>
      <w:r>
        <w:rPr>
          <w:lang w:val="en-GB"/>
        </w:rPr>
        <w:t xml:space="preserve"> base found, get exponents.  // This may result in further calculations by </w:t>
      </w:r>
    </w:p>
    <w:p w:rsidR="00AE4229" w:rsidRDefault="00AE4229" w:rsidP="00AE4229">
      <w:pPr>
        <w:pStyle w:val="ListParagraph"/>
        <w:ind w:left="4992"/>
        <w:rPr>
          <w:lang w:val="en-GB"/>
        </w:rPr>
      </w:pPr>
      <w:r>
        <w:rPr>
          <w:lang w:val="en-GB"/>
        </w:rPr>
        <w:t xml:space="preserve">           // GroupElementExponentiations.</w:t>
      </w:r>
    </w:p>
    <w:p w:rsidR="00AE4229" w:rsidRDefault="00AE4229" w:rsidP="008B01FE">
      <w:pPr>
        <w:pStyle w:val="ListParagraph"/>
        <w:numPr>
          <w:ilvl w:val="0"/>
          <w:numId w:val="69"/>
        </w:numPr>
        <w:rPr>
          <w:lang w:val="en-GB"/>
        </w:rPr>
      </w:pPr>
      <w:r>
        <w:rPr>
          <w:lang w:val="en-GB"/>
        </w:rPr>
        <w:t>else,</w:t>
      </w:r>
    </w:p>
    <w:p w:rsidR="00AE4229" w:rsidRDefault="00AE4229" w:rsidP="008B01FE">
      <w:pPr>
        <w:pStyle w:val="ListParagraph"/>
        <w:numPr>
          <w:ilvl w:val="0"/>
          <w:numId w:val="70"/>
        </w:numPr>
        <w:rPr>
          <w:lang w:val="en-GB"/>
        </w:rPr>
      </w:pPr>
      <w:r>
        <w:rPr>
          <w:lang w:val="en-GB"/>
        </w:rPr>
        <w:t>add new element</w:t>
      </w:r>
    </w:p>
    <w:p w:rsidR="00AE4229" w:rsidRDefault="00AE4229" w:rsidP="008B01FE">
      <w:pPr>
        <w:pStyle w:val="ListParagraph"/>
        <w:numPr>
          <w:ilvl w:val="0"/>
          <w:numId w:val="70"/>
        </w:numPr>
        <w:rPr>
          <w:lang w:val="en-GB"/>
        </w:rPr>
      </w:pPr>
      <w:r>
        <w:rPr>
          <w:lang w:val="en-GB"/>
        </w:rPr>
        <w:t>put exponentiations</w:t>
      </w:r>
    </w:p>
    <w:p w:rsidR="00AE4229" w:rsidRPr="00CA641F" w:rsidRDefault="00AE4229" w:rsidP="00AE4229">
      <w:pPr>
        <w:pStyle w:val="ListParagraph"/>
        <w:ind w:left="2148"/>
        <w:rPr>
          <w:lang w:val="en-GB"/>
        </w:rPr>
      </w:pPr>
    </w:p>
    <w:p w:rsidR="00AE4229" w:rsidRPr="00CA641F" w:rsidRDefault="00AE4229" w:rsidP="00AE4229">
      <w:pPr>
        <w:rPr>
          <w:lang w:val="en-GB"/>
        </w:rPr>
      </w:pPr>
    </w:p>
    <w:p w:rsidR="00AE4229" w:rsidRDefault="00AE4229" w:rsidP="00AE4229">
      <w:pPr>
        <w:ind w:left="708"/>
        <w:rPr>
          <w:lang w:val="en-GB"/>
        </w:rPr>
      </w:pPr>
      <w:r>
        <w:rPr>
          <w:lang w:val="en-GB"/>
        </w:rPr>
        <w:t>The first call to this function creates a map structure in memory and thus, may take a little more time than calling the simple exponentiation function. In future calls, the already calculated exponentiations in memory will be used. If a later call needs more exponentiations than there are in memory, the new calculated exponentiations will be added. This saves time in the case that short exponents are used (the precalculated exponentiations are generated as needed).</w:t>
      </w:r>
    </w:p>
    <w:p w:rsidR="00AE4229" w:rsidRDefault="00AE4229" w:rsidP="00AE4229">
      <w:pPr>
        <w:ind w:left="708"/>
        <w:rPr>
          <w:lang w:val="en-GB"/>
        </w:rPr>
      </w:pPr>
    </w:p>
    <w:p w:rsidR="00AE4229" w:rsidRDefault="00AE4229" w:rsidP="00AE4229">
      <w:pPr>
        <w:ind w:left="708"/>
        <w:rPr>
          <w:lang w:val="en-GB"/>
        </w:rPr>
      </w:pPr>
      <w:r>
        <w:rPr>
          <w:lang w:val="en-GB"/>
        </w:rPr>
        <w:t xml:space="preserve">The key to the map used to calculate multiple exponentiations with same base is the base for which we are calculating the exponentiations. The data is the result of exponentiation the base up to a certain i as explained above. This data will be represented in the class GroupElementExponentiations described in the next section. This class encapsulates the actual exponentiations for a specific base. By </w:t>
      </w:r>
      <w:r w:rsidRPr="00D40E47">
        <w:rPr>
          <w:lang w:val="en-GB"/>
        </w:rPr>
        <w:t xml:space="preserve">putting this functionality in a designated class (GroupElementsExponentiations) </w:t>
      </w:r>
      <w:r>
        <w:rPr>
          <w:lang w:val="en-GB"/>
        </w:rPr>
        <w:t>we</w:t>
      </w:r>
      <w:r w:rsidRPr="00D40E47">
        <w:rPr>
          <w:lang w:val="en-GB"/>
        </w:rPr>
        <w:t xml:space="preserve"> separate the functionality from the abstract class and provide a different tool which supplies the desired calculations. This way, the abstract class remain</w:t>
      </w:r>
      <w:r>
        <w:rPr>
          <w:lang w:val="en-GB"/>
        </w:rPr>
        <w:t>s</w:t>
      </w:r>
      <w:r w:rsidRPr="00D40E47">
        <w:rPr>
          <w:lang w:val="en-GB"/>
        </w:rPr>
        <w:t xml:space="preserve"> clear and simple, and the new class handle</w:t>
      </w:r>
      <w:r>
        <w:rPr>
          <w:lang w:val="en-GB"/>
        </w:rPr>
        <w:t>s</w:t>
      </w:r>
      <w:r w:rsidRPr="00D40E47">
        <w:rPr>
          <w:lang w:val="en-GB"/>
        </w:rPr>
        <w:t xml:space="preserve"> the functionality and hide</w:t>
      </w:r>
      <w:r>
        <w:rPr>
          <w:lang w:val="en-GB"/>
        </w:rPr>
        <w:t>s</w:t>
      </w:r>
      <w:r w:rsidRPr="00D40E47">
        <w:rPr>
          <w:lang w:val="en-GB"/>
        </w:rPr>
        <w:t xml:space="preserve"> it from the DlogGroupAbs class. The abstract class just ask</w:t>
      </w:r>
      <w:r>
        <w:rPr>
          <w:lang w:val="en-GB"/>
        </w:rPr>
        <w:t>s</w:t>
      </w:r>
      <w:r w:rsidRPr="00D40E47">
        <w:rPr>
          <w:lang w:val="en-GB"/>
        </w:rPr>
        <w:t xml:space="preserve"> for the exponent, and the GroupElementsExponentiations class return</w:t>
      </w:r>
      <w:r>
        <w:rPr>
          <w:lang w:val="en-GB"/>
        </w:rPr>
        <w:t>s</w:t>
      </w:r>
      <w:r w:rsidRPr="00D40E47">
        <w:rPr>
          <w:lang w:val="en-GB"/>
        </w:rPr>
        <w:t xml:space="preserve"> it, without expos</w:t>
      </w:r>
      <w:r>
        <w:rPr>
          <w:lang w:val="en-GB"/>
        </w:rPr>
        <w:t>ing</w:t>
      </w:r>
      <w:r w:rsidRPr="00D40E47">
        <w:rPr>
          <w:lang w:val="en-GB"/>
        </w:rPr>
        <w:t xml:space="preserve"> the inner calculations.  </w:t>
      </w:r>
    </w:p>
    <w:p w:rsidR="00AE4229" w:rsidRDefault="00AE4229" w:rsidP="00AE4229">
      <w:pPr>
        <w:ind w:left="708"/>
        <w:rPr>
          <w:lang w:val="en-GB"/>
        </w:rPr>
      </w:pPr>
    </w:p>
    <w:p w:rsidR="00AE4229" w:rsidRDefault="00AE4229" w:rsidP="00AE4229">
      <w:pPr>
        <w:ind w:left="708"/>
        <w:rPr>
          <w:lang w:val="en-GB"/>
        </w:rPr>
      </w:pPr>
      <w:r>
        <w:rPr>
          <w:lang w:val="en-GB"/>
        </w:rPr>
        <w:t xml:space="preserve">Note that if we want a one-time exponentiation of </w:t>
      </w:r>
      <w:r>
        <w:rPr>
          <w:i/>
          <w:iCs/>
          <w:lang w:val="en-GB"/>
        </w:rPr>
        <w:t>h</w:t>
      </w:r>
      <w:r>
        <w:rPr>
          <w:lang w:val="en-GB"/>
        </w:rPr>
        <w:t xml:space="preserve"> it is preferable to use the basic exponentiation function the Dlog group provides since there is no point to keep anything in memory if we have no intention to use it. </w:t>
      </w:r>
    </w:p>
    <w:p w:rsidR="00AE4229" w:rsidRDefault="00AE4229" w:rsidP="00AE4229">
      <w:pPr>
        <w:ind w:left="708"/>
        <w:rPr>
          <w:lang w:val="en-GB"/>
        </w:rPr>
      </w:pPr>
      <w:r w:rsidRPr="00D40E47">
        <w:rPr>
          <w:lang w:val="en-GB"/>
        </w:rPr>
        <w:t xml:space="preserve">  </w:t>
      </w:r>
    </w:p>
    <w:p w:rsidR="00AE4229" w:rsidRPr="00242508" w:rsidRDefault="00AE4229" w:rsidP="00AE4229">
      <w:pPr>
        <w:ind w:left="709"/>
        <w:rPr>
          <w:lang w:val="en-GB"/>
        </w:rPr>
      </w:pPr>
      <w:r w:rsidRPr="00D40E47">
        <w:rPr>
          <w:lang w:val="en-GB"/>
        </w:rPr>
        <w:t xml:space="preserve">          </w:t>
      </w:r>
      <w:bookmarkEnd w:id="613"/>
      <w:bookmarkEnd w:id="614"/>
      <w:bookmarkEnd w:id="615"/>
      <w:bookmarkEnd w:id="616"/>
      <w:bookmarkEnd w:id="617"/>
    </w:p>
    <w:p w:rsidR="00AE4229" w:rsidRPr="0014181C" w:rsidRDefault="00AE4229" w:rsidP="00AE4229">
      <w:pPr>
        <w:autoSpaceDE/>
        <w:autoSpaceDN/>
        <w:adjustRightInd/>
      </w:pPr>
      <w:r>
        <w:br w:type="page"/>
      </w:r>
      <w:bookmarkStart w:id="629" w:name="_Toc296853734"/>
      <w:bookmarkStart w:id="630" w:name="_Toc296853740"/>
      <w:bookmarkEnd w:id="629"/>
      <w:bookmarkEnd w:id="630"/>
    </w:p>
    <w:p w:rsidR="00AE4229" w:rsidRDefault="00806BD5" w:rsidP="008B01FE">
      <w:pPr>
        <w:pStyle w:val="Heading4"/>
        <w:numPr>
          <w:ilvl w:val="3"/>
          <w:numId w:val="37"/>
        </w:numPr>
        <w:tabs>
          <w:tab w:val="left" w:pos="1701"/>
        </w:tabs>
        <w:ind w:left="1418" w:hanging="569"/>
        <w:rPr>
          <w:szCs w:val="26"/>
        </w:rPr>
      </w:pPr>
      <w:r>
        <w:lastRenderedPageBreak/>
        <w:t xml:space="preserve"> </w:t>
      </w:r>
      <w:bookmarkStart w:id="631" w:name="_Toc305323816"/>
      <w:r w:rsidR="00AE4229" w:rsidRPr="00806BD5">
        <w:t>GroupElementExponentiations</w:t>
      </w:r>
      <w:r w:rsidR="00AE4229" w:rsidRPr="007465B0">
        <w:rPr>
          <w:szCs w:val="26"/>
        </w:rPr>
        <w:t xml:space="preserve"> </w:t>
      </w:r>
      <w:r w:rsidR="00AE4229">
        <w:rPr>
          <w:szCs w:val="26"/>
        </w:rPr>
        <w:t>S</w:t>
      </w:r>
      <w:r w:rsidR="00AE4229" w:rsidRPr="007465B0">
        <w:rPr>
          <w:szCs w:val="26"/>
        </w:rPr>
        <w:t>tatic view</w:t>
      </w:r>
      <w:bookmarkEnd w:id="631"/>
      <w:r w:rsidR="00AE4229" w:rsidRPr="007465B0">
        <w:rPr>
          <w:szCs w:val="26"/>
        </w:rPr>
        <w:t xml:space="preserve"> </w:t>
      </w:r>
    </w:p>
    <w:p w:rsidR="00AE4229" w:rsidRDefault="00AE4229" w:rsidP="00AE4229">
      <w:pPr>
        <w:rPr>
          <w:lang w:val="en-GB"/>
        </w:rPr>
      </w:pPr>
    </w:p>
    <w:p w:rsidR="00AE4229" w:rsidRDefault="00AE4229" w:rsidP="00AE4229">
      <w:pPr>
        <w:rPr>
          <w:lang w:val="en-GB"/>
        </w:rPr>
      </w:pPr>
      <w:r>
        <w:rPr>
          <w:lang w:val="en-GB"/>
        </w:rPr>
        <w:t>The class GroupElementExponentiations is a nested class of DlogGroupAbs and performs the actual work of exponentially multiple exponentiations for one base. It is composed of two main elements. The group element for which the optimized computations are built for, called the base (h in the example above) and a vector of group elements that are the result of exponentiations of order 1</w:t>
      </w:r>
      <w:proofErr w:type="gramStart"/>
      <w:r>
        <w:rPr>
          <w:lang w:val="en-GB"/>
        </w:rPr>
        <w:t>,2,4,8</w:t>
      </w:r>
      <w:proofErr w:type="gramEnd"/>
      <w:r>
        <w:rPr>
          <w:lang w:val="en-GB"/>
        </w:rPr>
        <w:t xml:space="preserve">,… </w:t>
      </w:r>
    </w:p>
    <w:p w:rsidR="00AE4229" w:rsidRDefault="00AE4229" w:rsidP="00AE4229">
      <w:pPr>
        <w:rPr>
          <w:lang w:val="en-GB"/>
        </w:rPr>
      </w:pPr>
      <w:r>
        <w:rPr>
          <w:lang w:val="en-GB"/>
        </w:rPr>
        <w:t xml:space="preserve">The base attribute of this class cannot be changed since the exponentiations will no longer fit the element. Therefore, we need to make this class immutable. The class receives in its constructor the base group element, which cannot be changed later since there are no “set” functions. </w:t>
      </w:r>
    </w:p>
    <w:p w:rsidR="00AE4229" w:rsidRDefault="00AE4229" w:rsidP="00AE4229">
      <w:pPr>
        <w:rPr>
          <w:lang w:val="en-GB"/>
        </w:rPr>
      </w:pPr>
      <w:r>
        <w:rPr>
          <w:lang w:val="en-GB"/>
        </w:rPr>
        <w:t xml:space="preserve">Every time we call the constructor we create a new immutable object for a specific base.  There may be multiple base elements for which we wish to keep such a structure.  Therefore, the class using the GroupElementsExponentiations class needs to keep a map of GroupElementsExponentiations for which the key is the base and the value is of type GroupElementsExponentiations. When the user calls the function multExponentiationsWithSameBase, first the function tries to locate the group element base in the map. If this group element base exists in the map, the optimization uses the vector possibly adding more exponentiations to it as explained in this paragraph. </w:t>
      </w:r>
      <w:r w:rsidRPr="00A26E72">
        <w:rPr>
          <w:lang w:val="en-GB"/>
        </w:rPr>
        <w:t>If there is no such element in the map, the vector will be built in the course of calculating the result of the exponentiation.</w:t>
      </w:r>
      <w:r>
        <w:rPr>
          <w:lang w:val="en-GB"/>
        </w:rPr>
        <w:t xml:space="preserve"> </w:t>
      </w:r>
    </w:p>
    <w:p w:rsidR="00AE4229" w:rsidRDefault="00AE4229" w:rsidP="00AE4229">
      <w:pPr>
        <w:rPr>
          <w:lang w:val="en-GB"/>
        </w:rPr>
      </w:pPr>
    </w:p>
    <w:p w:rsidR="00AE4229" w:rsidRDefault="00AE4229" w:rsidP="00AE4229">
      <w:pPr>
        <w:rPr>
          <w:lang w:val="en-GB"/>
        </w:rPr>
      </w:pPr>
      <w:r w:rsidRPr="00BF3160">
        <w:rPr>
          <w:noProof/>
        </w:rPr>
        <w:drawing>
          <wp:inline distT="0" distB="0" distL="0" distR="0" wp14:anchorId="40076D93" wp14:editId="78037CF0">
            <wp:extent cx="6359698" cy="26476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359698" cy="2647666"/>
                    </a:xfrm>
                    <a:prstGeom prst="rect">
                      <a:avLst/>
                    </a:prstGeom>
                  </pic:spPr>
                </pic:pic>
              </a:graphicData>
            </a:graphic>
          </wp:inline>
        </w:drawing>
      </w: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 w:rsidR="00AE4229" w:rsidRDefault="00AE4229" w:rsidP="00AE4229"/>
    <w:p w:rsidR="00AE4229" w:rsidRDefault="00AE4229" w:rsidP="00AE4229"/>
    <w:p w:rsidR="00AE4229" w:rsidRDefault="00AE4229" w:rsidP="00AE4229"/>
    <w:p w:rsidR="00AE4229" w:rsidRDefault="00806BD5" w:rsidP="008B01FE">
      <w:pPr>
        <w:pStyle w:val="Heading4"/>
        <w:numPr>
          <w:ilvl w:val="3"/>
          <w:numId w:val="37"/>
        </w:numPr>
        <w:tabs>
          <w:tab w:val="left" w:pos="1701"/>
        </w:tabs>
        <w:ind w:left="1418" w:hanging="569"/>
        <w:rPr>
          <w:szCs w:val="26"/>
        </w:rPr>
      </w:pPr>
      <w:r>
        <w:lastRenderedPageBreak/>
        <w:t xml:space="preserve"> </w:t>
      </w:r>
      <w:bookmarkStart w:id="632" w:name="_Toc305323817"/>
      <w:r w:rsidR="00AE4229" w:rsidRPr="00806BD5">
        <w:t>GroupElementExponentiations</w:t>
      </w:r>
      <w:r w:rsidR="00AE4229" w:rsidRPr="00C47608">
        <w:t xml:space="preserve"> </w:t>
      </w:r>
      <w:r w:rsidR="00AE4229">
        <w:t>D</w:t>
      </w:r>
      <w:r w:rsidR="00AE4229" w:rsidRPr="00C47608">
        <w:t>ynamic</w:t>
      </w:r>
      <w:r w:rsidR="00AE4229" w:rsidRPr="007465B0">
        <w:rPr>
          <w:szCs w:val="26"/>
        </w:rPr>
        <w:t xml:space="preserve"> view</w:t>
      </w:r>
      <w:bookmarkEnd w:id="632"/>
    </w:p>
    <w:p w:rsidR="00AE4229" w:rsidRDefault="00AE4229" w:rsidP="00AE4229">
      <w:pPr>
        <w:pStyle w:val="Caption"/>
        <w:numPr>
          <w:ilvl w:val="0"/>
          <w:numId w:val="9"/>
        </w:numPr>
        <w:rPr>
          <w:lang w:val="en-GB"/>
        </w:rPr>
      </w:pPr>
      <w:r w:rsidRPr="008F4873">
        <w:rPr>
          <w:lang w:val="en-GB"/>
        </w:rPr>
        <w:t>Function: GroupElementsExponentiations(base : GroupElement)</w:t>
      </w:r>
    </w:p>
    <w:p w:rsidR="00AE4229" w:rsidRPr="008F4873" w:rsidRDefault="00AE4229" w:rsidP="00AE4229">
      <w:pPr>
        <w:ind w:left="708"/>
        <w:rPr>
          <w:lang w:val="en-GB"/>
        </w:rPr>
      </w:pPr>
      <w:r>
        <w:rPr>
          <w:lang w:val="en-GB"/>
        </w:rPr>
        <w:t xml:space="preserve">The constructor creates a map structure in memory. </w:t>
      </w:r>
      <w:proofErr w:type="gramStart"/>
      <w:r>
        <w:rPr>
          <w:lang w:val="en-GB"/>
        </w:rPr>
        <w:t>Then calculates the exponentiations of order 1,2,4,8.</w:t>
      </w:r>
      <w:proofErr w:type="gramEnd"/>
      <w:r>
        <w:rPr>
          <w:lang w:val="en-GB"/>
        </w:rPr>
        <w:t xml:space="preserve"> </w:t>
      </w:r>
      <w:proofErr w:type="gramStart"/>
      <w:r>
        <w:rPr>
          <w:lang w:val="en-GB"/>
        </w:rPr>
        <w:t>for</w:t>
      </w:r>
      <w:proofErr w:type="gramEnd"/>
      <w:r>
        <w:rPr>
          <w:lang w:val="en-GB"/>
        </w:rPr>
        <w:t xml:space="preserve"> the given base and save them in the map.</w:t>
      </w:r>
    </w:p>
    <w:p w:rsidR="00AE4229" w:rsidRPr="008F4873" w:rsidRDefault="00AE4229" w:rsidP="00AE4229">
      <w:pPr>
        <w:pStyle w:val="Caption"/>
        <w:numPr>
          <w:ilvl w:val="0"/>
          <w:numId w:val="9"/>
        </w:numPr>
        <w:rPr>
          <w:lang w:val="en-GB"/>
        </w:rPr>
      </w:pPr>
      <w:r w:rsidRPr="00A26E72">
        <w:t>Function</w:t>
      </w:r>
      <w:r>
        <w:rPr>
          <w:lang w:val="en-GB"/>
        </w:rPr>
        <w:t>: getExponentiations(size: int)</w:t>
      </w:r>
    </w:p>
    <w:p w:rsidR="00AE4229" w:rsidRDefault="00AE4229" w:rsidP="00AE4229">
      <w:pPr>
        <w:ind w:left="708"/>
        <w:rPr>
          <w:lang w:val="en-GB"/>
        </w:rPr>
      </w:pPr>
      <w:proofErr w:type="gramStart"/>
      <w:r>
        <w:rPr>
          <w:lang w:val="en-GB"/>
        </w:rPr>
        <w:t>Checks if the exponentiations had already been calculated for the required size.</w:t>
      </w:r>
      <w:proofErr w:type="gramEnd"/>
      <w:r>
        <w:rPr>
          <w:lang w:val="en-GB"/>
        </w:rPr>
        <w:t xml:space="preserve"> If so, returns them, else it calls the private function prepareExponentiations with the given size.</w:t>
      </w:r>
    </w:p>
    <w:p w:rsidR="00AE4229" w:rsidRPr="00A26E72" w:rsidRDefault="00AE4229" w:rsidP="00AE4229">
      <w:pPr>
        <w:pStyle w:val="Caption"/>
        <w:numPr>
          <w:ilvl w:val="0"/>
          <w:numId w:val="9"/>
        </w:numPr>
        <w:rPr>
          <w:b w:val="0"/>
          <w:bCs w:val="0"/>
        </w:rPr>
      </w:pPr>
      <w:r w:rsidRPr="00A26E72">
        <w:t>Function</w:t>
      </w:r>
      <w:r>
        <w:rPr>
          <w:b w:val="0"/>
          <w:bCs w:val="0"/>
        </w:rPr>
        <w:t xml:space="preserve">: </w:t>
      </w:r>
      <w:r w:rsidRPr="00A26E72">
        <w:t>prepareExponentiations (size: int)</w:t>
      </w:r>
      <w:r w:rsidRPr="00A26E72">
        <w:rPr>
          <w:b w:val="0"/>
          <w:bCs w:val="0"/>
        </w:rPr>
        <w:t xml:space="preserve"> </w:t>
      </w:r>
    </w:p>
    <w:p w:rsidR="00AE4229" w:rsidRDefault="00AE4229" w:rsidP="00AE4229">
      <w:pPr>
        <w:ind w:left="708"/>
        <w:rPr>
          <w:lang w:val="en-GB"/>
        </w:rPr>
      </w:pPr>
      <w:r>
        <w:rPr>
          <w:lang w:val="en-GB"/>
        </w:rPr>
        <w:t>Calculates the necessary additional exponentiations and fills the exponentiations vector with them.</w:t>
      </w:r>
    </w:p>
    <w:p w:rsidR="00AE4229" w:rsidRDefault="00AE4229" w:rsidP="00AE4229">
      <w:pPr>
        <w:ind w:left="708"/>
      </w:pPr>
    </w:p>
    <w:p w:rsidR="00AE4229" w:rsidRDefault="00AE4229" w:rsidP="00AE4229">
      <w:pPr>
        <w:autoSpaceDE/>
        <w:autoSpaceDN/>
        <w:adjustRightInd/>
      </w:pPr>
    </w:p>
    <w:p w:rsidR="00AE4229" w:rsidRDefault="00AE4229" w:rsidP="00AE4229">
      <w:pPr>
        <w:autoSpaceDE/>
        <w:autoSpaceDN/>
        <w:adjustRightInd/>
      </w:pPr>
    </w:p>
    <w:p w:rsidR="00806BD5" w:rsidRPr="00806BD5" w:rsidRDefault="00806BD5" w:rsidP="008B01FE">
      <w:pPr>
        <w:pStyle w:val="ListParagraph"/>
        <w:keepNext/>
        <w:keepLines/>
        <w:numPr>
          <w:ilvl w:val="2"/>
          <w:numId w:val="39"/>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val="en-GB" w:bidi="he-IL"/>
        </w:rPr>
      </w:pPr>
      <w:bookmarkStart w:id="633" w:name="_Toc305321003"/>
      <w:bookmarkStart w:id="634" w:name="_Toc305321133"/>
      <w:bookmarkStart w:id="635" w:name="_Toc305321263"/>
      <w:bookmarkStart w:id="636" w:name="_Toc305321454"/>
      <w:bookmarkStart w:id="637" w:name="_Toc296853742"/>
      <w:bookmarkStart w:id="638" w:name="_Toc305323468"/>
      <w:bookmarkStart w:id="639" w:name="_Toc305323642"/>
      <w:bookmarkStart w:id="640" w:name="_Toc305323818"/>
      <w:bookmarkEnd w:id="633"/>
      <w:bookmarkEnd w:id="634"/>
      <w:bookmarkEnd w:id="635"/>
      <w:bookmarkEnd w:id="636"/>
      <w:bookmarkEnd w:id="638"/>
      <w:bookmarkEnd w:id="639"/>
      <w:bookmarkEnd w:id="640"/>
    </w:p>
    <w:p w:rsidR="00806BD5" w:rsidRPr="00806BD5" w:rsidRDefault="00806BD5" w:rsidP="008B01FE">
      <w:pPr>
        <w:pStyle w:val="ListParagraph"/>
        <w:keepNext/>
        <w:keepLines/>
        <w:numPr>
          <w:ilvl w:val="2"/>
          <w:numId w:val="39"/>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val="en-GB" w:bidi="he-IL"/>
        </w:rPr>
      </w:pPr>
      <w:bookmarkStart w:id="641" w:name="_Toc305321004"/>
      <w:bookmarkStart w:id="642" w:name="_Toc305321134"/>
      <w:bookmarkStart w:id="643" w:name="_Toc305321264"/>
      <w:bookmarkStart w:id="644" w:name="_Toc305321455"/>
      <w:bookmarkStart w:id="645" w:name="_Toc305323469"/>
      <w:bookmarkStart w:id="646" w:name="_Toc305323643"/>
      <w:bookmarkStart w:id="647" w:name="_Toc305323819"/>
      <w:bookmarkEnd w:id="641"/>
      <w:bookmarkEnd w:id="642"/>
      <w:bookmarkEnd w:id="643"/>
      <w:bookmarkEnd w:id="644"/>
      <w:bookmarkEnd w:id="645"/>
      <w:bookmarkEnd w:id="646"/>
      <w:bookmarkEnd w:id="647"/>
    </w:p>
    <w:p w:rsidR="00AE4229" w:rsidRDefault="00AE4229" w:rsidP="008B01FE">
      <w:pPr>
        <w:pStyle w:val="Heading3"/>
        <w:numPr>
          <w:ilvl w:val="2"/>
          <w:numId w:val="39"/>
        </w:numPr>
        <w:ind w:left="1146"/>
      </w:pPr>
      <w:bookmarkStart w:id="648" w:name="_Toc305323820"/>
      <w:r w:rsidRPr="00CD17F3">
        <w:rPr>
          <w:lang w:val="en-GB"/>
        </w:rPr>
        <w:t>Dlog</w:t>
      </w:r>
      <w:r>
        <w:t xml:space="preserve"> auxiliary classes</w:t>
      </w:r>
      <w:bookmarkEnd w:id="637"/>
      <w:bookmarkEnd w:id="648"/>
    </w:p>
    <w:p w:rsidR="00AE4229" w:rsidRDefault="00AE4229" w:rsidP="00AE4229">
      <w:r>
        <w:t>Each Dlog group has different parameters that constitute this group. Moreover, two Dlog group objects over the same field can have different types of parameters, according to the internal construction of the group. For example, an elliptic curve over the F2m field can accept parameters to make it trinomial base curve or parameters to make it pentanomial base curve. Therefore, a BCDlogECF2m object can have an ECF2mTrinomialBasis and a second BCDlogECF2m object can have an ECF2mPentanomialBasis.</w:t>
      </w:r>
    </w:p>
    <w:p w:rsidR="00AE4229" w:rsidRDefault="00AE4229" w:rsidP="00AE4229">
      <w:r>
        <w:t xml:space="preserve">In order to be as general as possible, we create a GroupParams family that holds the necessary parameters for each possible concrete Dlog group. The hierarchy of this family matches the DlogGroup hierarchy, with extensions. Every concrete DlogGroup has an instance of the corresponding GroupParams as a class member. This member is initialized inside the init function of the DlogGroup, where the internal structure of the group is firstly known.  </w:t>
      </w:r>
      <w:r w:rsidRPr="00B23F19">
        <w:rPr>
          <w:b/>
          <w:bCs/>
        </w:rPr>
        <w:t>GroupParams family is only the data of the Dlog group, and it has no meaning by itself.</w:t>
      </w:r>
      <w:r>
        <w:t xml:space="preserve"> This family implements the AlgorithmParameterSpec interface.</w:t>
      </w:r>
    </w:p>
    <w:p w:rsidR="00AE4229" w:rsidRDefault="00AE4229" w:rsidP="00AE4229">
      <w:r>
        <w:t>We choose to have the parameters in a different hierarchy from the DlogGroup in order to achieve more clearly and less complicated structure. In addition, we prefer this solution on having all the possible parameters in the DlogGroup concrete classes, because this way we avoid unused and unnecessary parameters. By holding the parameters in a separate family, we can do changes on the params classes without changing the DlogGroup.</w:t>
      </w:r>
    </w:p>
    <w:p w:rsidR="00AE4229" w:rsidRDefault="00AE4229" w:rsidP="00AE4229"/>
    <w:p w:rsidR="00806BD5" w:rsidRPr="00806BD5" w:rsidRDefault="00AE4229" w:rsidP="00806BD5">
      <w:r>
        <w:t xml:space="preserve"> </w:t>
      </w:r>
    </w:p>
    <w:p w:rsidR="00806BD5" w:rsidRPr="00806BD5" w:rsidRDefault="00806BD5" w:rsidP="008B01FE">
      <w:pPr>
        <w:pStyle w:val="ListParagraph"/>
        <w:keepNext/>
        <w:keepLines/>
        <w:numPr>
          <w:ilvl w:val="2"/>
          <w:numId w:val="37"/>
        </w:numPr>
        <w:tabs>
          <w:tab w:val="left" w:pos="1701"/>
        </w:tabs>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649" w:name="_Toc305321457"/>
      <w:bookmarkStart w:id="650" w:name="_Toc305323471"/>
      <w:bookmarkStart w:id="651" w:name="_Toc305323645"/>
      <w:bookmarkStart w:id="652" w:name="_Toc305323821"/>
      <w:bookmarkEnd w:id="649"/>
      <w:bookmarkEnd w:id="650"/>
      <w:bookmarkEnd w:id="651"/>
      <w:bookmarkEnd w:id="652"/>
    </w:p>
    <w:p w:rsidR="00AE4229" w:rsidRPr="001032FB" w:rsidRDefault="00806BD5" w:rsidP="008B01FE">
      <w:pPr>
        <w:pStyle w:val="Heading4"/>
        <w:numPr>
          <w:ilvl w:val="3"/>
          <w:numId w:val="37"/>
        </w:numPr>
        <w:tabs>
          <w:tab w:val="left" w:pos="1701"/>
        </w:tabs>
      </w:pPr>
      <w:r>
        <w:t xml:space="preserve"> </w:t>
      </w:r>
      <w:bookmarkStart w:id="653" w:name="_Toc305323822"/>
      <w:r w:rsidR="00AE4229" w:rsidRPr="00806BD5">
        <w:t>GroupParams</w:t>
      </w:r>
      <w:r w:rsidR="00AE4229">
        <w:t xml:space="preserve"> Static view</w:t>
      </w:r>
      <w:bookmarkEnd w:id="653"/>
    </w:p>
    <w:p w:rsidR="00AE4229" w:rsidRDefault="00AE4229" w:rsidP="00AE4229">
      <w:r w:rsidRPr="009C1EC8">
        <w:t xml:space="preserve">The </w:t>
      </w:r>
      <w:r w:rsidRPr="00CD17F3">
        <w:rPr>
          <w:lang w:val="en-GB"/>
        </w:rPr>
        <w:t>next</w:t>
      </w:r>
      <w:r w:rsidRPr="009C1EC8">
        <w:t xml:space="preserve"> figure</w:t>
      </w:r>
      <w:r>
        <w:t xml:space="preserve"> shows</w:t>
      </w:r>
      <w:r w:rsidRPr="009C1EC8">
        <w:t xml:space="preserve"> the </w:t>
      </w:r>
      <w:r w:rsidRPr="00E37915">
        <w:rPr>
          <w:b/>
          <w:bCs/>
        </w:rPr>
        <w:t>GroupParams</w:t>
      </w:r>
      <w:r>
        <w:t xml:space="preserve"> family. It has two main branches, the Zp* group parameters and the elliptic curves group parameters. Both branches have in common the parameter q, representing the order of the group. In addition, they both have the generator values. The generator object of the DlogGroup will be initialized with these values in the init function.</w:t>
      </w:r>
    </w:p>
    <w:p w:rsidR="00AE4229" w:rsidRDefault="00AE4229" w:rsidP="00AE4229">
      <w:pPr>
        <w:ind w:firstLine="708"/>
      </w:pPr>
    </w:p>
    <w:p w:rsidR="00AE4229" w:rsidRDefault="00AE4229" w:rsidP="00AE4229">
      <w:pPr>
        <w:autoSpaceDE/>
        <w:autoSpaceDN/>
        <w:adjustRightInd/>
      </w:pPr>
      <w:r>
        <w:br w:type="page"/>
      </w:r>
    </w:p>
    <w:p w:rsidR="00AE4229" w:rsidRDefault="00AE4229" w:rsidP="00AE4229">
      <w:pPr>
        <w:autoSpaceDE/>
        <w:autoSpaceDN/>
        <w:adjustRightInd/>
      </w:pPr>
      <w:r w:rsidRPr="009C601B">
        <w:rPr>
          <w:noProof/>
        </w:rPr>
        <w:lastRenderedPageBreak/>
        <w:drawing>
          <wp:anchor distT="0" distB="0" distL="114300" distR="114300" simplePos="0" relativeHeight="251770880" behindDoc="1" locked="0" layoutInCell="1" allowOverlap="1" wp14:anchorId="38DCE98A" wp14:editId="0DF831C5">
            <wp:simplePos x="0" y="0"/>
            <wp:positionH relativeFrom="column">
              <wp:posOffset>-468241</wp:posOffset>
            </wp:positionH>
            <wp:positionV relativeFrom="paragraph">
              <wp:posOffset>135673</wp:posOffset>
            </wp:positionV>
            <wp:extent cx="6963911" cy="455152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3911" cy="4551528"/>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 w:rsidR="00AE4229" w:rsidRDefault="00AE4229" w:rsidP="00AE4229"/>
    <w:p w:rsidR="00AE4229" w:rsidRDefault="00AE4229" w:rsidP="00AE4229">
      <w:pPr>
        <w:ind w:firstLine="708"/>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 w:rsidR="00AE4229" w:rsidRDefault="00AE4229" w:rsidP="00AE4229"/>
    <w:p w:rsidR="00AE4229" w:rsidRDefault="00AE4229" w:rsidP="00AE4229"/>
    <w:p w:rsidR="00AE4229" w:rsidRDefault="00AE4229" w:rsidP="00AE4229"/>
    <w:p w:rsidR="00AE4229" w:rsidRDefault="00806BD5" w:rsidP="008B01FE">
      <w:pPr>
        <w:pStyle w:val="Heading4"/>
        <w:numPr>
          <w:ilvl w:val="3"/>
          <w:numId w:val="37"/>
        </w:numPr>
        <w:tabs>
          <w:tab w:val="left" w:pos="1701"/>
        </w:tabs>
      </w:pPr>
      <w:r>
        <w:t xml:space="preserve"> </w:t>
      </w:r>
      <w:bookmarkStart w:id="654" w:name="_Toc305323823"/>
      <w:r w:rsidR="00AE4229">
        <w:t>GroupParams Dynamic view</w:t>
      </w:r>
      <w:bookmarkEnd w:id="654"/>
    </w:p>
    <w:p w:rsidR="00AE4229" w:rsidRDefault="00AE4229" w:rsidP="00AE4229">
      <w:r>
        <w:t>Elliptic curve over F2m can be constructed with two basis types, trinomial type or pentanomial type,</w:t>
      </w:r>
    </w:p>
    <w:p w:rsidR="00AE4229" w:rsidRDefault="00AE4229" w:rsidP="00AE4229">
      <w:r>
        <w:t>And also can be extended to Koblitz curve. To provide these abilities, we use the decorator design pattern.</w:t>
      </w:r>
    </w:p>
    <w:p w:rsidR="00AE4229" w:rsidRDefault="00AE4229" w:rsidP="00AE4229">
      <w:r>
        <w:t>The abstract class ECF2mGroupParams has three derived classes: ECF2mTrinomialBasis, ECF2mPentanomialBasis, and ECF2mKoblitz. The first two classes are the two basis options and hold the basis parameters. The third class is the extended Koblitz curve, which is the decorator class. It adds the subgroup order and the cofactor parameters to the concrete curve that it holds.</w:t>
      </w:r>
    </w:p>
    <w:p w:rsidR="00AE4229" w:rsidRDefault="00AE4229" w:rsidP="00AE4229"/>
    <w:p w:rsidR="00AE4229" w:rsidRDefault="00806BD5" w:rsidP="008B01FE">
      <w:pPr>
        <w:pStyle w:val="Heading4"/>
        <w:numPr>
          <w:ilvl w:val="3"/>
          <w:numId w:val="37"/>
        </w:numPr>
        <w:tabs>
          <w:tab w:val="left" w:pos="1701"/>
        </w:tabs>
      </w:pPr>
      <w:r>
        <w:t xml:space="preserve"> </w:t>
      </w:r>
      <w:bookmarkStart w:id="655" w:name="_Toc305323824"/>
      <w:r w:rsidR="00AE4229">
        <w:t>GroupElement Static view</w:t>
      </w:r>
      <w:bookmarkEnd w:id="655"/>
    </w:p>
    <w:p w:rsidR="00AE4229" w:rsidRDefault="00AE4229" w:rsidP="00AE4229">
      <w:pPr>
        <w:rPr>
          <w:lang w:val="en-GB"/>
        </w:rPr>
      </w:pPr>
      <w:r>
        <w:t xml:space="preserve">In </w:t>
      </w:r>
      <w:r w:rsidRPr="00CD17F3">
        <w:rPr>
          <w:lang w:val="en-GB"/>
        </w:rPr>
        <w:t>addition</w:t>
      </w:r>
      <w:r>
        <w:t xml:space="preserve"> to the GroupParams, we have </w:t>
      </w:r>
      <w:r w:rsidRPr="00E37915">
        <w:rPr>
          <w:b/>
          <w:bCs/>
        </w:rPr>
        <w:t>GroupElement</w:t>
      </w:r>
      <w:r>
        <w:t xml:space="preserve"> family, which holds the concrete elements for the concrete groups. </w:t>
      </w:r>
      <w:r w:rsidRPr="00C37EAE">
        <w:rPr>
          <w:lang w:val="en-GB"/>
        </w:rPr>
        <w:t xml:space="preserve">The </w:t>
      </w:r>
      <w:r w:rsidRPr="00CD17F3">
        <w:rPr>
          <w:lang w:val="en-GB"/>
        </w:rPr>
        <w:t>following</w:t>
      </w:r>
      <w:r w:rsidRPr="00C37EAE">
        <w:rPr>
          <w:lang w:val="en-GB"/>
        </w:rPr>
        <w:t xml:space="preserve"> diagram shows the GroupElement family.</w:t>
      </w:r>
      <w:r>
        <w:rPr>
          <w:lang w:val="en-GB"/>
        </w:rPr>
        <w:t xml:space="preserve"> </w:t>
      </w:r>
    </w:p>
    <w:p w:rsidR="00AE4229" w:rsidRDefault="00AE4229" w:rsidP="00AE4229">
      <w:pPr>
        <w:rPr>
          <w:lang w:val="en-GB"/>
        </w:rPr>
      </w:pPr>
    </w:p>
    <w:p w:rsidR="00AE4229" w:rsidRDefault="00AE4229" w:rsidP="00AE4229">
      <w:pPr>
        <w:rPr>
          <w:lang w:val="en-GB"/>
        </w:rPr>
      </w:pPr>
      <w:r>
        <w:rPr>
          <w:lang w:val="en-GB"/>
        </w:rPr>
        <w:t>A group element should not change after it has been created. Therefore, the concrete classes of GroupElement are immutable. In their constructors the classes initialize the element member, which cannot be changed later since there are no “set” functions.</w:t>
      </w:r>
    </w:p>
    <w:p w:rsidR="00AE4229" w:rsidRPr="00C37EAE" w:rsidRDefault="00AE4229" w:rsidP="00AE4229">
      <w:pPr>
        <w:rPr>
          <w:lang w:val="en-GB"/>
        </w:rPr>
      </w:pPr>
    </w:p>
    <w:p w:rsidR="00AE4229" w:rsidRDefault="00AE4229" w:rsidP="00AE4229">
      <w:pPr>
        <w:rPr>
          <w:lang w:val="en-GB"/>
        </w:rPr>
      </w:pPr>
      <w:r>
        <w:rPr>
          <w:lang w:val="en-GB"/>
        </w:rPr>
        <w:lastRenderedPageBreak/>
        <w:t>There is a separation</w:t>
      </w:r>
      <w:r w:rsidRPr="00CD17F3">
        <w:rPr>
          <w:lang w:val="en-GB"/>
        </w:rPr>
        <w:t> between </w:t>
      </w:r>
      <w:r>
        <w:rPr>
          <w:lang w:val="en-GB"/>
        </w:rPr>
        <w:t>the implementation of the different libraries</w:t>
      </w:r>
      <w:r w:rsidRPr="00CD17F3">
        <w:rPr>
          <w:lang w:val="en-GB"/>
        </w:rPr>
        <w:t> because we want to be as close as possible to the implem</w:t>
      </w:r>
      <w:r>
        <w:rPr>
          <w:lang w:val="en-GB"/>
        </w:rPr>
        <w:t>entation of the library we use. Bouncy c</w:t>
      </w:r>
      <w:r w:rsidRPr="00CD17F3">
        <w:rPr>
          <w:lang w:val="en-GB"/>
        </w:rPr>
        <w:t>astle</w:t>
      </w:r>
      <w:r>
        <w:rPr>
          <w:lang w:val="en-GB"/>
        </w:rPr>
        <w:t xml:space="preserve"> </w:t>
      </w:r>
      <w:r w:rsidRPr="00CD17F3">
        <w:rPr>
          <w:lang w:val="en-GB"/>
        </w:rPr>
        <w:t>is</w:t>
      </w:r>
      <w:r>
        <w:rPr>
          <w:lang w:val="en-GB"/>
        </w:rPr>
        <w:t xml:space="preserve"> a </w:t>
      </w:r>
      <w:r w:rsidRPr="00CD17F3">
        <w:rPr>
          <w:lang w:val="en-GB"/>
        </w:rPr>
        <w:t>java</w:t>
      </w:r>
      <w:r>
        <w:rPr>
          <w:lang w:val="en-GB"/>
        </w:rPr>
        <w:t xml:space="preserve"> </w:t>
      </w:r>
      <w:r w:rsidRPr="00CD17F3">
        <w:rPr>
          <w:lang w:val="en-GB"/>
        </w:rPr>
        <w:t>library</w:t>
      </w:r>
      <w:r>
        <w:rPr>
          <w:lang w:val="en-GB"/>
        </w:rPr>
        <w:t xml:space="preserve"> </w:t>
      </w:r>
      <w:r w:rsidRPr="00CD17F3">
        <w:rPr>
          <w:lang w:val="en-GB"/>
        </w:rPr>
        <w:t>so</w:t>
      </w:r>
      <w:r>
        <w:rPr>
          <w:lang w:val="en-GB"/>
        </w:rPr>
        <w:t xml:space="preserve"> </w:t>
      </w:r>
      <w:r w:rsidRPr="00CD17F3">
        <w:rPr>
          <w:lang w:val="en-GB"/>
        </w:rPr>
        <w:t>we</w:t>
      </w:r>
      <w:r>
        <w:rPr>
          <w:lang w:val="en-GB"/>
        </w:rPr>
        <w:t xml:space="preserve"> </w:t>
      </w:r>
      <w:r w:rsidRPr="00CD17F3">
        <w:rPr>
          <w:lang w:val="en-GB"/>
        </w:rPr>
        <w:t>hold</w:t>
      </w:r>
      <w:r>
        <w:rPr>
          <w:lang w:val="en-GB"/>
        </w:rPr>
        <w:t xml:space="preserve"> t</w:t>
      </w:r>
      <w:r w:rsidRPr="00CD17F3">
        <w:rPr>
          <w:lang w:val="en-GB"/>
        </w:rPr>
        <w:t>he</w:t>
      </w:r>
      <w:r>
        <w:rPr>
          <w:lang w:val="en-GB"/>
        </w:rPr>
        <w:t xml:space="preserve"> </w:t>
      </w:r>
      <w:r w:rsidRPr="00CD17F3">
        <w:rPr>
          <w:lang w:val="en-GB"/>
        </w:rPr>
        <w:t>BC point </w:t>
      </w:r>
      <w:r>
        <w:rPr>
          <w:lang w:val="en-GB"/>
        </w:rPr>
        <w:t>o</w:t>
      </w:r>
      <w:r w:rsidRPr="00CD17F3">
        <w:rPr>
          <w:lang w:val="en-GB"/>
        </w:rPr>
        <w:t>bject</w:t>
      </w:r>
      <w:r>
        <w:rPr>
          <w:lang w:val="en-GB"/>
        </w:rPr>
        <w:t>, ECPoint</w:t>
      </w:r>
      <w:r w:rsidRPr="00CD17F3">
        <w:rPr>
          <w:lang w:val="en-GB"/>
        </w:rPr>
        <w:t>. MIRACL </w:t>
      </w:r>
      <w:r>
        <w:rPr>
          <w:lang w:val="en-GB"/>
        </w:rPr>
        <w:t xml:space="preserve">and CryptoPP are native libraries, so we hold pointers to the elements </w:t>
      </w:r>
      <w:r w:rsidRPr="00C37EAE">
        <w:rPr>
          <w:lang w:val="en-GB"/>
        </w:rPr>
        <w:t>to avoid unnecessary conversions back and forth.</w:t>
      </w:r>
      <w:r>
        <w:rPr>
          <w:lang w:val="en-GB"/>
        </w:rPr>
        <w:t xml:space="preserve"> MIRACL is a C library so in ECPointMiracl we hold pointer to the place in </w:t>
      </w:r>
      <w:r w:rsidRPr="00304B13">
        <w:rPr>
          <w:b/>
          <w:bCs/>
          <w:lang w:val="en-GB"/>
        </w:rPr>
        <w:t>memory</w:t>
      </w:r>
      <w:r>
        <w:rPr>
          <w:lang w:val="en-GB"/>
        </w:rPr>
        <w:t xml:space="preserve"> where the initialized point of MIRACL exists. CryptoPP is C++ library, so in ZpElement</w:t>
      </w:r>
      <w:r w:rsidRPr="00C37EAE">
        <w:rPr>
          <w:lang w:val="en-GB"/>
        </w:rPr>
        <w:t xml:space="preserve">CryptoPP we hold a pointer to </w:t>
      </w:r>
      <w:r>
        <w:rPr>
          <w:lang w:val="en-GB"/>
        </w:rPr>
        <w:t xml:space="preserve">initialized integer </w:t>
      </w:r>
      <w:r w:rsidRPr="00304B13">
        <w:rPr>
          <w:lang w:val="en-GB"/>
        </w:rPr>
        <w:t>object</w:t>
      </w:r>
      <w:r>
        <w:rPr>
          <w:lang w:val="en-GB"/>
        </w:rPr>
        <w:t xml:space="preserve"> of CryptoPP.</w:t>
      </w:r>
    </w:p>
    <w:p w:rsidR="00AE4229" w:rsidRDefault="00AE4229" w:rsidP="00AE4229">
      <w:pPr>
        <w:rPr>
          <w:lang w:val="en-GB"/>
        </w:rPr>
      </w:pPr>
    </w:p>
    <w:p w:rsidR="00AE4229" w:rsidRDefault="00AE4229" w:rsidP="00AE4229">
      <w:pPr>
        <w:rPr>
          <w:lang w:val="en-GB"/>
        </w:rPr>
      </w:pPr>
      <w:r>
        <w:rPr>
          <w:lang w:val="en-GB"/>
        </w:rPr>
        <w:t xml:space="preserve">In addition, there is a separation between the fields of the elliptic curves. This is because every field has different equation and, as a result, different </w:t>
      </w:r>
      <w:r>
        <w:t xml:space="preserve">treatment. The different algorithms will be explained </w:t>
      </w:r>
      <w:r>
        <w:rPr>
          <w:lang w:val="en-GB"/>
        </w:rPr>
        <w:t>in details in the dynamic view of this section.</w:t>
      </w:r>
    </w:p>
    <w:p w:rsidR="00AE4229" w:rsidRDefault="00AE4229" w:rsidP="00AE4229">
      <w:pPr>
        <w:rPr>
          <w:lang w:val="en-GB"/>
        </w:rPr>
      </w:pPr>
    </w:p>
    <w:p w:rsidR="00AE4229" w:rsidRDefault="00AE4229" w:rsidP="00AE4229">
      <w:pPr>
        <w:autoSpaceDE/>
        <w:autoSpaceDN/>
        <w:adjustRightInd/>
        <w:rPr>
          <w:lang w:val="en-GB"/>
        </w:rPr>
      </w:pPr>
      <w:r w:rsidRPr="00EC05C0">
        <w:rPr>
          <w:noProof/>
        </w:rPr>
        <w:drawing>
          <wp:anchor distT="0" distB="0" distL="114300" distR="114300" simplePos="0" relativeHeight="251774976" behindDoc="1" locked="0" layoutInCell="1" allowOverlap="1" wp14:anchorId="059A15DB" wp14:editId="03452A62">
            <wp:simplePos x="0" y="0"/>
            <wp:positionH relativeFrom="column">
              <wp:posOffset>-750305</wp:posOffset>
            </wp:positionH>
            <wp:positionV relativeFrom="paragraph">
              <wp:posOffset>-1660</wp:posOffset>
            </wp:positionV>
            <wp:extent cx="7271116" cy="238835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76185" cy="2390024"/>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rPr>
          <w:lang w:val="en-GB"/>
        </w:rPr>
      </w:pPr>
    </w:p>
    <w:p w:rsidR="00AE4229" w:rsidRDefault="00AE4229" w:rsidP="00AE4229">
      <w:pPr>
        <w:rPr>
          <w:lang w:val="en-GB"/>
        </w:rPr>
      </w:pPr>
    </w:p>
    <w:p w:rsidR="00AE4229" w:rsidRPr="00304B13" w:rsidRDefault="00AE4229" w:rsidP="00AE4229">
      <w:pPr>
        <w:rPr>
          <w:lang w:val="en-GB"/>
        </w:rPr>
      </w:pPr>
    </w:p>
    <w:p w:rsidR="00AE4229" w:rsidRPr="00304B13" w:rsidRDefault="00AE4229" w:rsidP="00AE4229">
      <w:pPr>
        <w:rPr>
          <w:lang w:val="en-GB"/>
        </w:rPr>
      </w:pPr>
    </w:p>
    <w:p w:rsidR="00AE4229" w:rsidRDefault="00AE4229" w:rsidP="00AE4229">
      <w:pPr>
        <w:rPr>
          <w:lang w:val="en-GB"/>
        </w:rPr>
      </w:pPr>
    </w:p>
    <w:p w:rsidR="00AE4229" w:rsidRPr="00C37EAE" w:rsidRDefault="00AE4229" w:rsidP="00AE4229">
      <w:pPr>
        <w:rPr>
          <w:lang w:val="en-GB"/>
        </w:rPr>
      </w:pPr>
    </w:p>
    <w:p w:rsidR="00AE4229" w:rsidRPr="00C37EAE" w:rsidRDefault="00AE4229" w:rsidP="00AE4229">
      <w:pPr>
        <w:rPr>
          <w:lang w:val="en-GB"/>
        </w:rPr>
      </w:pPr>
    </w:p>
    <w:p w:rsidR="00AE4229" w:rsidRPr="00C37EAE" w:rsidRDefault="00AE4229" w:rsidP="00AE4229">
      <w:pPr>
        <w:ind w:left="709"/>
        <w:rPr>
          <w:lang w:val="en-GB"/>
        </w:rPr>
      </w:pPr>
    </w:p>
    <w:p w:rsidR="00AE4229" w:rsidRDefault="00AE4229" w:rsidP="00AE4229">
      <w:pPr>
        <w:rPr>
          <w:sz w:val="20"/>
          <w:szCs w:val="20"/>
        </w:rPr>
      </w:pPr>
    </w:p>
    <w:p w:rsidR="00AE4229" w:rsidRDefault="00AE4229" w:rsidP="00AE4229">
      <w:pPr>
        <w:ind w:left="2833" w:firstLine="707"/>
        <w:rPr>
          <w:sz w:val="20"/>
          <w:szCs w:val="20"/>
        </w:rPr>
      </w:pPr>
    </w:p>
    <w:p w:rsidR="00AE4229" w:rsidRPr="000240C5" w:rsidRDefault="00AE4229" w:rsidP="00AE4229">
      <w:pPr>
        <w:ind w:left="2833" w:firstLine="707"/>
        <w:rPr>
          <w:sz w:val="20"/>
          <w:szCs w:val="20"/>
        </w:rPr>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Pr="00186EB0" w:rsidRDefault="00806BD5" w:rsidP="008B01FE">
      <w:pPr>
        <w:pStyle w:val="Heading4"/>
        <w:numPr>
          <w:ilvl w:val="3"/>
          <w:numId w:val="37"/>
        </w:numPr>
        <w:tabs>
          <w:tab w:val="left" w:pos="1701"/>
        </w:tabs>
        <w:rPr>
          <w:szCs w:val="26"/>
        </w:rPr>
      </w:pPr>
      <w:r>
        <w:t xml:space="preserve"> </w:t>
      </w:r>
      <w:bookmarkStart w:id="656" w:name="_Toc305323825"/>
      <w:r w:rsidR="00AE4229">
        <w:t xml:space="preserve">GroupElement </w:t>
      </w:r>
      <w:r w:rsidR="00AE4229" w:rsidRPr="00E37915">
        <w:t>Dynamic</w:t>
      </w:r>
      <w:r w:rsidR="00AE4229" w:rsidRPr="00186EB0">
        <w:rPr>
          <w:szCs w:val="26"/>
        </w:rPr>
        <w:t xml:space="preserve"> view</w:t>
      </w:r>
      <w:bookmarkEnd w:id="656"/>
    </w:p>
    <w:p w:rsidR="00AE4229" w:rsidRDefault="00AE4229" w:rsidP="00AE4229"/>
    <w:p w:rsidR="00AE4229" w:rsidRDefault="00AE4229" w:rsidP="00AE4229">
      <w:r>
        <w:t>GroupElement classes have three constructor types:</w:t>
      </w:r>
    </w:p>
    <w:p w:rsidR="00AE4229" w:rsidRDefault="00AE4229" w:rsidP="008B01FE">
      <w:pPr>
        <w:pStyle w:val="ListParagraph"/>
        <w:numPr>
          <w:ilvl w:val="0"/>
          <w:numId w:val="72"/>
        </w:numPr>
        <w:rPr>
          <w:rFonts w:asciiTheme="minorHAnsi" w:hAnsiTheme="minorHAnsi" w:cstheme="minorHAnsi"/>
          <w:sz w:val="24"/>
          <w:szCs w:val="24"/>
        </w:rPr>
      </w:pPr>
      <w:r w:rsidRPr="00D66B90">
        <w:rPr>
          <w:rFonts w:asciiTheme="minorHAnsi" w:hAnsiTheme="minorHAnsi" w:cstheme="minorHAnsi"/>
          <w:sz w:val="24"/>
          <w:szCs w:val="24"/>
        </w:rPr>
        <w:t>C</w:t>
      </w:r>
      <w:r>
        <w:rPr>
          <w:rFonts w:asciiTheme="minorHAnsi" w:hAnsiTheme="minorHAnsi" w:cstheme="minorHAnsi"/>
          <w:sz w:val="24"/>
          <w:szCs w:val="24"/>
        </w:rPr>
        <w:t>onstructor</w:t>
      </w:r>
      <w:r w:rsidRPr="00D66B90">
        <w:rPr>
          <w:rFonts w:asciiTheme="minorHAnsi" w:hAnsiTheme="minorHAnsi" w:cstheme="minorHAnsi"/>
          <w:sz w:val="24"/>
          <w:szCs w:val="24"/>
        </w:rPr>
        <w:t xml:space="preserve"> that create</w:t>
      </w:r>
      <w:r>
        <w:rPr>
          <w:rFonts w:asciiTheme="minorHAnsi" w:hAnsiTheme="minorHAnsi" w:cstheme="minorHAnsi"/>
          <w:sz w:val="24"/>
          <w:szCs w:val="24"/>
        </w:rPr>
        <w:t>s</w:t>
      </w:r>
      <w:r w:rsidRPr="00D66B90">
        <w:rPr>
          <w:rFonts w:asciiTheme="minorHAnsi" w:hAnsiTheme="minorHAnsi" w:cstheme="minorHAnsi"/>
          <w:sz w:val="24"/>
          <w:szCs w:val="24"/>
        </w:rPr>
        <w:t xml:space="preserve"> </w:t>
      </w:r>
      <w:r>
        <w:rPr>
          <w:rFonts w:asciiTheme="minorHAnsi" w:hAnsiTheme="minorHAnsi" w:cstheme="minorHAnsi"/>
          <w:sz w:val="24"/>
          <w:szCs w:val="24"/>
        </w:rPr>
        <w:t>random element. This constructor accepts concrete DlogGroup in EC cases and BigInteger in Zp* case.</w:t>
      </w:r>
    </w:p>
    <w:p w:rsidR="00AE4229" w:rsidRDefault="00AE4229" w:rsidP="008B01FE">
      <w:pPr>
        <w:pStyle w:val="ListParagraph"/>
        <w:numPr>
          <w:ilvl w:val="0"/>
          <w:numId w:val="72"/>
        </w:numPr>
        <w:rPr>
          <w:rFonts w:asciiTheme="minorHAnsi" w:hAnsiTheme="minorHAnsi" w:cstheme="minorHAnsi"/>
          <w:sz w:val="24"/>
          <w:szCs w:val="24"/>
        </w:rPr>
      </w:pPr>
      <w:r w:rsidRPr="00D66B90">
        <w:rPr>
          <w:rFonts w:asciiTheme="minorHAnsi" w:hAnsiTheme="minorHAnsi" w:cstheme="minorHAnsi"/>
          <w:sz w:val="24"/>
          <w:szCs w:val="24"/>
        </w:rPr>
        <w:t>C</w:t>
      </w:r>
      <w:r>
        <w:rPr>
          <w:rFonts w:asciiTheme="minorHAnsi" w:hAnsiTheme="minorHAnsi" w:cstheme="minorHAnsi"/>
          <w:sz w:val="24"/>
          <w:szCs w:val="24"/>
        </w:rPr>
        <w:t>onstructor</w:t>
      </w:r>
      <w:r w:rsidRPr="00D66B90">
        <w:rPr>
          <w:rFonts w:asciiTheme="minorHAnsi" w:hAnsiTheme="minorHAnsi" w:cstheme="minorHAnsi"/>
          <w:sz w:val="24"/>
          <w:szCs w:val="24"/>
        </w:rPr>
        <w:t xml:space="preserve"> that create</w:t>
      </w:r>
      <w:r>
        <w:rPr>
          <w:rFonts w:asciiTheme="minorHAnsi" w:hAnsiTheme="minorHAnsi" w:cstheme="minorHAnsi"/>
          <w:sz w:val="24"/>
          <w:szCs w:val="24"/>
        </w:rPr>
        <w:t>s</w:t>
      </w:r>
      <w:r w:rsidRPr="00D66B90">
        <w:rPr>
          <w:rFonts w:asciiTheme="minorHAnsi" w:hAnsiTheme="minorHAnsi" w:cstheme="minorHAnsi"/>
          <w:sz w:val="24"/>
          <w:szCs w:val="24"/>
        </w:rPr>
        <w:t xml:space="preserve"> </w:t>
      </w:r>
      <w:r>
        <w:rPr>
          <w:rFonts w:asciiTheme="minorHAnsi" w:hAnsiTheme="minorHAnsi" w:cstheme="minorHAnsi"/>
          <w:sz w:val="24"/>
          <w:szCs w:val="24"/>
        </w:rPr>
        <w:t>specific element. This constructor accepts BigInteger and concrete DlogGroup in EC cases and two BigIntegers in Zp* case.</w:t>
      </w:r>
    </w:p>
    <w:p w:rsidR="00AE4229" w:rsidRDefault="00AE4229" w:rsidP="008B01FE">
      <w:pPr>
        <w:pStyle w:val="ListParagraph"/>
        <w:numPr>
          <w:ilvl w:val="0"/>
          <w:numId w:val="72"/>
        </w:numPr>
        <w:rPr>
          <w:rFonts w:asciiTheme="minorHAnsi" w:hAnsiTheme="minorHAnsi" w:cstheme="minorHAnsi"/>
          <w:sz w:val="24"/>
          <w:szCs w:val="24"/>
        </w:rPr>
      </w:pPr>
      <w:r>
        <w:rPr>
          <w:rFonts w:asciiTheme="minorHAnsi" w:hAnsiTheme="minorHAnsi" w:cstheme="minorHAnsi"/>
          <w:sz w:val="24"/>
          <w:szCs w:val="24"/>
        </w:rPr>
        <w:t>Constructor that sets an existing element. This constructor accepts long argument in cryptoPP and miracl cases and ECPoint in BC case.</w:t>
      </w:r>
    </w:p>
    <w:p w:rsidR="00AE4229" w:rsidRPr="00D66B90" w:rsidRDefault="00AE4229" w:rsidP="00AE4229">
      <w:pPr>
        <w:pStyle w:val="ListParagraph"/>
        <w:rPr>
          <w:rFonts w:asciiTheme="minorHAnsi" w:hAnsiTheme="minorHAnsi" w:cstheme="minorHAnsi"/>
          <w:sz w:val="24"/>
          <w:szCs w:val="24"/>
        </w:rPr>
      </w:pPr>
    </w:p>
    <w:p w:rsidR="00AE4229" w:rsidRDefault="00AE4229" w:rsidP="00AE4229">
      <w:r w:rsidRPr="00D66B90">
        <w:t xml:space="preserve">Below are the algorithms </w:t>
      </w:r>
      <w:r>
        <w:t>of the constructors.</w:t>
      </w:r>
    </w:p>
    <w:p w:rsidR="00AE4229" w:rsidRPr="0052790B" w:rsidRDefault="00AE4229" w:rsidP="008B01FE">
      <w:pPr>
        <w:pStyle w:val="Heading5"/>
        <w:numPr>
          <w:ilvl w:val="0"/>
          <w:numId w:val="74"/>
        </w:numPr>
        <w:spacing w:after="120"/>
        <w:contextualSpacing/>
      </w:pPr>
      <w:r w:rsidRPr="0052790B">
        <w:t>To create a random e</w:t>
      </w:r>
      <w:r>
        <w:t>lemen</w:t>
      </w:r>
      <w:r w:rsidRPr="0052790B">
        <w:t>t:</w:t>
      </w:r>
    </w:p>
    <w:p w:rsidR="00AE4229" w:rsidRPr="00FA2D69" w:rsidRDefault="00AE4229" w:rsidP="008B01FE">
      <w:pPr>
        <w:pStyle w:val="ListParagraph"/>
        <w:numPr>
          <w:ilvl w:val="1"/>
          <w:numId w:val="41"/>
        </w:numPr>
        <w:rPr>
          <w:rFonts w:cs="Calibri"/>
          <w:sz w:val="24"/>
          <w:szCs w:val="24"/>
          <w:lang w:bidi="he-IL"/>
        </w:rPr>
      </w:pPr>
      <w:proofErr w:type="gramStart"/>
      <w:r>
        <w:rPr>
          <w:rFonts w:cs="Calibri"/>
          <w:sz w:val="24"/>
          <w:szCs w:val="24"/>
          <w:lang w:bidi="he-IL"/>
        </w:rPr>
        <w:t>ZpElement</w:t>
      </w:r>
      <w:r w:rsidRPr="00FA2D69">
        <w:rPr>
          <w:rFonts w:cs="Calibri"/>
          <w:sz w:val="24"/>
          <w:szCs w:val="24"/>
          <w:lang w:bidi="he-IL"/>
        </w:rPr>
        <w:t>CryptoPp(</w:t>
      </w:r>
      <w:proofErr w:type="gramEnd"/>
      <w:r>
        <w:rPr>
          <w:rFonts w:cs="Calibri"/>
          <w:sz w:val="24"/>
          <w:szCs w:val="24"/>
          <w:lang w:bidi="he-IL"/>
        </w:rPr>
        <w:t xml:space="preserve">BigInteger </w:t>
      </w:r>
      <w:r w:rsidRPr="00FA2D69">
        <w:rPr>
          <w:rFonts w:cs="Calibri"/>
          <w:sz w:val="24"/>
          <w:szCs w:val="24"/>
          <w:lang w:bidi="he-IL"/>
        </w:rPr>
        <w:t>p): input: modulus p of length len.</w:t>
      </w:r>
    </w:p>
    <w:p w:rsidR="00AE4229" w:rsidRPr="00FA2D69" w:rsidRDefault="00AE4229" w:rsidP="008B01FE">
      <w:pPr>
        <w:pStyle w:val="ListParagraph"/>
        <w:numPr>
          <w:ilvl w:val="0"/>
          <w:numId w:val="58"/>
        </w:numPr>
        <w:rPr>
          <w:rFonts w:cs="Calibri"/>
          <w:sz w:val="24"/>
          <w:szCs w:val="24"/>
          <w:lang w:bidi="he-IL"/>
        </w:rPr>
      </w:pPr>
      <w:r w:rsidRPr="00FA2D69">
        <w:rPr>
          <w:rFonts w:cs="Calibri"/>
          <w:sz w:val="24"/>
          <w:szCs w:val="24"/>
        </w:rPr>
        <w:t>B</w:t>
      </w:r>
      <w:r w:rsidRPr="00FA2D69">
        <w:rPr>
          <w:rFonts w:cs="Calibri"/>
          <w:sz w:val="24"/>
          <w:szCs w:val="24"/>
          <w:lang w:bidi="he-IL"/>
        </w:rPr>
        <w:t>igInteger x</w:t>
      </w:r>
    </w:p>
    <w:p w:rsidR="00AE4229" w:rsidRPr="00FA2D69" w:rsidRDefault="00AE4229" w:rsidP="008B01FE">
      <w:pPr>
        <w:pStyle w:val="ListParagraph"/>
        <w:numPr>
          <w:ilvl w:val="0"/>
          <w:numId w:val="58"/>
        </w:numPr>
        <w:rPr>
          <w:rFonts w:cs="Calibri"/>
          <w:sz w:val="24"/>
          <w:szCs w:val="24"/>
          <w:lang w:bidi="he-IL"/>
        </w:rPr>
      </w:pPr>
      <w:r w:rsidRPr="00FA2D69">
        <w:rPr>
          <w:rFonts w:cs="Calibri"/>
          <w:sz w:val="24"/>
          <w:szCs w:val="24"/>
          <w:lang w:bidi="he-IL"/>
        </w:rPr>
        <w:t>For i = 1 to 2*len:</w:t>
      </w:r>
    </w:p>
    <w:p w:rsidR="00AE4229" w:rsidRPr="00FA2D69" w:rsidRDefault="00AE4229" w:rsidP="008B01FE">
      <w:pPr>
        <w:pStyle w:val="ListParagraph"/>
        <w:numPr>
          <w:ilvl w:val="1"/>
          <w:numId w:val="58"/>
        </w:numPr>
        <w:rPr>
          <w:rFonts w:cs="Calibri"/>
          <w:sz w:val="24"/>
          <w:szCs w:val="24"/>
          <w:lang w:bidi="he-IL"/>
        </w:rPr>
      </w:pPr>
      <w:r w:rsidRPr="00FA2D69">
        <w:rPr>
          <w:rFonts w:cs="Calibri"/>
          <w:sz w:val="24"/>
          <w:szCs w:val="24"/>
          <w:lang w:bidi="he-IL"/>
        </w:rPr>
        <w:lastRenderedPageBreak/>
        <w:t>X &lt;- {0, 1}</w:t>
      </w:r>
      <w:r w:rsidRPr="00FA2D69">
        <w:rPr>
          <w:rFonts w:cs="Calibri"/>
          <w:sz w:val="24"/>
          <w:szCs w:val="24"/>
          <w:vertAlign w:val="superscript"/>
          <w:lang w:bidi="he-IL"/>
        </w:rPr>
        <w:t>len</w:t>
      </w:r>
    </w:p>
    <w:p w:rsidR="00AE4229" w:rsidRPr="00FA2D69" w:rsidRDefault="00AE4229" w:rsidP="008B01FE">
      <w:pPr>
        <w:pStyle w:val="ListParagraph"/>
        <w:numPr>
          <w:ilvl w:val="1"/>
          <w:numId w:val="58"/>
        </w:numPr>
        <w:rPr>
          <w:rFonts w:cs="Calibri"/>
          <w:sz w:val="24"/>
          <w:szCs w:val="24"/>
          <w:lang w:bidi="he-IL"/>
        </w:rPr>
      </w:pPr>
      <w:r w:rsidRPr="00FA2D69">
        <w:rPr>
          <w:rFonts w:cs="Calibri"/>
          <w:sz w:val="24"/>
          <w:szCs w:val="24"/>
          <w:lang w:bidi="he-IL"/>
        </w:rPr>
        <w:t>If x&lt;p return x</w:t>
      </w:r>
    </w:p>
    <w:p w:rsidR="00AE4229" w:rsidRPr="00FA2D69" w:rsidRDefault="00AE4229" w:rsidP="008B01FE">
      <w:pPr>
        <w:pStyle w:val="ListParagraph"/>
        <w:numPr>
          <w:ilvl w:val="0"/>
          <w:numId w:val="58"/>
        </w:numPr>
        <w:rPr>
          <w:rFonts w:cs="Calibri"/>
          <w:sz w:val="24"/>
          <w:szCs w:val="24"/>
          <w:lang w:bidi="he-IL"/>
        </w:rPr>
      </w:pPr>
      <w:r w:rsidRPr="00FA2D69">
        <w:rPr>
          <w:rFonts w:cs="Calibri"/>
          <w:sz w:val="24"/>
          <w:szCs w:val="24"/>
          <w:lang w:bidi="he-IL"/>
        </w:rPr>
        <w:t>Return “fail”</w:t>
      </w:r>
    </w:p>
    <w:p w:rsidR="00AE4229" w:rsidRPr="00FA2D69" w:rsidRDefault="00AE4229" w:rsidP="008B01FE">
      <w:pPr>
        <w:pStyle w:val="ListParagraph"/>
        <w:numPr>
          <w:ilvl w:val="0"/>
          <w:numId w:val="44"/>
        </w:numPr>
        <w:rPr>
          <w:rFonts w:cs="Calibri"/>
          <w:sz w:val="24"/>
          <w:szCs w:val="24"/>
          <w:lang w:bidi="he-IL"/>
        </w:rPr>
      </w:pPr>
      <w:r w:rsidRPr="00FA2D69">
        <w:rPr>
          <w:rFonts w:cs="Calibri"/>
          <w:sz w:val="24"/>
          <w:szCs w:val="24"/>
          <w:lang w:bidi="he-IL"/>
        </w:rPr>
        <w:t xml:space="preserve">ECFpPointMiracl/ECF2mPoint </w:t>
      </w:r>
      <w:proofErr w:type="gramStart"/>
      <w:r w:rsidRPr="00FA2D69">
        <w:rPr>
          <w:rFonts w:cs="Calibri"/>
          <w:sz w:val="24"/>
          <w:szCs w:val="24"/>
          <w:lang w:bidi="he-IL"/>
        </w:rPr>
        <w:t>Miracl(</w:t>
      </w:r>
      <w:proofErr w:type="gramEnd"/>
      <w:r>
        <w:rPr>
          <w:rFonts w:cs="Calibri"/>
          <w:sz w:val="24"/>
          <w:szCs w:val="24"/>
          <w:lang w:bidi="he-IL"/>
        </w:rPr>
        <w:t>MiraclDlogECFp/</w:t>
      </w:r>
      <w:r w:rsidRPr="00D66B90">
        <w:rPr>
          <w:rFonts w:cs="Calibri"/>
          <w:sz w:val="24"/>
          <w:szCs w:val="24"/>
          <w:lang w:bidi="he-IL"/>
        </w:rPr>
        <w:t xml:space="preserve"> </w:t>
      </w:r>
      <w:r>
        <w:rPr>
          <w:rFonts w:cs="Calibri"/>
          <w:sz w:val="24"/>
          <w:szCs w:val="24"/>
          <w:lang w:bidi="he-IL"/>
        </w:rPr>
        <w:t xml:space="preserve">MiraclDlogECF2m </w:t>
      </w:r>
      <w:r w:rsidRPr="00FA2D69">
        <w:rPr>
          <w:rFonts w:cs="Calibri"/>
          <w:sz w:val="24"/>
          <w:szCs w:val="24"/>
          <w:lang w:bidi="he-IL"/>
        </w:rPr>
        <w:t>curve)</w:t>
      </w:r>
      <w:r w:rsidRPr="00FA2D69">
        <w:rPr>
          <w:rFonts w:cs="Calibri"/>
          <w:sz w:val="24"/>
          <w:szCs w:val="24"/>
        </w:rPr>
        <w:t>:</w:t>
      </w:r>
      <w:r w:rsidRPr="00FA2D69">
        <w:rPr>
          <w:rFonts w:cs="Calibri"/>
          <w:sz w:val="24"/>
          <w:szCs w:val="24"/>
          <w:lang w:bidi="he-IL"/>
        </w:rPr>
        <w:t xml:space="preserve"> MIRACL can get x value and compute the corresponding y.</w:t>
      </w:r>
    </w:p>
    <w:p w:rsidR="00AE4229" w:rsidRPr="00FA2D69" w:rsidRDefault="00AE4229" w:rsidP="008B01FE">
      <w:pPr>
        <w:pStyle w:val="ListParagraph"/>
        <w:numPr>
          <w:ilvl w:val="0"/>
          <w:numId w:val="57"/>
        </w:numPr>
        <w:rPr>
          <w:rFonts w:cs="Calibri"/>
          <w:sz w:val="24"/>
          <w:szCs w:val="24"/>
        </w:rPr>
      </w:pPr>
      <w:r w:rsidRPr="00FA2D69">
        <w:rPr>
          <w:rFonts w:cs="Calibri"/>
          <w:sz w:val="24"/>
          <w:szCs w:val="24"/>
        </w:rPr>
        <w:t xml:space="preserve">Choose the x value randomly in the field </w:t>
      </w:r>
    </w:p>
    <w:p w:rsidR="00AE4229" w:rsidRPr="00FA2D69" w:rsidRDefault="00AE4229" w:rsidP="008B01FE">
      <w:pPr>
        <w:pStyle w:val="ListParagraph"/>
        <w:numPr>
          <w:ilvl w:val="0"/>
          <w:numId w:val="57"/>
        </w:numPr>
        <w:rPr>
          <w:rFonts w:cs="Calibri"/>
          <w:sz w:val="24"/>
          <w:szCs w:val="24"/>
          <w:lang w:bidi="he-IL"/>
        </w:rPr>
      </w:pPr>
      <w:r w:rsidRPr="00FA2D69">
        <w:rPr>
          <w:rFonts w:cs="Calibri"/>
          <w:sz w:val="24"/>
          <w:szCs w:val="24"/>
        </w:rPr>
        <w:t>Call to epoint_</w:t>
      </w:r>
      <w:proofErr w:type="gramStart"/>
      <w:r w:rsidRPr="00FA2D69">
        <w:rPr>
          <w:rFonts w:cs="Calibri"/>
          <w:sz w:val="24"/>
          <w:szCs w:val="24"/>
        </w:rPr>
        <w:t>set(</w:t>
      </w:r>
      <w:proofErr w:type="gramEnd"/>
      <w:r w:rsidRPr="00FA2D69">
        <w:rPr>
          <w:rFonts w:cs="Calibri"/>
          <w:sz w:val="24"/>
          <w:szCs w:val="24"/>
        </w:rPr>
        <w:t>for ECFp) or epoint2_set(for ECF2m) with x and set the result point.</w:t>
      </w:r>
    </w:p>
    <w:p w:rsidR="00AE4229" w:rsidRPr="00FA2D69" w:rsidRDefault="00AE4229" w:rsidP="008B01FE">
      <w:pPr>
        <w:pStyle w:val="ListParagraph"/>
        <w:numPr>
          <w:ilvl w:val="0"/>
          <w:numId w:val="44"/>
        </w:numPr>
        <w:rPr>
          <w:rFonts w:cs="Calibri"/>
          <w:sz w:val="24"/>
          <w:szCs w:val="24"/>
          <w:lang w:bidi="he-IL"/>
        </w:rPr>
      </w:pPr>
      <w:r w:rsidRPr="00FA2D69">
        <w:rPr>
          <w:rFonts w:cs="Calibri"/>
          <w:sz w:val="24"/>
          <w:szCs w:val="24"/>
        </w:rPr>
        <w:t>ECFpPointBc</w:t>
      </w:r>
      <w:r w:rsidRPr="00FA2D69">
        <w:rPr>
          <w:rFonts w:cs="Calibri"/>
          <w:sz w:val="24"/>
          <w:szCs w:val="24"/>
          <w:lang w:bidi="he-IL"/>
        </w:rPr>
        <w:t>(</w:t>
      </w:r>
      <w:r>
        <w:rPr>
          <w:rFonts w:cs="Calibri"/>
          <w:sz w:val="24"/>
          <w:szCs w:val="24"/>
          <w:lang w:bidi="he-IL"/>
        </w:rPr>
        <w:t xml:space="preserve">BcDlogECFp </w:t>
      </w:r>
      <w:r w:rsidRPr="00FA2D69">
        <w:rPr>
          <w:rFonts w:cs="Calibri"/>
          <w:sz w:val="24"/>
          <w:szCs w:val="24"/>
          <w:lang w:bidi="he-IL"/>
        </w:rPr>
        <w:t>curve):</w:t>
      </w:r>
    </w:p>
    <w:p w:rsidR="00AE4229" w:rsidRPr="00FA2D69" w:rsidRDefault="00AE4229" w:rsidP="008B01FE">
      <w:pPr>
        <w:pStyle w:val="ListParagraph"/>
        <w:numPr>
          <w:ilvl w:val="0"/>
          <w:numId w:val="56"/>
        </w:numPr>
        <w:rPr>
          <w:rFonts w:cs="Calibri"/>
          <w:sz w:val="24"/>
          <w:szCs w:val="24"/>
          <w:lang w:bidi="he-IL"/>
        </w:rPr>
      </w:pPr>
      <w:r w:rsidRPr="00FA2D69">
        <w:rPr>
          <w:rFonts w:cs="Calibri"/>
          <w:sz w:val="24"/>
          <w:szCs w:val="24"/>
          <w:lang w:bidi="he-IL"/>
        </w:rPr>
        <w:t>Choose the x value randomly in the field (as for Zp)</w:t>
      </w:r>
    </w:p>
    <w:p w:rsidR="00AE4229" w:rsidRPr="00FA2D69" w:rsidRDefault="00AE4229" w:rsidP="008B01FE">
      <w:pPr>
        <w:pStyle w:val="ListParagraph"/>
        <w:numPr>
          <w:ilvl w:val="0"/>
          <w:numId w:val="56"/>
        </w:numPr>
        <w:rPr>
          <w:rFonts w:cs="Calibri"/>
          <w:sz w:val="24"/>
          <w:szCs w:val="24"/>
        </w:rPr>
      </w:pPr>
      <w:r w:rsidRPr="00FA2D69">
        <w:rPr>
          <w:rFonts w:cs="Calibri"/>
          <w:sz w:val="24"/>
          <w:szCs w:val="24"/>
        </w:rPr>
        <w:t>Construct fieldElements from x;</w:t>
      </w:r>
    </w:p>
    <w:p w:rsidR="00AE4229" w:rsidRPr="00FA2D69" w:rsidRDefault="00AE4229" w:rsidP="008B01FE">
      <w:pPr>
        <w:pStyle w:val="ListParagraph"/>
        <w:numPr>
          <w:ilvl w:val="0"/>
          <w:numId w:val="56"/>
        </w:numPr>
        <w:rPr>
          <w:rFonts w:cs="Calibri"/>
          <w:sz w:val="24"/>
          <w:szCs w:val="24"/>
          <w:lang w:bidi="he-IL"/>
        </w:rPr>
      </w:pPr>
      <w:r w:rsidRPr="00FA2D69">
        <w:rPr>
          <w:rFonts w:cs="Calibri"/>
          <w:sz w:val="24"/>
          <w:szCs w:val="24"/>
          <w:lang w:bidi="he-IL"/>
        </w:rPr>
        <w:t xml:space="preserve">Compute </w:t>
      </w:r>
      <m:oMath>
        <m:rad>
          <m:radPr>
            <m:degHide m:val="1"/>
            <m:ctrlPr>
              <w:rPr>
                <w:rFonts w:ascii="Cambria Math" w:hAnsi="Cambria Math" w:cs="Calibri"/>
                <w:i/>
                <w:sz w:val="24"/>
                <w:szCs w:val="24"/>
                <w:lang w:bidi="he-IL"/>
              </w:rPr>
            </m:ctrlPr>
          </m:radPr>
          <m:deg/>
          <m:e>
            <m:sSup>
              <m:sSupPr>
                <m:ctrlPr>
                  <w:rPr>
                    <w:rFonts w:ascii="Cambria Math" w:hAnsi="Cambria Math" w:cs="Calibri"/>
                    <w:i/>
                    <w:sz w:val="24"/>
                    <w:szCs w:val="24"/>
                    <w:lang w:bidi="he-IL"/>
                  </w:rPr>
                </m:ctrlPr>
              </m:sSupPr>
              <m:e>
                <m:r>
                  <w:rPr>
                    <w:rFonts w:ascii="Cambria Math" w:hAnsi="Cambria Math" w:cs="Calibri"/>
                    <w:sz w:val="24"/>
                    <w:szCs w:val="24"/>
                    <w:lang w:bidi="he-IL"/>
                  </w:rPr>
                  <m:t>x</m:t>
                </m:r>
              </m:e>
              <m:sup>
                <m:r>
                  <w:rPr>
                    <w:rFonts w:ascii="Cambria Math" w:hAnsi="Cambria Math" w:cs="Calibri"/>
                    <w:sz w:val="24"/>
                    <w:szCs w:val="24"/>
                    <w:lang w:bidi="he-IL"/>
                  </w:rPr>
                  <m:t>3</m:t>
                </m:r>
              </m:sup>
            </m:sSup>
            <m:r>
              <w:rPr>
                <w:rFonts w:ascii="Cambria Math" w:hAnsi="Cambria Math" w:cs="Calibri"/>
                <w:sz w:val="24"/>
                <w:szCs w:val="24"/>
                <w:lang w:bidi="he-IL"/>
              </w:rPr>
              <m:t>+ax+b</m:t>
            </m:r>
          </m:e>
        </m:rad>
      </m:oMath>
      <w:r w:rsidRPr="00FA2D69">
        <w:rPr>
          <w:rFonts w:cs="Calibri"/>
          <w:sz w:val="24"/>
          <w:szCs w:val="24"/>
          <w:lang w:bidi="he-IL"/>
        </w:rPr>
        <w:t xml:space="preserve"> and choose one of the y values randomly. If there are no solutions, repeat from step 1.</w:t>
      </w:r>
    </w:p>
    <w:p w:rsidR="00AE4229" w:rsidRPr="00FA2D69" w:rsidRDefault="00AE4229" w:rsidP="008B01FE">
      <w:pPr>
        <w:pStyle w:val="ListParagraph"/>
        <w:numPr>
          <w:ilvl w:val="0"/>
          <w:numId w:val="56"/>
        </w:numPr>
        <w:rPr>
          <w:rFonts w:cs="Calibri"/>
          <w:sz w:val="24"/>
          <w:szCs w:val="24"/>
          <w:lang w:bidi="he-IL"/>
        </w:rPr>
      </w:pPr>
      <w:r w:rsidRPr="00FA2D69">
        <w:rPr>
          <w:rFonts w:cs="Calibri"/>
          <w:sz w:val="24"/>
          <w:szCs w:val="24"/>
          <w:lang w:bidi="he-IL"/>
        </w:rPr>
        <w:t>Create a point with x, y values and set it.</w:t>
      </w:r>
    </w:p>
    <w:p w:rsidR="00AE4229" w:rsidRPr="00FA2D69" w:rsidRDefault="00AE4229" w:rsidP="008B01FE">
      <w:pPr>
        <w:pStyle w:val="ListParagraph"/>
        <w:numPr>
          <w:ilvl w:val="0"/>
          <w:numId w:val="44"/>
        </w:numPr>
        <w:rPr>
          <w:rFonts w:cs="Calibri"/>
          <w:sz w:val="24"/>
          <w:szCs w:val="24"/>
          <w:lang w:bidi="he-IL"/>
        </w:rPr>
      </w:pPr>
      <w:r w:rsidRPr="00FA2D69">
        <w:rPr>
          <w:rFonts w:cs="Calibri"/>
          <w:sz w:val="24"/>
          <w:szCs w:val="24"/>
        </w:rPr>
        <w:t>ECF2mPointBc</w:t>
      </w:r>
      <w:r w:rsidRPr="00FA2D69">
        <w:rPr>
          <w:rFonts w:cs="Calibri"/>
          <w:sz w:val="24"/>
          <w:szCs w:val="24"/>
          <w:lang w:bidi="he-IL"/>
        </w:rPr>
        <w:t>(</w:t>
      </w:r>
      <w:r>
        <w:rPr>
          <w:rFonts w:cs="Calibri"/>
          <w:sz w:val="24"/>
          <w:szCs w:val="24"/>
          <w:lang w:bidi="he-IL"/>
        </w:rPr>
        <w:t xml:space="preserve">BcDlogECF2m </w:t>
      </w:r>
      <w:r w:rsidRPr="00FA2D69">
        <w:rPr>
          <w:rFonts w:cs="Calibri"/>
          <w:sz w:val="24"/>
          <w:szCs w:val="24"/>
          <w:lang w:bidi="he-IL"/>
        </w:rPr>
        <w:t>curve):</w:t>
      </w:r>
    </w:p>
    <w:p w:rsidR="00AE4229" w:rsidRPr="00FA2D69" w:rsidRDefault="00AE4229" w:rsidP="008B01FE">
      <w:pPr>
        <w:pStyle w:val="ListParagraph"/>
        <w:numPr>
          <w:ilvl w:val="0"/>
          <w:numId w:val="56"/>
        </w:numPr>
        <w:rPr>
          <w:rFonts w:cs="Calibri"/>
          <w:sz w:val="24"/>
          <w:szCs w:val="24"/>
          <w:lang w:bidi="he-IL"/>
        </w:rPr>
      </w:pPr>
      <w:r w:rsidRPr="00FA2D69">
        <w:rPr>
          <w:rFonts w:cs="Calibri"/>
          <w:sz w:val="24"/>
          <w:szCs w:val="24"/>
          <w:lang w:bidi="he-IL"/>
        </w:rPr>
        <w:t xml:space="preserve">Choose the x value randomly in the field </w:t>
      </w:r>
    </w:p>
    <w:p w:rsidR="00AE4229" w:rsidRPr="00FA2D69" w:rsidRDefault="00AE4229" w:rsidP="008B01FE">
      <w:pPr>
        <w:pStyle w:val="ListParagraph"/>
        <w:numPr>
          <w:ilvl w:val="0"/>
          <w:numId w:val="56"/>
        </w:numPr>
        <w:rPr>
          <w:rFonts w:cs="Calibri"/>
          <w:sz w:val="24"/>
          <w:szCs w:val="24"/>
        </w:rPr>
      </w:pPr>
      <w:r w:rsidRPr="00FA2D69">
        <w:rPr>
          <w:rFonts w:cs="Calibri"/>
          <w:sz w:val="24"/>
          <w:szCs w:val="24"/>
        </w:rPr>
        <w:t>Construct fieldElements from x;</w:t>
      </w:r>
    </w:p>
    <w:p w:rsidR="00AE4229" w:rsidRPr="00FA2D69" w:rsidRDefault="00AE4229" w:rsidP="008B01FE">
      <w:pPr>
        <w:pStyle w:val="ListParagraph"/>
        <w:numPr>
          <w:ilvl w:val="0"/>
          <w:numId w:val="56"/>
        </w:numPr>
        <w:rPr>
          <w:rFonts w:cs="Calibri"/>
          <w:sz w:val="24"/>
          <w:szCs w:val="24"/>
          <w:lang w:bidi="he-IL"/>
        </w:rPr>
      </w:pPr>
      <w:r w:rsidRPr="00FA2D69">
        <w:rPr>
          <w:rFonts w:cs="Calibri"/>
          <w:sz w:val="24"/>
          <w:szCs w:val="24"/>
          <w:lang w:bidi="he-IL"/>
        </w:rPr>
        <w:t>Compute</w:t>
      </w:r>
      <m:oMath>
        <m:sSup>
          <m:sSupPr>
            <m:ctrlPr>
              <w:rPr>
                <w:rFonts w:ascii="Cambria Math" w:hAnsi="Cambria Math" w:cs="Calibri"/>
                <w:i/>
                <w:sz w:val="24"/>
                <w:szCs w:val="24"/>
                <w:lang w:bidi="he-IL"/>
              </w:rPr>
            </m:ctrlPr>
          </m:sSupPr>
          <m:e>
            <m:r>
              <w:rPr>
                <w:rFonts w:ascii="Cambria Math" w:hAnsi="Cambria Math" w:cs="Calibri"/>
                <w:sz w:val="24"/>
                <w:szCs w:val="24"/>
                <w:lang w:bidi="he-IL"/>
              </w:rPr>
              <m:t>f</m:t>
            </m:r>
            <m:d>
              <m:dPr>
                <m:ctrlPr>
                  <w:rPr>
                    <w:rFonts w:ascii="Cambria Math" w:hAnsi="Cambria Math" w:cs="Calibri"/>
                    <w:i/>
                    <w:sz w:val="24"/>
                    <w:szCs w:val="24"/>
                    <w:lang w:bidi="he-IL"/>
                  </w:rPr>
                </m:ctrlPr>
              </m:dPr>
              <m:e>
                <m:r>
                  <w:rPr>
                    <w:rFonts w:ascii="Cambria Math" w:hAnsi="Cambria Math" w:cs="Calibri"/>
                    <w:sz w:val="24"/>
                    <w:szCs w:val="24"/>
                    <w:lang w:bidi="he-IL"/>
                  </w:rPr>
                  <m:t>x</m:t>
                </m:r>
              </m:e>
            </m:d>
            <m:r>
              <w:rPr>
                <w:rFonts w:ascii="Cambria Math" w:hAnsi="Cambria Math" w:cs="Calibri"/>
                <w:sz w:val="24"/>
                <w:szCs w:val="24"/>
                <w:lang w:bidi="he-IL"/>
              </w:rPr>
              <m:t>= x</m:t>
            </m:r>
          </m:e>
          <m:sup>
            <m:r>
              <w:rPr>
                <w:rFonts w:ascii="Cambria Math" w:hAnsi="Cambria Math" w:cs="Calibri"/>
                <w:sz w:val="24"/>
                <w:szCs w:val="24"/>
                <w:lang w:bidi="he-IL"/>
              </w:rPr>
              <m:t>3</m:t>
            </m:r>
          </m:sup>
        </m:sSup>
        <m:r>
          <w:rPr>
            <w:rFonts w:ascii="Cambria Math" w:hAnsi="Cambria Math" w:cs="Calibri"/>
            <w:sz w:val="24"/>
            <w:szCs w:val="24"/>
            <w:lang w:bidi="he-IL"/>
          </w:rPr>
          <m:t>+</m:t>
        </m:r>
        <m:sSup>
          <m:sSupPr>
            <m:ctrlPr>
              <w:rPr>
                <w:rFonts w:ascii="Cambria Math" w:hAnsi="Cambria Math" w:cs="Calibri"/>
                <w:i/>
                <w:sz w:val="24"/>
                <w:szCs w:val="24"/>
                <w:lang w:bidi="he-IL"/>
              </w:rPr>
            </m:ctrlPr>
          </m:sSupPr>
          <m:e>
            <m:r>
              <w:rPr>
                <w:rFonts w:ascii="Cambria Math" w:hAnsi="Cambria Math" w:cs="Calibri"/>
                <w:sz w:val="24"/>
                <w:szCs w:val="24"/>
                <w:lang w:bidi="he-IL"/>
              </w:rPr>
              <m:t>ax</m:t>
            </m:r>
          </m:e>
          <m:sup>
            <m:r>
              <w:rPr>
                <w:rFonts w:ascii="Cambria Math" w:hAnsi="Cambria Math" w:cs="Calibri"/>
                <w:sz w:val="24"/>
                <w:szCs w:val="24"/>
                <w:lang w:bidi="he-IL"/>
              </w:rPr>
              <m:t>2</m:t>
            </m:r>
          </m:sup>
        </m:sSup>
        <m:r>
          <w:rPr>
            <w:rFonts w:ascii="Cambria Math" w:hAnsi="Cambria Math" w:cs="Calibri"/>
            <w:sz w:val="24"/>
            <w:szCs w:val="24"/>
            <w:lang w:bidi="he-IL"/>
          </w:rPr>
          <m:t>+b</m:t>
        </m:r>
      </m:oMath>
      <w:r w:rsidRPr="00FA2D69">
        <w:rPr>
          <w:rFonts w:cs="Calibri"/>
          <w:sz w:val="24"/>
          <w:szCs w:val="24"/>
          <w:lang w:bidi="he-IL"/>
        </w:rPr>
        <w:t>.</w:t>
      </w:r>
    </w:p>
    <w:p w:rsidR="00AE4229" w:rsidRDefault="00AE4229" w:rsidP="008B01FE">
      <w:pPr>
        <w:pStyle w:val="ListParagraph"/>
        <w:numPr>
          <w:ilvl w:val="0"/>
          <w:numId w:val="56"/>
        </w:numPr>
        <w:rPr>
          <w:rFonts w:cs="Calibri"/>
          <w:sz w:val="24"/>
          <w:szCs w:val="24"/>
          <w:lang w:bidi="he-IL"/>
        </w:rPr>
      </w:pPr>
      <w:r w:rsidRPr="00FA2D69">
        <w:rPr>
          <w:rFonts w:cs="Calibri"/>
          <w:sz w:val="24"/>
          <w:szCs w:val="24"/>
          <w:lang w:bidi="he-IL"/>
        </w:rPr>
        <w:t>Solve the equation y</w:t>
      </w:r>
      <w:r w:rsidRPr="00FA2D69">
        <w:rPr>
          <w:rFonts w:cs="Calibri"/>
          <w:sz w:val="24"/>
          <w:szCs w:val="24"/>
          <w:vertAlign w:val="superscript"/>
          <w:lang w:bidi="he-IL"/>
        </w:rPr>
        <w:t>2</w:t>
      </w:r>
      <w:r w:rsidRPr="00FA2D69">
        <w:rPr>
          <w:rFonts w:cs="Calibri"/>
          <w:sz w:val="24"/>
          <w:szCs w:val="24"/>
          <w:lang w:bidi="he-IL"/>
        </w:rPr>
        <w:t>+xy+f(x) = 0. Choose one of the solutions. If there are no solutions, repeat from step 1.</w:t>
      </w:r>
    </w:p>
    <w:p w:rsidR="00AE4229" w:rsidRPr="00710D69" w:rsidRDefault="00AE4229" w:rsidP="00AE4229">
      <w:pPr>
        <w:pStyle w:val="ListParagraph"/>
        <w:ind w:left="1800"/>
        <w:rPr>
          <w:rFonts w:cs="Calibri"/>
          <w:b/>
          <w:bCs/>
          <w:sz w:val="24"/>
          <w:szCs w:val="24"/>
          <w:lang w:bidi="he-IL"/>
        </w:rPr>
      </w:pPr>
      <w:r>
        <w:rPr>
          <w:rFonts w:cs="Calibri"/>
          <w:b/>
          <w:bCs/>
          <w:sz w:val="24"/>
          <w:szCs w:val="24"/>
          <w:lang w:bidi="he-IL"/>
        </w:rPr>
        <w:t>BC did not implement yet the sqrt function of ECFieldElement.F2m. This function is required to our calculations of random point, so until BC implement this function; we throw exception that says, “</w:t>
      </w:r>
      <w:r w:rsidRPr="00710D69">
        <w:rPr>
          <w:rFonts w:cs="Calibri"/>
          <w:b/>
          <w:bCs/>
          <w:sz w:val="24"/>
          <w:szCs w:val="24"/>
          <w:lang w:bidi="he-IL"/>
        </w:rPr>
        <w:t>Create random ECF2mPointBC will be available as soon as BC implements the sqrt function in ECFieldElement.F2m"</w:t>
      </w:r>
      <w:r>
        <w:rPr>
          <w:rFonts w:cs="Calibri"/>
          <w:b/>
          <w:bCs/>
          <w:sz w:val="24"/>
          <w:szCs w:val="24"/>
          <w:lang w:bidi="he-IL"/>
        </w:rPr>
        <w:t>.</w:t>
      </w:r>
    </w:p>
    <w:p w:rsidR="00AE4229" w:rsidRPr="00FA2D69" w:rsidRDefault="00AE4229" w:rsidP="008B01FE">
      <w:pPr>
        <w:pStyle w:val="ListParagraph"/>
        <w:numPr>
          <w:ilvl w:val="0"/>
          <w:numId w:val="56"/>
        </w:numPr>
        <w:rPr>
          <w:rFonts w:cs="Calibri"/>
          <w:sz w:val="24"/>
          <w:szCs w:val="24"/>
          <w:lang w:bidi="he-IL"/>
        </w:rPr>
      </w:pPr>
      <w:r w:rsidRPr="00FA2D69">
        <w:rPr>
          <w:rFonts w:cs="Calibri"/>
          <w:sz w:val="24"/>
          <w:szCs w:val="24"/>
          <w:lang w:bidi="he-IL"/>
        </w:rPr>
        <w:t>Create a point with x, y values and set it.</w:t>
      </w:r>
    </w:p>
    <w:p w:rsidR="00AE4229" w:rsidRPr="00FA2D69" w:rsidRDefault="00AE4229" w:rsidP="00AE4229">
      <w:pPr>
        <w:pStyle w:val="ListParagraph"/>
        <w:ind w:left="1800"/>
        <w:rPr>
          <w:rFonts w:cs="Calibri"/>
          <w:sz w:val="24"/>
          <w:szCs w:val="24"/>
          <w:lang w:bidi="he-IL"/>
        </w:rPr>
      </w:pPr>
      <w:r w:rsidRPr="00FA2D69">
        <w:rPr>
          <w:rFonts w:cs="Calibri"/>
          <w:sz w:val="24"/>
          <w:szCs w:val="24"/>
          <w:lang w:bidi="he-IL"/>
        </w:rPr>
        <w:t xml:space="preserve"> </w:t>
      </w:r>
    </w:p>
    <w:p w:rsidR="00AE4229" w:rsidRPr="0052790B" w:rsidRDefault="00AE4229" w:rsidP="008B01FE">
      <w:pPr>
        <w:pStyle w:val="Heading5"/>
        <w:numPr>
          <w:ilvl w:val="0"/>
          <w:numId w:val="74"/>
        </w:numPr>
        <w:spacing w:after="120"/>
        <w:contextualSpacing/>
      </w:pPr>
      <w:r w:rsidRPr="0052790B">
        <w:t xml:space="preserve">To create a specific element: </w:t>
      </w:r>
    </w:p>
    <w:p w:rsidR="00AE4229" w:rsidRPr="00FA2D69" w:rsidRDefault="00AE4229" w:rsidP="00AE4229">
      <w:pPr>
        <w:ind w:left="372" w:firstLine="708"/>
      </w:pPr>
      <w:r w:rsidRPr="00FA2D69">
        <w:t>These constructors receive a possible element and check validity.</w:t>
      </w:r>
    </w:p>
    <w:p w:rsidR="00AE4229" w:rsidRDefault="00AE4229" w:rsidP="008B01FE">
      <w:pPr>
        <w:pStyle w:val="ListParagraph"/>
        <w:numPr>
          <w:ilvl w:val="0"/>
          <w:numId w:val="45"/>
        </w:numPr>
        <w:rPr>
          <w:rFonts w:cs="Calibri"/>
          <w:sz w:val="24"/>
          <w:szCs w:val="24"/>
          <w:lang w:bidi="he-IL"/>
        </w:rPr>
      </w:pPr>
      <w:r w:rsidRPr="00FA2D69">
        <w:rPr>
          <w:rFonts w:cs="Calibri"/>
          <w:sz w:val="24"/>
          <w:szCs w:val="24"/>
          <w:lang w:bidi="he-IL"/>
        </w:rPr>
        <w:t>ZpElementCryptoPp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p): </w:t>
      </w:r>
    </w:p>
    <w:p w:rsidR="00AE4229" w:rsidRDefault="00AE4229" w:rsidP="008B01FE">
      <w:pPr>
        <w:pStyle w:val="ListParagraph"/>
        <w:numPr>
          <w:ilvl w:val="0"/>
          <w:numId w:val="56"/>
        </w:numPr>
        <w:rPr>
          <w:rFonts w:cs="Calibri"/>
          <w:sz w:val="24"/>
          <w:szCs w:val="24"/>
          <w:lang w:bidi="he-IL"/>
        </w:rPr>
      </w:pPr>
      <w:r>
        <w:rPr>
          <w:rFonts w:cs="Calibri"/>
          <w:sz w:val="24"/>
          <w:szCs w:val="24"/>
          <w:lang w:bidi="he-IL"/>
        </w:rPr>
        <w:t>C</w:t>
      </w:r>
      <w:r w:rsidRPr="00FA2D69">
        <w:rPr>
          <w:rFonts w:cs="Calibri"/>
          <w:sz w:val="24"/>
          <w:szCs w:val="24"/>
          <w:lang w:bidi="he-IL"/>
        </w:rPr>
        <w:t xml:space="preserve">heck that x is a number between 0 and p-1. </w:t>
      </w:r>
    </w:p>
    <w:p w:rsidR="00AE4229" w:rsidRPr="00FA2D69" w:rsidRDefault="00AE4229" w:rsidP="008B01FE">
      <w:pPr>
        <w:pStyle w:val="ListParagraph"/>
        <w:numPr>
          <w:ilvl w:val="0"/>
          <w:numId w:val="56"/>
        </w:numPr>
        <w:rPr>
          <w:rFonts w:cs="Calibri"/>
          <w:sz w:val="24"/>
          <w:szCs w:val="24"/>
          <w:lang w:bidi="he-IL"/>
        </w:rPr>
      </w:pPr>
      <w:r w:rsidRPr="00FA2D69">
        <w:rPr>
          <w:rFonts w:cs="Calibri"/>
          <w:sz w:val="24"/>
          <w:szCs w:val="24"/>
          <w:lang w:bidi="he-IL"/>
        </w:rPr>
        <w:t>If so, set it.</w:t>
      </w:r>
      <w:r>
        <w:rPr>
          <w:rFonts w:cs="Calibri"/>
          <w:sz w:val="24"/>
          <w:szCs w:val="24"/>
          <w:lang w:bidi="he-IL"/>
        </w:rPr>
        <w:t xml:space="preserve"> Else, throw exception.</w:t>
      </w:r>
    </w:p>
    <w:p w:rsidR="00AE4229" w:rsidRPr="00FA2D69" w:rsidRDefault="00AE4229" w:rsidP="008B01FE">
      <w:pPr>
        <w:pStyle w:val="ListParagraph"/>
        <w:numPr>
          <w:ilvl w:val="0"/>
          <w:numId w:val="45"/>
        </w:numPr>
        <w:rPr>
          <w:rFonts w:cs="Calibri"/>
          <w:sz w:val="24"/>
          <w:szCs w:val="24"/>
          <w:lang w:bidi="he-IL"/>
        </w:rPr>
      </w:pPr>
      <w:r w:rsidRPr="00FA2D69">
        <w:rPr>
          <w:rFonts w:cs="Calibri"/>
          <w:sz w:val="24"/>
          <w:szCs w:val="24"/>
          <w:lang w:bidi="he-IL"/>
        </w:rPr>
        <w:t>ECFpPointMiracl/ECF2mPointMiracl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MiraclDlogECFp/</w:t>
      </w:r>
      <w:r w:rsidRPr="00D66B90">
        <w:rPr>
          <w:rFonts w:cs="Calibri"/>
          <w:sz w:val="24"/>
          <w:szCs w:val="24"/>
          <w:lang w:bidi="he-IL"/>
        </w:rPr>
        <w:t xml:space="preserve"> </w:t>
      </w:r>
      <w:r>
        <w:rPr>
          <w:rFonts w:cs="Calibri"/>
          <w:sz w:val="24"/>
          <w:szCs w:val="24"/>
          <w:lang w:bidi="he-IL"/>
        </w:rPr>
        <w:t xml:space="preserve">MiraclDlogECF2m </w:t>
      </w:r>
      <w:r w:rsidRPr="00FA2D69">
        <w:rPr>
          <w:rFonts w:cs="Calibri"/>
          <w:sz w:val="24"/>
          <w:szCs w:val="24"/>
          <w:lang w:bidi="he-IL"/>
        </w:rPr>
        <w:t xml:space="preserve">curve): MIRACLs epoint_set functions return </w:t>
      </w:r>
      <w:proofErr w:type="gramStart"/>
      <w:r w:rsidRPr="00FA2D69">
        <w:rPr>
          <w:rFonts w:cs="Calibri"/>
          <w:sz w:val="24"/>
          <w:szCs w:val="24"/>
          <w:lang w:bidi="he-IL"/>
        </w:rPr>
        <w:t>boolean</w:t>
      </w:r>
      <w:proofErr w:type="gramEnd"/>
      <w:r w:rsidRPr="00FA2D69">
        <w:rPr>
          <w:rFonts w:cs="Calibri"/>
          <w:sz w:val="24"/>
          <w:szCs w:val="24"/>
          <w:lang w:bidi="he-IL"/>
        </w:rPr>
        <w:t xml:space="preserve"> that indicates if the given values are valid of not. We </w:t>
      </w:r>
      <w:r>
        <w:rPr>
          <w:rFonts w:cs="Calibri"/>
          <w:sz w:val="24"/>
          <w:szCs w:val="24"/>
          <w:lang w:bidi="he-IL"/>
        </w:rPr>
        <w:t>use that in our implementation.</w:t>
      </w:r>
    </w:p>
    <w:p w:rsidR="00AE4229" w:rsidRDefault="00AE4229" w:rsidP="008B01FE">
      <w:pPr>
        <w:pStyle w:val="ListParagraph"/>
        <w:numPr>
          <w:ilvl w:val="0"/>
          <w:numId w:val="53"/>
        </w:numPr>
        <w:rPr>
          <w:rFonts w:cs="Calibri"/>
          <w:sz w:val="24"/>
          <w:szCs w:val="24"/>
        </w:rPr>
      </w:pPr>
      <w:r w:rsidRPr="00FA2D69">
        <w:rPr>
          <w:rFonts w:cs="Calibri"/>
          <w:sz w:val="24"/>
          <w:szCs w:val="24"/>
        </w:rPr>
        <w:t xml:space="preserve">Call to epoint_set (for ECFp) or epoint2_set (for ECF2m). </w:t>
      </w:r>
    </w:p>
    <w:p w:rsidR="00AE4229" w:rsidRPr="00FA2D69" w:rsidRDefault="00AE4229" w:rsidP="008B01FE">
      <w:pPr>
        <w:pStyle w:val="ListParagraph"/>
        <w:numPr>
          <w:ilvl w:val="0"/>
          <w:numId w:val="53"/>
        </w:numPr>
        <w:rPr>
          <w:rFonts w:cs="Calibri"/>
          <w:sz w:val="24"/>
          <w:szCs w:val="24"/>
        </w:rPr>
      </w:pPr>
      <w:r w:rsidRPr="00FA2D69">
        <w:rPr>
          <w:rFonts w:cs="Calibri"/>
          <w:sz w:val="24"/>
          <w:szCs w:val="24"/>
        </w:rPr>
        <w:t>If those functions return true, return the pointer to the initialize memory and set it. Else, return null and throw exception.</w:t>
      </w:r>
    </w:p>
    <w:p w:rsidR="00AE4229" w:rsidRPr="00FA2D69" w:rsidRDefault="00AE4229" w:rsidP="008B01FE">
      <w:pPr>
        <w:pStyle w:val="ListParagraph"/>
        <w:numPr>
          <w:ilvl w:val="0"/>
          <w:numId w:val="54"/>
        </w:numPr>
        <w:rPr>
          <w:rFonts w:cs="Calibri"/>
          <w:sz w:val="24"/>
          <w:szCs w:val="24"/>
        </w:rPr>
      </w:pPr>
      <w:r w:rsidRPr="00FA2D69">
        <w:rPr>
          <w:rFonts w:cs="Calibri"/>
          <w:sz w:val="24"/>
          <w:szCs w:val="24"/>
        </w:rPr>
        <w:lastRenderedPageBreak/>
        <w:t>ECFpPointBc</w:t>
      </w:r>
      <w:r w:rsidRPr="00FA2D69">
        <w:rPr>
          <w:rFonts w:cs="Calibri"/>
          <w:sz w:val="24"/>
          <w:szCs w:val="24"/>
          <w:lang w:bidi="he-IL"/>
        </w:rPr>
        <w:t xml:space="preserve">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 xml:space="preserve">BcDlogECFp </w:t>
      </w:r>
      <w:r w:rsidRPr="00FA2D69">
        <w:rPr>
          <w:rFonts w:cs="Calibri"/>
          <w:sz w:val="24"/>
          <w:szCs w:val="24"/>
          <w:lang w:bidi="he-IL"/>
        </w:rPr>
        <w:t xml:space="preserve">curve): </w:t>
      </w:r>
    </w:p>
    <w:p w:rsidR="00AE4229" w:rsidRPr="00FA2D69" w:rsidRDefault="00AE4229" w:rsidP="008B01FE">
      <w:pPr>
        <w:pStyle w:val="ListParagraph"/>
        <w:numPr>
          <w:ilvl w:val="0"/>
          <w:numId w:val="55"/>
        </w:numPr>
        <w:rPr>
          <w:rFonts w:cs="Calibri"/>
          <w:sz w:val="24"/>
          <w:szCs w:val="24"/>
        </w:rPr>
      </w:pPr>
      <w:r w:rsidRPr="00FA2D69">
        <w:rPr>
          <w:rFonts w:cs="Calibri"/>
          <w:sz w:val="24"/>
          <w:szCs w:val="24"/>
        </w:rPr>
        <w:t>Get a</w:t>
      </w:r>
      <w:proofErr w:type="gramStart"/>
      <w:r w:rsidRPr="00FA2D69">
        <w:rPr>
          <w:rFonts w:cs="Calibri"/>
          <w:sz w:val="24"/>
          <w:szCs w:val="24"/>
        </w:rPr>
        <w:t>,b</w:t>
      </w:r>
      <w:proofErr w:type="gramEnd"/>
      <w:r w:rsidRPr="00FA2D69">
        <w:rPr>
          <w:rFonts w:cs="Calibri"/>
          <w:sz w:val="24"/>
          <w:szCs w:val="24"/>
        </w:rPr>
        <w:t xml:space="preserve"> from the curve</w:t>
      </w:r>
      <w:r>
        <w:rPr>
          <w:rFonts w:cs="Calibri"/>
          <w:sz w:val="24"/>
          <w:szCs w:val="24"/>
        </w:rPr>
        <w:t>Params</w:t>
      </w:r>
      <w:r w:rsidRPr="00FA2D69">
        <w:rPr>
          <w:rFonts w:cs="Calibri"/>
          <w:sz w:val="24"/>
          <w:szCs w:val="24"/>
        </w:rPr>
        <w:t>.</w:t>
      </w:r>
    </w:p>
    <w:p w:rsidR="00AE4229" w:rsidRPr="00FA2D69" w:rsidRDefault="00AE4229" w:rsidP="008B01FE">
      <w:pPr>
        <w:pStyle w:val="ListParagraph"/>
        <w:numPr>
          <w:ilvl w:val="0"/>
          <w:numId w:val="55"/>
        </w:numPr>
        <w:rPr>
          <w:rFonts w:cs="Calibri"/>
          <w:sz w:val="24"/>
          <w:szCs w:val="24"/>
        </w:rPr>
      </w:pPr>
      <w:r w:rsidRPr="00FA2D69">
        <w:rPr>
          <w:rFonts w:cs="Calibri"/>
          <w:sz w:val="24"/>
          <w:szCs w:val="24"/>
        </w:rPr>
        <w:t>Construct fieldElements from x,y;</w:t>
      </w:r>
    </w:p>
    <w:p w:rsidR="00AE4229" w:rsidRPr="00FA2D69" w:rsidRDefault="00AE4229" w:rsidP="008B01FE">
      <w:pPr>
        <w:pStyle w:val="ListParagraph"/>
        <w:numPr>
          <w:ilvl w:val="0"/>
          <w:numId w:val="55"/>
        </w:numPr>
        <w:rPr>
          <w:rFonts w:cs="Calibri"/>
          <w:sz w:val="24"/>
          <w:szCs w:val="24"/>
        </w:rPr>
      </w:pPr>
      <w:r w:rsidRPr="00FA2D69">
        <w:rPr>
          <w:rFonts w:cs="Calibri"/>
          <w:sz w:val="24"/>
          <w:szCs w:val="24"/>
        </w:rPr>
        <w:t>Compute y</w:t>
      </w:r>
      <w:r w:rsidRPr="00FA2D69">
        <w:rPr>
          <w:rFonts w:cs="Calibri"/>
          <w:sz w:val="24"/>
          <w:szCs w:val="24"/>
          <w:vertAlign w:val="superscript"/>
        </w:rPr>
        <w:t>2</w:t>
      </w:r>
      <w:r w:rsidRPr="00FA2D69">
        <w:rPr>
          <w:rFonts w:cs="Calibri"/>
          <w:sz w:val="24"/>
          <w:szCs w:val="24"/>
        </w:rPr>
        <w:t xml:space="preserve"> and x</w:t>
      </w:r>
      <w:r w:rsidRPr="00FA2D69">
        <w:rPr>
          <w:rFonts w:cs="Calibri"/>
          <w:sz w:val="24"/>
          <w:szCs w:val="24"/>
          <w:vertAlign w:val="superscript"/>
        </w:rPr>
        <w:t>3</w:t>
      </w:r>
      <w:r w:rsidRPr="00FA2D69">
        <w:rPr>
          <w:rFonts w:cs="Calibri"/>
          <w:sz w:val="24"/>
          <w:szCs w:val="24"/>
        </w:rPr>
        <w:t>+ax+b by the field elements functions</w:t>
      </w:r>
    </w:p>
    <w:p w:rsidR="00AE4229" w:rsidRPr="00FA2D69" w:rsidRDefault="00AE4229" w:rsidP="008B01FE">
      <w:pPr>
        <w:pStyle w:val="ListParagraph"/>
        <w:numPr>
          <w:ilvl w:val="0"/>
          <w:numId w:val="55"/>
        </w:numPr>
        <w:rPr>
          <w:rFonts w:cs="Calibri"/>
          <w:sz w:val="24"/>
          <w:szCs w:val="24"/>
        </w:rPr>
      </w:pPr>
      <w:r w:rsidRPr="00FA2D69">
        <w:rPr>
          <w:rFonts w:cs="Calibri"/>
          <w:sz w:val="24"/>
          <w:szCs w:val="24"/>
        </w:rPr>
        <w:t>If y</w:t>
      </w:r>
      <w:r w:rsidRPr="00FA2D69">
        <w:rPr>
          <w:rFonts w:cs="Calibri"/>
          <w:sz w:val="24"/>
          <w:szCs w:val="24"/>
          <w:vertAlign w:val="superscript"/>
        </w:rPr>
        <w:t xml:space="preserve">2 </w:t>
      </w:r>
      <w:r w:rsidRPr="00FA2D69">
        <w:rPr>
          <w:rFonts w:cs="Calibri"/>
          <w:sz w:val="24"/>
          <w:szCs w:val="24"/>
        </w:rPr>
        <w:t>is equal to x</w:t>
      </w:r>
      <w:r w:rsidRPr="00FA2D69">
        <w:rPr>
          <w:rFonts w:cs="Calibri"/>
          <w:sz w:val="24"/>
          <w:szCs w:val="24"/>
          <w:vertAlign w:val="superscript"/>
        </w:rPr>
        <w:t>3</w:t>
      </w:r>
      <w:r w:rsidRPr="00FA2D69">
        <w:rPr>
          <w:rFonts w:cs="Calibri"/>
          <w:sz w:val="24"/>
          <w:szCs w:val="24"/>
        </w:rPr>
        <w:t>+ax+b create a point with x</w:t>
      </w:r>
      <w:proofErr w:type="gramStart"/>
      <w:r w:rsidRPr="00FA2D69">
        <w:rPr>
          <w:rFonts w:cs="Calibri"/>
          <w:sz w:val="24"/>
          <w:szCs w:val="24"/>
        </w:rPr>
        <w:t>,y</w:t>
      </w:r>
      <w:proofErr w:type="gramEnd"/>
      <w:r w:rsidRPr="00FA2D69">
        <w:rPr>
          <w:rFonts w:cs="Calibri"/>
          <w:sz w:val="24"/>
          <w:szCs w:val="24"/>
        </w:rPr>
        <w:t xml:space="preserve"> values and set it. Else, throw exception.</w:t>
      </w:r>
    </w:p>
    <w:p w:rsidR="00AE4229" w:rsidRPr="00FA2D69" w:rsidRDefault="00AE4229" w:rsidP="008B01FE">
      <w:pPr>
        <w:pStyle w:val="ListParagraph"/>
        <w:numPr>
          <w:ilvl w:val="0"/>
          <w:numId w:val="54"/>
        </w:numPr>
        <w:rPr>
          <w:rFonts w:cs="Calibri"/>
          <w:sz w:val="24"/>
          <w:szCs w:val="24"/>
        </w:rPr>
      </w:pPr>
      <w:r w:rsidRPr="00FA2D69">
        <w:rPr>
          <w:rFonts w:cs="Calibri"/>
          <w:sz w:val="24"/>
          <w:szCs w:val="24"/>
        </w:rPr>
        <w:t>ECF2mPointBc</w:t>
      </w:r>
      <w:r w:rsidRPr="00FA2D69">
        <w:rPr>
          <w:rFonts w:cs="Calibri"/>
          <w:sz w:val="24"/>
          <w:szCs w:val="24"/>
          <w:lang w:bidi="he-IL"/>
        </w:rPr>
        <w:t xml:space="preserve">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 xml:space="preserve">BcDlogECF2m </w:t>
      </w:r>
      <w:r w:rsidRPr="00FA2D69">
        <w:rPr>
          <w:rFonts w:cs="Calibri"/>
          <w:sz w:val="24"/>
          <w:szCs w:val="24"/>
          <w:lang w:bidi="he-IL"/>
        </w:rPr>
        <w:t xml:space="preserve">curve): </w:t>
      </w:r>
    </w:p>
    <w:p w:rsidR="00AE4229" w:rsidRPr="00FA2D69" w:rsidRDefault="00AE4229" w:rsidP="008B01FE">
      <w:pPr>
        <w:pStyle w:val="ListParagraph"/>
        <w:numPr>
          <w:ilvl w:val="0"/>
          <w:numId w:val="55"/>
        </w:numPr>
        <w:rPr>
          <w:rFonts w:cs="Calibri"/>
          <w:sz w:val="24"/>
          <w:szCs w:val="24"/>
        </w:rPr>
      </w:pPr>
      <w:r w:rsidRPr="00FA2D69">
        <w:rPr>
          <w:rFonts w:cs="Calibri"/>
          <w:sz w:val="24"/>
          <w:szCs w:val="24"/>
        </w:rPr>
        <w:t>Get a</w:t>
      </w:r>
      <w:proofErr w:type="gramStart"/>
      <w:r w:rsidRPr="00FA2D69">
        <w:rPr>
          <w:rFonts w:cs="Calibri"/>
          <w:sz w:val="24"/>
          <w:szCs w:val="24"/>
        </w:rPr>
        <w:t>,b</w:t>
      </w:r>
      <w:proofErr w:type="gramEnd"/>
      <w:r w:rsidRPr="00FA2D69">
        <w:rPr>
          <w:rFonts w:cs="Calibri"/>
          <w:sz w:val="24"/>
          <w:szCs w:val="24"/>
        </w:rPr>
        <w:t xml:space="preserve"> from the </w:t>
      </w:r>
      <w:r>
        <w:rPr>
          <w:rFonts w:cs="Calibri"/>
          <w:sz w:val="24"/>
          <w:szCs w:val="24"/>
        </w:rPr>
        <w:t>DlogGroup</w:t>
      </w:r>
      <w:r w:rsidRPr="00FA2D69">
        <w:rPr>
          <w:rFonts w:cs="Calibri"/>
          <w:sz w:val="24"/>
          <w:szCs w:val="24"/>
        </w:rPr>
        <w:t>.</w:t>
      </w:r>
    </w:p>
    <w:p w:rsidR="00AE4229" w:rsidRPr="00FA2D69" w:rsidRDefault="00AE4229" w:rsidP="008B01FE">
      <w:pPr>
        <w:pStyle w:val="ListParagraph"/>
        <w:numPr>
          <w:ilvl w:val="0"/>
          <w:numId w:val="55"/>
        </w:numPr>
        <w:rPr>
          <w:rFonts w:cs="Calibri"/>
          <w:sz w:val="24"/>
          <w:szCs w:val="24"/>
        </w:rPr>
      </w:pPr>
      <w:r w:rsidRPr="00FA2D69">
        <w:rPr>
          <w:rFonts w:cs="Calibri"/>
          <w:sz w:val="24"/>
          <w:szCs w:val="24"/>
        </w:rPr>
        <w:t>Construct fieldElements from x,y;</w:t>
      </w:r>
    </w:p>
    <w:p w:rsidR="00AE4229" w:rsidRPr="00FA2D69" w:rsidRDefault="00AE4229" w:rsidP="008B01FE">
      <w:pPr>
        <w:pStyle w:val="ListParagraph"/>
        <w:numPr>
          <w:ilvl w:val="0"/>
          <w:numId w:val="55"/>
        </w:numPr>
        <w:rPr>
          <w:rFonts w:cs="Calibri"/>
          <w:sz w:val="24"/>
          <w:szCs w:val="24"/>
        </w:rPr>
      </w:pPr>
      <w:r w:rsidRPr="00FA2D69">
        <w:rPr>
          <w:rFonts w:cs="Calibri"/>
          <w:sz w:val="24"/>
          <w:szCs w:val="24"/>
        </w:rPr>
        <w:t>Compute y</w:t>
      </w:r>
      <w:r w:rsidRPr="00FA2D69">
        <w:rPr>
          <w:rFonts w:cs="Calibri"/>
          <w:sz w:val="24"/>
          <w:szCs w:val="24"/>
          <w:vertAlign w:val="superscript"/>
        </w:rPr>
        <w:t>2</w:t>
      </w:r>
      <w:r w:rsidRPr="00FA2D69">
        <w:rPr>
          <w:rFonts w:cs="Calibri"/>
          <w:sz w:val="24"/>
          <w:szCs w:val="24"/>
        </w:rPr>
        <w:t>+xy and x</w:t>
      </w:r>
      <w:r w:rsidRPr="00FA2D69">
        <w:rPr>
          <w:rFonts w:cs="Calibri"/>
          <w:sz w:val="24"/>
          <w:szCs w:val="24"/>
          <w:vertAlign w:val="superscript"/>
        </w:rPr>
        <w:t>3</w:t>
      </w:r>
      <w:r w:rsidRPr="00FA2D69">
        <w:rPr>
          <w:rFonts w:cs="Calibri"/>
          <w:sz w:val="24"/>
          <w:szCs w:val="24"/>
        </w:rPr>
        <w:t>+ax</w:t>
      </w:r>
      <w:r w:rsidRPr="00FA2D69">
        <w:rPr>
          <w:rFonts w:cs="Calibri"/>
          <w:sz w:val="24"/>
          <w:szCs w:val="24"/>
          <w:vertAlign w:val="superscript"/>
        </w:rPr>
        <w:t>2</w:t>
      </w:r>
      <w:r w:rsidRPr="00FA2D69">
        <w:rPr>
          <w:rFonts w:cs="Calibri"/>
          <w:sz w:val="24"/>
          <w:szCs w:val="24"/>
        </w:rPr>
        <w:t>+b by the field elements functions</w:t>
      </w:r>
    </w:p>
    <w:p w:rsidR="00AE4229" w:rsidRPr="00FA2D69" w:rsidRDefault="00AE4229" w:rsidP="008B01FE">
      <w:pPr>
        <w:pStyle w:val="ListParagraph"/>
        <w:numPr>
          <w:ilvl w:val="0"/>
          <w:numId w:val="55"/>
        </w:numPr>
        <w:rPr>
          <w:rFonts w:cs="Calibri"/>
          <w:sz w:val="24"/>
          <w:szCs w:val="24"/>
        </w:rPr>
      </w:pPr>
      <w:r w:rsidRPr="00FA2D69">
        <w:rPr>
          <w:rFonts w:cs="Calibri"/>
          <w:sz w:val="24"/>
          <w:szCs w:val="24"/>
        </w:rPr>
        <w:t>If y</w:t>
      </w:r>
      <w:r w:rsidRPr="00FA2D69">
        <w:rPr>
          <w:rFonts w:cs="Calibri"/>
          <w:sz w:val="24"/>
          <w:szCs w:val="24"/>
          <w:vertAlign w:val="superscript"/>
        </w:rPr>
        <w:t>2</w:t>
      </w:r>
      <w:r w:rsidRPr="00FA2D69">
        <w:rPr>
          <w:rFonts w:cs="Calibri"/>
          <w:sz w:val="24"/>
          <w:szCs w:val="24"/>
        </w:rPr>
        <w:t>+xy</w:t>
      </w:r>
      <w:r w:rsidRPr="00FA2D69">
        <w:rPr>
          <w:rFonts w:cs="Calibri"/>
          <w:sz w:val="24"/>
          <w:szCs w:val="24"/>
          <w:vertAlign w:val="superscript"/>
        </w:rPr>
        <w:t xml:space="preserve"> </w:t>
      </w:r>
      <w:r w:rsidRPr="00FA2D69">
        <w:rPr>
          <w:rFonts w:cs="Calibri"/>
          <w:sz w:val="24"/>
          <w:szCs w:val="24"/>
        </w:rPr>
        <w:t>is equal to x</w:t>
      </w:r>
      <w:r w:rsidRPr="00FA2D69">
        <w:rPr>
          <w:rFonts w:cs="Calibri"/>
          <w:sz w:val="24"/>
          <w:szCs w:val="24"/>
          <w:vertAlign w:val="superscript"/>
        </w:rPr>
        <w:t>3</w:t>
      </w:r>
      <w:r w:rsidRPr="00FA2D69">
        <w:rPr>
          <w:rFonts w:cs="Calibri"/>
          <w:sz w:val="24"/>
          <w:szCs w:val="24"/>
        </w:rPr>
        <w:t>+ax</w:t>
      </w:r>
      <w:r w:rsidRPr="00FA2D69">
        <w:rPr>
          <w:rFonts w:cs="Calibri"/>
          <w:sz w:val="24"/>
          <w:szCs w:val="24"/>
          <w:vertAlign w:val="superscript"/>
        </w:rPr>
        <w:t>2</w:t>
      </w:r>
      <w:r w:rsidRPr="00FA2D69">
        <w:rPr>
          <w:rFonts w:cs="Calibri"/>
          <w:sz w:val="24"/>
          <w:szCs w:val="24"/>
        </w:rPr>
        <w:t>+b create a point with x</w:t>
      </w:r>
      <w:proofErr w:type="gramStart"/>
      <w:r w:rsidRPr="00FA2D69">
        <w:rPr>
          <w:rFonts w:cs="Calibri"/>
          <w:sz w:val="24"/>
          <w:szCs w:val="24"/>
        </w:rPr>
        <w:t>,y</w:t>
      </w:r>
      <w:proofErr w:type="gramEnd"/>
      <w:r w:rsidRPr="00FA2D69">
        <w:rPr>
          <w:rFonts w:cs="Calibri"/>
          <w:sz w:val="24"/>
          <w:szCs w:val="24"/>
        </w:rPr>
        <w:t xml:space="preserve"> values and set it. Else, throw exception.</w:t>
      </w:r>
    </w:p>
    <w:p w:rsidR="00AE4229" w:rsidRPr="0052790B" w:rsidRDefault="00AE4229" w:rsidP="00AE4229">
      <w:pPr>
        <w:pStyle w:val="ListParagraph"/>
        <w:spacing w:after="0"/>
        <w:ind w:left="1847"/>
        <w:rPr>
          <w:rFonts w:asciiTheme="minorHAnsi" w:hAnsiTheme="minorHAnsi" w:cstheme="minorHAnsi"/>
          <w:sz w:val="24"/>
          <w:szCs w:val="24"/>
        </w:rPr>
      </w:pPr>
    </w:p>
    <w:p w:rsidR="00AE4229" w:rsidRPr="0052790B" w:rsidRDefault="00AE4229" w:rsidP="008B01FE">
      <w:pPr>
        <w:pStyle w:val="Heading5"/>
        <w:numPr>
          <w:ilvl w:val="0"/>
          <w:numId w:val="74"/>
        </w:numPr>
        <w:spacing w:after="120"/>
        <w:contextualSpacing/>
      </w:pPr>
      <w:r w:rsidRPr="0052790B">
        <w:t>To set existing element:</w:t>
      </w:r>
    </w:p>
    <w:p w:rsidR="00AE4229" w:rsidRDefault="00AE4229" w:rsidP="00AE4229">
      <w:pPr>
        <w:ind w:left="708"/>
      </w:pPr>
      <w:r w:rsidRPr="002A2AED">
        <w:t>These constructors</w:t>
      </w:r>
      <w:r>
        <w:t xml:space="preserve"> get an existing element member and set it.</w:t>
      </w:r>
    </w:p>
    <w:p w:rsidR="00AE4229" w:rsidRDefault="00AE4229" w:rsidP="00AE4229">
      <w:pPr>
        <w:ind w:left="708"/>
      </w:pPr>
      <w:r>
        <w:t xml:space="preserve">We use these constructors in cases when we already have an object we want to hold. These cases occur when we calculate one of our Dlog functions (multiply, exponentiation, etc.), and the result of these functions is an object. </w:t>
      </w:r>
    </w:p>
    <w:p w:rsidR="00AE4229" w:rsidRDefault="00AE4229" w:rsidP="00AE4229">
      <w:pPr>
        <w:ind w:left="708"/>
      </w:pPr>
      <w:r>
        <w:t>There is no point using a different constructor because it demands conversions back and forth, which we want to avoid.</w:t>
      </w:r>
    </w:p>
    <w:p w:rsidR="00AE4229" w:rsidRDefault="00AE4229" w:rsidP="00AE4229">
      <w:pPr>
        <w:ind w:left="708"/>
      </w:pPr>
      <w:r>
        <w:t>These constructors are package-private, so the user cannot call them but the other constructors.</w:t>
      </w:r>
    </w:p>
    <w:p w:rsidR="00AE4229" w:rsidRDefault="00AE4229" w:rsidP="00AE4229">
      <w:pPr>
        <w:autoSpaceDE/>
        <w:autoSpaceDN/>
        <w:adjustRightInd/>
      </w:pPr>
      <w:r>
        <w:br w:type="page"/>
      </w:r>
    </w:p>
    <w:p w:rsidR="00AE4229" w:rsidRPr="00BB5904" w:rsidRDefault="00AE4229" w:rsidP="008B01FE">
      <w:pPr>
        <w:pStyle w:val="Heading3"/>
        <w:numPr>
          <w:ilvl w:val="2"/>
          <w:numId w:val="39"/>
        </w:numPr>
        <w:ind w:left="709" w:hanging="283"/>
      </w:pPr>
      <w:bookmarkStart w:id="657" w:name="_Toc296853743"/>
      <w:bookmarkStart w:id="658" w:name="_Toc305323826"/>
      <w:r>
        <w:lastRenderedPageBreak/>
        <w:t>Dlog concrete implementations</w:t>
      </w:r>
      <w:bookmarkEnd w:id="657"/>
      <w:bookmarkEnd w:id="658"/>
    </w:p>
    <w:p w:rsidR="00AE4229" w:rsidRDefault="00AE4229" w:rsidP="00AE4229"/>
    <w:p w:rsidR="00AE4229" w:rsidRDefault="00AE4229" w:rsidP="00AE4229">
      <w:r>
        <w:t xml:space="preserve">As we mentioned above, </w:t>
      </w:r>
      <w:r>
        <w:rPr>
          <w:lang w:eastAsia="en-GB"/>
        </w:rPr>
        <w:t>we provide</w:t>
      </w:r>
      <w:r>
        <w:t xml:space="preserve"> three types of Dlog groups:</w:t>
      </w:r>
    </w:p>
    <w:p w:rsidR="00AE4229" w:rsidRDefault="00AD7757" w:rsidP="00AE4229">
      <w:pPr>
        <w:pStyle w:val="ListParagraph"/>
        <w:numPr>
          <w:ilvl w:val="0"/>
          <w:numId w:val="27"/>
        </w:numPr>
        <w:rPr>
          <w:rFonts w:ascii="Times New Roman" w:hAnsi="Times New Roman" w:cs="Times New Roman"/>
          <w:sz w:val="24"/>
          <w:szCs w:val="24"/>
          <w:lang w:bidi="he-IL"/>
        </w:rPr>
      </w:pPr>
      <m:oMath>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p w:rsidR="00AE4229" w:rsidRDefault="00AE4229" w:rsidP="00AE4229">
      <w:pPr>
        <w:pStyle w:val="ListParagraph"/>
        <w:numPr>
          <w:ilvl w:val="0"/>
          <w:numId w:val="27"/>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AE4229" w:rsidRDefault="00AE4229" w:rsidP="00AE4229">
      <w:pPr>
        <w:pStyle w:val="ListParagraph"/>
        <w:numPr>
          <w:ilvl w:val="0"/>
          <w:numId w:val="27"/>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AE4229" w:rsidRDefault="00AE4229" w:rsidP="00AE4229">
      <w:r>
        <w:t xml:space="preserve">There are various libraries that implement these groups. We incorporate the following libraries implementations: </w:t>
      </w:r>
    </w:p>
    <w:p w:rsidR="00AE4229" w:rsidRPr="00F90739" w:rsidRDefault="00AE4229" w:rsidP="008B01FE">
      <w:pPr>
        <w:pStyle w:val="ListParagraph"/>
        <w:numPr>
          <w:ilvl w:val="0"/>
          <w:numId w:val="49"/>
        </w:numPr>
        <w:rPr>
          <w:rFonts w:asciiTheme="minorHAnsi" w:hAnsiTheme="minorHAnsi" w:cstheme="minorHAnsi"/>
          <w:sz w:val="24"/>
          <w:szCs w:val="24"/>
        </w:rPr>
      </w:pPr>
      <w:r w:rsidRPr="00F90739">
        <w:rPr>
          <w:rFonts w:asciiTheme="minorHAnsi" w:hAnsiTheme="minorHAnsi" w:cstheme="minorHAnsi"/>
          <w:sz w:val="24"/>
          <w:szCs w:val="24"/>
        </w:rPr>
        <w:t xml:space="preserve">Crypto++ implementation of </w:t>
      </w:r>
      <m:oMath>
        <m:sSubSup>
          <m:sSubSupPr>
            <m:ctrlPr>
              <w:rPr>
                <w:rFonts w:ascii="Cambria Math" w:hAnsi="Cambria Math" w:cstheme="minorHAnsi"/>
                <w:i/>
                <w:sz w:val="24"/>
                <w:szCs w:val="24"/>
                <w:lang w:bidi="he-IL"/>
              </w:rPr>
            </m:ctrlPr>
          </m:sSubSupPr>
          <m:e>
            <m:r>
              <m:rPr>
                <m:scr m:val="double-struck"/>
              </m:rPr>
              <w:rPr>
                <w:rFonts w:ascii="Cambria Math" w:hAnsi="Cambria Math" w:cstheme="minorHAnsi"/>
                <w:sz w:val="24"/>
                <w:szCs w:val="24"/>
                <w:lang w:bidi="he-IL"/>
              </w:rPr>
              <m:t>Z</m:t>
            </m:r>
          </m:e>
          <m:sub>
            <m:r>
              <w:rPr>
                <w:rFonts w:ascii="Cambria Math" w:hAnsi="Cambria Math" w:cstheme="minorHAnsi"/>
                <w:sz w:val="24"/>
                <w:szCs w:val="24"/>
                <w:lang w:bidi="he-IL"/>
              </w:rPr>
              <m:t>p</m:t>
            </m:r>
          </m:sub>
          <m:sup>
            <m:r>
              <w:rPr>
                <w:rFonts w:ascii="Cambria Math" w:hAnsi="Cambria Math" w:cstheme="minorHAnsi"/>
                <w:sz w:val="24"/>
                <w:szCs w:val="24"/>
                <w:lang w:bidi="he-IL"/>
              </w:rPr>
              <m:t>*</m:t>
            </m:r>
          </m:sup>
        </m:sSubSup>
      </m:oMath>
    </w:p>
    <w:p w:rsidR="00AE4229" w:rsidRPr="00F90739" w:rsidRDefault="00AE4229" w:rsidP="008B01FE">
      <w:pPr>
        <w:pStyle w:val="ListParagraph"/>
        <w:numPr>
          <w:ilvl w:val="0"/>
          <w:numId w:val="49"/>
        </w:numPr>
        <w:rPr>
          <w:rFonts w:asciiTheme="minorHAnsi" w:hAnsiTheme="minorHAnsi" w:cstheme="minorHAnsi"/>
          <w:sz w:val="24"/>
          <w:szCs w:val="24"/>
        </w:rPr>
      </w:pPr>
      <w:r>
        <w:rPr>
          <w:rFonts w:asciiTheme="minorHAnsi" w:hAnsiTheme="minorHAnsi" w:cstheme="minorHAnsi"/>
          <w:sz w:val="24"/>
          <w:szCs w:val="24"/>
        </w:rPr>
        <w:t xml:space="preserve">Bouncy </w:t>
      </w:r>
      <w:r w:rsidRPr="00F90739">
        <w:rPr>
          <w:rFonts w:asciiTheme="minorHAnsi" w:hAnsiTheme="minorHAnsi" w:cstheme="minorHAnsi"/>
          <w:sz w:val="24"/>
          <w:szCs w:val="24"/>
        </w:rPr>
        <w:t>castle implementation over elliptic curves</w:t>
      </w:r>
    </w:p>
    <w:p w:rsidR="00AE4229" w:rsidRPr="00BC0A69" w:rsidRDefault="00AE4229" w:rsidP="008B01FE">
      <w:pPr>
        <w:pStyle w:val="ListParagraph"/>
        <w:numPr>
          <w:ilvl w:val="0"/>
          <w:numId w:val="49"/>
        </w:numPr>
      </w:pPr>
      <w:r w:rsidRPr="00F90739">
        <w:rPr>
          <w:rFonts w:asciiTheme="minorHAnsi" w:hAnsiTheme="minorHAnsi" w:cstheme="minorHAnsi"/>
          <w:sz w:val="24"/>
          <w:szCs w:val="24"/>
        </w:rPr>
        <w:t>MIRACL implementation over elliptic curves</w:t>
      </w:r>
      <w:r>
        <w:rPr>
          <w:rFonts w:asciiTheme="minorHAnsi" w:hAnsiTheme="minorHAnsi" w:cstheme="minorHAnsi"/>
          <w:sz w:val="24"/>
          <w:szCs w:val="24"/>
        </w:rPr>
        <w:t xml:space="preserve">. MIRACL’s performance is shown in Reference [6] - </w:t>
      </w:r>
      <w:hyperlink r:id="rId37" w:history="1">
        <w:r w:rsidRPr="005123DC">
          <w:rPr>
            <w:rStyle w:val="Hyperlink"/>
            <w:rFonts w:asciiTheme="minorHAnsi" w:hAnsiTheme="minorHAnsi" w:cstheme="minorHAnsi"/>
            <w:sz w:val="24"/>
            <w:szCs w:val="24"/>
          </w:rPr>
          <w:t>http://ite.gmu.edu/~kgaj/publications/conferences/GMU_SPEED_2007.pdf</w:t>
        </w:r>
      </w:hyperlink>
      <w:r>
        <w:rPr>
          <w:rFonts w:asciiTheme="minorHAnsi" w:hAnsiTheme="minorHAnsi" w:cstheme="minorHAnsi"/>
          <w:sz w:val="24"/>
          <w:szCs w:val="24"/>
        </w:rPr>
        <w:t xml:space="preserve">. </w:t>
      </w:r>
    </w:p>
    <w:p w:rsidR="00AE4229" w:rsidRDefault="00AE4229" w:rsidP="00AE4229">
      <w:r>
        <w:t>There is a concrete class for every library implementation of every DlogGroup.</w:t>
      </w:r>
    </w:p>
    <w:p w:rsidR="00AE4229" w:rsidRDefault="00AE4229" w:rsidP="00AE4229"/>
    <w:p w:rsidR="00AE4229" w:rsidRDefault="00AE4229" w:rsidP="00AE4229">
      <w:r>
        <w:t>The initialization of the concrete classes is different and depends on the implementation and the group.</w:t>
      </w:r>
    </w:p>
    <w:p w:rsidR="00AE4229" w:rsidRDefault="00AE4229" w:rsidP="00AE4229"/>
    <w:p w:rsidR="00AE4229" w:rsidRDefault="00AE4229" w:rsidP="00AE4229">
      <w:r>
        <w:t>CryptoPpDlogZp has an init function that accepts ZpGroupParams and construct the group with these parameters.</w:t>
      </w:r>
    </w:p>
    <w:p w:rsidR="00AE4229" w:rsidRDefault="00AE4229" w:rsidP="00AE4229"/>
    <w:p w:rsidR="00AE4229" w:rsidRDefault="00AE4229" w:rsidP="00AE4229">
      <w:r>
        <w:t>Elliptic curve gets the necessary parameters from files with a strict format. The class that manages the reading from the files is DlogGroupEC. This is an abstract class that inherits from DlogGroupAbs and is inherited by the concrete elliptic curve classes, so the concrete classes can use the uploaded files.</w:t>
      </w:r>
    </w:p>
    <w:p w:rsidR="00AE4229" w:rsidRDefault="00AE4229" w:rsidP="00AE4229"/>
    <w:p w:rsidR="00AE4229" w:rsidRDefault="00AE4229" w:rsidP="00AE4229">
      <w:r>
        <w:t xml:space="preserve">As a default, we will use NIST recommended elliptic curves. We supply in our library a NIST file containing the parameters for the NIST most recommended curves. The concrete EC classes have an init function that accepts only one string representing NIST’s curve’s name, such as P-256. These init functions check that the accepted curve is one of NIST curves and extract the matching parameters from the NIST file. We assume that NIST curves will be used commonly, so this file is uploaded once by the DlogGroupEC class at the start of the program. </w:t>
      </w:r>
    </w:p>
    <w:p w:rsidR="00AE4229" w:rsidRDefault="00AE4229" w:rsidP="00AE4229"/>
    <w:p w:rsidR="00AE4229" w:rsidRDefault="00AE4229" w:rsidP="00AE4229">
      <w:pPr>
        <w:rPr>
          <w:rtl/>
        </w:rPr>
      </w:pPr>
      <w:r>
        <w:t xml:space="preserve">Alternatively, the user may choose to use different curves other that NIST recommended curves. To do so, the user needs to create a file and write there the parameters of the curve he wants to use. The format of the files can be found in the </w:t>
      </w:r>
      <w:hyperlink w:anchor="_Curves_file_format" w:history="1">
        <w:r w:rsidRPr="00222562">
          <w:rPr>
            <w:rStyle w:val="Hyperlink"/>
          </w:rPr>
          <w:t>curves file format</w:t>
        </w:r>
      </w:hyperlink>
      <w:r>
        <w:t xml:space="preserve"> in the appendix. </w:t>
      </w:r>
    </w:p>
    <w:p w:rsidR="00AE4229" w:rsidRDefault="00AE4229" w:rsidP="00AE4229">
      <w:r>
        <w:t>It is the user responsibility to check the validity of the parameters. We assume that they are valid and do not check them. After the file has been created, the user can call the init function, which accepts two string that represent the file name and the curve name, respectively. This function opens the file with the given name, extracts the parameters that match the given curve name and sets the generator and the GroupParams of the DlogGroup.</w:t>
      </w:r>
    </w:p>
    <w:p w:rsidR="00AE4229" w:rsidRDefault="00AE4229" w:rsidP="00AE4229"/>
    <w:p w:rsidR="00AE4229" w:rsidRPr="00806BD5" w:rsidRDefault="00AE4229" w:rsidP="00806BD5">
      <w:r>
        <w:t>The algorithm of the init functions will be explained in the dynamic view of this section.</w:t>
      </w:r>
    </w:p>
    <w:p w:rsidR="00806BD5" w:rsidRPr="00806BD5" w:rsidRDefault="00806BD5" w:rsidP="008B01FE">
      <w:pPr>
        <w:pStyle w:val="ListParagraph"/>
        <w:keepNext/>
        <w:keepLines/>
        <w:numPr>
          <w:ilvl w:val="2"/>
          <w:numId w:val="37"/>
        </w:numPr>
        <w:tabs>
          <w:tab w:val="left" w:pos="1701"/>
        </w:tabs>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659" w:name="_Toc305321463"/>
      <w:bookmarkStart w:id="660" w:name="_Toc305323477"/>
      <w:bookmarkStart w:id="661" w:name="_Toc305323651"/>
      <w:bookmarkStart w:id="662" w:name="_Toc305323827"/>
      <w:bookmarkEnd w:id="659"/>
      <w:bookmarkEnd w:id="660"/>
      <w:bookmarkEnd w:id="661"/>
      <w:bookmarkEnd w:id="662"/>
    </w:p>
    <w:p w:rsidR="00AE4229" w:rsidRDefault="00806BD5" w:rsidP="008B01FE">
      <w:pPr>
        <w:pStyle w:val="Heading4"/>
        <w:numPr>
          <w:ilvl w:val="3"/>
          <w:numId w:val="37"/>
        </w:numPr>
        <w:tabs>
          <w:tab w:val="left" w:pos="1701"/>
        </w:tabs>
      </w:pPr>
      <w:r>
        <w:t xml:space="preserve"> </w:t>
      </w:r>
      <w:bookmarkStart w:id="663" w:name="_Toc305323828"/>
      <w:r w:rsidR="00AE4229" w:rsidRPr="00806BD5">
        <w:t>Static</w:t>
      </w:r>
      <w:r w:rsidR="00AE4229">
        <w:t xml:space="preserve"> view</w:t>
      </w:r>
      <w:bookmarkEnd w:id="663"/>
    </w:p>
    <w:p w:rsidR="00AE4229" w:rsidRDefault="00AE4229" w:rsidP="00AE4229">
      <w:r>
        <w:t>The following diagrams show the concrete implementations of the wrappers to the above libraries.</w:t>
      </w:r>
    </w:p>
    <w:p w:rsidR="00AE4229" w:rsidRDefault="00AE4229" w:rsidP="00AE4229">
      <w:pPr>
        <w:ind w:left="708"/>
      </w:pPr>
    </w:p>
    <w:p w:rsidR="00AE4229" w:rsidRDefault="00AE4229" w:rsidP="00AE4229">
      <w:pPr>
        <w:ind w:left="708"/>
      </w:pPr>
      <w:r>
        <w:t>First, we show the implementation of Bouncy Castle.</w:t>
      </w:r>
      <w:r w:rsidRPr="00D41D35">
        <w:t xml:space="preserve"> B</w:t>
      </w:r>
      <w:r>
        <w:t>C</w:t>
      </w:r>
      <w:r w:rsidRPr="00D41D35">
        <w:t xml:space="preserve"> ha</w:t>
      </w:r>
      <w:r>
        <w:t>s</w:t>
      </w:r>
      <w:r w:rsidRPr="00D41D35">
        <w:t xml:space="preserve"> a class called ECCurve which </w:t>
      </w:r>
    </w:p>
    <w:p w:rsidR="00AE4229" w:rsidRDefault="00AE4229" w:rsidP="00AE4229">
      <w:pPr>
        <w:rPr>
          <w:rFonts w:asciiTheme="minorHAnsi" w:hAnsiTheme="minorHAnsi" w:cstheme="minorHAnsi"/>
        </w:rPr>
      </w:pPr>
      <w:proofErr w:type="gramStart"/>
      <w:r>
        <w:t>manages</w:t>
      </w:r>
      <w:proofErr w:type="gramEnd"/>
      <w:r w:rsidRPr="00D41D35">
        <w:t xml:space="preserve"> the curves functionality. Our class BcAdapterDlogEC is a wrapper class for the ECCurve. The wrapper implements the functions of the Dlog group </w:t>
      </w:r>
      <w:r>
        <w:rPr>
          <w:rFonts w:asciiTheme="minorHAnsi" w:hAnsiTheme="minorHAnsi" w:cstheme="minorHAnsi"/>
        </w:rPr>
        <w:t xml:space="preserve">by calling </w:t>
      </w:r>
      <w:r w:rsidRPr="00D41D35">
        <w:t xml:space="preserve">ECCurve </w:t>
      </w:r>
      <w:r>
        <w:rPr>
          <w:rFonts w:asciiTheme="minorHAnsi" w:hAnsiTheme="minorHAnsi" w:cstheme="minorHAnsi"/>
        </w:rPr>
        <w:t>functions.</w:t>
      </w:r>
    </w:p>
    <w:p w:rsidR="00AE4229" w:rsidRDefault="00AE4229" w:rsidP="00AE4229">
      <w:pPr>
        <w:rPr>
          <w:rFonts w:ascii="Courier New" w:hAnsi="Courier New" w:cs="Courier New"/>
          <w:color w:val="000000"/>
          <w:sz w:val="20"/>
          <w:szCs w:val="20"/>
        </w:rPr>
      </w:pPr>
      <w:r>
        <w:rPr>
          <w:rFonts w:asciiTheme="minorHAnsi" w:hAnsiTheme="minorHAnsi" w:cstheme="minorHAnsi"/>
        </w:rPr>
        <w:t>The subclasses BCDlogECFp and BCDlogECF2m</w:t>
      </w:r>
      <w:r w:rsidRPr="00D41D35">
        <w:rPr>
          <w:rFonts w:asciiTheme="minorHAnsi" w:hAnsiTheme="minorHAnsi" w:cstheme="minorHAnsi"/>
        </w:rPr>
        <w:t xml:space="preserve"> </w:t>
      </w:r>
      <w:r>
        <w:rPr>
          <w:rFonts w:asciiTheme="minorHAnsi" w:hAnsiTheme="minorHAnsi" w:cstheme="minorHAnsi"/>
        </w:rPr>
        <w:t xml:space="preserve">initialize the ECCurve of BC. They extract from a file the parameters for the elliptic curve and initialize the ECCurve. </w:t>
      </w:r>
    </w:p>
    <w:p w:rsidR="00AE4229" w:rsidRDefault="00AE4229" w:rsidP="00AE4229">
      <w:pPr>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r w:rsidRPr="000569DF">
        <w:rPr>
          <w:rFonts w:ascii="Courier New" w:hAnsi="Courier New" w:cs="Courier New"/>
          <w:noProof/>
          <w:color w:val="000000"/>
          <w:sz w:val="20"/>
          <w:szCs w:val="20"/>
        </w:rPr>
        <w:drawing>
          <wp:anchor distT="0" distB="0" distL="114300" distR="114300" simplePos="0" relativeHeight="251777024" behindDoc="1" locked="0" layoutInCell="1" allowOverlap="1" wp14:anchorId="0F77B172" wp14:editId="7DDF0C99">
            <wp:simplePos x="0" y="0"/>
            <wp:positionH relativeFrom="column">
              <wp:posOffset>-654685</wp:posOffset>
            </wp:positionH>
            <wp:positionV relativeFrom="paragraph">
              <wp:posOffset>74930</wp:posOffset>
            </wp:positionV>
            <wp:extent cx="7035165" cy="6303645"/>
            <wp:effectExtent l="0" t="0" r="0" b="0"/>
            <wp:wrapNone/>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035165" cy="6303645"/>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rPr>
          <w:i/>
          <w:iCs/>
        </w:rPr>
      </w:pPr>
    </w:p>
    <w:p w:rsidR="00AE4229" w:rsidRDefault="00AE4229" w:rsidP="00AE4229">
      <w:pPr>
        <w:rPr>
          <w:i/>
          <w:iCs/>
        </w:rPr>
      </w:pPr>
    </w:p>
    <w:p w:rsidR="00AE4229" w:rsidRDefault="00AE4229" w:rsidP="00AE4229">
      <w:pPr>
        <w:rPr>
          <w:i/>
          <w:iCs/>
        </w:rPr>
      </w:pPr>
    </w:p>
    <w:p w:rsidR="00AE4229" w:rsidRDefault="00AE4229" w:rsidP="00AE4229">
      <w:pPr>
        <w:rPr>
          <w:i/>
          <w:iCs/>
        </w:rPr>
      </w:pPr>
    </w:p>
    <w:p w:rsidR="00AE4229" w:rsidRDefault="00AE4229" w:rsidP="00AE4229">
      <w:pPr>
        <w:rPr>
          <w:i/>
          <w:iCs/>
        </w:rPr>
      </w:pPr>
    </w:p>
    <w:p w:rsidR="00AE4229" w:rsidRDefault="00AE4229" w:rsidP="00AE4229">
      <w:pPr>
        <w:rPr>
          <w:i/>
          <w:iCs/>
        </w:rPr>
      </w:pPr>
    </w:p>
    <w:p w:rsidR="00AE4229" w:rsidRDefault="00AE4229" w:rsidP="00AE4229">
      <w:r>
        <w:rPr>
          <w:i/>
          <w:iCs/>
        </w:rPr>
        <w:lastRenderedPageBreak/>
        <w:t xml:space="preserve">Important Note: </w:t>
      </w:r>
      <w:r>
        <w:t xml:space="preserve">Bouncy Castle treats the Elliptic curve as an </w:t>
      </w:r>
      <w:r w:rsidRPr="00595328">
        <w:rPr>
          <w:i/>
          <w:iCs/>
        </w:rPr>
        <w:t>additive group</w:t>
      </w:r>
      <w:r>
        <w:t xml:space="preserve"> (as defined in mathematics), whereas we consider it as a </w:t>
      </w:r>
      <w:r w:rsidRPr="00595328">
        <w:rPr>
          <w:i/>
          <w:iCs/>
        </w:rPr>
        <w:t>multiplicative group</w:t>
      </w:r>
      <w:r>
        <w:t xml:space="preserve">. This may cause confusion since we consider the addition of points as a multiplication within the discrete log group. Likewise, multiplication of a point by an integer is exponentiation of a group element with the integer being the exponent. In the note of the class diagram one can see that MultiplyGroupElements calls the add function of BC. Mathematically this makes no difference since we just redefine the group operator (from + to *). However, this is necessary so that the same functions are used for every discrete log group used. </w:t>
      </w:r>
    </w:p>
    <w:p w:rsidR="00AE4229" w:rsidRDefault="00AE4229" w:rsidP="00AE4229">
      <w:r>
        <w:t>The conversion of discrete log group functions to the mathematical implementation can be found in the following table.</w:t>
      </w:r>
    </w:p>
    <w:p w:rsidR="00AE4229" w:rsidRDefault="00AE4229" w:rsidP="00AE4229"/>
    <w:tbl>
      <w:tblPr>
        <w:tblStyle w:val="TableGrid"/>
        <w:tblW w:w="0" w:type="auto"/>
        <w:tblInd w:w="648" w:type="dxa"/>
        <w:tblLook w:val="04A0" w:firstRow="1" w:lastRow="0" w:firstColumn="1" w:lastColumn="0" w:noHBand="0" w:noVBand="1"/>
      </w:tblPr>
      <w:tblGrid>
        <w:gridCol w:w="3995"/>
        <w:gridCol w:w="4195"/>
      </w:tblGrid>
      <w:tr w:rsidR="00AE4229" w:rsidTr="00AE4229">
        <w:tc>
          <w:tcPr>
            <w:tcW w:w="3995" w:type="dxa"/>
            <w:tcBorders>
              <w:top w:val="single" w:sz="4" w:space="0" w:color="auto"/>
              <w:left w:val="single" w:sz="4" w:space="0" w:color="auto"/>
              <w:bottom w:val="single" w:sz="4" w:space="0" w:color="auto"/>
              <w:right w:val="single" w:sz="4" w:space="0" w:color="auto"/>
            </w:tcBorders>
            <w:shd w:val="pct5" w:color="auto" w:fill="auto"/>
            <w:hideMark/>
          </w:tcPr>
          <w:p w:rsidR="00AE4229" w:rsidRDefault="00AE4229" w:rsidP="00AE4229">
            <w:r>
              <w:t>Elliptic curve as a generic discrete log group</w:t>
            </w:r>
          </w:p>
        </w:tc>
        <w:tc>
          <w:tcPr>
            <w:tcW w:w="4195" w:type="dxa"/>
            <w:tcBorders>
              <w:top w:val="single" w:sz="4" w:space="0" w:color="auto"/>
              <w:left w:val="single" w:sz="4" w:space="0" w:color="auto"/>
              <w:bottom w:val="single" w:sz="4" w:space="0" w:color="auto"/>
              <w:right w:val="single" w:sz="4" w:space="0" w:color="auto"/>
            </w:tcBorders>
            <w:shd w:val="pct5" w:color="auto" w:fill="auto"/>
            <w:hideMark/>
          </w:tcPr>
          <w:p w:rsidR="00AE4229" w:rsidRDefault="00AE4229" w:rsidP="00AE4229">
            <w:r>
              <w:t>Elliptic curve as an additive group as in  mathematics</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Multiply</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Add</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Exponentiate</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Multiply</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Invert</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Negate</w:t>
            </w:r>
          </w:p>
        </w:tc>
      </w:tr>
    </w:tbl>
    <w:p w:rsidR="00AE4229" w:rsidRDefault="00AE4229" w:rsidP="00AE4229">
      <w:pPr>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autoSpaceDE/>
        <w:autoSpaceDN/>
        <w:adjustRightInd/>
      </w:pPr>
      <w:r>
        <w:br w:type="page"/>
      </w:r>
    </w:p>
    <w:p w:rsidR="00AE4229" w:rsidRDefault="00AE4229" w:rsidP="00AE4229">
      <w:pPr>
        <w:ind w:firstLine="708"/>
        <w:rPr>
          <w:rFonts w:asciiTheme="minorHAnsi" w:hAnsiTheme="minorHAnsi" w:cstheme="minorHAnsi"/>
        </w:rPr>
      </w:pPr>
      <w:r>
        <w:lastRenderedPageBreak/>
        <w:t xml:space="preserve">Second, we show the implementation of </w:t>
      </w:r>
      <w:r>
        <w:rPr>
          <w:rFonts w:asciiTheme="minorHAnsi" w:hAnsiTheme="minorHAnsi" w:cstheme="minorHAnsi"/>
        </w:rPr>
        <w:t>MIRACL</w:t>
      </w:r>
      <w:r w:rsidRPr="00D41D35">
        <w:t xml:space="preserve">. </w:t>
      </w:r>
      <w:r>
        <w:rPr>
          <w:rFonts w:asciiTheme="minorHAnsi" w:hAnsiTheme="minorHAnsi" w:cstheme="minorHAnsi"/>
        </w:rPr>
        <w:t>We choose to use Miracl as a C library (instead of C++) in order to have the option to manage two curves in the same time. To do so, we declare “MR_GENERIC_MT” in the mirdef.h file of Miracl. As a result, the Miracl pointer (</w:t>
      </w:r>
      <w:proofErr w:type="gramStart"/>
      <w:r>
        <w:rPr>
          <w:rFonts w:asciiTheme="minorHAnsi" w:hAnsiTheme="minorHAnsi" w:cstheme="minorHAnsi"/>
        </w:rPr>
        <w:t>mip</w:t>
      </w:r>
      <w:proofErr w:type="gramEnd"/>
      <w:r>
        <w:rPr>
          <w:rFonts w:asciiTheme="minorHAnsi" w:hAnsiTheme="minorHAnsi" w:cstheme="minorHAnsi"/>
        </w:rPr>
        <w:t xml:space="preserve">) which manages the global variables of Miracl, should be sent to each one of Miracl functions. Therefore, we hold as a class member the </w:t>
      </w:r>
      <w:proofErr w:type="gramStart"/>
      <w:r>
        <w:rPr>
          <w:rFonts w:asciiTheme="minorHAnsi" w:hAnsiTheme="minorHAnsi" w:cstheme="minorHAnsi"/>
        </w:rPr>
        <w:t>mip</w:t>
      </w:r>
      <w:proofErr w:type="gramEnd"/>
      <w:r>
        <w:rPr>
          <w:rFonts w:asciiTheme="minorHAnsi" w:hAnsiTheme="minorHAnsi" w:cstheme="minorHAnsi"/>
        </w:rPr>
        <w:t xml:space="preserve">. </w:t>
      </w:r>
    </w:p>
    <w:p w:rsidR="00AE4229" w:rsidRDefault="00AE4229" w:rsidP="00AE4229">
      <w:pPr>
        <w:rPr>
          <w:rFonts w:asciiTheme="minorHAnsi" w:hAnsiTheme="minorHAnsi" w:cstheme="minorHAnsi"/>
        </w:rPr>
      </w:pPr>
      <w:r>
        <w:rPr>
          <w:rFonts w:asciiTheme="minorHAnsi" w:hAnsiTheme="minorHAnsi" w:cstheme="minorHAnsi"/>
        </w:rPr>
        <w:t xml:space="preserve">The class MiraclAdapterDlogEC </w:t>
      </w:r>
      <w:r w:rsidRPr="00D41D35">
        <w:t xml:space="preserve">implements the functions of the Dlog group </w:t>
      </w:r>
      <w:r>
        <w:t>and manages the curve</w:t>
      </w:r>
      <w:r w:rsidRPr="00D41D35">
        <w:t xml:space="preserve"> functionality </w:t>
      </w:r>
      <w:r>
        <w:rPr>
          <w:rFonts w:asciiTheme="minorHAnsi" w:hAnsiTheme="minorHAnsi" w:cstheme="minorHAnsi"/>
        </w:rPr>
        <w:t>by calling the MIRACL C functions.</w:t>
      </w:r>
    </w:p>
    <w:p w:rsidR="00AE4229" w:rsidRDefault="00AE4229" w:rsidP="00AE4229">
      <w:pPr>
        <w:rPr>
          <w:rFonts w:asciiTheme="minorHAnsi" w:hAnsiTheme="minorHAnsi" w:cstheme="minorHAnsi"/>
        </w:rPr>
      </w:pPr>
      <w:r>
        <w:rPr>
          <w:rFonts w:asciiTheme="minorHAnsi" w:hAnsiTheme="minorHAnsi" w:cstheme="minorHAnsi"/>
        </w:rPr>
        <w:t xml:space="preserve">The subclasses MiraclDlogECFp and MiraclDlogECF2m initialize the curve of MIRACL. They extract from a file the parameters for the elliptic curve and initialize it. </w:t>
      </w:r>
    </w:p>
    <w:p w:rsidR="00AE4229" w:rsidRDefault="00AE4229" w:rsidP="00AE4229">
      <w:pPr>
        <w:ind w:left="360"/>
        <w:rPr>
          <w:rFonts w:asciiTheme="minorHAnsi" w:hAnsiTheme="minorHAnsi" w:cstheme="minorHAnsi"/>
        </w:rPr>
      </w:pPr>
    </w:p>
    <w:p w:rsidR="00AE4229" w:rsidRDefault="00AE4229" w:rsidP="00AE4229">
      <w:pPr>
        <w:ind w:left="1416" w:firstLine="708"/>
        <w:rPr>
          <w:sz w:val="20"/>
          <w:szCs w:val="20"/>
          <w:lang w:eastAsia="en-GB"/>
        </w:rPr>
      </w:pPr>
      <w:r w:rsidRPr="000569DF">
        <w:rPr>
          <w:noProof/>
          <w:sz w:val="20"/>
          <w:szCs w:val="20"/>
        </w:rPr>
        <w:drawing>
          <wp:anchor distT="0" distB="0" distL="114300" distR="114300" simplePos="0" relativeHeight="251776000" behindDoc="1" locked="0" layoutInCell="1" allowOverlap="1" wp14:anchorId="70F34489" wp14:editId="3F993ED2">
            <wp:simplePos x="0" y="0"/>
            <wp:positionH relativeFrom="column">
              <wp:posOffset>-660514</wp:posOffset>
            </wp:positionH>
            <wp:positionV relativeFrom="paragraph">
              <wp:posOffset>21315</wp:posOffset>
            </wp:positionV>
            <wp:extent cx="7018694" cy="583441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017999" cy="5833841"/>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Pr="008D3EAE" w:rsidRDefault="00AE4229" w:rsidP="00AE4229">
      <w:pPr>
        <w:jc w:val="center"/>
        <w:rPr>
          <w:sz w:val="20"/>
          <w:szCs w:val="20"/>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autoSpaceDE/>
        <w:autoSpaceDN/>
        <w:adjustRightInd/>
        <w:rPr>
          <w:lang w:eastAsia="en-GB"/>
        </w:rPr>
      </w:pPr>
    </w:p>
    <w:p w:rsidR="00AE4229" w:rsidRDefault="00AE4229" w:rsidP="00AE4229">
      <w:pPr>
        <w:autoSpaceDE/>
        <w:autoSpaceDN/>
        <w:adjustRightInd/>
        <w:rPr>
          <w:lang w:eastAsia="en-GB"/>
        </w:rPr>
      </w:pPr>
    </w:p>
    <w:p w:rsidR="00AE4229" w:rsidRDefault="00AE4229" w:rsidP="00AE4229">
      <w:pPr>
        <w:autoSpaceDE/>
        <w:autoSpaceDN/>
        <w:adjustRightInd/>
        <w:rPr>
          <w:lang w:eastAsia="en-GB"/>
        </w:rPr>
      </w:pPr>
    </w:p>
    <w:p w:rsidR="00AE4229" w:rsidRDefault="00AE4229" w:rsidP="00AE4229">
      <w:pPr>
        <w:autoSpaceDE/>
        <w:autoSpaceDN/>
        <w:adjustRightInd/>
      </w:pPr>
      <w:r>
        <w:br w:type="page"/>
      </w:r>
    </w:p>
    <w:p w:rsidR="00AE4229" w:rsidRDefault="00AE4229" w:rsidP="00AE4229">
      <w:pPr>
        <w:ind w:firstLine="708"/>
        <w:rPr>
          <w:rFonts w:asciiTheme="minorHAnsi" w:hAnsiTheme="minorHAnsi" w:cstheme="minorHAnsi"/>
        </w:rPr>
      </w:pPr>
      <w:r>
        <w:lastRenderedPageBreak/>
        <w:t xml:space="preserve">Third, we show the implementation of </w:t>
      </w:r>
      <w:r>
        <w:rPr>
          <w:rFonts w:asciiTheme="minorHAnsi" w:hAnsiTheme="minorHAnsi" w:cstheme="minorHAnsi"/>
        </w:rPr>
        <w:t>CryptoPP</w:t>
      </w:r>
      <w:r w:rsidRPr="00D41D35">
        <w:t xml:space="preserve">. </w:t>
      </w:r>
      <w:r>
        <w:t xml:space="preserve">CryptoPP implements the functionality of the Dlog group over Zp*. </w:t>
      </w:r>
      <w:r w:rsidRPr="00D41D35">
        <w:t xml:space="preserve">Our class </w:t>
      </w:r>
      <w:r>
        <w:t>CryptoPpDlogZp</w:t>
      </w:r>
      <w:r w:rsidRPr="00D41D35">
        <w:t xml:space="preserve"> is a wrapper class for th</w:t>
      </w:r>
      <w:r>
        <w:t>is</w:t>
      </w:r>
      <w:r w:rsidRPr="00D41D35">
        <w:t xml:space="preserve"> </w:t>
      </w:r>
      <w:r>
        <w:t>implementation</w:t>
      </w:r>
      <w:r w:rsidRPr="00D41D35">
        <w:t xml:space="preserve">. The wrapper implements the functions of the Dlog group </w:t>
      </w:r>
      <w:r>
        <w:rPr>
          <w:rFonts w:asciiTheme="minorHAnsi" w:hAnsiTheme="minorHAnsi" w:cstheme="minorHAnsi"/>
        </w:rPr>
        <w:t>by calling the CryptoPP functions.</w:t>
      </w:r>
    </w:p>
    <w:p w:rsidR="00AE4229" w:rsidRDefault="00AE4229" w:rsidP="00AE4229">
      <w:pPr>
        <w:rPr>
          <w:rFonts w:asciiTheme="minorHAnsi" w:hAnsiTheme="minorHAnsi" w:cstheme="minorHAnsi"/>
        </w:rPr>
      </w:pPr>
      <w:r>
        <w:rPr>
          <w:rFonts w:asciiTheme="minorHAnsi" w:hAnsiTheme="minorHAnsi" w:cstheme="minorHAnsi"/>
        </w:rPr>
        <w:t xml:space="preserve">The class </w:t>
      </w:r>
      <w:r>
        <w:t xml:space="preserve">CryptoPpDlogZp initializes the </w:t>
      </w:r>
      <w:r w:rsidRPr="009C49C2">
        <w:t xml:space="preserve">DL_GroupParameters_GFP </w:t>
      </w:r>
      <w:r>
        <w:t xml:space="preserve">object </w:t>
      </w:r>
      <w:r w:rsidRPr="009C49C2">
        <w:t>of CryptoPP</w:t>
      </w:r>
      <w:r>
        <w:t xml:space="preserve">. It gets the parameters for the group </w:t>
      </w:r>
      <w:r>
        <w:rPr>
          <w:rFonts w:asciiTheme="minorHAnsi" w:hAnsiTheme="minorHAnsi" w:cstheme="minorHAnsi"/>
        </w:rPr>
        <w:t xml:space="preserve">(ZpGroupParams) and initializes it. </w:t>
      </w:r>
    </w:p>
    <w:p w:rsidR="00AE4229" w:rsidRDefault="00AE4229" w:rsidP="00AE4229">
      <w:pPr>
        <w:rPr>
          <w:rFonts w:asciiTheme="minorHAnsi" w:hAnsiTheme="minorHAnsi" w:cstheme="minorHAnsi"/>
        </w:rPr>
      </w:pPr>
      <w:r w:rsidRPr="003F7448">
        <w:rPr>
          <w:rFonts w:ascii="Courier New" w:hAnsi="Courier New" w:cs="Courier New"/>
          <w:noProof/>
          <w:color w:val="000000"/>
          <w:sz w:val="20"/>
          <w:szCs w:val="20"/>
        </w:rPr>
        <w:drawing>
          <wp:anchor distT="0" distB="0" distL="114300" distR="114300" simplePos="0" relativeHeight="251771904" behindDoc="1" locked="0" layoutInCell="1" allowOverlap="1" wp14:anchorId="750BCC49" wp14:editId="60A91018">
            <wp:simplePos x="0" y="0"/>
            <wp:positionH relativeFrom="column">
              <wp:posOffset>-518160</wp:posOffset>
            </wp:positionH>
            <wp:positionV relativeFrom="paragraph">
              <wp:posOffset>73025</wp:posOffset>
            </wp:positionV>
            <wp:extent cx="7021195" cy="4572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021195" cy="4572000"/>
                    </a:xfrm>
                    <a:prstGeom prst="rect">
                      <a:avLst/>
                    </a:prstGeom>
                  </pic:spPr>
                </pic:pic>
              </a:graphicData>
            </a:graphic>
            <wp14:sizeRelH relativeFrom="margin">
              <wp14:pctWidth>0</wp14:pctWidth>
            </wp14:sizeRelH>
            <wp14:sizeRelV relativeFrom="margin">
              <wp14:pctHeight>0</wp14:pctHeight>
            </wp14:sizeRelV>
          </wp:anchor>
        </w:drawing>
      </w:r>
    </w:p>
    <w:p w:rsidR="00AE4229" w:rsidRPr="009C49C2" w:rsidRDefault="00AE4229" w:rsidP="00AE4229">
      <w:pPr>
        <w:rPr>
          <w:rFonts w:ascii="Consolas" w:hAnsi="Consolas" w:cs="Consolas"/>
          <w:sz w:val="19"/>
          <w:szCs w:val="19"/>
        </w:rPr>
      </w:pPr>
    </w:p>
    <w:p w:rsidR="00AE4229" w:rsidRDefault="00AE4229" w:rsidP="00AE4229">
      <w:pPr>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 w:rsidR="00AE4229" w:rsidRPr="0086295C" w:rsidRDefault="00AE4229" w:rsidP="00AE4229">
      <w:pPr>
        <w:rPr>
          <w:rFonts w:asciiTheme="minorHAnsi" w:hAnsiTheme="minorHAnsi" w:cstheme="minorHAnsi"/>
        </w:rPr>
      </w:pPr>
    </w:p>
    <w:p w:rsidR="00AE4229" w:rsidRDefault="00AE4229" w:rsidP="00AE4229">
      <w:pPr>
        <w:rPr>
          <w:sz w:val="20"/>
          <w:szCs w:val="20"/>
          <w:lang w:eastAsia="en-GB"/>
        </w:rPr>
      </w:pPr>
    </w:p>
    <w:p w:rsidR="00AE4229" w:rsidRDefault="00AE4229" w:rsidP="00AE4229">
      <w:pPr>
        <w:ind w:left="360"/>
        <w:rPr>
          <w:rFonts w:asciiTheme="minorHAnsi" w:hAnsiTheme="minorHAnsi" w:cstheme="minorHAnsi"/>
        </w:rPr>
      </w:pPr>
    </w:p>
    <w:p w:rsidR="00AE4229" w:rsidRDefault="00AE4229" w:rsidP="00AE4229">
      <w:pPr>
        <w:rPr>
          <w:sz w:val="20"/>
          <w:szCs w:val="20"/>
          <w:lang w:eastAsia="en-GB"/>
        </w:rPr>
      </w:pPr>
    </w:p>
    <w:p w:rsidR="00AE4229" w:rsidRDefault="00AE4229" w:rsidP="00AE4229">
      <w:pPr>
        <w:rPr>
          <w:sz w:val="20"/>
          <w:szCs w:val="20"/>
          <w:lang w:eastAsia="en-GB"/>
        </w:rPr>
      </w:pPr>
    </w:p>
    <w:p w:rsidR="00AE4229" w:rsidRPr="00BB5904"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Pr>
        <w:autoSpaceDE/>
        <w:autoSpaceDN/>
        <w:adjustRightInd/>
      </w:pPr>
      <w:r>
        <w:br w:type="page"/>
      </w:r>
    </w:p>
    <w:p w:rsidR="00AE4229" w:rsidRDefault="00806BD5" w:rsidP="008B01FE">
      <w:pPr>
        <w:pStyle w:val="Heading4"/>
        <w:numPr>
          <w:ilvl w:val="3"/>
          <w:numId w:val="37"/>
        </w:numPr>
        <w:tabs>
          <w:tab w:val="left" w:pos="1701"/>
        </w:tabs>
      </w:pPr>
      <w:r>
        <w:lastRenderedPageBreak/>
        <w:t xml:space="preserve"> </w:t>
      </w:r>
      <w:bookmarkStart w:id="664" w:name="_Toc305323829"/>
      <w:r w:rsidR="00AE4229" w:rsidRPr="0014181C">
        <w:t>Dynamic</w:t>
      </w:r>
      <w:r w:rsidR="00AE4229" w:rsidRPr="00186EB0">
        <w:t xml:space="preserve"> view</w:t>
      </w:r>
      <w:bookmarkEnd w:id="664"/>
    </w:p>
    <w:p w:rsidR="00AE4229" w:rsidRDefault="00AE4229" w:rsidP="00AE4229">
      <w:r>
        <w:t>DlogGroupEC:</w:t>
      </w:r>
    </w:p>
    <w:p w:rsidR="00AE4229" w:rsidRDefault="00AE4229" w:rsidP="00AE4229">
      <w:pPr>
        <w:ind w:left="708"/>
      </w:pPr>
      <w:r>
        <w:t>This class has a Properties object as a class member. This object is used to hold the NIST’s curve’s properties file. This file is uploaded once at the first time a NIST curve is created by the getProperties function. Any derived class can use this properties object directly.</w:t>
      </w:r>
    </w:p>
    <w:p w:rsidR="00AE4229" w:rsidRDefault="00AE4229" w:rsidP="00AE4229"/>
    <w:p w:rsidR="00AE4229" w:rsidRDefault="00AE4229" w:rsidP="008B01FE">
      <w:pPr>
        <w:pStyle w:val="Caption"/>
        <w:numPr>
          <w:ilvl w:val="0"/>
          <w:numId w:val="41"/>
        </w:numPr>
        <w:ind w:left="709" w:hanging="709"/>
      </w:pPr>
      <w:r>
        <w:t xml:space="preserve">Function:getProperties(String fileName) </w:t>
      </w:r>
    </w:p>
    <w:p w:rsidR="00AE4229" w:rsidRDefault="00AE4229" w:rsidP="00AE4229">
      <w:pPr>
        <w:ind w:left="708"/>
      </w:pPr>
      <w:r>
        <w:t>This function gets the name of the file, and returns a new properties object containing the file data.</w:t>
      </w:r>
    </w:p>
    <w:p w:rsidR="00AE4229" w:rsidRDefault="00AE4229" w:rsidP="00AE4229">
      <w:pPr>
        <w:ind w:left="708"/>
      </w:pPr>
      <w:r>
        <w:t>EC concrete classes call this function in their init functions in order to create a curve. The algorithm is:</w:t>
      </w:r>
    </w:p>
    <w:p w:rsidR="00AE4229" w:rsidRPr="00A128DE" w:rsidRDefault="00AE4229" w:rsidP="008B01FE">
      <w:pPr>
        <w:pStyle w:val="ListParagraph"/>
        <w:numPr>
          <w:ilvl w:val="0"/>
          <w:numId w:val="75"/>
        </w:numPr>
        <w:rPr>
          <w:i/>
        </w:rPr>
      </w:pPr>
      <w:r>
        <w:t xml:space="preserve">If the accepted file name is the NIST file name and the NIST properties object is already initialized, return it. </w:t>
      </w:r>
    </w:p>
    <w:p w:rsidR="00AE4229" w:rsidRPr="00A128DE" w:rsidRDefault="00AE4229" w:rsidP="008B01FE">
      <w:pPr>
        <w:pStyle w:val="ListParagraph"/>
        <w:numPr>
          <w:ilvl w:val="0"/>
          <w:numId w:val="75"/>
        </w:numPr>
        <w:rPr>
          <w:i/>
        </w:rPr>
      </w:pPr>
      <w:r>
        <w:t>Upload the file to a properties object.</w:t>
      </w:r>
    </w:p>
    <w:p w:rsidR="00AE4229" w:rsidRPr="00A128DE" w:rsidRDefault="00AE4229" w:rsidP="008B01FE">
      <w:pPr>
        <w:pStyle w:val="ListParagraph"/>
        <w:numPr>
          <w:ilvl w:val="0"/>
          <w:numId w:val="75"/>
        </w:numPr>
        <w:rPr>
          <w:i/>
        </w:rPr>
      </w:pPr>
      <w:r w:rsidRPr="00A128DE">
        <w:rPr>
          <w:iCs/>
        </w:rPr>
        <w:t xml:space="preserve">If this is the </w:t>
      </w:r>
      <w:r>
        <w:rPr>
          <w:iCs/>
        </w:rPr>
        <w:t>NIST</w:t>
      </w:r>
      <w:r w:rsidRPr="00A128DE">
        <w:rPr>
          <w:iCs/>
        </w:rPr>
        <w:t xml:space="preserve"> file</w:t>
      </w:r>
      <w:r>
        <w:rPr>
          <w:iCs/>
        </w:rPr>
        <w:t>, set</w:t>
      </w:r>
      <w:r w:rsidRPr="00A128DE">
        <w:rPr>
          <w:iCs/>
        </w:rPr>
        <w:t xml:space="preserve"> the properties object </w:t>
      </w:r>
      <w:r>
        <w:t>that has been created</w:t>
      </w:r>
      <w:r w:rsidRPr="00A128DE">
        <w:rPr>
          <w:iCs/>
        </w:rPr>
        <w:t xml:space="preserve"> as the class member. </w:t>
      </w:r>
    </w:p>
    <w:p w:rsidR="00AE4229" w:rsidRPr="00D3594E" w:rsidRDefault="00AE4229" w:rsidP="008B01FE">
      <w:pPr>
        <w:pStyle w:val="ListParagraph"/>
        <w:numPr>
          <w:ilvl w:val="0"/>
          <w:numId w:val="75"/>
        </w:numPr>
        <w:rPr>
          <w:i/>
        </w:rPr>
      </w:pPr>
      <w:r>
        <w:t>Returns the properties object.</w:t>
      </w:r>
      <w:r w:rsidRPr="00A128DE">
        <w:rPr>
          <w:iCs/>
        </w:rPr>
        <w:t xml:space="preserve"> </w:t>
      </w:r>
    </w:p>
    <w:p w:rsidR="00AE4229" w:rsidRDefault="00AE4229" w:rsidP="00AE4229">
      <w:pPr>
        <w:pStyle w:val="ListParagraph"/>
        <w:ind w:left="1428"/>
        <w:rPr>
          <w:iCs/>
        </w:rPr>
      </w:pPr>
    </w:p>
    <w:p w:rsidR="00AE4229" w:rsidRDefault="00AE4229" w:rsidP="008B01FE">
      <w:pPr>
        <w:pStyle w:val="Caption"/>
        <w:numPr>
          <w:ilvl w:val="0"/>
          <w:numId w:val="41"/>
        </w:numPr>
        <w:ind w:left="709" w:hanging="709"/>
      </w:pPr>
      <w:r w:rsidRPr="00B1419B">
        <w:t xml:space="preserve">Function:init (String </w:t>
      </w:r>
      <w:r>
        <w:t>fileName, String curveName</w:t>
      </w:r>
      <w:r w:rsidRPr="00B1419B">
        <w:t>)</w:t>
      </w:r>
    </w:p>
    <w:p w:rsidR="00AE4229" w:rsidRDefault="00AE4229" w:rsidP="00AE4229">
      <w:pPr>
        <w:ind w:left="708"/>
      </w:pPr>
      <w:r>
        <w:t>This function extracts the parameters of the given curve from the given file ant initializes the</w:t>
      </w:r>
    </w:p>
    <w:p w:rsidR="00AE4229" w:rsidRDefault="00AE4229" w:rsidP="00AE4229">
      <w:pPr>
        <w:ind w:left="708"/>
      </w:pPr>
      <w:proofErr w:type="gramStart"/>
      <w:r>
        <w:t>GroupParams and generator of this DlogGroup.</w:t>
      </w:r>
      <w:proofErr w:type="gramEnd"/>
      <w:r>
        <w:t xml:space="preserve"> </w:t>
      </w:r>
    </w:p>
    <w:p w:rsidR="00AE4229" w:rsidRDefault="00AE4229" w:rsidP="00AE4229">
      <w:pPr>
        <w:ind w:left="708"/>
      </w:pPr>
      <w:r>
        <w:t>Pseudocode:</w:t>
      </w:r>
    </w:p>
    <w:p w:rsidR="00AE4229" w:rsidRDefault="00AE4229" w:rsidP="008B01FE">
      <w:pPr>
        <w:pStyle w:val="ListParagraph"/>
        <w:numPr>
          <w:ilvl w:val="0"/>
          <w:numId w:val="73"/>
        </w:numPr>
      </w:pPr>
      <w:r>
        <w:t>Call getProperties(filename) and set properties object to the return value</w:t>
      </w:r>
    </w:p>
    <w:p w:rsidR="00AE4229" w:rsidRDefault="00AE4229" w:rsidP="008B01FE">
      <w:pPr>
        <w:pStyle w:val="ListParagraph"/>
        <w:numPr>
          <w:ilvl w:val="0"/>
          <w:numId w:val="73"/>
        </w:numPr>
      </w:pPr>
      <w:r>
        <w:t>Check that the properties object contains the curveName. If not, throw InvalidArgumentException.</w:t>
      </w:r>
    </w:p>
    <w:p w:rsidR="00AE4229" w:rsidRDefault="00AE4229" w:rsidP="008B01FE">
      <w:pPr>
        <w:pStyle w:val="ListParagraph"/>
        <w:numPr>
          <w:ilvl w:val="0"/>
          <w:numId w:val="73"/>
        </w:numPr>
      </w:pPr>
      <w:r>
        <w:t>Call doInit with the properties object and the curveName.</w:t>
      </w:r>
    </w:p>
    <w:p w:rsidR="00AE4229" w:rsidRDefault="00AE4229" w:rsidP="00AE4229">
      <w:pPr>
        <w:pStyle w:val="ListParagraph"/>
        <w:ind w:left="1428"/>
      </w:pPr>
    </w:p>
    <w:p w:rsidR="00AE4229" w:rsidRPr="002E2E4C" w:rsidRDefault="00AE4229" w:rsidP="00AE4229">
      <w:pPr>
        <w:pStyle w:val="ListParagraph"/>
        <w:ind w:left="1428"/>
      </w:pPr>
    </w:p>
    <w:p w:rsidR="00AE4229" w:rsidRDefault="00AE4229" w:rsidP="00AE4229">
      <w:pPr>
        <w:rPr>
          <w:rFonts w:asciiTheme="minorHAnsi" w:hAnsiTheme="minorHAnsi" w:cstheme="minorHAnsi"/>
        </w:rPr>
      </w:pPr>
      <w:r>
        <w:t>Elliptic curves concrete classes (</w:t>
      </w:r>
      <w:r>
        <w:rPr>
          <w:rFonts w:asciiTheme="minorHAnsi" w:hAnsiTheme="minorHAnsi" w:cstheme="minorHAnsi"/>
        </w:rPr>
        <w:t>Miracl/BcDlogECFp, Miracl/BcDlogECF2m):</w:t>
      </w:r>
    </w:p>
    <w:p w:rsidR="00AE4229" w:rsidRDefault="00AE4229" w:rsidP="008B01FE">
      <w:pPr>
        <w:pStyle w:val="Caption"/>
        <w:numPr>
          <w:ilvl w:val="0"/>
          <w:numId w:val="41"/>
        </w:numPr>
        <w:ind w:left="709" w:hanging="709"/>
      </w:pPr>
      <w:r w:rsidRPr="00B1419B">
        <w:t xml:space="preserve">Function:init (String </w:t>
      </w:r>
      <w:r>
        <w:t>nistCurveName</w:t>
      </w:r>
      <w:r w:rsidRPr="00B1419B">
        <w:t>)</w:t>
      </w:r>
    </w:p>
    <w:p w:rsidR="00AE4229" w:rsidRDefault="00AE4229" w:rsidP="00AE4229">
      <w:pPr>
        <w:ind w:left="708"/>
      </w:pPr>
      <w:proofErr w:type="gramStart"/>
      <w:r>
        <w:t>nistCurveName</w:t>
      </w:r>
      <w:proofErr w:type="gramEnd"/>
      <w:r>
        <w:t xml:space="preserve"> is the name of one of NIST recommended elliptic curves.</w:t>
      </w:r>
    </w:p>
    <w:p w:rsidR="00AE4229" w:rsidRDefault="00AE4229" w:rsidP="00AE4229">
      <w:pPr>
        <w:ind w:left="708"/>
      </w:pPr>
      <w:r>
        <w:t>This function extracts the parameters of the corresponding curve from the properties file, and initializes the groupParams and generator of this Dlog group with them.</w:t>
      </w:r>
    </w:p>
    <w:p w:rsidR="00AE4229" w:rsidRDefault="00AE4229" w:rsidP="00AE4229">
      <w:pPr>
        <w:ind w:left="708"/>
      </w:pPr>
      <w:r>
        <w:t>Pseudocode:</w:t>
      </w:r>
    </w:p>
    <w:p w:rsidR="00AE4229" w:rsidRDefault="00AE4229" w:rsidP="008B01FE">
      <w:pPr>
        <w:pStyle w:val="ListParagraph"/>
        <w:numPr>
          <w:ilvl w:val="0"/>
          <w:numId w:val="71"/>
        </w:numPr>
      </w:pPr>
      <w:r>
        <w:t>Check that the NIST properties object contains the curveName. If not, throw InvalidArgumentException.</w:t>
      </w:r>
    </w:p>
    <w:p w:rsidR="00AE4229" w:rsidRDefault="00AE4229" w:rsidP="008B01FE">
      <w:pPr>
        <w:pStyle w:val="ListParagraph"/>
        <w:numPr>
          <w:ilvl w:val="0"/>
          <w:numId w:val="71"/>
        </w:numPr>
      </w:pPr>
      <w:r>
        <w:t xml:space="preserve"> Check if the curveName is one of nist curves and that it starts with “P” (for Zp* field) or “B”/”K” (for elliptic curves fields). If not, throw InvalidArgumentException.</w:t>
      </w:r>
    </w:p>
    <w:p w:rsidR="00AE4229" w:rsidRDefault="00AE4229" w:rsidP="008B01FE">
      <w:pPr>
        <w:pStyle w:val="ListParagraph"/>
        <w:numPr>
          <w:ilvl w:val="0"/>
          <w:numId w:val="71"/>
        </w:numPr>
      </w:pPr>
      <w:r>
        <w:t>Call doInit with the properties object and the curveName.</w:t>
      </w:r>
    </w:p>
    <w:p w:rsidR="00AE4229" w:rsidRDefault="00AE4229" w:rsidP="00AE4229">
      <w:pPr>
        <w:pStyle w:val="ListParagraph"/>
        <w:ind w:left="1428"/>
      </w:pPr>
    </w:p>
    <w:p w:rsidR="00AE4229" w:rsidRDefault="00AE4229" w:rsidP="00AE4229">
      <w:pPr>
        <w:autoSpaceDE/>
        <w:autoSpaceDN/>
        <w:adjustRightInd/>
        <w:rPr>
          <w:rFonts w:ascii="Calibri" w:hAnsi="Calibri" w:cs="Arial"/>
          <w:sz w:val="22"/>
          <w:szCs w:val="22"/>
          <w:lang w:bidi="en-US"/>
        </w:rPr>
      </w:pPr>
      <w:r>
        <w:br w:type="page"/>
      </w:r>
    </w:p>
    <w:p w:rsidR="00AE4229" w:rsidRPr="00EE2004" w:rsidRDefault="00AE4229" w:rsidP="008B01FE">
      <w:pPr>
        <w:pStyle w:val="Caption"/>
        <w:numPr>
          <w:ilvl w:val="0"/>
          <w:numId w:val="41"/>
        </w:numPr>
        <w:ind w:left="709" w:hanging="709"/>
      </w:pPr>
      <w:r>
        <w:lastRenderedPageBreak/>
        <w:t>Function:doInit(Properties properties, String curveName)</w:t>
      </w:r>
    </w:p>
    <w:p w:rsidR="00AE4229" w:rsidRDefault="00AE4229" w:rsidP="008B01FE">
      <w:pPr>
        <w:pStyle w:val="ListParagraph"/>
        <w:numPr>
          <w:ilvl w:val="0"/>
          <w:numId w:val="71"/>
        </w:numPr>
      </w:pPr>
      <w:r>
        <w:t>Read the parameters for this Dlog group to local variables.</w:t>
      </w:r>
    </w:p>
    <w:p w:rsidR="00AE4229" w:rsidRDefault="00AE4229" w:rsidP="008B01FE">
      <w:pPr>
        <w:pStyle w:val="ListParagraph"/>
        <w:numPr>
          <w:ilvl w:val="0"/>
          <w:numId w:val="71"/>
        </w:numPr>
      </w:pPr>
      <w:r>
        <w:t xml:space="preserve">Depending on the parameters, initialize the corresponding GroupParams. </w:t>
      </w:r>
    </w:p>
    <w:p w:rsidR="00AE4229" w:rsidRPr="002254AB" w:rsidRDefault="00AE4229" w:rsidP="008B01FE">
      <w:pPr>
        <w:pStyle w:val="ListParagraph"/>
        <w:numPr>
          <w:ilvl w:val="0"/>
          <w:numId w:val="71"/>
        </w:numPr>
      </w:pPr>
      <w:r>
        <w:t xml:space="preserve">Create the curve instance (for Miracl, create </w:t>
      </w:r>
      <w:proofErr w:type="gramStart"/>
      <w:r>
        <w:t>mip</w:t>
      </w:r>
      <w:proofErr w:type="gramEnd"/>
      <w:r>
        <w:t>. For BC, create ECCurve)</w:t>
      </w:r>
    </w:p>
    <w:p w:rsidR="00AE4229" w:rsidRDefault="00AE4229" w:rsidP="00AE4229">
      <w:pPr>
        <w:pStyle w:val="ListParagraph"/>
        <w:ind w:left="1428"/>
      </w:pPr>
    </w:p>
    <w:p w:rsidR="00AE4229" w:rsidRDefault="00AE4229" w:rsidP="00AE4229">
      <w:r>
        <w:t>The next functions are implemented in each one of the concrete implementations:</w:t>
      </w:r>
    </w:p>
    <w:p w:rsidR="00AE4229" w:rsidRDefault="00AE4229" w:rsidP="00AE4229">
      <w:pPr>
        <w:ind w:left="708"/>
      </w:pPr>
    </w:p>
    <w:p w:rsidR="00AE4229" w:rsidRPr="00563149" w:rsidRDefault="00AE4229" w:rsidP="00AE4229">
      <w:pPr>
        <w:pStyle w:val="Caption"/>
        <w:numPr>
          <w:ilvl w:val="0"/>
          <w:numId w:val="9"/>
        </w:numPr>
      </w:pPr>
      <w:r>
        <w:t>Function: m</w:t>
      </w:r>
      <w:r w:rsidRPr="00DB5530">
        <w:t>ultiplyGroupElements</w:t>
      </w:r>
      <w:r>
        <w:t xml:space="preserve"> (GroupElement   groupElement1, GroupElement  groupElement2)</w:t>
      </w:r>
    </w:p>
    <w:p w:rsidR="00AE4229" w:rsidRDefault="00AE4229" w:rsidP="00AE4229">
      <w:pPr>
        <w:ind w:left="708"/>
      </w:pPr>
      <w:r>
        <w:t>This function multiplies two GroupElements in</w:t>
      </w:r>
      <w:r w:rsidRPr="005632EE">
        <w:t xml:space="preserve"> the </w:t>
      </w:r>
      <w:r>
        <w:t xml:space="preserve">specific </w:t>
      </w:r>
      <w:r w:rsidRPr="005632EE">
        <w:t>field</w:t>
      </w:r>
      <w:r>
        <w:t>.</w:t>
      </w:r>
    </w:p>
    <w:p w:rsidR="00AE4229" w:rsidRDefault="00AE4229" w:rsidP="00AE4229">
      <w:pPr>
        <w:ind w:left="708"/>
      </w:pPr>
      <w:r>
        <w:t>The functions multiplyPoint in MIRACL and multiplyElement in CryptoPP are implemented in the javaInterface and miraclJavaInterface dlls that are part of our API. Those functions call the multiply functions of the underlying library and return the result as native element.</w:t>
      </w:r>
    </w:p>
    <w:p w:rsidR="00AE4229" w:rsidRDefault="00AE4229" w:rsidP="00AE4229">
      <w:pPr>
        <w:ind w:left="708"/>
      </w:pPr>
    </w:p>
    <w:p w:rsidR="00AE4229" w:rsidRDefault="00AE4229" w:rsidP="00AE4229">
      <w:pPr>
        <w:ind w:left="708"/>
      </w:pPr>
      <w:r>
        <w:t>Pseudo</w:t>
      </w:r>
      <w:r w:rsidRPr="009C1D10">
        <w:t>code</w:t>
      </w:r>
      <w:r>
        <w:t>:</w:t>
      </w:r>
    </w:p>
    <w:p w:rsidR="00AE4229" w:rsidRDefault="00AE4229" w:rsidP="008B01FE">
      <w:pPr>
        <w:pStyle w:val="ListParagraph"/>
        <w:numPr>
          <w:ilvl w:val="0"/>
          <w:numId w:val="47"/>
        </w:numPr>
      </w:pPr>
      <w:r>
        <w:t xml:space="preserve">In BC: </w:t>
      </w:r>
    </w:p>
    <w:p w:rsidR="00AE4229" w:rsidRDefault="00AE4229" w:rsidP="00AE4229">
      <w:pPr>
        <w:pStyle w:val="ListParagraph"/>
        <w:ind w:left="1428"/>
      </w:pPr>
      <w:r>
        <w:t xml:space="preserve">ECPoint p1 = </w:t>
      </w:r>
      <w:proofErr w:type="gramStart"/>
      <w:r>
        <w:t>groupElement1.getpoint(</w:t>
      </w:r>
      <w:proofErr w:type="gramEnd"/>
      <w:r>
        <w:t>);</w:t>
      </w:r>
    </w:p>
    <w:p w:rsidR="00AE4229" w:rsidRDefault="00AE4229" w:rsidP="00AE4229">
      <w:pPr>
        <w:pStyle w:val="ListParagraph"/>
        <w:ind w:left="1428"/>
      </w:pPr>
      <w:r>
        <w:t xml:space="preserve">ECPoint p2 = </w:t>
      </w:r>
      <w:proofErr w:type="gramStart"/>
      <w:r>
        <w:t>groupElement2.getpoint(</w:t>
      </w:r>
      <w:proofErr w:type="gramEnd"/>
      <w:r>
        <w:t>);</w:t>
      </w:r>
    </w:p>
    <w:p w:rsidR="00AE4229" w:rsidRDefault="00AE4229" w:rsidP="00AE4229">
      <w:pPr>
        <w:pStyle w:val="ListParagraph"/>
        <w:ind w:left="1428"/>
      </w:pPr>
      <w:r>
        <w:t xml:space="preserve">ECPoint p3 = </w:t>
      </w:r>
      <w:proofErr w:type="gramStart"/>
      <w:r>
        <w:t>p1.add(</w:t>
      </w:r>
      <w:proofErr w:type="gramEnd"/>
      <w:r>
        <w:t>p2);  //explained above</w:t>
      </w:r>
    </w:p>
    <w:p w:rsidR="00AE4229" w:rsidRDefault="00AE4229" w:rsidP="00AE4229">
      <w:pPr>
        <w:pStyle w:val="ListParagraph"/>
        <w:ind w:left="1428"/>
      </w:pPr>
      <w:r>
        <w:t xml:space="preserve">Return new </w:t>
      </w:r>
      <w:proofErr w:type="gramStart"/>
      <w:r>
        <w:t>BcECPoint(</w:t>
      </w:r>
      <w:proofErr w:type="gramEnd"/>
      <w:r>
        <w:t>p3);</w:t>
      </w:r>
    </w:p>
    <w:p w:rsidR="00AE4229" w:rsidRDefault="00AE4229" w:rsidP="008B01FE">
      <w:pPr>
        <w:pStyle w:val="ListParagraph"/>
        <w:numPr>
          <w:ilvl w:val="0"/>
          <w:numId w:val="47"/>
        </w:numPr>
      </w:pPr>
      <w:r>
        <w:t>In MIRACL:</w:t>
      </w:r>
    </w:p>
    <w:p w:rsidR="00AE4229" w:rsidRDefault="00AE4229" w:rsidP="00AE4229">
      <w:pPr>
        <w:pStyle w:val="ListParagraph"/>
        <w:ind w:left="1428"/>
      </w:pPr>
      <w:proofErr w:type="gramStart"/>
      <w:r>
        <w:t>long</w:t>
      </w:r>
      <w:proofErr w:type="gramEnd"/>
      <w:r>
        <w:t xml:space="preserve"> point = multiplyPoint(groupElement1.getX(), groupElement1.getY(), </w:t>
      </w:r>
    </w:p>
    <w:p w:rsidR="00AE4229" w:rsidRDefault="00AE4229" w:rsidP="00AE4229">
      <w:pPr>
        <w:pStyle w:val="ListParagraph"/>
        <w:ind w:left="2844"/>
      </w:pPr>
      <w:r>
        <w:t xml:space="preserve"> </w:t>
      </w:r>
      <w:r>
        <w:tab/>
        <w:t xml:space="preserve">     </w:t>
      </w:r>
      <w:proofErr w:type="gramStart"/>
      <w:r>
        <w:t>groupElement1.getX(</w:t>
      </w:r>
      <w:proofErr w:type="gramEnd"/>
      <w:r>
        <w:t>), groupElement1.getY());</w:t>
      </w:r>
    </w:p>
    <w:p w:rsidR="00AE4229" w:rsidRDefault="00AE4229" w:rsidP="00AE4229">
      <w:pPr>
        <w:pStyle w:val="ListParagraph"/>
        <w:ind w:left="1428"/>
      </w:pPr>
      <w:r>
        <w:t xml:space="preserve">Return new </w:t>
      </w:r>
      <w:proofErr w:type="gramStart"/>
      <w:r>
        <w:t>MiraclECPoint(</w:t>
      </w:r>
      <w:proofErr w:type="gramEnd"/>
      <w:r>
        <w:t>point);</w:t>
      </w:r>
    </w:p>
    <w:p w:rsidR="00AE4229" w:rsidRDefault="00AE4229" w:rsidP="008B01FE">
      <w:pPr>
        <w:pStyle w:val="ListParagraph"/>
        <w:numPr>
          <w:ilvl w:val="0"/>
          <w:numId w:val="47"/>
        </w:numPr>
      </w:pPr>
      <w:r>
        <w:t>In CryptoPP:</w:t>
      </w:r>
    </w:p>
    <w:p w:rsidR="00AE4229" w:rsidRDefault="00AE4229" w:rsidP="00AE4229">
      <w:pPr>
        <w:pStyle w:val="ListParagraph"/>
        <w:ind w:left="1428"/>
      </w:pPr>
      <w:r>
        <w:t xml:space="preserve">Long result = </w:t>
      </w:r>
      <w:proofErr w:type="gramStart"/>
      <w:r>
        <w:t>multiplyElement(</w:t>
      </w:r>
      <w:proofErr w:type="gramEnd"/>
      <w:r>
        <w:t>groupElement1.getX(), groupElement2.getX());</w:t>
      </w:r>
    </w:p>
    <w:p w:rsidR="00AE4229" w:rsidRDefault="00AE4229" w:rsidP="00AE4229">
      <w:pPr>
        <w:pStyle w:val="ListParagraph"/>
        <w:ind w:left="1428"/>
      </w:pPr>
      <w:r>
        <w:t xml:space="preserve">Return new </w:t>
      </w:r>
      <w:proofErr w:type="gramStart"/>
      <w:r>
        <w:t>CryptoPpDlogZp(</w:t>
      </w:r>
      <w:proofErr w:type="gramEnd"/>
      <w:r>
        <w:t>result);</w:t>
      </w:r>
    </w:p>
    <w:p w:rsidR="00AE4229" w:rsidRDefault="00AE4229" w:rsidP="00AE4229">
      <w:pPr>
        <w:pStyle w:val="ListParagraph"/>
        <w:ind w:left="1428"/>
      </w:pPr>
    </w:p>
    <w:p w:rsidR="00AE4229" w:rsidRDefault="00AE4229" w:rsidP="00AE4229">
      <w:pPr>
        <w:pStyle w:val="Caption"/>
        <w:numPr>
          <w:ilvl w:val="0"/>
          <w:numId w:val="9"/>
        </w:numPr>
      </w:pPr>
      <w:r>
        <w:t xml:space="preserve">Function: </w:t>
      </w:r>
      <w:r w:rsidRPr="00563149">
        <w:t>exponentiate</w:t>
      </w:r>
      <w:r>
        <w:t xml:space="preserve"> (BigInteger exponent, GroupElement  base)</w:t>
      </w:r>
    </w:p>
    <w:p w:rsidR="00AE4229" w:rsidRDefault="00AE4229" w:rsidP="00AE4229">
      <w:pPr>
        <w:ind w:firstLine="708"/>
      </w:pPr>
      <w:r>
        <w:t>This function calculates the exponentiation of the base in the specific field.</w:t>
      </w:r>
    </w:p>
    <w:p w:rsidR="00AE4229" w:rsidRDefault="00AE4229" w:rsidP="00AE4229">
      <w:pPr>
        <w:ind w:left="708"/>
      </w:pPr>
      <w:r>
        <w:t>The functions exponentiatePoint in MIRACL and exponentiateElement in CryptoPP are functions in the javaInterface and miraclJavaInterface dlls that are part of our API. Those functions call the exponentiate functions of the underline library and return the result as native element.</w:t>
      </w:r>
    </w:p>
    <w:p w:rsidR="00AE4229" w:rsidRDefault="00AE4229" w:rsidP="00AE4229">
      <w:pPr>
        <w:ind w:left="708"/>
      </w:pPr>
    </w:p>
    <w:p w:rsidR="00AE4229" w:rsidRDefault="00AE4229" w:rsidP="00AE4229">
      <w:pPr>
        <w:ind w:left="708"/>
      </w:pPr>
      <w:r w:rsidRPr="009C1D10">
        <w:t>Pseudo code</w:t>
      </w:r>
      <w:r>
        <w:t>:</w:t>
      </w:r>
    </w:p>
    <w:p w:rsidR="00AE4229" w:rsidRDefault="00AE4229" w:rsidP="008B01FE">
      <w:pPr>
        <w:pStyle w:val="ListParagraph"/>
        <w:numPr>
          <w:ilvl w:val="0"/>
          <w:numId w:val="47"/>
        </w:numPr>
      </w:pPr>
      <w:r>
        <w:t xml:space="preserve">In BC: </w:t>
      </w:r>
    </w:p>
    <w:p w:rsidR="00AE4229" w:rsidRDefault="00AE4229" w:rsidP="00AE4229">
      <w:pPr>
        <w:pStyle w:val="ListParagraph"/>
        <w:ind w:left="1428"/>
      </w:pPr>
      <w:r>
        <w:t xml:space="preserve">ECPoint p1 = </w:t>
      </w:r>
      <w:proofErr w:type="gramStart"/>
      <w:r>
        <w:t>groupElement1.getpoint(</w:t>
      </w:r>
      <w:proofErr w:type="gramEnd"/>
      <w:r>
        <w:t>);</w:t>
      </w:r>
    </w:p>
    <w:p w:rsidR="00AE4229" w:rsidRDefault="00AE4229" w:rsidP="00AE4229">
      <w:pPr>
        <w:pStyle w:val="ListParagraph"/>
        <w:ind w:left="1428"/>
      </w:pPr>
      <w:r>
        <w:t xml:space="preserve">ECPoint p2 = </w:t>
      </w:r>
      <w:proofErr w:type="gramStart"/>
      <w:r>
        <w:t>groupElement2.getpoint(</w:t>
      </w:r>
      <w:proofErr w:type="gramEnd"/>
      <w:r>
        <w:t>);</w:t>
      </w:r>
    </w:p>
    <w:p w:rsidR="00AE4229" w:rsidRDefault="00AE4229" w:rsidP="00AE4229">
      <w:pPr>
        <w:pStyle w:val="ListParagraph"/>
        <w:ind w:left="1428"/>
      </w:pPr>
      <w:r>
        <w:t xml:space="preserve">ECPoint p3 = </w:t>
      </w:r>
      <w:proofErr w:type="gramStart"/>
      <w:r>
        <w:t>p1.multiply(</w:t>
      </w:r>
      <w:proofErr w:type="gramEnd"/>
      <w:r>
        <w:t>p2);  //explained above</w:t>
      </w:r>
    </w:p>
    <w:p w:rsidR="00AE4229" w:rsidRDefault="00AE4229" w:rsidP="00AE4229">
      <w:pPr>
        <w:pStyle w:val="ListParagraph"/>
        <w:ind w:left="1428"/>
      </w:pPr>
      <w:r>
        <w:t xml:space="preserve">Return new </w:t>
      </w:r>
      <w:proofErr w:type="gramStart"/>
      <w:r>
        <w:t>BcECPoint(</w:t>
      </w:r>
      <w:proofErr w:type="gramEnd"/>
      <w:r>
        <w:t>p3);</w:t>
      </w:r>
    </w:p>
    <w:p w:rsidR="00AE4229" w:rsidRDefault="00AE4229" w:rsidP="00AE4229">
      <w:pPr>
        <w:autoSpaceDE/>
        <w:autoSpaceDN/>
        <w:adjustRightInd/>
        <w:rPr>
          <w:rFonts w:ascii="Calibri" w:hAnsi="Calibri" w:cs="Arial"/>
          <w:sz w:val="22"/>
          <w:szCs w:val="22"/>
          <w:lang w:bidi="en-US"/>
        </w:rPr>
      </w:pPr>
      <w:r>
        <w:br w:type="page"/>
      </w:r>
    </w:p>
    <w:p w:rsidR="00AE4229" w:rsidRDefault="00AE4229" w:rsidP="008B01FE">
      <w:pPr>
        <w:pStyle w:val="ListParagraph"/>
        <w:numPr>
          <w:ilvl w:val="0"/>
          <w:numId w:val="47"/>
        </w:numPr>
      </w:pPr>
      <w:r>
        <w:lastRenderedPageBreak/>
        <w:t>In MIRACL:</w:t>
      </w:r>
    </w:p>
    <w:p w:rsidR="00AE4229" w:rsidRDefault="00AE4229" w:rsidP="00AE4229">
      <w:pPr>
        <w:pStyle w:val="ListParagraph"/>
        <w:ind w:left="1428"/>
      </w:pPr>
      <w:proofErr w:type="gramStart"/>
      <w:r>
        <w:t>long</w:t>
      </w:r>
      <w:proofErr w:type="gramEnd"/>
      <w:r>
        <w:t xml:space="preserve"> point = exponentiatePoint(groupElement1.getX(), groupElement1.getY(), </w:t>
      </w:r>
    </w:p>
    <w:p w:rsidR="00AE4229" w:rsidRDefault="00AE4229" w:rsidP="00AE4229">
      <w:pPr>
        <w:pStyle w:val="ListParagraph"/>
        <w:ind w:left="2844"/>
      </w:pPr>
      <w:r>
        <w:t xml:space="preserve"> </w:t>
      </w:r>
      <w:r>
        <w:tab/>
        <w:t xml:space="preserve">    </w:t>
      </w:r>
      <w:r>
        <w:tab/>
      </w:r>
      <w:proofErr w:type="gramStart"/>
      <w:r>
        <w:t>groupElement1.getX(</w:t>
      </w:r>
      <w:proofErr w:type="gramEnd"/>
      <w:r>
        <w:t>), groupElement1.getY());</w:t>
      </w:r>
    </w:p>
    <w:p w:rsidR="00AE4229" w:rsidRDefault="00AE4229" w:rsidP="00AE4229">
      <w:pPr>
        <w:pStyle w:val="ListParagraph"/>
        <w:ind w:left="1428"/>
      </w:pPr>
      <w:r>
        <w:t xml:space="preserve">Return new </w:t>
      </w:r>
      <w:proofErr w:type="gramStart"/>
      <w:r>
        <w:t>MiraclECPoint(</w:t>
      </w:r>
      <w:proofErr w:type="gramEnd"/>
      <w:r>
        <w:t>point);</w:t>
      </w:r>
    </w:p>
    <w:p w:rsidR="00AE4229" w:rsidRDefault="00AE4229" w:rsidP="008B01FE">
      <w:pPr>
        <w:pStyle w:val="ListParagraph"/>
        <w:numPr>
          <w:ilvl w:val="0"/>
          <w:numId w:val="47"/>
        </w:numPr>
      </w:pPr>
      <w:r>
        <w:t>In CryptoPP:</w:t>
      </w:r>
    </w:p>
    <w:p w:rsidR="00AE4229" w:rsidRDefault="00AE4229" w:rsidP="00AE4229">
      <w:pPr>
        <w:pStyle w:val="ListParagraph"/>
        <w:ind w:left="1428"/>
      </w:pPr>
      <w:r>
        <w:t xml:space="preserve">Long result = </w:t>
      </w:r>
      <w:proofErr w:type="gramStart"/>
      <w:r>
        <w:t>exponentiateElement(</w:t>
      </w:r>
      <w:proofErr w:type="gramEnd"/>
      <w:r>
        <w:t>groupElement1.getX(), groupElement2.getX());</w:t>
      </w:r>
    </w:p>
    <w:p w:rsidR="00AE4229" w:rsidRDefault="00AE4229" w:rsidP="00AE4229">
      <w:pPr>
        <w:pStyle w:val="ListParagraph"/>
        <w:ind w:left="1428"/>
      </w:pPr>
      <w:r>
        <w:t xml:space="preserve">Return new </w:t>
      </w:r>
      <w:proofErr w:type="gramStart"/>
      <w:r>
        <w:t>CryptoPpDlogZp(</w:t>
      </w:r>
      <w:proofErr w:type="gramEnd"/>
      <w:r>
        <w:t>result);</w:t>
      </w:r>
    </w:p>
    <w:p w:rsidR="00AE4229" w:rsidRPr="005632EE" w:rsidRDefault="00AE4229" w:rsidP="00AE4229">
      <w:pPr>
        <w:pStyle w:val="ListParagraph"/>
        <w:ind w:left="1428"/>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Function: getInve</w:t>
      </w:r>
      <w:r>
        <w:rPr>
          <w:rFonts w:ascii="Times New Roman" w:hAnsi="Times New Roman" w:cs="Times New Roman"/>
          <w:b/>
          <w:bCs/>
          <w:sz w:val="20"/>
          <w:szCs w:val="20"/>
          <w:lang w:bidi="he-IL"/>
        </w:rPr>
        <w:t>rse(GroupElement   groupElement</w:t>
      </w:r>
      <w:r w:rsidRPr="005632EE">
        <w:rPr>
          <w:rFonts w:ascii="Times New Roman" w:hAnsi="Times New Roman" w:cs="Times New Roman"/>
          <w:b/>
          <w:bCs/>
          <w:sz w:val="20"/>
          <w:szCs w:val="20"/>
          <w:lang w:bidi="he-IL"/>
        </w:rPr>
        <w:t>)</w:t>
      </w:r>
    </w:p>
    <w:p w:rsidR="00AE4229" w:rsidRDefault="00AE4229" w:rsidP="00AE4229">
      <w:pPr>
        <w:ind w:left="708"/>
      </w:pPr>
      <w:r>
        <w:t>This function r</w:t>
      </w:r>
      <w:r w:rsidRPr="005632EE">
        <w:t>eturn</w:t>
      </w:r>
      <w:r>
        <w:t>s</w:t>
      </w:r>
      <w:r w:rsidRPr="005632EE">
        <w:t xml:space="preserve"> the inverse of the groupElement in the </w:t>
      </w:r>
      <w:r>
        <w:t xml:space="preserve">specific </w:t>
      </w:r>
      <w:r w:rsidRPr="005632EE">
        <w:t>field</w:t>
      </w:r>
      <w:r>
        <w:t>.</w:t>
      </w:r>
    </w:p>
    <w:p w:rsidR="00AE4229" w:rsidRDefault="00AE4229" w:rsidP="00AE4229">
      <w:pPr>
        <w:ind w:left="708"/>
      </w:pPr>
      <w:r>
        <w:t>The functions inverse</w:t>
      </w:r>
      <w:r w:rsidRPr="00E368AC">
        <w:t xml:space="preserve">Point </w:t>
      </w:r>
      <w:r>
        <w:t>in MIRACL and inverse</w:t>
      </w:r>
      <w:r w:rsidRPr="00E368AC">
        <w:t xml:space="preserve">Element </w:t>
      </w:r>
      <w:r>
        <w:t>in CryptoPP are functions in the javaInterface and miraclJavaInterface dlls that are part of our API. Those functions call the inverse functions of the underline library and return the result as native element.</w:t>
      </w:r>
    </w:p>
    <w:p w:rsidR="00AE4229" w:rsidRPr="00E368AC" w:rsidRDefault="00AE4229" w:rsidP="00AE4229">
      <w:pPr>
        <w:ind w:left="708"/>
      </w:pPr>
    </w:p>
    <w:p w:rsidR="00AE4229" w:rsidRDefault="00AE4229" w:rsidP="00AE4229">
      <w:pPr>
        <w:pStyle w:val="ListParagraph"/>
      </w:pPr>
      <w:r w:rsidRPr="009430C0">
        <w:rPr>
          <w:rFonts w:ascii="Times New Roman" w:hAnsi="Times New Roman" w:cs="Times New Roman"/>
          <w:sz w:val="24"/>
          <w:szCs w:val="24"/>
          <w:lang w:bidi="he-IL"/>
        </w:rPr>
        <w:t>Pseudo code</w:t>
      </w:r>
      <w:r>
        <w:t>:</w:t>
      </w:r>
    </w:p>
    <w:p w:rsidR="00AE4229" w:rsidRDefault="00AE4229" w:rsidP="008B01FE">
      <w:pPr>
        <w:pStyle w:val="ListParagraph"/>
        <w:numPr>
          <w:ilvl w:val="0"/>
          <w:numId w:val="47"/>
        </w:numPr>
      </w:pPr>
      <w:r>
        <w:t xml:space="preserve">In BC: </w:t>
      </w:r>
    </w:p>
    <w:p w:rsidR="00AE4229" w:rsidRDefault="00AE4229" w:rsidP="00AE4229">
      <w:pPr>
        <w:pStyle w:val="ListParagraph"/>
        <w:ind w:left="1428"/>
      </w:pPr>
      <w:r>
        <w:t xml:space="preserve">ECPoint p1 = </w:t>
      </w:r>
      <w:proofErr w:type="gramStart"/>
      <w:r>
        <w:t>groupElement.getpoint(</w:t>
      </w:r>
      <w:proofErr w:type="gramEnd"/>
      <w:r>
        <w:t>);</w:t>
      </w:r>
    </w:p>
    <w:p w:rsidR="00AE4229" w:rsidRDefault="00AE4229" w:rsidP="00AE4229">
      <w:pPr>
        <w:pStyle w:val="ListParagraph"/>
        <w:ind w:left="1428"/>
      </w:pPr>
      <w:r>
        <w:t xml:space="preserve">ECPoint p2 = </w:t>
      </w:r>
      <w:proofErr w:type="gramStart"/>
      <w:r>
        <w:t>p1.negate(</w:t>
      </w:r>
      <w:proofErr w:type="gramEnd"/>
      <w:r>
        <w:t>);  //explained above</w:t>
      </w:r>
    </w:p>
    <w:p w:rsidR="00AE4229" w:rsidRDefault="00AE4229" w:rsidP="00AE4229">
      <w:pPr>
        <w:pStyle w:val="ListParagraph"/>
        <w:ind w:left="1428"/>
      </w:pPr>
      <w:r>
        <w:t xml:space="preserve">Return new </w:t>
      </w:r>
      <w:proofErr w:type="gramStart"/>
      <w:r>
        <w:t>BcECPoint(</w:t>
      </w:r>
      <w:proofErr w:type="gramEnd"/>
      <w:r>
        <w:t>p2);</w:t>
      </w:r>
    </w:p>
    <w:p w:rsidR="00AE4229" w:rsidRDefault="00AE4229" w:rsidP="008B01FE">
      <w:pPr>
        <w:pStyle w:val="ListParagraph"/>
        <w:numPr>
          <w:ilvl w:val="0"/>
          <w:numId w:val="47"/>
        </w:numPr>
      </w:pPr>
      <w:r>
        <w:t>In MIRACL:</w:t>
      </w:r>
    </w:p>
    <w:p w:rsidR="00AE4229" w:rsidRDefault="00AE4229" w:rsidP="00AE4229">
      <w:pPr>
        <w:pStyle w:val="ListParagraph"/>
        <w:ind w:left="1428"/>
      </w:pPr>
      <w:proofErr w:type="gramStart"/>
      <w:r>
        <w:t>long</w:t>
      </w:r>
      <w:proofErr w:type="gramEnd"/>
      <w:r>
        <w:t xml:space="preserve"> point = inversePoint(groupElement.getX(), groupElement.getY());</w:t>
      </w:r>
    </w:p>
    <w:p w:rsidR="00AE4229" w:rsidRDefault="00AE4229" w:rsidP="00AE4229">
      <w:pPr>
        <w:pStyle w:val="ListParagraph"/>
        <w:ind w:left="1428"/>
      </w:pPr>
      <w:r>
        <w:t xml:space="preserve">Return new </w:t>
      </w:r>
      <w:proofErr w:type="gramStart"/>
      <w:r>
        <w:t>MiraclECPoint(</w:t>
      </w:r>
      <w:proofErr w:type="gramEnd"/>
      <w:r>
        <w:t>point);</w:t>
      </w:r>
    </w:p>
    <w:p w:rsidR="00AE4229" w:rsidRDefault="00AE4229" w:rsidP="008B01FE">
      <w:pPr>
        <w:pStyle w:val="ListParagraph"/>
        <w:numPr>
          <w:ilvl w:val="0"/>
          <w:numId w:val="47"/>
        </w:numPr>
      </w:pPr>
      <w:r>
        <w:t>In CryptoPP:</w:t>
      </w:r>
    </w:p>
    <w:p w:rsidR="00AE4229" w:rsidRDefault="00AE4229" w:rsidP="00AE4229">
      <w:pPr>
        <w:pStyle w:val="ListParagraph"/>
        <w:ind w:left="1428"/>
      </w:pPr>
      <w:r>
        <w:t xml:space="preserve">Long result = </w:t>
      </w:r>
      <w:proofErr w:type="gramStart"/>
      <w:r>
        <w:t>inverseElement(</w:t>
      </w:r>
      <w:proofErr w:type="gramEnd"/>
      <w:r>
        <w:t>groupElement1.getX(), groupElement2.getX());</w:t>
      </w:r>
    </w:p>
    <w:p w:rsidR="00AE4229" w:rsidRDefault="00AE4229" w:rsidP="00AE4229">
      <w:pPr>
        <w:pStyle w:val="ListParagraph"/>
        <w:ind w:left="1428"/>
      </w:pPr>
      <w:r>
        <w:t xml:space="preserve">Return new </w:t>
      </w:r>
      <w:proofErr w:type="gramStart"/>
      <w:r>
        <w:t>CryptoPpDlogZp(</w:t>
      </w:r>
      <w:proofErr w:type="gramEnd"/>
      <w:r>
        <w:t>result);</w:t>
      </w:r>
    </w:p>
    <w:p w:rsidR="00AE4229" w:rsidRDefault="00AE4229" w:rsidP="00AE4229">
      <w:pPr>
        <w:pStyle w:val="ListParagraph"/>
        <w:ind w:left="1428"/>
      </w:pPr>
    </w:p>
    <w:p w:rsidR="00AE4229" w:rsidRDefault="00AE4229" w:rsidP="00AE4229">
      <w:pPr>
        <w:pStyle w:val="ListParagraph"/>
        <w:ind w:left="1428"/>
      </w:pPr>
    </w:p>
    <w:p w:rsidR="00AE4229" w:rsidRDefault="00AE4229" w:rsidP="00AE4229">
      <w:pPr>
        <w:pStyle w:val="ListParagraph"/>
        <w:ind w:left="1428"/>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Function: get</w:t>
      </w:r>
      <w:r>
        <w:rPr>
          <w:rFonts w:ascii="Times New Roman" w:hAnsi="Times New Roman" w:cs="Times New Roman"/>
          <w:b/>
          <w:bCs/>
          <w:sz w:val="20"/>
          <w:szCs w:val="20"/>
          <w:lang w:bidi="he-IL"/>
        </w:rPr>
        <w:t>RandomElement</w:t>
      </w:r>
      <w:r w:rsidRPr="005632EE">
        <w:rPr>
          <w:rFonts w:ascii="Times New Roman" w:hAnsi="Times New Roman" w:cs="Times New Roman"/>
          <w:b/>
          <w:bCs/>
          <w:sz w:val="20"/>
          <w:szCs w:val="20"/>
          <w:lang w:bidi="he-IL"/>
        </w:rPr>
        <w:t>()</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This function c</w:t>
      </w:r>
      <w:r w:rsidRPr="00E93396">
        <w:rPr>
          <w:rFonts w:ascii="Times New Roman" w:hAnsi="Times New Roman" w:cs="Times New Roman"/>
          <w:sz w:val="24"/>
          <w:szCs w:val="24"/>
          <w:lang w:bidi="he-IL"/>
        </w:rPr>
        <w:t>reate</w:t>
      </w:r>
      <w:r>
        <w:rPr>
          <w:rFonts w:ascii="Times New Roman" w:hAnsi="Times New Roman" w:cs="Times New Roman"/>
          <w:sz w:val="24"/>
          <w:szCs w:val="24"/>
          <w:lang w:bidi="he-IL"/>
        </w:rPr>
        <w:t>s a</w:t>
      </w:r>
      <w:r w:rsidRPr="00E93396">
        <w:rPr>
          <w:rFonts w:ascii="Times New Roman" w:hAnsi="Times New Roman" w:cs="Times New Roman"/>
          <w:sz w:val="24"/>
          <w:szCs w:val="24"/>
          <w:lang w:bidi="he-IL"/>
        </w:rPr>
        <w:t xml:space="preserve"> random element</w:t>
      </w:r>
      <w:r>
        <w:rPr>
          <w:rFonts w:ascii="Times New Roman" w:hAnsi="Times New Roman" w:cs="Times New Roman"/>
          <w:sz w:val="24"/>
          <w:szCs w:val="24"/>
          <w:lang w:bidi="he-IL"/>
        </w:rPr>
        <w:t xml:space="preserve"> that matches the specific field. For example, in MiraclDlogECFp, the returned element will be an instance of ECPointMiracl. The creation is done by calling the GroupElement constructor that chooses a random element. </w:t>
      </w:r>
    </w:p>
    <w:p w:rsidR="00AE4229" w:rsidRPr="002D1BC4" w:rsidRDefault="00AE4229" w:rsidP="008B01FE">
      <w:pPr>
        <w:pStyle w:val="ListParagraph"/>
        <w:numPr>
          <w:ilvl w:val="0"/>
          <w:numId w:val="50"/>
        </w:numPr>
        <w:rPr>
          <w:rFonts w:cs="Calibri"/>
          <w:lang w:bidi="he-IL"/>
        </w:rPr>
      </w:pPr>
      <w:r w:rsidRPr="002D1BC4">
        <w:rPr>
          <w:rFonts w:cs="Calibri"/>
          <w:lang w:bidi="he-IL"/>
        </w:rPr>
        <w:t xml:space="preserve">In CryptoPpDlogZp: </w:t>
      </w:r>
      <w:r>
        <w:rPr>
          <w:rFonts w:cs="Calibri"/>
          <w:lang w:bidi="he-IL"/>
        </w:rPr>
        <w:t>return new ZpElementCryptoPp(groupParams.getP())</w:t>
      </w:r>
    </w:p>
    <w:p w:rsidR="00AE4229" w:rsidRPr="002D1BC4" w:rsidRDefault="00AE4229" w:rsidP="008B01FE">
      <w:pPr>
        <w:pStyle w:val="ListParagraph"/>
        <w:numPr>
          <w:ilvl w:val="0"/>
          <w:numId w:val="43"/>
        </w:numPr>
        <w:rPr>
          <w:rFonts w:cs="Calibri"/>
          <w:lang w:bidi="he-IL"/>
        </w:rPr>
      </w:pPr>
      <w:r>
        <w:rPr>
          <w:rFonts w:cs="Calibri"/>
          <w:lang w:bidi="he-IL"/>
        </w:rPr>
        <w:t xml:space="preserve">In </w:t>
      </w:r>
      <w:r w:rsidRPr="002D1BC4">
        <w:rPr>
          <w:rFonts w:cs="Calibri"/>
          <w:lang w:bidi="he-IL"/>
        </w:rPr>
        <w:t xml:space="preserve">MiraclECPoint: </w:t>
      </w:r>
      <w:r>
        <w:rPr>
          <w:rFonts w:cs="Calibri"/>
          <w:lang w:bidi="he-IL"/>
        </w:rPr>
        <w:t>return new ECPointMiracl(this)</w:t>
      </w:r>
    </w:p>
    <w:p w:rsidR="00AE4229" w:rsidRDefault="00AE4229" w:rsidP="008B01FE">
      <w:pPr>
        <w:pStyle w:val="ListParagraph"/>
        <w:numPr>
          <w:ilvl w:val="0"/>
          <w:numId w:val="43"/>
        </w:numPr>
        <w:rPr>
          <w:rFonts w:cs="Calibri"/>
          <w:lang w:bidi="he-IL"/>
        </w:rPr>
      </w:pPr>
      <w:r>
        <w:rPr>
          <w:rFonts w:cs="Calibri"/>
          <w:lang w:bidi="he-IL"/>
        </w:rPr>
        <w:t>In Bc</w:t>
      </w:r>
      <w:r w:rsidRPr="002D1BC4">
        <w:rPr>
          <w:rFonts w:cs="Calibri"/>
          <w:lang w:bidi="he-IL"/>
        </w:rPr>
        <w:t xml:space="preserve">ECPoint: </w:t>
      </w:r>
      <w:r>
        <w:rPr>
          <w:rFonts w:cs="Calibri"/>
          <w:lang w:bidi="he-IL"/>
        </w:rPr>
        <w:t>return new ECPointBc(this)</w:t>
      </w:r>
    </w:p>
    <w:p w:rsidR="00AE4229" w:rsidRDefault="00AE4229" w:rsidP="00AE4229">
      <w:pPr>
        <w:pStyle w:val="ListParagraph"/>
        <w:ind w:left="1440"/>
        <w:rPr>
          <w:rFonts w:cs="Calibri"/>
          <w:lang w:bidi="he-IL"/>
        </w:rPr>
      </w:pPr>
    </w:p>
    <w:p w:rsidR="00AE4229" w:rsidRPr="00EE2004" w:rsidRDefault="00AE4229" w:rsidP="00AE4229">
      <w:pPr>
        <w:pStyle w:val="ListParagraph"/>
        <w:numPr>
          <w:ilvl w:val="0"/>
          <w:numId w:val="9"/>
        </w:numPr>
        <w:rPr>
          <w:rFonts w:ascii="Times New Roman" w:hAnsi="Times New Roman" w:cs="Times New Roman"/>
          <w:b/>
          <w:bCs/>
          <w:sz w:val="20"/>
          <w:szCs w:val="20"/>
          <w:lang w:bidi="he-IL"/>
        </w:rPr>
      </w:pPr>
      <w:r>
        <w:rPr>
          <w:rFonts w:ascii="Times New Roman" w:hAnsi="Times New Roman" w:cs="Times New Roman"/>
          <w:b/>
          <w:bCs/>
          <w:sz w:val="20"/>
          <w:szCs w:val="20"/>
          <w:lang w:bidi="he-IL"/>
        </w:rPr>
        <w:t xml:space="preserve">Function:getElement(BigInteger x) </w:t>
      </w:r>
      <w:r w:rsidRPr="00EE2004">
        <w:rPr>
          <w:rFonts w:ascii="Times New Roman" w:hAnsi="Times New Roman" w:cs="Times New Roman"/>
          <w:sz w:val="20"/>
          <w:szCs w:val="20"/>
          <w:lang w:bidi="he-IL"/>
        </w:rPr>
        <w:t xml:space="preserve">– </w:t>
      </w:r>
      <w:r>
        <w:rPr>
          <w:rFonts w:ascii="Times New Roman" w:hAnsi="Times New Roman" w:cs="Times New Roman"/>
          <w:sz w:val="20"/>
          <w:szCs w:val="20"/>
          <w:lang w:bidi="he-IL"/>
        </w:rPr>
        <w:t>Z</w:t>
      </w:r>
      <w:r w:rsidRPr="00EE2004">
        <w:rPr>
          <w:rFonts w:ascii="Times New Roman" w:hAnsi="Times New Roman" w:cs="Times New Roman"/>
          <w:sz w:val="20"/>
          <w:szCs w:val="20"/>
          <w:lang w:bidi="he-IL"/>
        </w:rPr>
        <w:t>p* classes</w:t>
      </w:r>
    </w:p>
    <w:p w:rsidR="00AE4229" w:rsidRPr="00EE2004" w:rsidRDefault="00AE4229" w:rsidP="00AE4229">
      <w:pPr>
        <w:pStyle w:val="ListParagraph"/>
        <w:rPr>
          <w:rFonts w:ascii="Times New Roman" w:hAnsi="Times New Roman" w:cs="Times New Roman"/>
          <w:b/>
          <w:bCs/>
          <w:sz w:val="20"/>
          <w:szCs w:val="20"/>
          <w:lang w:bidi="he-IL"/>
        </w:rPr>
      </w:pPr>
      <w:r w:rsidRPr="00EE2004">
        <w:rPr>
          <w:rFonts w:ascii="Times New Roman" w:hAnsi="Times New Roman" w:cs="Times New Roman"/>
          <w:b/>
          <w:bCs/>
          <w:sz w:val="20"/>
          <w:szCs w:val="20"/>
          <w:lang w:bidi="he-IL"/>
        </w:rPr>
        <w:t>Function</w:t>
      </w:r>
      <w:proofErr w:type="gramStart"/>
      <w:r w:rsidRPr="00EE2004">
        <w:rPr>
          <w:rFonts w:ascii="Times New Roman" w:hAnsi="Times New Roman" w:cs="Times New Roman"/>
          <w:b/>
          <w:bCs/>
          <w:sz w:val="20"/>
          <w:szCs w:val="20"/>
          <w:lang w:bidi="he-IL"/>
        </w:rPr>
        <w:t>:getElement</w:t>
      </w:r>
      <w:proofErr w:type="gramEnd"/>
      <w:r w:rsidRPr="00EE2004">
        <w:rPr>
          <w:rFonts w:ascii="Times New Roman" w:hAnsi="Times New Roman" w:cs="Times New Roman"/>
          <w:b/>
          <w:bCs/>
          <w:sz w:val="20"/>
          <w:szCs w:val="20"/>
          <w:lang w:bidi="he-IL"/>
        </w:rPr>
        <w:t xml:space="preserve">(BigInteger x, BigInteger y) </w:t>
      </w:r>
      <w:r w:rsidRPr="00EE2004">
        <w:rPr>
          <w:rFonts w:ascii="Times New Roman" w:hAnsi="Times New Roman" w:cs="Times New Roman"/>
          <w:sz w:val="20"/>
          <w:szCs w:val="20"/>
          <w:lang w:bidi="he-IL"/>
        </w:rPr>
        <w:t>– EC classes</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These functions create a specific element that matches the specific field according to the accepted parameters.</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 xml:space="preserve">The creation is done by calling the GroupElement constructor that create specific element. </w:t>
      </w:r>
    </w:p>
    <w:p w:rsidR="00AE4229" w:rsidRDefault="00AE4229" w:rsidP="008B01FE">
      <w:pPr>
        <w:pStyle w:val="ListParagraph"/>
        <w:numPr>
          <w:ilvl w:val="0"/>
          <w:numId w:val="43"/>
        </w:numPr>
        <w:rPr>
          <w:rFonts w:cs="Calibri"/>
          <w:lang w:bidi="he-IL"/>
        </w:rPr>
      </w:pPr>
      <w:r w:rsidRPr="00EE2004">
        <w:rPr>
          <w:rFonts w:cs="Calibri"/>
          <w:lang w:bidi="he-IL"/>
        </w:rPr>
        <w:t xml:space="preserve">In CryptoPpDlogZp: return new ZpElementCryptoPp(x, </w:t>
      </w:r>
      <w:r>
        <w:rPr>
          <w:rFonts w:cs="Calibri"/>
          <w:lang w:bidi="he-IL"/>
        </w:rPr>
        <w:t>groupParams.getP())</w:t>
      </w:r>
    </w:p>
    <w:p w:rsidR="00AE4229" w:rsidRPr="00EE2004" w:rsidRDefault="00AE4229" w:rsidP="008B01FE">
      <w:pPr>
        <w:pStyle w:val="ListParagraph"/>
        <w:numPr>
          <w:ilvl w:val="0"/>
          <w:numId w:val="43"/>
        </w:numPr>
        <w:rPr>
          <w:rFonts w:cs="Calibri"/>
          <w:lang w:bidi="he-IL"/>
        </w:rPr>
      </w:pPr>
      <w:r w:rsidRPr="00EE2004">
        <w:rPr>
          <w:rFonts w:cs="Calibri"/>
          <w:lang w:bidi="he-IL"/>
        </w:rPr>
        <w:t>In MiraclECPoint: return new ECPointMiracl(</w:t>
      </w:r>
      <w:r>
        <w:rPr>
          <w:rFonts w:cs="Calibri"/>
          <w:lang w:bidi="he-IL"/>
        </w:rPr>
        <w:t xml:space="preserve">x, y, </w:t>
      </w:r>
      <w:r w:rsidRPr="00EE2004">
        <w:rPr>
          <w:rFonts w:cs="Calibri"/>
          <w:lang w:bidi="he-IL"/>
        </w:rPr>
        <w:t>this)</w:t>
      </w:r>
    </w:p>
    <w:p w:rsidR="00AE4229" w:rsidRDefault="00AE4229" w:rsidP="008B01FE">
      <w:pPr>
        <w:pStyle w:val="ListParagraph"/>
        <w:numPr>
          <w:ilvl w:val="0"/>
          <w:numId w:val="43"/>
        </w:numPr>
        <w:rPr>
          <w:rFonts w:cs="Calibri"/>
          <w:lang w:bidi="he-IL"/>
        </w:rPr>
      </w:pPr>
      <w:r>
        <w:rPr>
          <w:rFonts w:cs="Calibri"/>
          <w:lang w:bidi="he-IL"/>
        </w:rPr>
        <w:lastRenderedPageBreak/>
        <w:t>In Bc</w:t>
      </w:r>
      <w:r w:rsidRPr="002D1BC4">
        <w:rPr>
          <w:rFonts w:cs="Calibri"/>
          <w:lang w:bidi="he-IL"/>
        </w:rPr>
        <w:t xml:space="preserve">ECPoint: </w:t>
      </w:r>
      <w:r>
        <w:rPr>
          <w:rFonts w:cs="Calibri"/>
          <w:lang w:bidi="he-IL"/>
        </w:rPr>
        <w:t>return new ECPointBc(x, y, this)</w:t>
      </w:r>
    </w:p>
    <w:p w:rsidR="00AE4229" w:rsidRPr="002D1BC4" w:rsidRDefault="00AE4229" w:rsidP="00AE4229">
      <w:pPr>
        <w:pStyle w:val="ListParagraph"/>
        <w:ind w:left="1440"/>
        <w:rPr>
          <w:rFonts w:cs="Calibri"/>
          <w:lang w:bidi="he-IL"/>
        </w:rPr>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 xml:space="preserve">Function: </w:t>
      </w:r>
      <w:r>
        <w:rPr>
          <w:rFonts w:ascii="Times New Roman" w:hAnsi="Times New Roman" w:cs="Times New Roman"/>
          <w:b/>
          <w:bCs/>
          <w:sz w:val="20"/>
          <w:szCs w:val="20"/>
          <w:lang w:bidi="he-IL"/>
        </w:rPr>
        <w:t>isMember</w:t>
      </w:r>
      <w:r w:rsidRPr="005632EE">
        <w:rPr>
          <w:rFonts w:ascii="Times New Roman" w:hAnsi="Times New Roman" w:cs="Times New Roman"/>
          <w:b/>
          <w:bCs/>
          <w:sz w:val="20"/>
          <w:szCs w:val="20"/>
          <w:lang w:bidi="he-IL"/>
        </w:rPr>
        <w:t>(</w:t>
      </w:r>
      <w:r>
        <w:rPr>
          <w:rFonts w:ascii="Times New Roman" w:hAnsi="Times New Roman" w:cs="Times New Roman"/>
          <w:b/>
          <w:bCs/>
          <w:sz w:val="20"/>
          <w:szCs w:val="20"/>
          <w:lang w:bidi="he-IL"/>
        </w:rPr>
        <w:t>GroupElement   groupElement</w:t>
      </w:r>
      <w:r w:rsidRPr="005632EE">
        <w:rPr>
          <w:rFonts w:ascii="Times New Roman" w:hAnsi="Times New Roman" w:cs="Times New Roman"/>
          <w:b/>
          <w:bCs/>
          <w:sz w:val="20"/>
          <w:szCs w:val="20"/>
          <w:lang w:bidi="he-IL"/>
        </w:rPr>
        <w:t>)</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This function c</w:t>
      </w:r>
      <w:r w:rsidRPr="00B132B1">
        <w:rPr>
          <w:rFonts w:ascii="Times New Roman" w:hAnsi="Times New Roman" w:cs="Times New Roman"/>
          <w:sz w:val="24"/>
          <w:szCs w:val="24"/>
          <w:lang w:bidi="he-IL"/>
        </w:rPr>
        <w:t>hecks if the given “groupElement</w:t>
      </w:r>
      <w:r>
        <w:rPr>
          <w:rFonts w:ascii="Times New Roman" w:hAnsi="Times New Roman" w:cs="Times New Roman"/>
          <w:sz w:val="24"/>
          <w:szCs w:val="24"/>
          <w:lang w:bidi="he-IL"/>
        </w:rPr>
        <w:t>”</w:t>
      </w:r>
      <w:r w:rsidRPr="00B132B1">
        <w:rPr>
          <w:rFonts w:ascii="Times New Roman" w:hAnsi="Times New Roman" w:cs="Times New Roman"/>
          <w:sz w:val="24"/>
          <w:szCs w:val="24"/>
          <w:lang w:bidi="he-IL"/>
        </w:rPr>
        <w:t xml:space="preserve"> is actually such one for the respective group</w:t>
      </w:r>
      <w:r>
        <w:rPr>
          <w:rFonts w:ascii="Times New Roman" w:hAnsi="Times New Roman" w:cs="Times New Roman"/>
          <w:sz w:val="24"/>
          <w:szCs w:val="24"/>
          <w:lang w:bidi="he-IL"/>
        </w:rPr>
        <w:t>.</w:t>
      </w:r>
    </w:p>
    <w:p w:rsidR="00AE4229" w:rsidRPr="002D1BC4" w:rsidRDefault="00AE4229" w:rsidP="008B01FE">
      <w:pPr>
        <w:pStyle w:val="ListParagraph"/>
        <w:numPr>
          <w:ilvl w:val="0"/>
          <w:numId w:val="43"/>
        </w:numPr>
        <w:rPr>
          <w:rFonts w:cs="Calibri"/>
          <w:lang w:bidi="he-IL"/>
        </w:rPr>
      </w:pPr>
      <w:r w:rsidRPr="002D1BC4">
        <w:rPr>
          <w:rFonts w:cs="Calibri"/>
          <w:lang w:bidi="he-IL"/>
        </w:rPr>
        <w:t xml:space="preserve">In </w:t>
      </w:r>
      <w:r>
        <w:rPr>
          <w:rFonts w:cs="Calibri"/>
          <w:lang w:bidi="he-IL"/>
        </w:rPr>
        <w:t>Zp* classes</w:t>
      </w:r>
      <w:r w:rsidRPr="002D1BC4">
        <w:rPr>
          <w:rFonts w:cs="Calibri"/>
          <w:lang w:bidi="he-IL"/>
        </w:rPr>
        <w:t>: check if the value x of the Element is between 0 to p-1</w:t>
      </w:r>
    </w:p>
    <w:p w:rsidR="00AE4229" w:rsidRDefault="00AE4229" w:rsidP="008B01FE">
      <w:pPr>
        <w:pStyle w:val="ListParagraph"/>
        <w:numPr>
          <w:ilvl w:val="0"/>
          <w:numId w:val="43"/>
        </w:numPr>
        <w:rPr>
          <w:rFonts w:cs="Calibri"/>
        </w:rPr>
      </w:pPr>
      <w:r w:rsidRPr="002D1BC4">
        <w:rPr>
          <w:rFonts w:cs="Calibri"/>
          <w:lang w:bidi="he-IL"/>
        </w:rPr>
        <w:t xml:space="preserve">In </w:t>
      </w:r>
      <w:r>
        <w:rPr>
          <w:rFonts w:cs="Calibri"/>
          <w:lang w:bidi="he-IL"/>
        </w:rPr>
        <w:t>EC classes</w:t>
      </w:r>
      <w:r w:rsidRPr="002D1BC4">
        <w:rPr>
          <w:rFonts w:cs="Calibri"/>
          <w:lang w:bidi="he-IL"/>
        </w:rPr>
        <w:t>: check if the point is on the curve by the curve definition.</w:t>
      </w:r>
    </w:p>
    <w:p w:rsidR="00AE4229" w:rsidRPr="00A643F7" w:rsidRDefault="00AE4229" w:rsidP="00AE4229">
      <w:pPr>
        <w:pStyle w:val="ListParagraph"/>
        <w:ind w:left="1440"/>
        <w:rPr>
          <w:rFonts w:cs="Calibri"/>
        </w:rPr>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 xml:space="preserve">Function: </w:t>
      </w:r>
      <w:r>
        <w:rPr>
          <w:rFonts w:ascii="Times New Roman" w:hAnsi="Times New Roman" w:cs="Times New Roman"/>
          <w:b/>
          <w:bCs/>
          <w:sz w:val="20"/>
          <w:szCs w:val="20"/>
          <w:lang w:bidi="he-IL"/>
        </w:rPr>
        <w:t>isGenerator</w:t>
      </w:r>
      <w:r w:rsidRPr="005632EE">
        <w:rPr>
          <w:rFonts w:ascii="Times New Roman" w:hAnsi="Times New Roman" w:cs="Times New Roman"/>
          <w:b/>
          <w:bCs/>
          <w:sz w:val="20"/>
          <w:szCs w:val="20"/>
          <w:lang w:bidi="he-IL"/>
        </w:rPr>
        <w:t>()</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This function ch</w:t>
      </w:r>
      <w:r w:rsidRPr="00B132B1">
        <w:rPr>
          <w:rFonts w:ascii="Times New Roman" w:hAnsi="Times New Roman" w:cs="Times New Roman"/>
          <w:sz w:val="24"/>
          <w:szCs w:val="24"/>
          <w:lang w:bidi="he-IL"/>
        </w:rPr>
        <w:t xml:space="preserve">ecks if the given </w:t>
      </w:r>
      <w:r>
        <w:rPr>
          <w:rFonts w:ascii="Times New Roman" w:hAnsi="Times New Roman" w:cs="Times New Roman"/>
          <w:sz w:val="24"/>
          <w:szCs w:val="24"/>
          <w:lang w:bidi="he-IL"/>
        </w:rPr>
        <w:t>generator</w:t>
      </w:r>
      <w:r w:rsidRPr="00B132B1">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(g) </w:t>
      </w:r>
      <w:r w:rsidRPr="00B132B1">
        <w:rPr>
          <w:rFonts w:ascii="Times New Roman" w:hAnsi="Times New Roman" w:cs="Times New Roman"/>
          <w:sz w:val="24"/>
          <w:szCs w:val="24"/>
          <w:lang w:bidi="he-IL"/>
        </w:rPr>
        <w:t>is actua</w:t>
      </w:r>
      <w:r>
        <w:rPr>
          <w:rFonts w:ascii="Times New Roman" w:hAnsi="Times New Roman" w:cs="Times New Roman"/>
          <w:sz w:val="24"/>
          <w:szCs w:val="24"/>
          <w:lang w:bidi="he-IL"/>
        </w:rPr>
        <w:t xml:space="preserve">lly such one for the respective group. </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In CryptoPpDlogZp we call to the function “validateElement” of crypto++. In addition, we add a check for the order of the element. If both checks return true, this is the generator and we return true. Else, return false.</w:t>
      </w:r>
    </w:p>
    <w:p w:rsidR="00AE4229" w:rsidRPr="00731D80"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In elliptic curve classes, t</w:t>
      </w:r>
      <w:r w:rsidRPr="00731D80">
        <w:rPr>
          <w:rFonts w:ascii="Times New Roman" w:hAnsi="Times New Roman" w:cs="Times New Roman"/>
          <w:sz w:val="24"/>
          <w:szCs w:val="24"/>
          <w:lang w:bidi="he-IL"/>
        </w:rPr>
        <w:t xml:space="preserve">here are two ways to set the generator. One way is to load it from NIST file, so the generator is correct. The second way is to </w:t>
      </w:r>
      <w:r>
        <w:rPr>
          <w:rFonts w:ascii="Times New Roman" w:hAnsi="Times New Roman" w:cs="Times New Roman"/>
          <w:sz w:val="24"/>
          <w:szCs w:val="24"/>
          <w:lang w:bidi="he-IL"/>
        </w:rPr>
        <w:t xml:space="preserve">load the generator values from a file that the </w:t>
      </w:r>
      <w:r w:rsidRPr="00731D80">
        <w:rPr>
          <w:rFonts w:ascii="Times New Roman" w:hAnsi="Times New Roman" w:cs="Times New Roman"/>
          <w:sz w:val="24"/>
          <w:szCs w:val="24"/>
          <w:lang w:bidi="he-IL"/>
        </w:rPr>
        <w:t xml:space="preserve">user </w:t>
      </w:r>
      <w:r>
        <w:rPr>
          <w:rFonts w:ascii="Times New Roman" w:hAnsi="Times New Roman" w:cs="Times New Roman"/>
          <w:sz w:val="24"/>
          <w:szCs w:val="24"/>
          <w:lang w:bidi="he-IL"/>
        </w:rPr>
        <w:t>creates</w:t>
      </w:r>
      <w:r w:rsidRPr="00731D80">
        <w:rPr>
          <w:rFonts w:ascii="Times New Roman" w:hAnsi="Times New Roman" w:cs="Times New Roman"/>
          <w:sz w:val="24"/>
          <w:szCs w:val="24"/>
          <w:lang w:bidi="he-IL"/>
        </w:rPr>
        <w:t>. In that way, that is the user responsibility to check the validity of the parameters.</w:t>
      </w:r>
      <w:r>
        <w:rPr>
          <w:rFonts w:ascii="Times New Roman" w:hAnsi="Times New Roman" w:cs="Times New Roman"/>
          <w:sz w:val="24"/>
          <w:szCs w:val="24"/>
          <w:lang w:bidi="he-IL"/>
        </w:rPr>
        <w:t xml:space="preserve"> </w:t>
      </w:r>
      <w:r w:rsidRPr="00731D80">
        <w:rPr>
          <w:rFonts w:ascii="Times New Roman" w:hAnsi="Times New Roman" w:cs="Times New Roman"/>
          <w:sz w:val="24"/>
          <w:szCs w:val="24"/>
          <w:lang w:bidi="he-IL"/>
        </w:rPr>
        <w:t xml:space="preserve">In both ways, the generator we set </w:t>
      </w:r>
      <w:r>
        <w:rPr>
          <w:rFonts w:ascii="Times New Roman" w:hAnsi="Times New Roman" w:cs="Times New Roman"/>
          <w:sz w:val="24"/>
          <w:szCs w:val="24"/>
          <w:lang w:bidi="he-IL"/>
        </w:rPr>
        <w:t>is</w:t>
      </w:r>
      <w:r w:rsidRPr="00731D80">
        <w:rPr>
          <w:rFonts w:ascii="Times New Roman" w:hAnsi="Times New Roman" w:cs="Times New Roman"/>
          <w:sz w:val="24"/>
          <w:szCs w:val="24"/>
          <w:lang w:bidi="he-IL"/>
        </w:rPr>
        <w:t xml:space="preserve"> correct. Therefore, currently the function isGenerator does not operate the validity check and always return true.</w:t>
      </w:r>
    </w:p>
    <w:p w:rsidR="00AE4229" w:rsidRPr="00731D80" w:rsidRDefault="00AE4229" w:rsidP="00AE4229">
      <w:pPr>
        <w:pStyle w:val="ListParagraph"/>
        <w:rPr>
          <w:rFonts w:ascii="Times New Roman" w:hAnsi="Times New Roman" w:cs="Times New Roman"/>
          <w:sz w:val="24"/>
          <w:szCs w:val="24"/>
          <w:lang w:bidi="he-IL"/>
        </w:rPr>
      </w:pPr>
      <w:r w:rsidRPr="00731D80">
        <w:rPr>
          <w:rFonts w:ascii="Times New Roman" w:hAnsi="Times New Roman" w:cs="Times New Roman"/>
          <w:sz w:val="24"/>
          <w:szCs w:val="24"/>
          <w:lang w:bidi="he-IL"/>
        </w:rPr>
        <w:t xml:space="preserve">Maybe in the future </w:t>
      </w:r>
      <w:r>
        <w:rPr>
          <w:rFonts w:ascii="Times New Roman" w:hAnsi="Times New Roman" w:cs="Times New Roman"/>
          <w:sz w:val="24"/>
          <w:szCs w:val="24"/>
          <w:lang w:bidi="he-IL"/>
        </w:rPr>
        <w:t>we will add the validity check</w:t>
      </w:r>
      <w:r w:rsidRPr="00731D80">
        <w:rPr>
          <w:rFonts w:ascii="Times New Roman" w:hAnsi="Times New Roman" w:cs="Times New Roman"/>
          <w:sz w:val="24"/>
          <w:szCs w:val="24"/>
          <w:lang w:bidi="he-IL"/>
        </w:rPr>
        <w:t>.</w:t>
      </w:r>
    </w:p>
    <w:p w:rsidR="00AE4229" w:rsidRPr="00BC2AD6" w:rsidRDefault="00AE4229" w:rsidP="00AE4229">
      <w:pPr>
        <w:pStyle w:val="ListParagraph"/>
        <w:ind w:left="1440"/>
        <w:rPr>
          <w:rFonts w:cs="Calibri"/>
          <w:lang w:bidi="he-IL"/>
        </w:rPr>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 xml:space="preserve">Function: </w:t>
      </w:r>
      <w:r>
        <w:rPr>
          <w:rFonts w:ascii="Times New Roman" w:hAnsi="Times New Roman" w:cs="Times New Roman"/>
          <w:b/>
          <w:bCs/>
          <w:sz w:val="20"/>
          <w:szCs w:val="20"/>
          <w:lang w:bidi="he-IL"/>
        </w:rPr>
        <w:t>validateGroup</w:t>
      </w:r>
      <w:r w:rsidRPr="005632EE">
        <w:rPr>
          <w:rFonts w:ascii="Times New Roman" w:hAnsi="Times New Roman" w:cs="Times New Roman"/>
          <w:b/>
          <w:bCs/>
          <w:sz w:val="20"/>
          <w:szCs w:val="20"/>
          <w:lang w:bidi="he-IL"/>
        </w:rPr>
        <w:t>()</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This function c</w:t>
      </w:r>
      <w:r w:rsidRPr="00E368AC">
        <w:rPr>
          <w:rFonts w:ascii="Times New Roman" w:hAnsi="Times New Roman" w:cs="Times New Roman"/>
          <w:sz w:val="24"/>
          <w:szCs w:val="24"/>
          <w:lang w:bidi="he-IL"/>
        </w:rPr>
        <w:t>heck</w:t>
      </w:r>
      <w:r>
        <w:rPr>
          <w:rFonts w:ascii="Times New Roman" w:hAnsi="Times New Roman" w:cs="Times New Roman"/>
          <w:sz w:val="24"/>
          <w:szCs w:val="24"/>
          <w:lang w:bidi="he-IL"/>
        </w:rPr>
        <w:t xml:space="preserve">s if the parameters of the group are correct. </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In CryptoPpDlogZp we call to the function “validateGroup” of crypto++.  In addition, we add a check for the generator. If both checks return true, return true. Else, return false.</w:t>
      </w:r>
    </w:p>
    <w:p w:rsidR="00AE4229" w:rsidRPr="00731D80" w:rsidRDefault="00AE4229" w:rsidP="00AE4229">
      <w:pPr>
        <w:pStyle w:val="ListParagraph"/>
        <w:rPr>
          <w:rFonts w:ascii="Times New Roman" w:hAnsi="Times New Roman" w:cs="Times New Roman"/>
          <w:sz w:val="24"/>
          <w:szCs w:val="24"/>
        </w:rPr>
      </w:pPr>
      <w:r>
        <w:rPr>
          <w:rFonts w:ascii="Times New Roman" w:hAnsi="Times New Roman" w:cs="Times New Roman"/>
          <w:sz w:val="24"/>
          <w:szCs w:val="24"/>
          <w:lang w:bidi="he-IL"/>
        </w:rPr>
        <w:t>In elliptic curve classes, t</w:t>
      </w:r>
      <w:r w:rsidRPr="00731D80">
        <w:rPr>
          <w:rFonts w:ascii="Times New Roman" w:hAnsi="Times New Roman" w:cs="Times New Roman"/>
          <w:sz w:val="24"/>
          <w:szCs w:val="24"/>
        </w:rPr>
        <w:t xml:space="preserve">here are two ways to set those parameters. One way is to load them from NIST file, so the parameters are correct. The second way is to </w:t>
      </w:r>
      <w:r>
        <w:rPr>
          <w:rFonts w:ascii="Times New Roman" w:hAnsi="Times New Roman" w:cs="Times New Roman"/>
          <w:sz w:val="24"/>
          <w:szCs w:val="24"/>
        </w:rPr>
        <w:t>load</w:t>
      </w:r>
      <w:r w:rsidRPr="00731D80">
        <w:rPr>
          <w:rFonts w:ascii="Times New Roman" w:hAnsi="Times New Roman" w:cs="Times New Roman"/>
          <w:sz w:val="24"/>
          <w:szCs w:val="24"/>
        </w:rPr>
        <w:t xml:space="preserve"> the parameters </w:t>
      </w:r>
      <w:r>
        <w:rPr>
          <w:rFonts w:ascii="Times New Roman" w:hAnsi="Times New Roman" w:cs="Times New Roman"/>
          <w:sz w:val="24"/>
          <w:szCs w:val="24"/>
          <w:lang w:bidi="he-IL"/>
        </w:rPr>
        <w:t xml:space="preserve">a file that the </w:t>
      </w:r>
      <w:r w:rsidRPr="00731D80">
        <w:rPr>
          <w:rFonts w:ascii="Times New Roman" w:hAnsi="Times New Roman" w:cs="Times New Roman"/>
          <w:sz w:val="24"/>
          <w:szCs w:val="24"/>
          <w:lang w:bidi="he-IL"/>
        </w:rPr>
        <w:t xml:space="preserve">user </w:t>
      </w:r>
      <w:r>
        <w:rPr>
          <w:rFonts w:ascii="Times New Roman" w:hAnsi="Times New Roman" w:cs="Times New Roman"/>
          <w:sz w:val="24"/>
          <w:szCs w:val="24"/>
          <w:lang w:bidi="he-IL"/>
        </w:rPr>
        <w:t>creates</w:t>
      </w:r>
      <w:r w:rsidRPr="00731D80">
        <w:rPr>
          <w:rFonts w:ascii="Times New Roman" w:hAnsi="Times New Roman" w:cs="Times New Roman"/>
          <w:sz w:val="24"/>
          <w:szCs w:val="24"/>
        </w:rPr>
        <w:t>. In that way, that is the user responsibility to check the validity of the parameters.</w:t>
      </w:r>
      <w:r>
        <w:rPr>
          <w:rFonts w:ascii="Times New Roman" w:hAnsi="Times New Roman" w:cs="Times New Roman"/>
          <w:sz w:val="24"/>
          <w:szCs w:val="24"/>
        </w:rPr>
        <w:t xml:space="preserve"> </w:t>
      </w:r>
      <w:r w:rsidRPr="00731D80">
        <w:rPr>
          <w:rFonts w:ascii="Times New Roman" w:hAnsi="Times New Roman" w:cs="Times New Roman"/>
          <w:sz w:val="24"/>
          <w:szCs w:val="24"/>
        </w:rPr>
        <w:t xml:space="preserve">In both ways, the parameters we set </w:t>
      </w:r>
      <w:r>
        <w:rPr>
          <w:rFonts w:ascii="Times New Roman" w:hAnsi="Times New Roman" w:cs="Times New Roman"/>
          <w:sz w:val="24"/>
          <w:szCs w:val="24"/>
        </w:rPr>
        <w:t>are</w:t>
      </w:r>
      <w:r w:rsidRPr="00731D80">
        <w:rPr>
          <w:rFonts w:ascii="Times New Roman" w:hAnsi="Times New Roman" w:cs="Times New Roman"/>
          <w:sz w:val="24"/>
          <w:szCs w:val="24"/>
        </w:rPr>
        <w:t xml:space="preserve"> correct. Therefore, currently the function validateGroup does not operate the validity check</w:t>
      </w:r>
      <w:r>
        <w:rPr>
          <w:rFonts w:ascii="Times New Roman" w:hAnsi="Times New Roman" w:cs="Times New Roman"/>
          <w:sz w:val="24"/>
          <w:szCs w:val="24"/>
        </w:rPr>
        <w:t>s</w:t>
      </w:r>
      <w:r w:rsidRPr="00731D80">
        <w:rPr>
          <w:rFonts w:ascii="Times New Roman" w:hAnsi="Times New Roman" w:cs="Times New Roman"/>
          <w:sz w:val="24"/>
          <w:szCs w:val="24"/>
        </w:rPr>
        <w:t xml:space="preserve"> and always return true.</w:t>
      </w:r>
    </w:p>
    <w:p w:rsidR="00AE4229" w:rsidRPr="006221C0" w:rsidRDefault="00AE4229" w:rsidP="00AE4229">
      <w:pPr>
        <w:pStyle w:val="ListParagraph"/>
        <w:rPr>
          <w:rFonts w:ascii="Times New Roman" w:hAnsi="Times New Roman" w:cs="Times New Roman"/>
          <w:sz w:val="24"/>
          <w:szCs w:val="24"/>
        </w:rPr>
      </w:pPr>
      <w:r w:rsidRPr="00731D80">
        <w:rPr>
          <w:rFonts w:ascii="Times New Roman" w:hAnsi="Times New Roman" w:cs="Times New Roman"/>
          <w:sz w:val="24"/>
          <w:szCs w:val="24"/>
        </w:rPr>
        <w:t xml:space="preserve">Maybe in the future we will add </w:t>
      </w:r>
      <w:r>
        <w:rPr>
          <w:rFonts w:ascii="Times New Roman" w:hAnsi="Times New Roman" w:cs="Times New Roman"/>
          <w:sz w:val="24"/>
          <w:szCs w:val="24"/>
        </w:rPr>
        <w:t>more</w:t>
      </w:r>
      <w:r w:rsidRPr="00731D80">
        <w:rPr>
          <w:rFonts w:ascii="Times New Roman" w:hAnsi="Times New Roman" w:cs="Times New Roman"/>
          <w:sz w:val="24"/>
          <w:szCs w:val="24"/>
        </w:rPr>
        <w:t xml:space="preserve"> validity checks</w:t>
      </w:r>
      <w:r>
        <w:rPr>
          <w:rFonts w:ascii="Times New Roman" w:hAnsi="Times New Roman" w:cs="Times New Roman"/>
          <w:sz w:val="24"/>
          <w:szCs w:val="24"/>
        </w:rPr>
        <w:t>.</w:t>
      </w:r>
    </w:p>
    <w:p w:rsidR="00BB5904" w:rsidRPr="006221C0" w:rsidRDefault="00BB5904" w:rsidP="00BB5904">
      <w:pPr>
        <w:pStyle w:val="ListParagraph"/>
        <w:rPr>
          <w:rFonts w:ascii="Times New Roman" w:hAnsi="Times New Roman" w:cs="Times New Roman"/>
          <w:sz w:val="24"/>
          <w:szCs w:val="24"/>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7C7D09" w:rsidRDefault="007C7D09">
      <w:pPr>
        <w:autoSpaceDE/>
        <w:autoSpaceDN/>
        <w:adjustRightInd/>
        <w:rPr>
          <w:sz w:val="20"/>
          <w:szCs w:val="20"/>
        </w:rPr>
      </w:pPr>
      <w:r>
        <w:rPr>
          <w:sz w:val="20"/>
          <w:szCs w:val="20"/>
        </w:rPr>
        <w:br w:type="page"/>
      </w:r>
    </w:p>
    <w:p w:rsidR="00BB5904" w:rsidRDefault="00BB5904" w:rsidP="00BB5904">
      <w:pPr>
        <w:pStyle w:val="ListParagraph"/>
        <w:rPr>
          <w:rFonts w:ascii="Times New Roman" w:hAnsi="Times New Roman" w:cs="Times New Roman"/>
          <w:sz w:val="20"/>
          <w:szCs w:val="20"/>
          <w:lang w:bidi="he-IL"/>
        </w:rPr>
      </w:pPr>
    </w:p>
    <w:p w:rsidR="00BB5904" w:rsidRPr="00BB5904" w:rsidRDefault="00BB5904" w:rsidP="00BB5904">
      <w:pPr>
        <w:pStyle w:val="ListParagraph"/>
        <w:ind w:left="1518"/>
      </w:pPr>
    </w:p>
    <w:p w:rsidR="00806BD5" w:rsidRPr="00806BD5" w:rsidRDefault="00806BD5" w:rsidP="008B01FE">
      <w:pPr>
        <w:pStyle w:val="ListParagraph"/>
        <w:keepNext/>
        <w:keepLines/>
        <w:numPr>
          <w:ilvl w:val="0"/>
          <w:numId w:val="48"/>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65" w:name="_Toc305321007"/>
      <w:bookmarkStart w:id="666" w:name="_Toc305321137"/>
      <w:bookmarkStart w:id="667" w:name="_Toc305321267"/>
      <w:bookmarkStart w:id="668" w:name="_Toc305321466"/>
      <w:bookmarkStart w:id="669" w:name="_Toc305323480"/>
      <w:bookmarkStart w:id="670" w:name="_Toc305323654"/>
      <w:bookmarkStart w:id="671" w:name="_Toc305323830"/>
      <w:bookmarkEnd w:id="665"/>
      <w:bookmarkEnd w:id="666"/>
      <w:bookmarkEnd w:id="667"/>
      <w:bookmarkEnd w:id="668"/>
      <w:bookmarkEnd w:id="669"/>
      <w:bookmarkEnd w:id="670"/>
      <w:bookmarkEnd w:id="671"/>
    </w:p>
    <w:p w:rsidR="00806BD5" w:rsidRPr="00806BD5" w:rsidRDefault="00806BD5" w:rsidP="008B01FE">
      <w:pPr>
        <w:pStyle w:val="ListParagraph"/>
        <w:keepNext/>
        <w:keepLines/>
        <w:numPr>
          <w:ilvl w:val="2"/>
          <w:numId w:val="48"/>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72" w:name="_Toc305321008"/>
      <w:bookmarkStart w:id="673" w:name="_Toc305321138"/>
      <w:bookmarkStart w:id="674" w:name="_Toc305321268"/>
      <w:bookmarkStart w:id="675" w:name="_Toc305321467"/>
      <w:bookmarkStart w:id="676" w:name="_Toc305323481"/>
      <w:bookmarkStart w:id="677" w:name="_Toc305323655"/>
      <w:bookmarkStart w:id="678" w:name="_Toc305323831"/>
      <w:bookmarkEnd w:id="672"/>
      <w:bookmarkEnd w:id="673"/>
      <w:bookmarkEnd w:id="674"/>
      <w:bookmarkEnd w:id="675"/>
      <w:bookmarkEnd w:id="676"/>
      <w:bookmarkEnd w:id="677"/>
      <w:bookmarkEnd w:id="678"/>
    </w:p>
    <w:p w:rsidR="00515D3B" w:rsidRDefault="00515D3B" w:rsidP="008B01FE">
      <w:pPr>
        <w:pStyle w:val="Heading3"/>
        <w:numPr>
          <w:ilvl w:val="2"/>
          <w:numId w:val="48"/>
        </w:numPr>
        <w:ind w:left="1281"/>
      </w:pPr>
      <w:bookmarkStart w:id="679" w:name="_Toc305323832"/>
      <w:r>
        <w:t>KeyDerivationFunction</w:t>
      </w:r>
      <w:bookmarkEnd w:id="511"/>
      <w:bookmarkEnd w:id="512"/>
      <w:bookmarkEnd w:id="513"/>
      <w:bookmarkEnd w:id="514"/>
      <w:bookmarkEnd w:id="515"/>
      <w:bookmarkEnd w:id="679"/>
    </w:p>
    <w:p w:rsidR="00806BD5" w:rsidRPr="00806BD5" w:rsidRDefault="00806BD5" w:rsidP="008B01FE">
      <w:pPr>
        <w:pStyle w:val="ListParagraph"/>
        <w:keepNext/>
        <w:keepLines/>
        <w:numPr>
          <w:ilvl w:val="2"/>
          <w:numId w:val="37"/>
        </w:numPr>
        <w:tabs>
          <w:tab w:val="left" w:pos="1701"/>
        </w:tabs>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680" w:name="_Toc278884115"/>
      <w:bookmarkStart w:id="681" w:name="_Toc278884254"/>
      <w:bookmarkStart w:id="682" w:name="_Toc278884330"/>
      <w:bookmarkStart w:id="683" w:name="_Toc279923576"/>
      <w:bookmarkStart w:id="684" w:name="_Toc280082647"/>
      <w:bookmarkStart w:id="685" w:name="_Toc280521467"/>
      <w:bookmarkStart w:id="686" w:name="_Toc280521639"/>
      <w:bookmarkStart w:id="687" w:name="_Toc280521792"/>
      <w:bookmarkStart w:id="688" w:name="_Toc280612004"/>
      <w:bookmarkStart w:id="689" w:name="_Toc280694120"/>
      <w:bookmarkStart w:id="690" w:name="_Toc280699838"/>
      <w:bookmarkStart w:id="691" w:name="_Toc305321469"/>
      <w:bookmarkStart w:id="692" w:name="_Toc305323483"/>
      <w:bookmarkStart w:id="693" w:name="_Toc305323657"/>
      <w:bookmarkStart w:id="694" w:name="_Toc305323833"/>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rsidR="004E4F02" w:rsidRPr="00186EB0" w:rsidRDefault="00806BD5" w:rsidP="008B01FE">
      <w:pPr>
        <w:pStyle w:val="Heading4"/>
        <w:numPr>
          <w:ilvl w:val="3"/>
          <w:numId w:val="37"/>
        </w:numPr>
        <w:tabs>
          <w:tab w:val="left" w:pos="1701"/>
        </w:tabs>
      </w:pPr>
      <w:r>
        <w:t xml:space="preserve"> </w:t>
      </w:r>
      <w:bookmarkStart w:id="695" w:name="_Toc305323834"/>
      <w:r w:rsidR="004E4F02" w:rsidRPr="00186EB0">
        <w:t>Static View</w:t>
      </w:r>
      <w:bookmarkEnd w:id="695"/>
    </w:p>
    <w:p w:rsidR="00C366C5" w:rsidRDefault="003A0EA5" w:rsidP="00BB5904">
      <w:pPr>
        <w:rPr>
          <w:lang w:eastAsia="en-GB"/>
        </w:rPr>
      </w:pPr>
      <w:r>
        <w:t>A</w:t>
      </w:r>
      <w:r w:rsidR="00C366C5">
        <w:t xml:space="preserve"> </w:t>
      </w:r>
      <w:r w:rsidR="00C366C5">
        <w:rPr>
          <w:b/>
          <w:bCs/>
        </w:rPr>
        <w:t>key derivation function</w:t>
      </w:r>
      <w:r w:rsidR="00C366C5">
        <w:t xml:space="preserve"> (or KDF) </w:t>
      </w:r>
      <w:r>
        <w:t xml:space="preserve">is used to </w:t>
      </w:r>
      <w:r w:rsidR="00C366C5">
        <w:t>derive</w:t>
      </w:r>
      <w:r>
        <w:t xml:space="preserve"> (close to) uniformly distributed string/s from </w:t>
      </w:r>
      <w:r w:rsidR="00C366C5">
        <w:t xml:space="preserve">a secret value </w:t>
      </w:r>
      <w:r>
        <w:t xml:space="preserve">with high entropy (but no other guarantee regarding its distribution). </w:t>
      </w:r>
    </w:p>
    <w:p w:rsidR="00C366C5" w:rsidRPr="00C366C5" w:rsidRDefault="00C366C5" w:rsidP="00BB5904">
      <w:pPr>
        <w:rPr>
          <w:lang w:eastAsia="en-GB"/>
        </w:rPr>
      </w:pPr>
    </w:p>
    <w:p w:rsidR="00D02AD5" w:rsidRDefault="00D02AD5" w:rsidP="00BB5904">
      <w:pPr>
        <w:rPr>
          <w:noProof/>
        </w:rPr>
      </w:pPr>
    </w:p>
    <w:p w:rsidR="00186EB0" w:rsidRDefault="00186EB0" w:rsidP="00BB5904">
      <w:pPr>
        <w:rPr>
          <w:noProof/>
        </w:rPr>
      </w:pPr>
    </w:p>
    <w:p w:rsidR="00186EB0" w:rsidRDefault="001F7DA7" w:rsidP="00BB5904">
      <w:pPr>
        <w:rPr>
          <w:noProof/>
        </w:rPr>
      </w:pPr>
      <w:r>
        <w:rPr>
          <w:noProof/>
        </w:rPr>
        <w:drawing>
          <wp:inline distT="0" distB="0" distL="0" distR="0" wp14:anchorId="50DB410F" wp14:editId="065BBC36">
            <wp:extent cx="6465581" cy="3265514"/>
            <wp:effectExtent l="19050" t="0" r="0" b="0"/>
            <wp:docPr id="9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6470250" cy="3267872"/>
                    </a:xfrm>
                    <a:prstGeom prst="rect">
                      <a:avLst/>
                    </a:prstGeom>
                    <a:noFill/>
                    <a:ln w="9525">
                      <a:noFill/>
                      <a:miter lim="800000"/>
                      <a:headEnd/>
                      <a:tailEnd/>
                    </a:ln>
                  </pic:spPr>
                </pic:pic>
              </a:graphicData>
            </a:graphic>
          </wp:inline>
        </w:drawing>
      </w:r>
      <w:r w:rsidRPr="001F7DA7">
        <w:rPr>
          <w:rStyle w:val="CommentReference"/>
          <w:noProof/>
          <w:sz w:val="24"/>
        </w:rPr>
        <w:t xml:space="preserve"> </w:t>
      </w:r>
      <w:r w:rsidR="00787CA1">
        <w:rPr>
          <w:rStyle w:val="CommentReference"/>
        </w:rPr>
        <w:commentReference w:id="696"/>
      </w:r>
      <w:r w:rsidR="000602CD">
        <w:rPr>
          <w:rStyle w:val="CommentReference"/>
        </w:rPr>
        <w:commentReference w:id="697"/>
      </w:r>
    </w:p>
    <w:p w:rsidR="00515D3B" w:rsidRDefault="00515D3B" w:rsidP="00BB5904">
      <w:pPr>
        <w:rPr>
          <w:noProof/>
        </w:rPr>
      </w:pPr>
    </w:p>
    <w:p w:rsidR="00B9651D" w:rsidRPr="00A27CD0" w:rsidRDefault="00806BD5" w:rsidP="008B01FE">
      <w:pPr>
        <w:pStyle w:val="Heading4"/>
        <w:numPr>
          <w:ilvl w:val="3"/>
          <w:numId w:val="37"/>
        </w:numPr>
        <w:tabs>
          <w:tab w:val="left" w:pos="1701"/>
        </w:tabs>
      </w:pPr>
      <w:bookmarkStart w:id="698" w:name="_Toc277840073"/>
      <w:bookmarkStart w:id="699" w:name="_Toc277840426"/>
      <w:bookmarkStart w:id="700" w:name="_Toc277840483"/>
      <w:bookmarkStart w:id="701" w:name="_Toc277840629"/>
      <w:bookmarkStart w:id="702" w:name="_Toc277840837"/>
      <w:r>
        <w:t xml:space="preserve"> </w:t>
      </w:r>
      <w:bookmarkStart w:id="703" w:name="_Toc305323835"/>
      <w:r w:rsidR="00B9651D" w:rsidRPr="00A27CD0">
        <w:t>Dynamic View</w:t>
      </w:r>
      <w:bookmarkEnd w:id="703"/>
    </w:p>
    <w:p w:rsidR="009335AB" w:rsidRDefault="009335AB" w:rsidP="009335AB">
      <w:pPr>
        <w:pStyle w:val="Caption"/>
        <w:numPr>
          <w:ilvl w:val="0"/>
          <w:numId w:val="9"/>
        </w:numPr>
      </w:pPr>
      <w:r>
        <w:t>Function: HKDF::HKDF(String  hmac)</w:t>
      </w:r>
    </w:p>
    <w:p w:rsidR="0072679E" w:rsidRPr="009335AB" w:rsidRDefault="009335AB" w:rsidP="0072679E">
      <w:pPr>
        <w:ind w:left="708"/>
      </w:pPr>
      <w:r>
        <w:t xml:space="preserve">The HKDF uses an underlying Hmac. When the name of the Hmac is passed as a string this constructor retrieves the right HKDF using the factories tool. Since this newly created Hmac is not initialized the init that passes a secret key must be called. Otherwise, the </w:t>
      </w:r>
      <w:r w:rsidR="0072679E">
        <w:t>isInitialized function will return false.</w:t>
      </w:r>
    </w:p>
    <w:p w:rsidR="0072679E" w:rsidRDefault="0072679E" w:rsidP="0072679E">
      <w:pPr>
        <w:pStyle w:val="Caption"/>
        <w:numPr>
          <w:ilvl w:val="0"/>
          <w:numId w:val="9"/>
        </w:numPr>
      </w:pPr>
      <w:r>
        <w:t>Function: HKDF::HKDF(Hmac  hmac)</w:t>
      </w:r>
    </w:p>
    <w:p w:rsidR="0072679E" w:rsidRPr="0072679E" w:rsidRDefault="0072679E" w:rsidP="00AD53CF">
      <w:pPr>
        <w:ind w:left="708"/>
      </w:pPr>
      <w:r>
        <w:t xml:space="preserve">We give another option for efficiency reasons to get the actual Hmac. This constructor must get an initialized Hmac (otherwise, </w:t>
      </w:r>
      <w:r w:rsidR="00AD53CF">
        <w:t xml:space="preserve">the user should </w:t>
      </w:r>
      <w:r>
        <w:t>just create one u</w:t>
      </w:r>
      <w:r w:rsidR="00AD53CF">
        <w:t xml:space="preserve">sing the previous constructor) otherwise, it throws an exception. </w:t>
      </w:r>
      <w:r>
        <w:t>If this constructor is called the isInitialized function will return true.</w:t>
      </w:r>
    </w:p>
    <w:p w:rsidR="00515D3B" w:rsidRDefault="00B9651D" w:rsidP="00BB5904">
      <w:pPr>
        <w:pStyle w:val="Caption"/>
        <w:numPr>
          <w:ilvl w:val="0"/>
          <w:numId w:val="9"/>
        </w:numPr>
      </w:pPr>
      <w:r w:rsidRPr="008C242F">
        <w:t xml:space="preserve">Function : </w:t>
      </w:r>
      <w:r>
        <w:rPr>
          <w:noProof/>
        </w:rPr>
        <w:t>HKDF::</w:t>
      </w:r>
      <w:commentRangeStart w:id="704"/>
      <w:commentRangeStart w:id="705"/>
      <w:r>
        <w:rPr>
          <w:noProof/>
        </w:rPr>
        <w:t>generateKey</w:t>
      </w:r>
      <w:bookmarkEnd w:id="698"/>
      <w:bookmarkEnd w:id="699"/>
      <w:bookmarkEnd w:id="700"/>
      <w:bookmarkEnd w:id="701"/>
      <w:bookmarkEnd w:id="702"/>
      <w:commentRangeEnd w:id="704"/>
      <w:r w:rsidR="00347EFD">
        <w:rPr>
          <w:rStyle w:val="CommentReference"/>
          <w:b w:val="0"/>
          <w:bCs w:val="0"/>
        </w:rPr>
        <w:commentReference w:id="704"/>
      </w:r>
      <w:commentRangeEnd w:id="705"/>
      <w:r w:rsidR="005A3BB8">
        <w:rPr>
          <w:rStyle w:val="CommentReference"/>
          <w:b w:val="0"/>
          <w:bCs w:val="0"/>
        </w:rPr>
        <w:commentReference w:id="705"/>
      </w:r>
    </w:p>
    <w:p w:rsidR="00515D3B" w:rsidRDefault="00515D3B" w:rsidP="00BB5904">
      <w:pPr>
        <w:ind w:left="567"/>
      </w:pPr>
      <w:r>
        <w:t>The implementation of generating a new key is taken from the document SDK pseudocode.</w:t>
      </w:r>
    </w:p>
    <w:p w:rsidR="00515D3B" w:rsidRDefault="00515D3B" w:rsidP="00BB5904">
      <w:pPr>
        <w:ind w:left="567"/>
      </w:pPr>
    </w:p>
    <w:p w:rsidR="00515D3B" w:rsidRDefault="005B3BAB" w:rsidP="008B01FE">
      <w:pPr>
        <w:pStyle w:val="ListParagraph"/>
        <w:numPr>
          <w:ilvl w:val="0"/>
          <w:numId w:val="65"/>
        </w:numPr>
      </w:pPr>
      <w:commentRangeStart w:id="706"/>
      <w:commentRangeStart w:id="707"/>
      <w:r>
        <w:t>compute</w:t>
      </w:r>
      <w:r w:rsidR="00515D3B">
        <w:t xml:space="preserve"> </w:t>
      </w:r>
      <w:r w:rsidR="00515D3B" w:rsidRPr="005A3BB8">
        <w:rPr>
          <w:b/>
          <w:bCs/>
          <w:i/>
          <w:iCs/>
        </w:rPr>
        <w:t>PRK</w:t>
      </w:r>
      <w:r w:rsidR="00515D3B" w:rsidRPr="005A3BB8">
        <w:rPr>
          <w:b/>
          <w:bCs/>
        </w:rPr>
        <w:t xml:space="preserve"> = HMAC(</w:t>
      </w:r>
      <w:r w:rsidR="00515D3B" w:rsidRPr="005A3BB8">
        <w:rPr>
          <w:b/>
          <w:bCs/>
          <w:i/>
          <w:iCs/>
        </w:rPr>
        <w:t>kdfKey, key</w:t>
      </w:r>
      <w:r w:rsidR="00515D3B" w:rsidRPr="005A3BB8">
        <w:rPr>
          <w:b/>
          <w:bCs/>
        </w:rPr>
        <w:t>)</w:t>
      </w:r>
      <w:r w:rsidR="00515D3B">
        <w:t xml:space="preserve">       </w:t>
      </w:r>
      <w:r w:rsidR="00515D3B" w:rsidRPr="005A3BB8">
        <w:rPr>
          <w:sz w:val="20"/>
          <w:szCs w:val="20"/>
        </w:rPr>
        <w:t>[key=</w:t>
      </w:r>
      <w:r w:rsidR="00515D3B" w:rsidRPr="005A3BB8">
        <w:rPr>
          <w:b/>
          <w:bCs/>
          <w:i/>
          <w:iCs/>
        </w:rPr>
        <w:t xml:space="preserve"> kdfKey</w:t>
      </w:r>
      <w:r w:rsidR="00515D3B" w:rsidRPr="005A3BB8">
        <w:rPr>
          <w:sz w:val="20"/>
          <w:szCs w:val="20"/>
        </w:rPr>
        <w:t>, data=</w:t>
      </w:r>
      <w:r w:rsidR="00515D3B" w:rsidRPr="005A3BB8">
        <w:rPr>
          <w:b/>
          <w:bCs/>
          <w:i/>
          <w:iCs/>
        </w:rPr>
        <w:t xml:space="preserve"> key</w:t>
      </w:r>
      <w:r w:rsidR="00515D3B" w:rsidRPr="005A3BB8">
        <w:rPr>
          <w:sz w:val="20"/>
          <w:szCs w:val="20"/>
        </w:rPr>
        <w:t xml:space="preserve"> (input key)]</w:t>
      </w:r>
    </w:p>
    <w:p w:rsidR="00515D3B" w:rsidRDefault="00515D3B" w:rsidP="008B01FE">
      <w:pPr>
        <w:pStyle w:val="ListParagraph"/>
        <w:numPr>
          <w:ilvl w:val="0"/>
          <w:numId w:val="65"/>
        </w:numPr>
      </w:pPr>
      <w:r>
        <w:t xml:space="preserve">Let </w:t>
      </w:r>
      <w:r w:rsidRPr="005A3BB8">
        <w:rPr>
          <w:b/>
          <w:bCs/>
          <w:i/>
          <w:iCs/>
        </w:rPr>
        <w:t>t</w:t>
      </w:r>
      <w:r>
        <w:t xml:space="preserve"> be the smallest number so that </w:t>
      </w:r>
      <w:r w:rsidRPr="005A3BB8">
        <w:rPr>
          <w:b/>
          <w:bCs/>
          <w:i/>
          <w:iCs/>
        </w:rPr>
        <w:t>t</w:t>
      </w:r>
      <w:r w:rsidRPr="005A3DFC">
        <w:rPr>
          <w:b/>
          <w:bCs/>
          <w:i/>
          <w:iCs/>
        </w:rPr>
        <w:sym w:font="Symbol" w:char="F0D7"/>
      </w:r>
      <w:r w:rsidRPr="005A3BB8">
        <w:rPr>
          <w:b/>
          <w:bCs/>
        </w:rPr>
        <w:t>|</w:t>
      </w:r>
      <w:r w:rsidRPr="005A3BB8">
        <w:rPr>
          <w:b/>
          <w:bCs/>
          <w:i/>
          <w:iCs/>
        </w:rPr>
        <w:t>H</w:t>
      </w:r>
      <w:r w:rsidRPr="005A3BB8">
        <w:rPr>
          <w:b/>
          <w:bCs/>
        </w:rPr>
        <w:t>|&gt;</w:t>
      </w:r>
      <w:r w:rsidRPr="005A3BB8">
        <w:rPr>
          <w:b/>
          <w:bCs/>
          <w:i/>
          <w:iCs/>
        </w:rPr>
        <w:t>len</w:t>
      </w:r>
      <w:r>
        <w:t xml:space="preserve"> where </w:t>
      </w:r>
      <w:r w:rsidRPr="005A3BB8">
        <w:rPr>
          <w:b/>
          <w:bCs/>
        </w:rPr>
        <w:t>|</w:t>
      </w:r>
      <w:r w:rsidRPr="005A3BB8">
        <w:rPr>
          <w:b/>
          <w:bCs/>
          <w:i/>
          <w:iCs/>
        </w:rPr>
        <w:t>H</w:t>
      </w:r>
      <w:r w:rsidRPr="005A3BB8">
        <w:rPr>
          <w:b/>
          <w:bCs/>
        </w:rPr>
        <w:t>|</w:t>
      </w:r>
      <w:r>
        <w:t xml:space="preserve"> is the HMAC output length</w:t>
      </w:r>
    </w:p>
    <w:p w:rsidR="00515D3B" w:rsidRDefault="00515D3B" w:rsidP="008B01FE">
      <w:pPr>
        <w:pStyle w:val="ListParagraph"/>
        <w:numPr>
          <w:ilvl w:val="0"/>
          <w:numId w:val="65"/>
        </w:numPr>
      </w:pPr>
      <w:r w:rsidRPr="005A3BB8">
        <w:rPr>
          <w:b/>
          <w:bCs/>
          <w:i/>
          <w:iCs/>
        </w:rPr>
        <w:t>K</w:t>
      </w:r>
      <w:r w:rsidRPr="005A3BB8">
        <w:rPr>
          <w:b/>
          <w:bCs/>
        </w:rPr>
        <w:t>(</w:t>
      </w:r>
      <w:r w:rsidRPr="005A3BB8">
        <w:rPr>
          <w:b/>
          <w:bCs/>
          <w:i/>
          <w:iCs/>
        </w:rPr>
        <w:t>1</w:t>
      </w:r>
      <w:r w:rsidRPr="005A3BB8">
        <w:rPr>
          <w:b/>
          <w:bCs/>
        </w:rPr>
        <w:t>) = HMAC(</w:t>
      </w:r>
      <w:r w:rsidRPr="005A3BB8">
        <w:rPr>
          <w:b/>
          <w:bCs/>
          <w:i/>
          <w:iCs/>
        </w:rPr>
        <w:t>PRK</w:t>
      </w:r>
      <w:r w:rsidRPr="005A3BB8">
        <w:rPr>
          <w:b/>
          <w:bCs/>
        </w:rPr>
        <w:t>,(</w:t>
      </w:r>
      <w:r w:rsidRPr="005A3BB8">
        <w:rPr>
          <w:b/>
          <w:bCs/>
          <w:i/>
          <w:iCs/>
        </w:rPr>
        <w:t>CTXinfo</w:t>
      </w:r>
      <w:r w:rsidRPr="005A3BB8">
        <w:rPr>
          <w:b/>
          <w:bCs/>
        </w:rPr>
        <w:t>,</w:t>
      </w:r>
      <w:r w:rsidR="00722104" w:rsidRPr="005A3BB8">
        <w:rPr>
          <w:b/>
          <w:bCs/>
          <w:i/>
          <w:iCs/>
        </w:rPr>
        <w:t>1</w:t>
      </w:r>
      <w:r w:rsidRPr="005A3BB8">
        <w:rPr>
          <w:b/>
          <w:bCs/>
        </w:rPr>
        <w:t>))</w:t>
      </w:r>
      <w:r>
        <w:t xml:space="preserve">               </w:t>
      </w:r>
      <w:r w:rsidRPr="005A3BB8">
        <w:rPr>
          <w:sz w:val="20"/>
          <w:szCs w:val="20"/>
        </w:rPr>
        <w:t>[key=PRF, data=(CTXinfo,</w:t>
      </w:r>
      <w:r w:rsidR="00A674C1" w:rsidRPr="005A3BB8">
        <w:rPr>
          <w:sz w:val="20"/>
          <w:szCs w:val="20"/>
        </w:rPr>
        <w:t>1</w:t>
      </w:r>
      <w:r w:rsidRPr="005A3BB8">
        <w:rPr>
          <w:sz w:val="20"/>
          <w:szCs w:val="20"/>
        </w:rPr>
        <w:t>)]</w:t>
      </w:r>
    </w:p>
    <w:p w:rsidR="00515D3B" w:rsidRPr="005A3BB8" w:rsidRDefault="005B3BAB" w:rsidP="008B01FE">
      <w:pPr>
        <w:pStyle w:val="ListParagraph"/>
        <w:numPr>
          <w:ilvl w:val="0"/>
          <w:numId w:val="65"/>
        </w:numPr>
        <w:rPr>
          <w:b/>
          <w:bCs/>
        </w:rPr>
      </w:pPr>
      <w:r w:rsidRPr="005A3BB8">
        <w:rPr>
          <w:b/>
          <w:bCs/>
        </w:rPr>
        <w:t xml:space="preserve">For </w:t>
      </w:r>
      <w:r w:rsidR="00515D3B" w:rsidRPr="005A3BB8">
        <w:rPr>
          <w:b/>
          <w:bCs/>
        </w:rPr>
        <w:t xml:space="preserve"> </w:t>
      </w:r>
      <w:r w:rsidR="00515D3B" w:rsidRPr="005A3BB8">
        <w:rPr>
          <w:b/>
          <w:bCs/>
          <w:i/>
          <w:iCs/>
        </w:rPr>
        <w:t>i</w:t>
      </w:r>
      <w:r w:rsidR="00515D3B" w:rsidRPr="005A3BB8">
        <w:rPr>
          <w:b/>
          <w:bCs/>
        </w:rPr>
        <w:t xml:space="preserve"> = </w:t>
      </w:r>
      <w:r w:rsidR="00515D3B" w:rsidRPr="005A3BB8">
        <w:rPr>
          <w:b/>
          <w:bCs/>
          <w:i/>
          <w:iCs/>
        </w:rPr>
        <w:t>2</w:t>
      </w:r>
      <w:r w:rsidR="00515D3B" w:rsidRPr="005A3BB8">
        <w:rPr>
          <w:b/>
          <w:bCs/>
        </w:rPr>
        <w:t xml:space="preserve"> TO </w:t>
      </w:r>
      <w:r w:rsidR="00515D3B" w:rsidRPr="005A3BB8">
        <w:rPr>
          <w:b/>
          <w:bCs/>
          <w:i/>
          <w:iCs/>
        </w:rPr>
        <w:t>t</w:t>
      </w:r>
    </w:p>
    <w:p w:rsidR="00515D3B" w:rsidRPr="005A3BB8" w:rsidRDefault="00515D3B" w:rsidP="005A3BB8">
      <w:pPr>
        <w:pStyle w:val="ListParagraph"/>
        <w:ind w:left="1287"/>
        <w:rPr>
          <w:sz w:val="20"/>
          <w:szCs w:val="20"/>
        </w:rPr>
      </w:pPr>
      <w:r w:rsidRPr="005A3BB8">
        <w:rPr>
          <w:b/>
          <w:bCs/>
          <w:i/>
          <w:iCs/>
        </w:rPr>
        <w:t>K</w:t>
      </w:r>
      <w:r w:rsidRPr="005A3BB8">
        <w:rPr>
          <w:b/>
          <w:bCs/>
        </w:rPr>
        <w:t>(</w:t>
      </w:r>
      <w:r w:rsidRPr="005A3BB8">
        <w:rPr>
          <w:b/>
          <w:bCs/>
          <w:i/>
          <w:iCs/>
        </w:rPr>
        <w:t>i</w:t>
      </w:r>
      <w:r w:rsidRPr="005A3BB8">
        <w:rPr>
          <w:b/>
          <w:bCs/>
        </w:rPr>
        <w:t>) = HMAC(</w:t>
      </w:r>
      <w:r w:rsidRPr="005A3BB8">
        <w:rPr>
          <w:b/>
          <w:bCs/>
          <w:i/>
          <w:iCs/>
        </w:rPr>
        <w:t>PRK</w:t>
      </w:r>
      <w:r w:rsidRPr="005A3BB8">
        <w:rPr>
          <w:b/>
          <w:bCs/>
        </w:rPr>
        <w:t>,(</w:t>
      </w:r>
      <w:r w:rsidRPr="005A3BB8">
        <w:rPr>
          <w:b/>
          <w:bCs/>
          <w:i/>
          <w:iCs/>
        </w:rPr>
        <w:t>K</w:t>
      </w:r>
      <w:r w:rsidRPr="005A3BB8">
        <w:rPr>
          <w:b/>
          <w:bCs/>
        </w:rPr>
        <w:t>(</w:t>
      </w:r>
      <w:r w:rsidRPr="005A3BB8">
        <w:rPr>
          <w:b/>
          <w:bCs/>
          <w:i/>
          <w:iCs/>
        </w:rPr>
        <w:t>i-1</w:t>
      </w:r>
      <w:r w:rsidRPr="005A3BB8">
        <w:rPr>
          <w:b/>
          <w:bCs/>
        </w:rPr>
        <w:t>),</w:t>
      </w:r>
      <w:r w:rsidRPr="005A3BB8">
        <w:rPr>
          <w:b/>
          <w:bCs/>
          <w:i/>
          <w:iCs/>
        </w:rPr>
        <w:t>CTXinfo,i</w:t>
      </w:r>
      <w:r w:rsidRPr="005A3BB8">
        <w:rPr>
          <w:b/>
          <w:bCs/>
        </w:rPr>
        <w:t>))</w:t>
      </w:r>
      <w:r>
        <w:t xml:space="preserve">     </w:t>
      </w:r>
      <w:r w:rsidRPr="005A3BB8">
        <w:rPr>
          <w:sz w:val="20"/>
          <w:szCs w:val="20"/>
        </w:rPr>
        <w:t>[key=PRF, data=(K(i-1),CTXinfo,i)]</w:t>
      </w:r>
    </w:p>
    <w:p w:rsidR="00515D3B" w:rsidRDefault="005B3BAB" w:rsidP="008B01FE">
      <w:pPr>
        <w:pStyle w:val="ListParagraph"/>
        <w:numPr>
          <w:ilvl w:val="0"/>
          <w:numId w:val="66"/>
        </w:numPr>
      </w:pPr>
      <w:r>
        <w:t>output</w:t>
      </w:r>
      <w:r w:rsidR="00515D3B">
        <w:t xml:space="preserve"> the first </w:t>
      </w:r>
      <w:r w:rsidR="00515D3B" w:rsidRPr="005A3BB8">
        <w:rPr>
          <w:b/>
          <w:bCs/>
          <w:i/>
          <w:iCs/>
        </w:rPr>
        <w:t>len</w:t>
      </w:r>
      <w:r w:rsidR="00515D3B">
        <w:t xml:space="preserve"> bits from </w:t>
      </w:r>
      <w:r w:rsidR="00515D3B" w:rsidRPr="005A3BB8">
        <w:rPr>
          <w:b/>
          <w:bCs/>
          <w:i/>
          <w:iCs/>
        </w:rPr>
        <w:t>K</w:t>
      </w:r>
      <w:r w:rsidR="00515D3B" w:rsidRPr="005A3BB8">
        <w:rPr>
          <w:b/>
          <w:bCs/>
        </w:rPr>
        <w:t>(</w:t>
      </w:r>
      <w:r w:rsidR="00515D3B" w:rsidRPr="005A3BB8">
        <w:rPr>
          <w:b/>
          <w:bCs/>
          <w:i/>
          <w:iCs/>
        </w:rPr>
        <w:t>1</w:t>
      </w:r>
      <w:r w:rsidR="00515D3B" w:rsidRPr="005A3BB8">
        <w:rPr>
          <w:b/>
          <w:bCs/>
        </w:rPr>
        <w:t>),…,</w:t>
      </w:r>
      <w:r w:rsidR="00515D3B" w:rsidRPr="005A3BB8">
        <w:rPr>
          <w:b/>
          <w:bCs/>
          <w:i/>
          <w:iCs/>
        </w:rPr>
        <w:t>K</w:t>
      </w:r>
      <w:r w:rsidR="00515D3B" w:rsidRPr="005A3BB8">
        <w:rPr>
          <w:b/>
          <w:bCs/>
        </w:rPr>
        <w:t>(</w:t>
      </w:r>
      <w:r w:rsidR="00515D3B" w:rsidRPr="005A3BB8">
        <w:rPr>
          <w:b/>
          <w:bCs/>
          <w:i/>
          <w:iCs/>
        </w:rPr>
        <w:t>t</w:t>
      </w:r>
      <w:r w:rsidR="00515D3B" w:rsidRPr="005A3BB8">
        <w:rPr>
          <w:b/>
          <w:bCs/>
        </w:rPr>
        <w:t>)</w:t>
      </w:r>
    </w:p>
    <w:commentRangeEnd w:id="706"/>
    <w:p w:rsidR="00DB6A64" w:rsidRDefault="00787CA1" w:rsidP="00BB5904">
      <w:pPr>
        <w:autoSpaceDE/>
        <w:autoSpaceDN/>
        <w:adjustRightInd/>
        <w:rPr>
          <w:b/>
          <w:bCs/>
          <w:sz w:val="20"/>
          <w:szCs w:val="20"/>
        </w:rPr>
      </w:pPr>
      <w:r>
        <w:rPr>
          <w:rStyle w:val="CommentReference"/>
        </w:rPr>
        <w:commentReference w:id="706"/>
      </w:r>
      <w:commentRangeEnd w:id="707"/>
      <w:r w:rsidR="00E42F84">
        <w:rPr>
          <w:rStyle w:val="CommentReference"/>
        </w:rPr>
        <w:commentReference w:id="707"/>
      </w:r>
    </w:p>
    <w:p w:rsidR="0072679E" w:rsidRDefault="0072679E" w:rsidP="0072679E">
      <w:pPr>
        <w:pStyle w:val="Caption"/>
        <w:numPr>
          <w:ilvl w:val="0"/>
          <w:numId w:val="9"/>
        </w:numPr>
      </w:pPr>
      <w:r w:rsidRPr="008C242F">
        <w:t xml:space="preserve">Function : </w:t>
      </w:r>
      <w:r>
        <w:t>Bc</w:t>
      </w:r>
      <w:r w:rsidRPr="0087270B">
        <w:t>K</w:t>
      </w:r>
      <w:r>
        <w:t>df</w:t>
      </w:r>
      <w:r w:rsidRPr="0087270B">
        <w:t>ISO18033</w:t>
      </w:r>
      <w:r>
        <w:rPr>
          <w:noProof/>
        </w:rPr>
        <w:t>::</w:t>
      </w:r>
      <w:r w:rsidRPr="0072679E">
        <w:t xml:space="preserve"> </w:t>
      </w:r>
      <w:r>
        <w:t>Bc</w:t>
      </w:r>
      <w:r w:rsidRPr="0087270B">
        <w:t>K</w:t>
      </w:r>
      <w:r>
        <w:t>df</w:t>
      </w:r>
      <w:r w:rsidRPr="0087270B">
        <w:t>ISO18033</w:t>
      </w:r>
      <w:r>
        <w:t>(String hash)</w:t>
      </w:r>
    </w:p>
    <w:p w:rsidR="00A674C1" w:rsidRPr="00A674C1" w:rsidRDefault="00A674C1" w:rsidP="00A674C1">
      <w:pPr>
        <w:ind w:left="708"/>
      </w:pPr>
      <w:r>
        <w:t xml:space="preserve">This KDF uses an underlying Bc KDF which in turn uses a </w:t>
      </w:r>
      <w:del w:id="708" w:author="Yael Ejgenberg" w:date="2011-07-26T19:31:00Z">
        <w:r w:rsidDel="00347EFD">
          <w:delText>bc</w:delText>
        </w:r>
      </w:del>
      <w:ins w:id="709" w:author="Yael Ejgenberg" w:date="2011-07-26T19:31:00Z">
        <w:r w:rsidR="00347EFD">
          <w:t>BC</w:t>
        </w:r>
      </w:ins>
      <w:r>
        <w:t xml:space="preserve"> digest. This constructor creates the digest using the BCFactory and passes it to the unde</w:t>
      </w:r>
      <w:r w:rsidR="00EC7D55">
        <w:t>rlying Bc KDF.</w:t>
      </w:r>
    </w:p>
    <w:p w:rsidR="0072679E" w:rsidRDefault="0072679E" w:rsidP="0072679E">
      <w:pPr>
        <w:pStyle w:val="Caption"/>
        <w:numPr>
          <w:ilvl w:val="0"/>
          <w:numId w:val="9"/>
        </w:numPr>
      </w:pPr>
      <w:r w:rsidRPr="008C242F">
        <w:t xml:space="preserve">Function : </w:t>
      </w:r>
      <w:r>
        <w:t>Bc</w:t>
      </w:r>
      <w:r w:rsidRPr="0087270B">
        <w:t>K</w:t>
      </w:r>
      <w:r>
        <w:t>df</w:t>
      </w:r>
      <w:r w:rsidRPr="0087270B">
        <w:t>ISO18033</w:t>
      </w:r>
      <w:r>
        <w:rPr>
          <w:noProof/>
        </w:rPr>
        <w:t>::</w:t>
      </w:r>
      <w:r w:rsidRPr="0072679E">
        <w:t xml:space="preserve"> </w:t>
      </w:r>
      <w:r>
        <w:t>Bc</w:t>
      </w:r>
      <w:r w:rsidRPr="0087270B">
        <w:t>K</w:t>
      </w:r>
      <w:r>
        <w:t>df</w:t>
      </w:r>
      <w:r w:rsidRPr="0087270B">
        <w:t>ISO18033</w:t>
      </w:r>
      <w:r>
        <w:t>(</w:t>
      </w:r>
      <w:r w:rsidR="00A674C1">
        <w:t>TargetCollisionResistant</w:t>
      </w:r>
      <w:r>
        <w:t xml:space="preserve"> hash)</w:t>
      </w:r>
    </w:p>
    <w:p w:rsidR="00EC7D55" w:rsidRPr="00EC7D55" w:rsidRDefault="00616E4D" w:rsidP="00EE1FAE">
      <w:pPr>
        <w:ind w:left="708"/>
      </w:pPr>
      <w:r>
        <w:t xml:space="preserve">This constructor is used in the case that the user has already been working with a hash object and now </w:t>
      </w:r>
      <w:del w:id="710" w:author="Yael Ejgenberg" w:date="2011-07-26T19:29:00Z">
        <w:r w:rsidDel="00347EFD">
          <w:delText>he</w:delText>
        </w:r>
      </w:del>
      <w:r>
        <w:t xml:space="preserve"> wants to pass it on to the </w:t>
      </w:r>
      <w:ins w:id="711" w:author="Yael Ejgenberg" w:date="2011-07-26T19:29:00Z">
        <w:r w:rsidR="00347EFD">
          <w:t>KDF</w:t>
        </w:r>
      </w:ins>
      <w:del w:id="712" w:author="Yael Ejgenberg" w:date="2011-07-26T19:29:00Z">
        <w:r w:rsidDel="00347EFD">
          <w:delText>kdf</w:delText>
        </w:r>
      </w:del>
      <w:r>
        <w:t>. In this case</w:t>
      </w:r>
      <w:ins w:id="713" w:author="Yael Ejgenberg" w:date="2011-07-26T19:29:00Z">
        <w:r w:rsidR="00347EFD">
          <w:t>,</w:t>
        </w:r>
      </w:ins>
      <w:r>
        <w:t xml:space="preserve"> the constructor will do the work of converting a hash to a digest</w:t>
      </w:r>
      <w:r w:rsidR="00EC7D55">
        <w:t xml:space="preserve">. We </w:t>
      </w:r>
      <w:del w:id="714" w:author="Yael Ejgenberg" w:date="2011-07-26T19:30:00Z">
        <w:r w:rsidR="00EC7D55" w:rsidDel="00347EFD">
          <w:delText>can not</w:delText>
        </w:r>
      </w:del>
      <w:ins w:id="715" w:author="Yael Ejgenberg" w:date="2011-07-26T19:30:00Z">
        <w:r w:rsidR="00347EFD">
          <w:t>cannot</w:t>
        </w:r>
      </w:ins>
      <w:r w:rsidR="00EC7D55">
        <w:t xml:space="preserve"> use the TargetCollisionResistant hash since the underlying BC KDF needs a digest. This constructor will take the name of the digest out of the hash argument and will create a digest</w:t>
      </w:r>
      <w:del w:id="716" w:author="Yael Ejgenberg" w:date="2011-07-26T19:32:00Z">
        <w:r w:rsidR="00EC7D55" w:rsidDel="00347EFD">
          <w:delText xml:space="preserve"> similar to</w:delText>
        </w:r>
      </w:del>
      <w:r w:rsidR="00EC7D55">
        <w:t xml:space="preserve"> </w:t>
      </w:r>
      <w:ins w:id="717" w:author="Yael Ejgenberg" w:date="2011-07-26T19:32:00Z">
        <w:r w:rsidR="00347EFD">
          <w:t xml:space="preserve">in the same manner as </w:t>
        </w:r>
      </w:ins>
      <w:r w:rsidR="00EC7D55">
        <w:t xml:space="preserve">the previous constructor. </w:t>
      </w:r>
      <w:r w:rsidR="003B360C">
        <w:t xml:space="preserve">. We supply this constructor to be consistent with other complex classes that may not be wrappings of some library and can utilize the </w:t>
      </w:r>
      <w:r w:rsidR="00EE1FAE">
        <w:t>actual</w:t>
      </w:r>
      <w:r w:rsidR="003B360C">
        <w:t xml:space="preserve"> object efficiently.</w:t>
      </w:r>
      <w:commentRangeStart w:id="718"/>
      <w:r w:rsidR="00347EFD">
        <w:rPr>
          <w:rStyle w:val="CommentReference"/>
        </w:rPr>
        <w:commentReference w:id="719"/>
      </w:r>
      <w:commentRangeEnd w:id="718"/>
      <w:r w:rsidR="003B360C">
        <w:rPr>
          <w:rStyle w:val="CommentReference"/>
        </w:rPr>
        <w:commentReference w:id="718"/>
      </w:r>
    </w:p>
    <w:p w:rsidR="00B9651D" w:rsidRDefault="00E26B8B" w:rsidP="00BB5904">
      <w:pPr>
        <w:pStyle w:val="Caption"/>
        <w:numPr>
          <w:ilvl w:val="0"/>
          <w:numId w:val="9"/>
        </w:numPr>
      </w:pPr>
      <w:r w:rsidRPr="008C242F">
        <w:t xml:space="preserve">Function : </w:t>
      </w:r>
      <w:r>
        <w:t>Bc</w:t>
      </w:r>
      <w:r w:rsidRPr="0087270B">
        <w:t>K</w:t>
      </w:r>
      <w:r>
        <w:t>df</w:t>
      </w:r>
      <w:r w:rsidRPr="0087270B">
        <w:t>ISO18033</w:t>
      </w:r>
      <w:r>
        <w:rPr>
          <w:noProof/>
        </w:rPr>
        <w:t>::</w:t>
      </w:r>
      <w:r w:rsidRPr="0072679E">
        <w:t xml:space="preserve"> </w:t>
      </w:r>
      <w:r w:rsidR="00B9651D">
        <w:rPr>
          <w:noProof/>
        </w:rPr>
        <w:t>generateKey</w:t>
      </w:r>
    </w:p>
    <w:p w:rsidR="00515D3B" w:rsidRDefault="00515D3B" w:rsidP="00616E4D">
      <w:pPr>
        <w:ind w:left="567"/>
      </w:pPr>
      <w:r>
        <w:t xml:space="preserve">This implementation follows the </w:t>
      </w:r>
      <w:r w:rsidRPr="0087270B">
        <w:t>IEEE P1363a/ISO 18033</w:t>
      </w:r>
      <w:r>
        <w:t xml:space="preserve">. This implementation exists in BC and </w:t>
      </w:r>
      <w:r w:rsidR="004F7D01">
        <w:t>is</w:t>
      </w:r>
      <w:r>
        <w:t xml:space="preserve"> taken from there. </w:t>
      </w:r>
      <w:r w:rsidR="004F7D01">
        <w:t>Since</w:t>
      </w:r>
      <w:r>
        <w:t xml:space="preserve"> we use BC implementation we </w:t>
      </w:r>
      <w:r w:rsidR="00994DF2">
        <w:t>need to pass a Digest using the translation tool</w:t>
      </w:r>
      <w:r>
        <w:t xml:space="preserve">. </w:t>
      </w:r>
      <w:proofErr w:type="gramStart"/>
      <w:r>
        <w:t xml:space="preserve">For more information go to section </w:t>
      </w:r>
      <w:hyperlink w:anchor="_Translation_to_concrete" w:history="1">
        <w:r w:rsidR="00342D4D" w:rsidRPr="00342D4D">
          <w:rPr>
            <w:rStyle w:val="Hyperlink"/>
          </w:rPr>
          <w:t>Translation to concrete classes of other libraries</w:t>
        </w:r>
      </w:hyperlink>
      <w:r w:rsidR="00342D4D">
        <w:t>.</w:t>
      </w:r>
      <w:proofErr w:type="gramEnd"/>
    </w:p>
    <w:p w:rsidR="00B634E9" w:rsidRDefault="00B634E9">
      <w:pPr>
        <w:autoSpaceDE/>
        <w:autoSpaceDN/>
        <w:adjustRightInd/>
        <w:rPr>
          <w:ins w:id="720" w:author="LabTest" w:date="2011-08-22T11:53:00Z"/>
        </w:rPr>
      </w:pPr>
      <w:ins w:id="721" w:author="LabTest" w:date="2011-08-22T11:53:00Z">
        <w:r>
          <w:br w:type="page"/>
        </w:r>
      </w:ins>
    </w:p>
    <w:p w:rsidR="00515D3B" w:rsidRPr="0087270B" w:rsidDel="00B634E9" w:rsidRDefault="00515D3B" w:rsidP="00BB5904">
      <w:pPr>
        <w:ind w:left="567"/>
        <w:rPr>
          <w:del w:id="722" w:author="LabTest" w:date="2011-08-22T11:53:00Z"/>
        </w:rPr>
      </w:pPr>
      <w:bookmarkStart w:id="723" w:name="_Toc305321010"/>
      <w:bookmarkStart w:id="724" w:name="_Toc305321140"/>
      <w:bookmarkStart w:id="725" w:name="_Toc305321270"/>
      <w:bookmarkStart w:id="726" w:name="_Toc305321472"/>
      <w:bookmarkStart w:id="727" w:name="_Toc305323486"/>
      <w:bookmarkStart w:id="728" w:name="_Toc305323660"/>
      <w:bookmarkStart w:id="729" w:name="_Toc305323836"/>
      <w:bookmarkEnd w:id="723"/>
      <w:bookmarkEnd w:id="724"/>
      <w:bookmarkEnd w:id="725"/>
      <w:bookmarkEnd w:id="726"/>
      <w:bookmarkEnd w:id="727"/>
      <w:bookmarkEnd w:id="728"/>
      <w:bookmarkEnd w:id="729"/>
    </w:p>
    <w:p w:rsidR="004B3C9D" w:rsidRDefault="004B3C9D" w:rsidP="008B01FE">
      <w:pPr>
        <w:pStyle w:val="Heading2"/>
        <w:numPr>
          <w:ilvl w:val="1"/>
          <w:numId w:val="37"/>
        </w:numPr>
        <w:tabs>
          <w:tab w:val="decimal" w:pos="1701"/>
        </w:tabs>
        <w:ind w:left="993" w:hanging="284"/>
      </w:pPr>
      <w:bookmarkStart w:id="730" w:name="_Key_manipulating_and"/>
      <w:bookmarkStart w:id="731" w:name="_Parameters"/>
      <w:bookmarkStart w:id="732" w:name="_Toc277840075"/>
      <w:bookmarkStart w:id="733" w:name="_Toc277840428"/>
      <w:bookmarkStart w:id="734" w:name="_Toc277840485"/>
      <w:bookmarkStart w:id="735" w:name="_Toc277840631"/>
      <w:bookmarkStart w:id="736" w:name="_Toc277840839"/>
      <w:bookmarkStart w:id="737" w:name="_Toc305323837"/>
      <w:bookmarkEnd w:id="730"/>
      <w:bookmarkEnd w:id="731"/>
      <w:r>
        <w:t>Parameters</w:t>
      </w:r>
      <w:bookmarkEnd w:id="737"/>
    </w:p>
    <w:p w:rsidR="00990BBD" w:rsidRDefault="00990BBD" w:rsidP="007C67ED">
      <w:pPr>
        <w:rPr>
          <w:lang w:eastAsia="en-GB"/>
        </w:rPr>
      </w:pPr>
      <w:r>
        <w:rPr>
          <w:lang w:eastAsia="en-GB"/>
        </w:rPr>
        <w:t>Our implementation requires parameters. We choose to receive the parameters in a special function called init and not in the constructor similar to the provider architecture. The init for every family interface has the same signature</w:t>
      </w:r>
      <w:r w:rsidR="007C67ED">
        <w:rPr>
          <w:lang w:eastAsia="en-GB"/>
        </w:rPr>
        <w:t xml:space="preserve"> and as such declared in the family interface</w:t>
      </w:r>
      <w:r>
        <w:rPr>
          <w:lang w:eastAsia="en-GB"/>
        </w:rPr>
        <w:t>. It can receive both AlgorithmParamterSpec and a Key. It is the derived classes' responsibility to check that the received parameters are legal.</w:t>
      </w:r>
      <w:r w:rsidR="00E0746F">
        <w:rPr>
          <w:lang w:eastAsia="en-GB"/>
        </w:rPr>
        <w:t xml:space="preserve"> The approach of separating the initialization into a separate function and not initializing all fields in construction </w:t>
      </w:r>
      <w:r w:rsidR="007C67ED">
        <w:rPr>
          <w:lang w:eastAsia="en-GB"/>
        </w:rPr>
        <w:t xml:space="preserve">time </w:t>
      </w:r>
      <w:r w:rsidR="00E0746F">
        <w:rPr>
          <w:lang w:eastAsia="en-GB"/>
        </w:rPr>
        <w:t>has the advantage of generalization</w:t>
      </w:r>
      <w:r w:rsidR="007C67ED">
        <w:rPr>
          <w:lang w:eastAsia="en-GB"/>
        </w:rPr>
        <w:t xml:space="preserve"> which is of great importance to keep the project flexible and general</w:t>
      </w:r>
      <w:r w:rsidR="00E0746F">
        <w:rPr>
          <w:lang w:eastAsia="en-GB"/>
        </w:rPr>
        <w:t xml:space="preserve">, however it also has disadvantages. </w:t>
      </w:r>
      <w:r w:rsidR="009B7A0C">
        <w:rPr>
          <w:lang w:eastAsia="en-GB"/>
        </w:rPr>
        <w:t>We list the adv</w:t>
      </w:r>
      <w:r w:rsidR="007C67ED">
        <w:rPr>
          <w:lang w:eastAsia="en-GB"/>
        </w:rPr>
        <w:t>a</w:t>
      </w:r>
      <w:r w:rsidR="009B7A0C">
        <w:rPr>
          <w:lang w:eastAsia="en-GB"/>
        </w:rPr>
        <w:t>ntages as well as the disadvantages of this approach.</w:t>
      </w:r>
    </w:p>
    <w:p w:rsidR="009B7A0C" w:rsidRDefault="009B7A0C" w:rsidP="00045BC2">
      <w:pPr>
        <w:pStyle w:val="ListParagraph"/>
        <w:numPr>
          <w:ilvl w:val="0"/>
          <w:numId w:val="28"/>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 xml:space="preserve">Advantages: </w:t>
      </w:r>
    </w:p>
    <w:p w:rsidR="009B7A0C" w:rsidRDefault="009B7A0C" w:rsidP="00045BC2">
      <w:pPr>
        <w:pStyle w:val="ListParagraph"/>
        <w:numPr>
          <w:ilvl w:val="1"/>
          <w:numId w:val="28"/>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 xml:space="preserve">Generalization of object </w:t>
      </w:r>
      <w:r w:rsidR="001675E9" w:rsidRPr="009B7A0C">
        <w:rPr>
          <w:rFonts w:ascii="Times New Roman" w:hAnsi="Times New Roman" w:cs="Times New Roman"/>
          <w:sz w:val="24"/>
          <w:szCs w:val="24"/>
          <w:lang w:eastAsia="en-GB" w:bidi="he-IL"/>
        </w:rPr>
        <w:t>creation</w:t>
      </w:r>
      <w:r w:rsidR="001675E9">
        <w:rPr>
          <w:rFonts w:ascii="Times New Roman" w:hAnsi="Times New Roman" w:cs="Times New Roman"/>
          <w:sz w:val="24"/>
          <w:szCs w:val="24"/>
          <w:lang w:eastAsia="en-GB" w:bidi="he-IL"/>
        </w:rPr>
        <w:t>:</w:t>
      </w:r>
      <w:r w:rsidRPr="009B7A0C">
        <w:rPr>
          <w:rFonts w:ascii="Times New Roman" w:hAnsi="Times New Roman" w:cs="Times New Roman"/>
          <w:sz w:val="24"/>
          <w:szCs w:val="24"/>
          <w:lang w:eastAsia="en-GB" w:bidi="he-IL"/>
        </w:rPr>
        <w:t xml:space="preserve"> Since the parameters are given in a different </w:t>
      </w:r>
      <w:r>
        <w:rPr>
          <w:rFonts w:ascii="Times New Roman" w:hAnsi="Times New Roman" w:cs="Times New Roman"/>
          <w:sz w:val="24"/>
          <w:szCs w:val="24"/>
          <w:lang w:eastAsia="en-GB" w:bidi="he-IL"/>
        </w:rPr>
        <w:t>f</w:t>
      </w:r>
      <w:r w:rsidRPr="009B7A0C">
        <w:rPr>
          <w:rFonts w:ascii="Times New Roman" w:hAnsi="Times New Roman" w:cs="Times New Roman"/>
          <w:sz w:val="24"/>
          <w:szCs w:val="24"/>
          <w:lang w:eastAsia="en-GB" w:bidi="he-IL"/>
        </w:rPr>
        <w:t xml:space="preserve">unction the creation of the object can be done in a general way and thus the use </w:t>
      </w:r>
      <w:r>
        <w:rPr>
          <w:rFonts w:ascii="Times New Roman" w:hAnsi="Times New Roman" w:cs="Times New Roman"/>
          <w:sz w:val="24"/>
          <w:szCs w:val="24"/>
          <w:lang w:eastAsia="en-GB" w:bidi="he-IL"/>
        </w:rPr>
        <w:t>of the factories is possible</w:t>
      </w:r>
      <w:r w:rsidR="001675E9">
        <w:rPr>
          <w:rFonts w:ascii="Times New Roman" w:hAnsi="Times New Roman" w:cs="Times New Roman"/>
          <w:sz w:val="24"/>
          <w:szCs w:val="24"/>
          <w:lang w:eastAsia="en-GB" w:bidi="he-IL"/>
        </w:rPr>
        <w:t xml:space="preserve"> (see </w:t>
      </w:r>
      <w:hyperlink w:anchor="_Creation_of_SCAPI" w:history="1">
        <w:r w:rsidR="001675E9" w:rsidRPr="001675E9">
          <w:rPr>
            <w:rStyle w:val="Hyperlink"/>
            <w:rFonts w:ascii="Times New Roman" w:hAnsi="Times New Roman" w:cs="Times New Roman"/>
            <w:sz w:val="24"/>
            <w:szCs w:val="24"/>
            <w:lang w:eastAsia="en-GB" w:bidi="he-IL"/>
          </w:rPr>
          <w:t>Creation of SCAPI objects</w:t>
        </w:r>
      </w:hyperlink>
      <w:r w:rsidR="001675E9">
        <w:rPr>
          <w:rFonts w:ascii="Times New Roman" w:hAnsi="Times New Roman" w:cs="Times New Roman"/>
          <w:sz w:val="24"/>
          <w:szCs w:val="24"/>
          <w:lang w:eastAsia="en-GB" w:bidi="he-IL"/>
        </w:rPr>
        <w:t xml:space="preserve"> for more details)</w:t>
      </w:r>
      <w:r>
        <w:rPr>
          <w:rFonts w:ascii="Times New Roman" w:hAnsi="Times New Roman" w:cs="Times New Roman"/>
          <w:sz w:val="24"/>
          <w:szCs w:val="24"/>
          <w:lang w:eastAsia="en-GB" w:bidi="he-IL"/>
        </w:rPr>
        <w:t>.</w:t>
      </w:r>
    </w:p>
    <w:p w:rsidR="009B7A0C" w:rsidRDefault="009B7A0C" w:rsidP="00045BC2">
      <w:pPr>
        <w:pStyle w:val="ListParagraph"/>
        <w:numPr>
          <w:ilvl w:val="1"/>
          <w:numId w:val="28"/>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Fixed </w:t>
      </w:r>
      <w:r w:rsidR="001675E9">
        <w:rPr>
          <w:rFonts w:ascii="Times New Roman" w:hAnsi="Times New Roman" w:cs="Times New Roman"/>
          <w:sz w:val="24"/>
          <w:szCs w:val="24"/>
          <w:lang w:eastAsia="en-GB" w:bidi="he-IL"/>
        </w:rPr>
        <w:t>structure:</w:t>
      </w:r>
      <w:r>
        <w:rPr>
          <w:rFonts w:ascii="Times New Roman" w:hAnsi="Times New Roman" w:cs="Times New Roman"/>
          <w:sz w:val="24"/>
          <w:szCs w:val="24"/>
          <w:lang w:eastAsia="en-GB" w:bidi="he-IL"/>
        </w:rPr>
        <w:t xml:space="preserve"> Every family has the same structure</w:t>
      </w:r>
      <w:r w:rsidR="001675E9">
        <w:rPr>
          <w:rFonts w:ascii="Times New Roman" w:hAnsi="Times New Roman" w:cs="Times New Roman"/>
          <w:sz w:val="24"/>
          <w:szCs w:val="24"/>
          <w:lang w:eastAsia="en-GB" w:bidi="he-IL"/>
        </w:rPr>
        <w:t>.</w:t>
      </w:r>
    </w:p>
    <w:p w:rsidR="009B7A0C" w:rsidRDefault="009B7A0C" w:rsidP="00045BC2">
      <w:pPr>
        <w:pStyle w:val="ListParagraph"/>
        <w:numPr>
          <w:ilvl w:val="1"/>
          <w:numId w:val="28"/>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Java </w:t>
      </w:r>
      <w:r w:rsidR="001675E9">
        <w:rPr>
          <w:rFonts w:ascii="Times New Roman" w:hAnsi="Times New Roman" w:cs="Times New Roman"/>
          <w:sz w:val="24"/>
          <w:szCs w:val="24"/>
          <w:lang w:eastAsia="en-GB" w:bidi="he-IL"/>
        </w:rPr>
        <w:t>provider:</w:t>
      </w:r>
      <w:r>
        <w:rPr>
          <w:rFonts w:ascii="Times New Roman" w:hAnsi="Times New Roman" w:cs="Times New Roman"/>
          <w:sz w:val="24"/>
          <w:szCs w:val="24"/>
          <w:lang w:eastAsia="en-GB" w:bidi="he-IL"/>
        </w:rPr>
        <w:t xml:space="preserve"> The java provider is implemented this way and thus this approach is already known. Moreover, as a consequence, it will be easier to wrap the SCAPI provider engines this way.</w:t>
      </w:r>
    </w:p>
    <w:p w:rsidR="009B7A0C" w:rsidRDefault="001675E9" w:rsidP="00045BC2">
      <w:pPr>
        <w:pStyle w:val="ListParagraph"/>
        <w:numPr>
          <w:ilvl w:val="0"/>
          <w:numId w:val="28"/>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Disadvantages</w:t>
      </w:r>
      <w:r w:rsidR="009B7A0C" w:rsidRPr="009B7A0C">
        <w:rPr>
          <w:rFonts w:ascii="Times New Roman" w:hAnsi="Times New Roman" w:cs="Times New Roman"/>
          <w:sz w:val="24"/>
          <w:szCs w:val="24"/>
          <w:lang w:eastAsia="en-GB" w:bidi="he-IL"/>
        </w:rPr>
        <w:t xml:space="preserve">: </w:t>
      </w:r>
    </w:p>
    <w:p w:rsidR="009B7A0C" w:rsidRDefault="009B7A0C" w:rsidP="00045BC2">
      <w:pPr>
        <w:pStyle w:val="ListParagraph"/>
        <w:numPr>
          <w:ilvl w:val="1"/>
          <w:numId w:val="28"/>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Two functions: To initialize an object there is a need of calling </w:t>
      </w:r>
      <w:r w:rsidR="001675E9">
        <w:rPr>
          <w:rFonts w:ascii="Times New Roman" w:hAnsi="Times New Roman" w:cs="Times New Roman"/>
          <w:sz w:val="24"/>
          <w:szCs w:val="24"/>
          <w:lang w:eastAsia="en-GB" w:bidi="he-IL"/>
        </w:rPr>
        <w:t>two</w:t>
      </w:r>
      <w:r>
        <w:rPr>
          <w:rFonts w:ascii="Times New Roman" w:hAnsi="Times New Roman" w:cs="Times New Roman"/>
          <w:sz w:val="24"/>
          <w:szCs w:val="24"/>
          <w:lang w:eastAsia="en-GB" w:bidi="he-IL"/>
        </w:rPr>
        <w:t xml:space="preserve"> functions in a row.</w:t>
      </w:r>
    </w:p>
    <w:p w:rsidR="009B7A0C" w:rsidRDefault="009B7A0C" w:rsidP="00045BC2">
      <w:pPr>
        <w:pStyle w:val="ListParagraph"/>
        <w:numPr>
          <w:ilvl w:val="1"/>
          <w:numId w:val="28"/>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Misuse: If a user by mistake uses an object that was not initialized errors may occur. </w:t>
      </w:r>
    </w:p>
    <w:p w:rsidR="009B7A0C" w:rsidRPr="009B7A0C" w:rsidRDefault="009B7A0C" w:rsidP="00045BC2">
      <w:pPr>
        <w:pStyle w:val="ListParagraph"/>
        <w:numPr>
          <w:ilvl w:val="1"/>
          <w:numId w:val="28"/>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Non </w:t>
      </w:r>
      <w:r w:rsidR="001675E9">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This approach is not used in general and thus may be confusing.</w:t>
      </w:r>
    </w:p>
    <w:p w:rsidR="00990BBD" w:rsidRPr="00990BBD" w:rsidRDefault="00990BBD" w:rsidP="00990BBD">
      <w:pPr>
        <w:rPr>
          <w:lang w:eastAsia="en-GB"/>
        </w:rPr>
      </w:pPr>
    </w:p>
    <w:p w:rsidR="004B3C9D" w:rsidRDefault="004B3C9D" w:rsidP="0004679D">
      <w:pPr>
        <w:rPr>
          <w:lang w:eastAsia="en-GB"/>
        </w:rPr>
      </w:pPr>
      <w:r>
        <w:rPr>
          <w:lang w:eastAsia="en-GB"/>
        </w:rPr>
        <w:t>Instead of creating our own interface for parameters to algorithms</w:t>
      </w:r>
      <w:r w:rsidR="00982311">
        <w:rPr>
          <w:lang w:eastAsia="en-GB"/>
        </w:rPr>
        <w:t>,</w:t>
      </w:r>
      <w:r>
        <w:rPr>
          <w:lang w:eastAsia="en-GB"/>
        </w:rPr>
        <w:t xml:space="preserve"> we use the AlgorithmParameterSpec of JCA/JCE. There are several advantages to doing so. </w:t>
      </w:r>
    </w:p>
    <w:p w:rsidR="004B3C9D" w:rsidRDefault="004B3C9D"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3A0EA5">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AlgorithmParameterSpec is </w:t>
      </w:r>
      <w:r w:rsidR="003A0EA5">
        <w:rPr>
          <w:rFonts w:ascii="Times New Roman" w:hAnsi="Times New Roman" w:cs="Times New Roman"/>
          <w:sz w:val="24"/>
          <w:szCs w:val="24"/>
          <w:lang w:eastAsia="en-GB" w:bidi="he-IL"/>
        </w:rPr>
        <w:t xml:space="preserve">the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w:t>
      </w:r>
      <w:r w:rsidR="003A0EA5">
        <w:rPr>
          <w:rFonts w:ascii="Times New Roman" w:hAnsi="Times New Roman" w:cs="Times New Roman"/>
          <w:sz w:val="24"/>
          <w:szCs w:val="24"/>
          <w:lang w:eastAsia="en-GB" w:bidi="he-IL"/>
        </w:rPr>
        <w:t>is</w:t>
      </w:r>
      <w:r>
        <w:rPr>
          <w:rFonts w:ascii="Times New Roman" w:hAnsi="Times New Roman" w:cs="Times New Roman"/>
          <w:sz w:val="24"/>
          <w:szCs w:val="24"/>
          <w:lang w:eastAsia="en-GB" w:bidi="he-IL"/>
        </w:rPr>
        <w:t xml:space="preserve"> more familiar </w:t>
      </w:r>
      <w:r w:rsidR="003A0EA5">
        <w:rPr>
          <w:rFonts w:ascii="Times New Roman" w:hAnsi="Times New Roman" w:cs="Times New Roman"/>
          <w:sz w:val="24"/>
          <w:szCs w:val="24"/>
          <w:lang w:eastAsia="en-GB" w:bidi="he-IL"/>
        </w:rPr>
        <w:t>to</w:t>
      </w:r>
      <w:r>
        <w:rPr>
          <w:rFonts w:ascii="Times New Roman" w:hAnsi="Times New Roman" w:cs="Times New Roman"/>
          <w:sz w:val="24"/>
          <w:szCs w:val="24"/>
          <w:lang w:eastAsia="en-GB" w:bidi="he-IL"/>
        </w:rPr>
        <w:t xml:space="preserve"> users</w:t>
      </w:r>
      <w:r w:rsidR="003A0EA5">
        <w:rPr>
          <w:rFonts w:ascii="Times New Roman" w:hAnsi="Times New Roman" w:cs="Times New Roman"/>
          <w:sz w:val="24"/>
          <w:szCs w:val="24"/>
          <w:lang w:eastAsia="en-GB" w:bidi="he-IL"/>
        </w:rPr>
        <w:t xml:space="preserve"> of the library</w:t>
      </w:r>
      <w:r>
        <w:rPr>
          <w:rFonts w:ascii="Times New Roman" w:hAnsi="Times New Roman" w:cs="Times New Roman"/>
          <w:sz w:val="24"/>
          <w:szCs w:val="24"/>
          <w:lang w:eastAsia="en-GB" w:bidi="he-IL"/>
        </w:rPr>
        <w:t>.</w:t>
      </w:r>
    </w:p>
    <w:p w:rsidR="004B3C9D" w:rsidRDefault="003A0EA5"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makes for a</w:t>
      </w:r>
      <w:r w:rsidR="004B3C9D">
        <w:rPr>
          <w:rFonts w:ascii="Times New Roman" w:hAnsi="Times New Roman" w:cs="Times New Roman"/>
          <w:sz w:val="24"/>
          <w:szCs w:val="24"/>
          <w:lang w:eastAsia="en-GB" w:bidi="he-IL"/>
        </w:rPr>
        <w:t xml:space="preserve"> very easy adaptation when converting the package to a provider. </w:t>
      </w:r>
    </w:p>
    <w:p w:rsidR="00DF3B8E" w:rsidRPr="00DF3B8E" w:rsidRDefault="00DF3B8E" w:rsidP="00DF3B8E">
      <w:pPr>
        <w:ind w:left="219"/>
        <w:rPr>
          <w:lang w:eastAsia="en-GB"/>
        </w:rPr>
      </w:pPr>
      <w:r>
        <w:rPr>
          <w:lang w:eastAsia="en-GB"/>
        </w:rPr>
        <w:t xml:space="preserve">We separate the notion of algorithm parameters from the notion of key (e.g. in Discrete Log, the group description would be part of the parameters and not the key).Those primitives that require a key as input receive an argument of type Key as well as an argument of type AlgorithmParameterSpec. See for example </w:t>
      </w:r>
      <w:hyperlink w:anchor="_Static_View" w:history="1">
        <w:r w:rsidRPr="00DF3B8E">
          <w:rPr>
            <w:rStyle w:val="Hyperlink"/>
            <w:lang w:eastAsia="en-GB"/>
          </w:rPr>
          <w:t>static view of PRF</w:t>
        </w:r>
      </w:hyperlink>
      <w:r>
        <w:rPr>
          <w:lang w:eastAsia="en-GB"/>
        </w:rPr>
        <w:t>.</w:t>
      </w:r>
    </w:p>
    <w:p w:rsidR="004B3C9D" w:rsidRPr="004B3C9D" w:rsidRDefault="004B3C9D" w:rsidP="004B3C9D">
      <w:pPr>
        <w:rPr>
          <w:lang w:eastAsia="en-GB"/>
        </w:rPr>
      </w:pPr>
    </w:p>
    <w:p w:rsidR="004B3C9D" w:rsidRDefault="00515D3B" w:rsidP="008B01FE">
      <w:pPr>
        <w:pStyle w:val="Heading2"/>
        <w:numPr>
          <w:ilvl w:val="1"/>
          <w:numId w:val="37"/>
        </w:numPr>
        <w:tabs>
          <w:tab w:val="decimal" w:pos="1701"/>
        </w:tabs>
        <w:ind w:left="993" w:hanging="284"/>
      </w:pPr>
      <w:bookmarkStart w:id="738" w:name="_Key_manipulating_and_1"/>
      <w:bookmarkStart w:id="739" w:name="_Key_manipulating"/>
      <w:bookmarkStart w:id="740" w:name="_Toc305323838"/>
      <w:bookmarkEnd w:id="738"/>
      <w:bookmarkEnd w:id="739"/>
      <w:r>
        <w:t xml:space="preserve">Key </w:t>
      </w:r>
      <w:r w:rsidRPr="00BC410A">
        <w:t>manipulati</w:t>
      </w:r>
      <w:bookmarkEnd w:id="732"/>
      <w:bookmarkEnd w:id="733"/>
      <w:bookmarkEnd w:id="734"/>
      <w:bookmarkEnd w:id="735"/>
      <w:bookmarkEnd w:id="736"/>
      <w:r w:rsidR="00095339">
        <w:t>on</w:t>
      </w:r>
      <w:bookmarkEnd w:id="740"/>
      <w:r w:rsidR="00994DF2">
        <w:t xml:space="preserve"> </w:t>
      </w:r>
    </w:p>
    <w:p w:rsidR="00515D3B" w:rsidRDefault="00515D3B" w:rsidP="00C32987">
      <w:pPr>
        <w:rPr>
          <w:lang w:eastAsia="en-GB"/>
        </w:rPr>
      </w:pPr>
      <w:r>
        <w:rPr>
          <w:lang w:eastAsia="en-GB"/>
        </w:rPr>
        <w:t xml:space="preserve">The </w:t>
      </w:r>
      <w:r w:rsidR="003A0EA5">
        <w:rPr>
          <w:lang w:eastAsia="en-GB"/>
        </w:rPr>
        <w:t>J</w:t>
      </w:r>
      <w:r>
        <w:rPr>
          <w:lang w:eastAsia="en-GB"/>
        </w:rPr>
        <w:t xml:space="preserve">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w:t>
      </w:r>
      <w:r w:rsidR="00C32987">
        <w:rPr>
          <w:lang w:eastAsia="en-GB"/>
        </w:rPr>
        <w:t>, in contrast to</w:t>
      </w:r>
      <w:r>
        <w:rPr>
          <w:lang w:eastAsia="en-GB"/>
        </w:rPr>
        <w:t xml:space="preserve"> the interfaces from previous sections.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lastRenderedPageBreak/>
        <w:t>The functional</w:t>
      </w:r>
      <w:r w:rsidR="00B32BAA">
        <w:rPr>
          <w:lang w:eastAsia="en-GB"/>
        </w:rPr>
        <w:t>it</w:t>
      </w:r>
      <w:r>
        <w:rPr>
          <w:lang w:eastAsia="en-GB"/>
        </w:rPr>
        <w:t xml:space="preserve">y of the keys is taken from </w:t>
      </w:r>
      <w:r w:rsidR="001E046A">
        <w:rPr>
          <w:lang w:eastAsia="en-GB"/>
        </w:rPr>
        <w:t xml:space="preserve">reference [4] </w:t>
      </w:r>
      <w:hyperlink r:id="rId42"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A27CD0">
      <w:pPr>
        <w:pStyle w:val="Heading3"/>
        <w:numPr>
          <w:ilvl w:val="2"/>
          <w:numId w:val="11"/>
        </w:numPr>
        <w:ind w:left="2694" w:hanging="709"/>
        <w:rPr>
          <w:lang w:eastAsia="en-GB"/>
        </w:rPr>
      </w:pPr>
      <w:bookmarkStart w:id="741" w:name="_Toc277840076"/>
      <w:bookmarkStart w:id="742" w:name="_Toc277840429"/>
      <w:bookmarkStart w:id="743" w:name="_Toc277840486"/>
      <w:bookmarkStart w:id="744" w:name="_Toc277840632"/>
      <w:bookmarkStart w:id="745" w:name="_Toc277840840"/>
      <w:bookmarkStart w:id="746" w:name="_Toc305323839"/>
      <w:r>
        <w:rPr>
          <w:lang w:eastAsia="en-GB"/>
        </w:rPr>
        <w:t>Key representations:</w:t>
      </w:r>
      <w:bookmarkEnd w:id="741"/>
      <w:bookmarkEnd w:id="742"/>
      <w:bookmarkEnd w:id="743"/>
      <w:bookmarkEnd w:id="744"/>
      <w:bookmarkEnd w:id="745"/>
      <w:bookmarkEnd w:id="746"/>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r w:rsidR="00515D3B">
        <w:rPr>
          <w:rStyle w:val="HTMLCode"/>
        </w:rPr>
        <w:t>getAlgorithm</w:t>
      </w:r>
      <w:r w:rsidR="00515D3B">
        <w:t xml:space="preserve">, </w:t>
      </w:r>
      <w:r w:rsidR="00515D3B">
        <w:rPr>
          <w:rStyle w:val="HTMLCode"/>
        </w:rPr>
        <w:t>getFormat</w:t>
      </w:r>
      <w:r w:rsidR="00515D3B">
        <w:t xml:space="preserve">, and </w:t>
      </w:r>
      <w:r w:rsidR="00515D3B">
        <w:rPr>
          <w:rStyle w:val="HTMLCode"/>
        </w:rPr>
        <w:t>getEncoded</w:t>
      </w:r>
      <w:r w:rsidR="00515D3B">
        <w:t>.</w:t>
      </w:r>
    </w:p>
    <w:p w:rsidR="00515D3B" w:rsidRDefault="001B4C62" w:rsidP="0004679D">
      <w:pPr>
        <w:pStyle w:val="NormalWeb"/>
      </w:pPr>
      <w:r>
        <w:rPr>
          <w:b/>
          <w:bCs/>
        </w:rPr>
        <w:t>K</w:t>
      </w:r>
      <w:r w:rsidRPr="00E9711F">
        <w:rPr>
          <w:b/>
          <w:bCs/>
        </w:rPr>
        <w:t>eyPair Clas</w:t>
      </w:r>
      <w:r>
        <w:rPr>
          <w:b/>
          <w:bCs/>
        </w:rPr>
        <w:t>s</w:t>
      </w:r>
      <w:r w:rsidR="00515D3B" w:rsidRPr="00E9711F">
        <w:rPr>
          <w:b/>
          <w:bCs/>
        </w:rPr>
        <w:t>:</w:t>
      </w:r>
      <w:r w:rsidR="00515D3B">
        <w:t xml:space="preserve">  The </w:t>
      </w:r>
      <w:r w:rsidR="00515D3B">
        <w:rPr>
          <w:rStyle w:val="HTMLCode"/>
        </w:rPr>
        <w:t>KeyPair</w:t>
      </w:r>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t xml:space="preserve">PrivateKey </w:t>
      </w:r>
      <w:proofErr w:type="gramStart"/>
      <w:r>
        <w:t>getPrivate()</w:t>
      </w:r>
      <w:proofErr w:type="gramEnd"/>
    </w:p>
    <w:p w:rsidR="00515D3B" w:rsidRDefault="00515D3B" w:rsidP="0004679D">
      <w:pPr>
        <w:pStyle w:val="HTMLPreformatted"/>
      </w:pPr>
      <w:r>
        <w:tab/>
        <w:t xml:space="preserve">PublicKey </w:t>
      </w:r>
      <w:proofErr w:type="gramStart"/>
      <w:r>
        <w:t>getPublic()</w:t>
      </w:r>
      <w:proofErr w:type="gramEnd"/>
    </w:p>
    <w:p w:rsidR="00515D3B" w:rsidRDefault="00515D3B" w:rsidP="0004679D">
      <w:pPr>
        <w:pStyle w:val="HTMLPreformatted"/>
      </w:pPr>
      <w:r>
        <w:tab/>
      </w:r>
    </w:p>
    <w:p w:rsidR="00515D3B" w:rsidRPr="00E9711F" w:rsidRDefault="001B4C62" w:rsidP="0004679D">
      <w:pPr>
        <w:ind w:left="1"/>
      </w:pPr>
      <w:bookmarkStart w:id="747" w:name="_Toc277840077"/>
      <w:bookmarkStart w:id="748" w:name="_Toc277840430"/>
      <w:bookmarkStart w:id="749" w:name="_Toc277840487"/>
      <w:bookmarkStart w:id="750" w:name="_Toc277840633"/>
      <w:bookmarkStart w:id="751" w:name="_Toc277840841"/>
      <w:r w:rsidRPr="001B4C62">
        <w:rPr>
          <w:b/>
          <w:bCs/>
        </w:rPr>
        <w:t>KeySpec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747"/>
      <w:bookmarkEnd w:id="748"/>
      <w:bookmarkEnd w:id="749"/>
      <w:bookmarkEnd w:id="750"/>
      <w:bookmarkEnd w:id="751"/>
    </w:p>
    <w:p w:rsidR="001B4C62" w:rsidRPr="00BC410A" w:rsidRDefault="001B4C62" w:rsidP="00A27CD0">
      <w:pPr>
        <w:pStyle w:val="Heading3"/>
        <w:numPr>
          <w:ilvl w:val="2"/>
          <w:numId w:val="11"/>
        </w:numPr>
        <w:ind w:left="2694" w:hanging="709"/>
        <w:rPr>
          <w:lang w:eastAsia="en-GB"/>
        </w:rPr>
      </w:pPr>
      <w:bookmarkStart w:id="752" w:name="_Toc305323840"/>
      <w:r>
        <w:rPr>
          <w:lang w:eastAsia="en-GB"/>
        </w:rPr>
        <w:t>Key translation</w:t>
      </w:r>
      <w:bookmarkEnd w:id="752"/>
    </w:p>
    <w:p w:rsidR="00515D3B" w:rsidRDefault="001B4C62" w:rsidP="0004679D">
      <w:r w:rsidRPr="00010FEF">
        <w:rPr>
          <w:b/>
          <w:bCs/>
        </w:rPr>
        <w:t>The KeyFactor</w:t>
      </w:r>
      <w:r>
        <w:rPr>
          <w:b/>
          <w:bCs/>
        </w:rPr>
        <w:t xml:space="preserve">y </w:t>
      </w:r>
      <w:r w:rsidR="00515D3B">
        <w:rPr>
          <w:b/>
          <w:bCs/>
        </w:rPr>
        <w:t>class</w:t>
      </w:r>
      <w:r w:rsidR="00515D3B" w:rsidRPr="00010FEF">
        <w:rPr>
          <w:b/>
          <w:bCs/>
        </w:rPr>
        <w:t>:</w:t>
      </w:r>
      <w:r w:rsidR="00515D3B">
        <w:t xml:space="preserve"> The </w:t>
      </w:r>
      <w:r w:rsidR="00515D3B">
        <w:rPr>
          <w:rStyle w:val="HTMLCode"/>
        </w:rPr>
        <w:t>KeyFactory</w:t>
      </w:r>
      <w:r w:rsidR="00515D3B">
        <w:t xml:space="preserve"> class is an </w:t>
      </w:r>
      <w:hyperlink r:id="rId43" w:anchor="Engine" w:history="1">
        <w:r w:rsidR="00515D3B">
          <w:rPr>
            <w:rStyle w:val="Hyperlink"/>
          </w:rPr>
          <w:t>engine class</w:t>
        </w:r>
      </w:hyperlink>
      <w:r w:rsidR="00515D3B">
        <w:t xml:space="preserve"> designed to perform conversions between opaque cryptographic </w:t>
      </w:r>
      <w:hyperlink r:id="rId44" w:anchor="Key" w:history="1">
        <w:r w:rsidR="00515D3B">
          <w:rPr>
            <w:rStyle w:val="HTMLCode"/>
            <w:color w:val="0000FF"/>
            <w:u w:val="single"/>
          </w:rPr>
          <w:t>Key</w:t>
        </w:r>
        <w:r w:rsidR="00515D3B">
          <w:rPr>
            <w:rStyle w:val="Hyperlink"/>
          </w:rPr>
          <w:t>s</w:t>
        </w:r>
      </w:hyperlink>
      <w:r w:rsidR="00515D3B">
        <w:t xml:space="preserve"> and </w:t>
      </w:r>
      <w:hyperlink r:id="rId45" w:anchor="KeySpecs" w:history="1">
        <w:r w:rsidR="00515D3B">
          <w:rPr>
            <w:rStyle w:val="Hyperlink"/>
          </w:rPr>
          <w:t>key specifications</w:t>
        </w:r>
      </w:hyperlink>
      <w:r w:rsidR="00515D3B">
        <w:t xml:space="preserve"> (transparent representations of the underlying key material). </w:t>
      </w:r>
      <w:r w:rsidR="00FD56B9">
        <w:rPr>
          <w:noProof/>
        </w:rPr>
        <w:drawing>
          <wp:anchor distT="0" distB="0" distL="114300" distR="114300" simplePos="0" relativeHeight="251688960" behindDoc="0" locked="0" layoutInCell="1" allowOverlap="1" wp14:anchorId="08501C57" wp14:editId="045BFC57">
            <wp:simplePos x="0" y="0"/>
            <wp:positionH relativeFrom="column">
              <wp:posOffset>1604645</wp:posOffset>
            </wp:positionH>
            <wp:positionV relativeFrom="paragraph">
              <wp:posOffset>664210</wp:posOffset>
            </wp:positionV>
            <wp:extent cx="2876550" cy="1219200"/>
            <wp:effectExtent l="19050" t="0" r="0" b="0"/>
            <wp:wrapTopAndBottom/>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76550" cy="1219200"/>
                    </a:xfrm>
                    <a:prstGeom prst="rect">
                      <a:avLst/>
                    </a:prstGeom>
                    <a:noFill/>
                    <a:ln w="9525">
                      <a:noFill/>
                      <a:miter lim="800000"/>
                      <a:headEnd/>
                      <a:tailEnd/>
                    </a:ln>
                  </pic:spPr>
                </pic:pic>
              </a:graphicData>
            </a:graphic>
          </wp:anchor>
        </w:drawing>
      </w:r>
    </w:p>
    <w:p w:rsidR="00515D3B" w:rsidRDefault="00515D3B" w:rsidP="0004679D">
      <w:pPr>
        <w:pStyle w:val="NormalWeb"/>
      </w:pPr>
      <w:r>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t>T</w:t>
      </w:r>
      <w:r w:rsidRPr="00010FEF">
        <w:rPr>
          <w:b/>
          <w:bCs/>
        </w:rPr>
        <w:t>he SecretKeyFactory Clas</w:t>
      </w:r>
      <w:r>
        <w:rPr>
          <w:b/>
          <w:bCs/>
        </w:rPr>
        <w:t>s</w:t>
      </w:r>
      <w:r w:rsidR="00515D3B" w:rsidRPr="00010FEF">
        <w:rPr>
          <w:b/>
          <w:bCs/>
        </w:rPr>
        <w:t>:</w:t>
      </w:r>
      <w:r w:rsidR="00515D3B">
        <w:t xml:space="preserve">  This class represents a factory for secret keys. Unlike </w:t>
      </w:r>
      <w:hyperlink r:id="rId47" w:anchor="KeyFactory" w:history="1">
        <w:r w:rsidR="00515D3B">
          <w:rPr>
            <w:rStyle w:val="HTMLCode"/>
            <w:color w:val="0000FF"/>
            <w:u w:val="single"/>
          </w:rPr>
          <w:t>KeyFactory</w:t>
        </w:r>
      </w:hyperlink>
      <w:r w:rsidR="00515D3B">
        <w:t xml:space="preserve">, a </w:t>
      </w:r>
      <w:r w:rsidR="00515D3B">
        <w:rPr>
          <w:rStyle w:val="HTMLCode"/>
        </w:rPr>
        <w:t>javax.crypto.SecretKeyFactory</w:t>
      </w:r>
      <w:r w:rsidR="00515D3B">
        <w:t xml:space="preserve"> object operates only on secret (symmetric) keys, whereas a </w:t>
      </w:r>
      <w:r w:rsidR="00515D3B">
        <w:rPr>
          <w:rStyle w:val="HTMLCode"/>
        </w:rPr>
        <w:t>java.security.KeyFactory</w:t>
      </w:r>
      <w:r w:rsidR="00515D3B">
        <w:t xml:space="preserve"> object processes the public and private key components of a key pair.</w:t>
      </w:r>
    </w:p>
    <w:p w:rsidR="00515D3B" w:rsidRDefault="00FD56B9" w:rsidP="0004679D">
      <w:r>
        <w:rPr>
          <w:noProof/>
        </w:rPr>
        <w:lastRenderedPageBreak/>
        <w:drawing>
          <wp:inline distT="0" distB="0" distL="0" distR="0" wp14:anchorId="57EC5B10" wp14:editId="216E5D44">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48"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49" w:anchor="Key" w:history="1">
        <w:r>
          <w:rPr>
            <w:rStyle w:val="HTMLCode"/>
            <w:color w:val="0000FF"/>
            <w:u w:val="single"/>
          </w:rPr>
          <w:t>Key</w:t>
        </w:r>
        <w:r>
          <w:rPr>
            <w:rStyle w:val="Hyperlink"/>
          </w:rPr>
          <w:t>s</w:t>
        </w:r>
      </w:hyperlink>
      <w:r>
        <w:t xml:space="preserve"> (opaque cryptographic keys of type </w:t>
      </w:r>
      <w:r>
        <w:rPr>
          <w:rStyle w:val="HTMLCode"/>
        </w:rPr>
        <w:t>java.security.Key</w:t>
      </w:r>
      <w:r>
        <w:t xml:space="preserve">) into </w:t>
      </w:r>
      <w:hyperlink r:id="rId50" w:anchor="KeySpecs" w:history="1">
        <w:r>
          <w:rPr>
            <w:rStyle w:val="Hyperlink"/>
          </w:rPr>
          <w:t>key specifications</w:t>
        </w:r>
      </w:hyperlink>
      <w:r>
        <w:t xml:space="preserve"> (transparent representations of the underlying key material in a suitable format), and vice versa.</w:t>
      </w:r>
    </w:p>
    <w:p w:rsidR="0006225D" w:rsidRDefault="0006225D" w:rsidP="00A27CD0">
      <w:pPr>
        <w:pStyle w:val="Heading3"/>
        <w:numPr>
          <w:ilvl w:val="2"/>
          <w:numId w:val="11"/>
        </w:numPr>
        <w:ind w:left="2694" w:hanging="709"/>
      </w:pPr>
      <w:bookmarkStart w:id="753" w:name="_Toc277840079"/>
      <w:bookmarkStart w:id="754" w:name="_Toc277840432"/>
      <w:bookmarkStart w:id="755" w:name="_Toc277840489"/>
      <w:bookmarkStart w:id="756" w:name="_Toc277840635"/>
      <w:bookmarkStart w:id="757" w:name="_Toc277840843"/>
      <w:bookmarkStart w:id="758" w:name="_Toc305323841"/>
      <w:r>
        <w:t>Key creation</w:t>
      </w:r>
      <w:bookmarkEnd w:id="753"/>
      <w:bookmarkEnd w:id="754"/>
      <w:bookmarkEnd w:id="755"/>
      <w:bookmarkEnd w:id="756"/>
      <w:bookmarkEnd w:id="757"/>
      <w:bookmarkEnd w:id="758"/>
    </w:p>
    <w:p w:rsidR="00515D3B" w:rsidRDefault="0006225D" w:rsidP="00586DBA">
      <w:pPr>
        <w:pStyle w:val="NormalWeb"/>
      </w:pPr>
      <w:r w:rsidRPr="0006225D">
        <w:t>The KeyPairGenerator Class</w:t>
      </w:r>
      <w:r w:rsidR="001E23AA" w:rsidRPr="0006225D">
        <w:t>:</w:t>
      </w:r>
      <w:r w:rsidR="00515D3B">
        <w:t xml:space="preserve"> The </w:t>
      </w:r>
      <w:r w:rsidR="00515D3B">
        <w:rPr>
          <w:rStyle w:val="HTMLCode"/>
        </w:rPr>
        <w:t>KeyPairGenerator</w:t>
      </w:r>
      <w:r w:rsidR="00515D3B">
        <w:t xml:space="preserve"> class is an </w:t>
      </w:r>
      <w:hyperlink r:id="rId51" w:anchor="Engine" w:history="1">
        <w:r w:rsidR="00515D3B">
          <w:rPr>
            <w:rStyle w:val="Hyperlink"/>
          </w:rPr>
          <w:t>engine class</w:t>
        </w:r>
      </w:hyperlink>
      <w:r w:rsidR="00515D3B">
        <w:t xml:space="preserve"> used to generate pairs of public and private keys.</w:t>
      </w:r>
    </w:p>
    <w:p w:rsidR="00515D3B" w:rsidRDefault="00FD56B9" w:rsidP="0004679D">
      <w:r>
        <w:rPr>
          <w:noProof/>
        </w:rPr>
        <w:drawing>
          <wp:inline distT="0" distB="0" distL="0" distR="0" wp14:anchorId="21FCB520" wp14:editId="76BD41AC">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52"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759" w:name="_Toc277840080"/>
      <w:bookmarkStart w:id="760" w:name="_Toc277840433"/>
      <w:bookmarkStart w:id="761" w:name="_Toc277840490"/>
      <w:bookmarkStart w:id="762" w:name="_Toc277840636"/>
      <w:bookmarkStart w:id="763" w:name="_Toc277840844"/>
      <w:r>
        <w:rPr>
          <w:b/>
          <w:bCs/>
        </w:rPr>
        <w:t>T</w:t>
      </w:r>
      <w:r w:rsidRPr="001E23AA">
        <w:rPr>
          <w:b/>
          <w:bCs/>
        </w:rPr>
        <w:t>he KeyGenerator Clas</w:t>
      </w:r>
      <w:r>
        <w:rPr>
          <w:b/>
          <w:bCs/>
        </w:rPr>
        <w:t>s</w:t>
      </w:r>
      <w:r w:rsidR="00515D3B">
        <w:t xml:space="preserve">: </w:t>
      </w:r>
      <w:r w:rsidR="00515D3B" w:rsidRPr="002A0C37">
        <w:t>A key generator is used to generate secret keys for symmetric algorithms.</w:t>
      </w:r>
      <w:bookmarkEnd w:id="759"/>
      <w:bookmarkEnd w:id="760"/>
      <w:bookmarkEnd w:id="761"/>
      <w:bookmarkEnd w:id="762"/>
      <w:bookmarkEnd w:id="763"/>
    </w:p>
    <w:p w:rsidR="001E23AA" w:rsidRPr="002A0C37" w:rsidRDefault="001E23AA" w:rsidP="0004679D">
      <w:pPr>
        <w:ind w:left="1"/>
      </w:pPr>
    </w:p>
    <w:p w:rsidR="00515D3B" w:rsidRDefault="00FD56B9" w:rsidP="0004679D">
      <w:pPr>
        <w:ind w:firstLine="568"/>
      </w:pPr>
      <w:r>
        <w:rPr>
          <w:noProof/>
        </w:rPr>
        <w:drawing>
          <wp:inline distT="0" distB="0" distL="0" distR="0" wp14:anchorId="558D5466" wp14:editId="29EBC312">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53"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A27CD0"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A27CD0" w:rsidRDefault="00A27CD0" w:rsidP="00A27CD0">
      <w:pPr>
        <w:rPr>
          <w:lang w:eastAsia="en-GB"/>
        </w:rPr>
      </w:pPr>
      <w:r>
        <w:rPr>
          <w:lang w:eastAsia="en-GB"/>
        </w:rPr>
        <w:br w:type="page"/>
      </w:r>
    </w:p>
    <w:p w:rsidR="00515D3B" w:rsidRDefault="00515D3B" w:rsidP="0004679D">
      <w:pPr>
        <w:pStyle w:val="HTMLPreformatted"/>
        <w:rPr>
          <w:rFonts w:ascii="Times New Roman" w:hAnsi="Times New Roman" w:cs="Times New Roman"/>
          <w:b/>
          <w:bCs/>
          <w:sz w:val="28"/>
          <w:szCs w:val="24"/>
          <w:lang w:eastAsia="en-GB"/>
        </w:rPr>
      </w:pPr>
    </w:p>
    <w:p w:rsidR="00515D3B" w:rsidRDefault="00515D3B" w:rsidP="00A27CD0">
      <w:pPr>
        <w:pStyle w:val="Heading3"/>
        <w:numPr>
          <w:ilvl w:val="2"/>
          <w:numId w:val="11"/>
        </w:numPr>
        <w:ind w:left="2694" w:hanging="709"/>
      </w:pPr>
      <w:bookmarkStart w:id="764" w:name="_Toc277840081"/>
      <w:bookmarkStart w:id="765" w:name="_Toc277840434"/>
      <w:bookmarkStart w:id="766" w:name="_Toc277840491"/>
      <w:bookmarkStart w:id="767" w:name="_Toc277840637"/>
      <w:bookmarkStart w:id="768" w:name="_Toc277840845"/>
      <w:bookmarkStart w:id="769" w:name="_Toc305323842"/>
      <w:r>
        <w:t>Key management</w:t>
      </w:r>
      <w:bookmarkEnd w:id="764"/>
      <w:bookmarkEnd w:id="765"/>
      <w:bookmarkEnd w:id="766"/>
      <w:bookmarkEnd w:id="767"/>
      <w:bookmarkEnd w:id="768"/>
      <w:bookmarkEnd w:id="769"/>
    </w:p>
    <w:p w:rsidR="00515D3B" w:rsidRPr="00A445C7" w:rsidRDefault="001B4C62" w:rsidP="0004679D">
      <w:pPr>
        <w:rPr>
          <w:b/>
          <w:bCs/>
        </w:rPr>
      </w:pPr>
      <w:bookmarkStart w:id="770" w:name="_Toc277668012"/>
      <w:bookmarkStart w:id="771" w:name="_Toc277840082"/>
      <w:bookmarkStart w:id="772" w:name="_Toc277840435"/>
      <w:bookmarkStart w:id="773" w:name="_Toc277840492"/>
      <w:bookmarkStart w:id="774" w:name="_Toc277840638"/>
      <w:bookmarkStart w:id="775" w:name="_Toc277840846"/>
      <w:r w:rsidRPr="00312641">
        <w:t>The KeyStore Class</w:t>
      </w:r>
      <w:r w:rsidR="00515D3B" w:rsidRPr="00312641">
        <w:t xml:space="preserve">: The </w:t>
      </w:r>
      <w:r w:rsidR="00515D3B" w:rsidRPr="00312641">
        <w:rPr>
          <w:rStyle w:val="HTMLCode"/>
          <w:sz w:val="24"/>
          <w:szCs w:val="24"/>
        </w:rPr>
        <w:t>KeyStore</w:t>
      </w:r>
      <w:r w:rsidR="00515D3B" w:rsidRPr="00312641">
        <w:t xml:space="preserve"> class is an </w:t>
      </w:r>
      <w:hyperlink r:id="rId54" w:anchor="Engine" w:history="1">
        <w:r w:rsidR="00515D3B" w:rsidRPr="00312641">
          <w:rPr>
            <w:rStyle w:val="Hyperlink"/>
          </w:rPr>
          <w:t>engine class</w:t>
        </w:r>
      </w:hyperlink>
      <w:r w:rsidR="00515D3B" w:rsidRPr="00312641">
        <w:t xml:space="preserve"> that supplies well-defined interfaces to access and modify the information in a keystore. </w:t>
      </w:r>
      <w:r w:rsidR="00FD56B9">
        <w:rPr>
          <w:b/>
          <w:bCs/>
          <w:noProof/>
        </w:rPr>
        <w:drawing>
          <wp:anchor distT="0" distB="0" distL="114300" distR="114300" simplePos="0" relativeHeight="251689984" behindDoc="0" locked="0" layoutInCell="1" allowOverlap="1" wp14:anchorId="54A7403C" wp14:editId="2F582E91">
            <wp:simplePos x="0" y="0"/>
            <wp:positionH relativeFrom="column">
              <wp:posOffset>3021330</wp:posOffset>
            </wp:positionH>
            <wp:positionV relativeFrom="paragraph">
              <wp:posOffset>185420</wp:posOffset>
            </wp:positionV>
            <wp:extent cx="2298700" cy="2095500"/>
            <wp:effectExtent l="0" t="0" r="0" b="0"/>
            <wp:wrapTopAndBottom/>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98700" cy="2095500"/>
                    </a:xfrm>
                    <a:prstGeom prst="rect">
                      <a:avLst/>
                    </a:prstGeom>
                    <a:noFill/>
                    <a:ln w="9525">
                      <a:noFill/>
                      <a:miter lim="800000"/>
                      <a:headEnd/>
                      <a:tailEnd/>
                    </a:ln>
                  </pic:spPr>
                </pic:pic>
              </a:graphicData>
            </a:graphic>
          </wp:anchor>
        </w:drawing>
      </w:r>
      <w:bookmarkEnd w:id="770"/>
      <w:bookmarkEnd w:id="771"/>
      <w:bookmarkEnd w:id="772"/>
      <w:bookmarkEnd w:id="773"/>
      <w:bookmarkEnd w:id="774"/>
      <w:bookmarkEnd w:id="775"/>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C32987">
      <w:pPr>
        <w:pStyle w:val="HTMLPreformatted"/>
        <w:rPr>
          <w:rFonts w:ascii="Times New Roman" w:hAnsi="Times New Roman" w:cs="Times New Roman"/>
          <w:sz w:val="24"/>
          <w:szCs w:val="24"/>
        </w:rPr>
      </w:pPr>
      <w:r>
        <w:rPr>
          <w:rFonts w:ascii="Times New Roman" w:hAnsi="Times New Roman" w:cs="Times New Roman"/>
          <w:sz w:val="24"/>
          <w:szCs w:val="24"/>
        </w:rPr>
        <w:t>Note that we do not have to write our own KeyStore. We can use Sun or BC implementations that are suitable for all the elements of this layer. Unlike other classes there should not be one for each algorithm</w:t>
      </w:r>
      <w:r w:rsidR="00C32987">
        <w:rPr>
          <w:rFonts w:ascii="Times New Roman" w:hAnsi="Times New Roman" w:cs="Times New Roman"/>
          <w:sz w:val="24"/>
          <w:szCs w:val="24"/>
        </w:rPr>
        <w:t>.</w:t>
      </w:r>
      <w:r>
        <w:rPr>
          <w:rFonts w:ascii="Times New Roman" w:hAnsi="Times New Roman" w:cs="Times New Roman"/>
          <w:sz w:val="24"/>
          <w:szCs w:val="24"/>
        </w:rPr>
        <w:t xml:space="preserve"> </w:t>
      </w:r>
      <w:r w:rsidR="00C32987">
        <w:rPr>
          <w:rFonts w:ascii="Times New Roman" w:hAnsi="Times New Roman" w:cs="Times New Roman"/>
          <w:sz w:val="24"/>
          <w:szCs w:val="24"/>
        </w:rPr>
        <w:t>R</w:t>
      </w:r>
      <w:r>
        <w:rPr>
          <w:rFonts w:ascii="Times New Roman" w:hAnsi="Times New Roman" w:cs="Times New Roman"/>
          <w:sz w:val="24"/>
          <w:szCs w:val="24"/>
        </w:rPr>
        <w:t xml:space="preserve">ather, each KeyStore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595328">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sidR="00C32987">
        <w:rPr>
          <w:rFonts w:ascii="Times New Roman" w:hAnsi="Times New Roman" w:cs="Times New Roman"/>
          <w:sz w:val="24"/>
          <w:szCs w:val="24"/>
        </w:rPr>
        <w:t xml:space="preserve"> abstract clas</w:t>
      </w:r>
      <w:r>
        <w:rPr>
          <w:rFonts w:ascii="Times New Roman" w:hAnsi="Times New Roman" w:cs="Times New Roman"/>
          <w:sz w:val="24"/>
          <w:szCs w:val="24"/>
        </w:rPr>
        <w:t>s/interfaces</w:t>
      </w:r>
      <w:r w:rsidRPr="00D90D7D">
        <w:rPr>
          <w:rFonts w:ascii="Times New Roman" w:hAnsi="Times New Roman" w:cs="Times New Roman"/>
          <w:sz w:val="24"/>
          <w:szCs w:val="24"/>
        </w:rPr>
        <w:t xml:space="preserve"> with respect to each primitive. </w:t>
      </w:r>
      <w:proofErr w:type="gramStart"/>
      <w:r w:rsidR="00C32987">
        <w:rPr>
          <w:rFonts w:ascii="Times New Roman" w:hAnsi="Times New Roman" w:cs="Times New Roman"/>
          <w:sz w:val="24"/>
          <w:szCs w:val="24"/>
        </w:rPr>
        <w:t>I.e., for RSA, Elgam</w:t>
      </w:r>
      <w:r>
        <w:rPr>
          <w:rFonts w:ascii="Times New Roman" w:hAnsi="Times New Roman" w:cs="Times New Roman"/>
          <w:sz w:val="24"/>
          <w:szCs w:val="24"/>
        </w:rPr>
        <w:t>al, AES, DES and so on.</w:t>
      </w:r>
      <w:proofErr w:type="gramEnd"/>
      <w:r>
        <w:rPr>
          <w:rFonts w:ascii="Times New Roman" w:hAnsi="Times New Roman" w:cs="Times New Roman"/>
          <w:sz w:val="24"/>
          <w:szCs w:val="24"/>
        </w:rPr>
        <w:t xml:space="preserve"> </w:t>
      </w:r>
      <w:r w:rsidRPr="00D90D7D">
        <w:rPr>
          <w:rFonts w:ascii="Times New Roman" w:hAnsi="Times New Roman" w:cs="Times New Roman"/>
          <w:sz w:val="24"/>
          <w:szCs w:val="24"/>
        </w:rPr>
        <w:t>This will be done by extending the relevant engines and implementing the relevant interfaces.</w:t>
      </w:r>
      <w:r>
        <w:rPr>
          <w:rFonts w:ascii="Times New Roman" w:hAnsi="Times New Roman" w:cs="Times New Roman"/>
          <w:sz w:val="24"/>
          <w:szCs w:val="24"/>
        </w:rPr>
        <w:t xml:space="preserve"> For example for RSA we should have RSAPublicKey, RSAPrivateKey, RSAKeySpec, RSAKeyFactory, RSAKeyPairGenerator and the general KeyStore.</w:t>
      </w:r>
    </w:p>
    <w:p w:rsidR="00515D3B" w:rsidRPr="00BA2853" w:rsidRDefault="00515D3B" w:rsidP="0004679D">
      <w:pPr>
        <w:pStyle w:val="HTMLPreformatted"/>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A27CD0">
      <w:pPr>
        <w:pStyle w:val="Heading2"/>
        <w:numPr>
          <w:ilvl w:val="1"/>
          <w:numId w:val="11"/>
        </w:numPr>
        <w:tabs>
          <w:tab w:val="decimal" w:pos="1701"/>
        </w:tabs>
        <w:ind w:left="993" w:hanging="284"/>
      </w:pPr>
      <w:bookmarkStart w:id="776" w:name="_Toc305323843"/>
      <w:r w:rsidRPr="00BC410A">
        <w:lastRenderedPageBreak/>
        <w:t>Implementation</w:t>
      </w:r>
      <w:r>
        <w:t xml:space="preserve"> of concrete classes</w:t>
      </w:r>
      <w:bookmarkEnd w:id="776"/>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the adapter design pattern</w:t>
      </w:r>
      <w:r>
        <w:t>:</w:t>
      </w:r>
    </w:p>
    <w:p w:rsidR="0006225D" w:rsidRDefault="0006225D" w:rsidP="0006225D">
      <w:r w:rsidRPr="0006225D">
        <w:rPr>
          <w:noProof/>
        </w:rPr>
        <w:drawing>
          <wp:inline distT="0" distB="0" distL="0" distR="0" wp14:anchorId="64FF3250" wp14:editId="2D3A0566">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6"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125D12" w:rsidRDefault="00125D12" w:rsidP="0004679D"/>
    <w:p w:rsidR="00125D12" w:rsidRDefault="00E03EDF" w:rsidP="00E03EDF">
      <w:r w:rsidRPr="00E03EDF">
        <w:t>In the following table, we summarize a list of the existing primitives in each package, grouped by the root interfaces as presented above.</w:t>
      </w:r>
    </w:p>
    <w:p w:rsidR="00125D12" w:rsidRDefault="00125D12" w:rsidP="00125D12">
      <w:pPr>
        <w:ind w:left="720"/>
      </w:pPr>
    </w:p>
    <w:p w:rsidR="00125D12" w:rsidRDefault="00125D12" w:rsidP="00515D3B">
      <w:pPr>
        <w:ind w:left="720"/>
      </w:pPr>
    </w:p>
    <w:tbl>
      <w:tblPr>
        <w:tblStyle w:val="TableGrid"/>
        <w:tblW w:w="9986" w:type="dxa"/>
        <w:tblInd w:w="-664" w:type="dxa"/>
        <w:shd w:val="pct5" w:color="auto" w:fill="auto"/>
        <w:tblLayout w:type="fixed"/>
        <w:tblLook w:val="04A0" w:firstRow="1" w:lastRow="0" w:firstColumn="1" w:lastColumn="0" w:noHBand="0" w:noVBand="1"/>
      </w:tblPr>
      <w:tblGrid>
        <w:gridCol w:w="2757"/>
        <w:gridCol w:w="2410"/>
        <w:gridCol w:w="992"/>
        <w:gridCol w:w="850"/>
        <w:gridCol w:w="1134"/>
        <w:gridCol w:w="1843"/>
      </w:tblGrid>
      <w:tr w:rsidR="00250B32" w:rsidRPr="00E03EDF" w:rsidTr="00250B32">
        <w:tc>
          <w:tcPr>
            <w:tcW w:w="2757" w:type="dxa"/>
            <w:shd w:val="pct5" w:color="auto" w:fill="auto"/>
            <w:noWrap/>
          </w:tcPr>
          <w:p w:rsidR="00250B32" w:rsidRPr="00E03EDF" w:rsidRDefault="00250B32" w:rsidP="00E03EDF">
            <w:pPr>
              <w:rPr>
                <w:sz w:val="22"/>
                <w:szCs w:val="22"/>
              </w:rPr>
            </w:pPr>
            <w:r w:rsidRPr="00E03EDF">
              <w:rPr>
                <w:sz w:val="22"/>
                <w:szCs w:val="22"/>
              </w:rPr>
              <w:t>Interface</w:t>
            </w:r>
          </w:p>
        </w:tc>
        <w:tc>
          <w:tcPr>
            <w:tcW w:w="2410" w:type="dxa"/>
            <w:shd w:val="pct5" w:color="auto" w:fill="auto"/>
            <w:noWrap/>
          </w:tcPr>
          <w:p w:rsidR="00250B32" w:rsidRPr="00E03EDF" w:rsidRDefault="00250B32" w:rsidP="00E03EDF">
            <w:pPr>
              <w:rPr>
                <w:sz w:val="22"/>
                <w:szCs w:val="22"/>
              </w:rPr>
            </w:pPr>
            <w:r w:rsidRPr="00E03EDF">
              <w:rPr>
                <w:sz w:val="22"/>
                <w:szCs w:val="22"/>
              </w:rPr>
              <w:t>Primitive</w:t>
            </w:r>
          </w:p>
        </w:tc>
        <w:tc>
          <w:tcPr>
            <w:tcW w:w="992" w:type="dxa"/>
            <w:shd w:val="pct5" w:color="auto" w:fill="auto"/>
            <w:noWrap/>
          </w:tcPr>
          <w:p w:rsidR="00250B32" w:rsidRPr="00E03EDF" w:rsidRDefault="00250B32" w:rsidP="00E03EDF">
            <w:pPr>
              <w:rPr>
                <w:sz w:val="22"/>
                <w:szCs w:val="22"/>
              </w:rPr>
            </w:pPr>
            <w:r w:rsidRPr="00E03EDF">
              <w:rPr>
                <w:sz w:val="22"/>
                <w:szCs w:val="22"/>
              </w:rPr>
              <w:t>SCAPI</w:t>
            </w:r>
          </w:p>
        </w:tc>
        <w:tc>
          <w:tcPr>
            <w:tcW w:w="850" w:type="dxa"/>
            <w:shd w:val="pct5" w:color="auto" w:fill="auto"/>
            <w:noWrap/>
          </w:tcPr>
          <w:p w:rsidR="00250B32" w:rsidRPr="00E03EDF" w:rsidRDefault="00250B32" w:rsidP="00E03EDF">
            <w:pPr>
              <w:rPr>
                <w:sz w:val="22"/>
                <w:szCs w:val="22"/>
              </w:rPr>
            </w:pPr>
            <w:r w:rsidRPr="00E03EDF">
              <w:rPr>
                <w:sz w:val="22"/>
                <w:szCs w:val="22"/>
              </w:rPr>
              <w:t>BC</w:t>
            </w:r>
          </w:p>
        </w:tc>
        <w:tc>
          <w:tcPr>
            <w:tcW w:w="1134" w:type="dxa"/>
            <w:shd w:val="pct5" w:color="auto" w:fill="auto"/>
            <w:noWrap/>
          </w:tcPr>
          <w:p w:rsidR="00250B32" w:rsidRPr="00E03EDF" w:rsidRDefault="00250B32" w:rsidP="00E03EDF">
            <w:pPr>
              <w:rPr>
                <w:sz w:val="22"/>
                <w:szCs w:val="22"/>
              </w:rPr>
            </w:pPr>
            <w:r w:rsidRPr="00E03EDF">
              <w:rPr>
                <w:sz w:val="22"/>
                <w:szCs w:val="22"/>
              </w:rPr>
              <w:t>Crypto++</w:t>
            </w:r>
          </w:p>
        </w:tc>
        <w:tc>
          <w:tcPr>
            <w:tcW w:w="1843" w:type="dxa"/>
            <w:shd w:val="pct5" w:color="auto" w:fill="auto"/>
          </w:tcPr>
          <w:p w:rsidR="00250B32" w:rsidRPr="00E03EDF" w:rsidRDefault="00250B32" w:rsidP="00E03EDF">
            <w:pPr>
              <w:rPr>
                <w:sz w:val="22"/>
                <w:szCs w:val="22"/>
              </w:rPr>
            </w:pPr>
            <w:r>
              <w:rPr>
                <w:sz w:val="22"/>
                <w:szCs w:val="22"/>
              </w:rPr>
              <w:t>MIRACL</w:t>
            </w: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Hash</w:t>
            </w:r>
          </w:p>
        </w:tc>
        <w:tc>
          <w:tcPr>
            <w:tcW w:w="2410" w:type="dxa"/>
            <w:shd w:val="pct5" w:color="auto" w:fill="auto"/>
          </w:tcPr>
          <w:p w:rsidR="00250B32" w:rsidRPr="00E03EDF" w:rsidRDefault="00250B32" w:rsidP="00E03EDF">
            <w:pPr>
              <w:rPr>
                <w:sz w:val="22"/>
                <w:szCs w:val="22"/>
              </w:rPr>
            </w:pPr>
            <w:r w:rsidRPr="00E03EDF">
              <w:rPr>
                <w:sz w:val="22"/>
                <w:szCs w:val="22"/>
              </w:rPr>
              <w:t>SHA1</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SHA256</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SHA224</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SHA512</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SHA384</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Universal one-way/target collision-resistant hashing</w:t>
            </w:r>
          </w:p>
        </w:tc>
        <w:tc>
          <w:tcPr>
            <w:tcW w:w="992" w:type="dxa"/>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p>
        </w:tc>
        <w:tc>
          <w:tcPr>
            <w:tcW w:w="1134" w:type="dxa"/>
            <w:shd w:val="pct5" w:color="auto" w:fill="auto"/>
          </w:tcPr>
          <w:p w:rsidR="00250B32" w:rsidRPr="00E03EDF" w:rsidRDefault="00250B32" w:rsidP="00E03EDF">
            <w:pPr>
              <w:rPr>
                <w:sz w:val="22"/>
                <w:szCs w:val="22"/>
              </w:rPr>
            </w:pP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tcBorders>
              <w:bottom w:val="single" w:sz="4" w:space="0" w:color="auto"/>
            </w:tcBorders>
            <w:shd w:val="pct5" w:color="auto" w:fill="auto"/>
          </w:tcPr>
          <w:p w:rsidR="00250B32" w:rsidRPr="00E03EDF" w:rsidRDefault="00250B32" w:rsidP="00E03EDF">
            <w:pPr>
              <w:rPr>
                <w:sz w:val="22"/>
                <w:szCs w:val="22"/>
              </w:rPr>
            </w:pPr>
          </w:p>
        </w:tc>
        <w:tc>
          <w:tcPr>
            <w:tcW w:w="2410"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t>Perfect universal hash functions</w:t>
            </w:r>
          </w:p>
        </w:tc>
        <w:tc>
          <w:tcPr>
            <w:tcW w:w="992"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250B32" w:rsidRPr="00E03EDF" w:rsidRDefault="00250B32" w:rsidP="00E03EDF">
            <w:pPr>
              <w:rPr>
                <w:sz w:val="22"/>
                <w:szCs w:val="22"/>
              </w:rPr>
            </w:pPr>
          </w:p>
        </w:tc>
        <w:tc>
          <w:tcPr>
            <w:tcW w:w="1134" w:type="dxa"/>
            <w:tcBorders>
              <w:bottom w:val="single" w:sz="4" w:space="0" w:color="auto"/>
            </w:tcBorders>
            <w:shd w:val="pct5" w:color="auto" w:fill="auto"/>
          </w:tcPr>
          <w:p w:rsidR="00250B32" w:rsidRPr="00E03EDF" w:rsidRDefault="00250B32" w:rsidP="00E03EDF">
            <w:pPr>
              <w:rPr>
                <w:sz w:val="22"/>
                <w:szCs w:val="22"/>
              </w:rPr>
            </w:pPr>
          </w:p>
        </w:tc>
        <w:tc>
          <w:tcPr>
            <w:tcW w:w="1843" w:type="dxa"/>
            <w:tcBorders>
              <w:bottom w:val="single" w:sz="4" w:space="0" w:color="auto"/>
            </w:tcBorders>
            <w:shd w:val="pct5" w:color="auto" w:fill="auto"/>
          </w:tcPr>
          <w:p w:rsidR="00250B32" w:rsidRPr="00E03EDF" w:rsidRDefault="00250B32"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t>PseudorandomPermutation</w:t>
            </w:r>
          </w:p>
        </w:tc>
        <w:tc>
          <w:tcPr>
            <w:tcW w:w="2410" w:type="dxa"/>
            <w:shd w:val="pct10" w:color="auto" w:fill="auto"/>
          </w:tcPr>
          <w:p w:rsidR="00250B32" w:rsidRPr="00E03EDF" w:rsidRDefault="00250B32" w:rsidP="00E03EDF">
            <w:pPr>
              <w:rPr>
                <w:sz w:val="22"/>
                <w:szCs w:val="22"/>
              </w:rPr>
            </w:pPr>
            <w:r w:rsidRPr="00E03EDF">
              <w:rPr>
                <w:sz w:val="22"/>
                <w:szCs w:val="22"/>
              </w:rPr>
              <w:t>AES</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TripleDes</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PRP varying input/output length</w:t>
            </w:r>
          </w:p>
        </w:tc>
        <w:tc>
          <w:tcPr>
            <w:tcW w:w="992" w:type="dxa"/>
            <w:shd w:val="pct10" w:color="auto" w:fill="auto"/>
          </w:tcPr>
          <w:p w:rsidR="00250B32" w:rsidRPr="00E03EDF" w:rsidRDefault="00250B32" w:rsidP="00E03EDF">
            <w:pPr>
              <w:rPr>
                <w:sz w:val="22"/>
                <w:szCs w:val="22"/>
              </w:rPr>
            </w:pPr>
            <w:r w:rsidRPr="00E03EDF">
              <w:rPr>
                <w:sz w:val="22"/>
                <w:szCs w:val="22"/>
              </w:rPr>
              <w:sym w:font="Symbol" w:char="F0D6"/>
            </w: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PseudorandomFunction</w:t>
            </w:r>
          </w:p>
        </w:tc>
        <w:tc>
          <w:tcPr>
            <w:tcW w:w="2410" w:type="dxa"/>
            <w:shd w:val="pct5" w:color="auto" w:fill="auto"/>
          </w:tcPr>
          <w:p w:rsidR="00250B32" w:rsidRPr="00E03EDF" w:rsidRDefault="00250B32" w:rsidP="00E03EDF">
            <w:pPr>
              <w:rPr>
                <w:sz w:val="22"/>
                <w:szCs w:val="22"/>
              </w:rPr>
            </w:pPr>
            <w:r w:rsidRPr="00E03EDF">
              <w:rPr>
                <w:sz w:val="22"/>
                <w:szCs w:val="22"/>
              </w:rPr>
              <w:t>Hmac</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tcBorders>
              <w:bottom w:val="single" w:sz="4" w:space="0" w:color="auto"/>
            </w:tcBorders>
            <w:shd w:val="pct5" w:color="auto" w:fill="auto"/>
          </w:tcPr>
          <w:p w:rsidR="00250B32" w:rsidRPr="00E03EDF" w:rsidRDefault="00250B32" w:rsidP="00E03EDF">
            <w:pPr>
              <w:rPr>
                <w:sz w:val="22"/>
                <w:szCs w:val="22"/>
              </w:rPr>
            </w:pPr>
          </w:p>
        </w:tc>
        <w:tc>
          <w:tcPr>
            <w:tcW w:w="2410"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t>PRF varying input and output length</w:t>
            </w:r>
          </w:p>
        </w:tc>
        <w:tc>
          <w:tcPr>
            <w:tcW w:w="992"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250B32" w:rsidRPr="00E03EDF" w:rsidRDefault="00250B32" w:rsidP="00E03EDF">
            <w:pPr>
              <w:rPr>
                <w:sz w:val="22"/>
                <w:szCs w:val="22"/>
              </w:rPr>
            </w:pPr>
          </w:p>
        </w:tc>
        <w:tc>
          <w:tcPr>
            <w:tcW w:w="1134" w:type="dxa"/>
            <w:tcBorders>
              <w:bottom w:val="single" w:sz="4" w:space="0" w:color="auto"/>
            </w:tcBorders>
            <w:shd w:val="pct5" w:color="auto" w:fill="auto"/>
          </w:tcPr>
          <w:p w:rsidR="00250B32" w:rsidRPr="00E03EDF" w:rsidRDefault="00250B32" w:rsidP="00E03EDF">
            <w:pPr>
              <w:rPr>
                <w:sz w:val="22"/>
                <w:szCs w:val="22"/>
              </w:rPr>
            </w:pPr>
          </w:p>
        </w:tc>
        <w:tc>
          <w:tcPr>
            <w:tcW w:w="1843" w:type="dxa"/>
            <w:tcBorders>
              <w:bottom w:val="single" w:sz="4" w:space="0" w:color="auto"/>
            </w:tcBorders>
            <w:shd w:val="pct5" w:color="auto" w:fill="auto"/>
          </w:tcPr>
          <w:p w:rsidR="00250B32" w:rsidRPr="00E03EDF" w:rsidRDefault="00250B32"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lastRenderedPageBreak/>
              <w:t>PseudorandomGenerator</w:t>
            </w:r>
          </w:p>
        </w:tc>
        <w:tc>
          <w:tcPr>
            <w:tcW w:w="2410" w:type="dxa"/>
            <w:shd w:val="pct10" w:color="auto" w:fill="auto"/>
          </w:tcPr>
          <w:p w:rsidR="00250B32" w:rsidRPr="00E03EDF" w:rsidRDefault="00250B32" w:rsidP="00E03EDF">
            <w:pPr>
              <w:rPr>
                <w:sz w:val="22"/>
                <w:szCs w:val="22"/>
              </w:rPr>
            </w:pPr>
            <w:r w:rsidRPr="00E03EDF">
              <w:rPr>
                <w:sz w:val="22"/>
                <w:szCs w:val="22"/>
              </w:rPr>
              <w:t>RC4</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t>Alleged RC4 ARC4</w:t>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SHA-based PRG</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shd w:val="pct5" w:color="auto" w:fill="auto"/>
          </w:tcPr>
          <w:p w:rsidR="00250B32" w:rsidRPr="00E03EDF" w:rsidRDefault="00250B32" w:rsidP="00E03EDF">
            <w:pPr>
              <w:rPr>
                <w:sz w:val="22"/>
                <w:szCs w:val="22"/>
              </w:rPr>
            </w:pPr>
            <w:r w:rsidRPr="00E03EDF">
              <w:rPr>
                <w:sz w:val="22"/>
                <w:szCs w:val="22"/>
              </w:rPr>
              <w:t>TrapdoorPermutation</w:t>
            </w:r>
          </w:p>
        </w:tc>
        <w:tc>
          <w:tcPr>
            <w:tcW w:w="2410" w:type="dxa"/>
            <w:shd w:val="pct5" w:color="auto" w:fill="auto"/>
          </w:tcPr>
          <w:p w:rsidR="00250B32" w:rsidRPr="00E03EDF" w:rsidRDefault="00250B32" w:rsidP="00E03EDF">
            <w:pPr>
              <w:rPr>
                <w:sz w:val="22"/>
                <w:szCs w:val="22"/>
              </w:rPr>
            </w:pPr>
            <w:r w:rsidRPr="00E03EDF">
              <w:rPr>
                <w:sz w:val="22"/>
                <w:szCs w:val="22"/>
              </w:rPr>
              <w:t>RSA</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tcBorders>
              <w:bottom w:val="single" w:sz="4" w:space="0" w:color="auto"/>
            </w:tcBorders>
            <w:shd w:val="pct5" w:color="auto" w:fill="auto"/>
          </w:tcPr>
          <w:p w:rsidR="00250B32" w:rsidRPr="00E03EDF" w:rsidRDefault="00250B32" w:rsidP="00E03EDF">
            <w:pPr>
              <w:rPr>
                <w:sz w:val="22"/>
                <w:szCs w:val="22"/>
              </w:rPr>
            </w:pPr>
          </w:p>
        </w:tc>
        <w:tc>
          <w:tcPr>
            <w:tcW w:w="2410"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t>Rabin</w:t>
            </w:r>
          </w:p>
        </w:tc>
        <w:tc>
          <w:tcPr>
            <w:tcW w:w="992" w:type="dxa"/>
            <w:tcBorders>
              <w:bottom w:val="single" w:sz="4" w:space="0" w:color="auto"/>
            </w:tcBorders>
            <w:shd w:val="pct5" w:color="auto" w:fill="auto"/>
          </w:tcPr>
          <w:p w:rsidR="00250B32" w:rsidRPr="00E03EDF" w:rsidRDefault="00250B32" w:rsidP="00E03EDF">
            <w:pPr>
              <w:rPr>
                <w:sz w:val="22"/>
                <w:szCs w:val="22"/>
              </w:rPr>
            </w:pPr>
          </w:p>
        </w:tc>
        <w:tc>
          <w:tcPr>
            <w:tcW w:w="850" w:type="dxa"/>
            <w:tcBorders>
              <w:bottom w:val="single" w:sz="4" w:space="0" w:color="auto"/>
            </w:tcBorders>
            <w:shd w:val="pct5" w:color="auto" w:fill="auto"/>
          </w:tcPr>
          <w:p w:rsidR="00250B32" w:rsidRPr="00E03EDF" w:rsidRDefault="00250B32" w:rsidP="00E03EDF">
            <w:pPr>
              <w:rPr>
                <w:sz w:val="22"/>
                <w:szCs w:val="22"/>
              </w:rPr>
            </w:pPr>
          </w:p>
        </w:tc>
        <w:tc>
          <w:tcPr>
            <w:tcW w:w="1134"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tcBorders>
              <w:bottom w:val="single" w:sz="4" w:space="0" w:color="auto"/>
            </w:tcBorders>
            <w:shd w:val="pct5" w:color="auto" w:fill="auto"/>
          </w:tcPr>
          <w:p w:rsidR="00250B32" w:rsidRPr="00E03EDF" w:rsidRDefault="00250B32"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t>DiscreteLog</w:t>
            </w:r>
          </w:p>
        </w:tc>
        <w:tc>
          <w:tcPr>
            <w:tcW w:w="2410" w:type="dxa"/>
            <w:shd w:val="pct10" w:color="auto" w:fill="auto"/>
          </w:tcPr>
          <w:p w:rsidR="00250B32" w:rsidRPr="00E03EDF" w:rsidRDefault="00250B32" w:rsidP="00E03EDF">
            <w:pPr>
              <w:rPr>
                <w:sz w:val="22"/>
                <w:szCs w:val="22"/>
              </w:rPr>
            </w:pPr>
            <w:r w:rsidRPr="00E03EDF">
              <w:rPr>
                <w:sz w:val="22"/>
                <w:szCs w:val="22"/>
              </w:rPr>
              <w:t>Zp*</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420478" w:rsidP="00E03EDF">
            <w:pPr>
              <w:rPr>
                <w:sz w:val="22"/>
                <w:szCs w:val="22"/>
              </w:rPr>
            </w:pPr>
            <w:r w:rsidRPr="00E03EDF">
              <w:rPr>
                <w:sz w:val="22"/>
                <w:szCs w:val="22"/>
              </w:rPr>
              <w:sym w:font="Symbol" w:char="F0D6"/>
            </w: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EC over the field Zp*</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420478" w:rsidP="00E03EDF">
            <w:pPr>
              <w:rPr>
                <w:sz w:val="22"/>
                <w:szCs w:val="22"/>
              </w:rPr>
            </w:pPr>
            <w:r w:rsidRPr="00E03EDF">
              <w:rPr>
                <w:sz w:val="22"/>
                <w:szCs w:val="22"/>
              </w:rPr>
              <w:sym w:font="Symbol" w:char="F0D6"/>
            </w: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KeyDerivationFunction</w:t>
            </w:r>
          </w:p>
        </w:tc>
        <w:tc>
          <w:tcPr>
            <w:tcW w:w="2410" w:type="dxa"/>
            <w:shd w:val="pct5" w:color="auto" w:fill="auto"/>
          </w:tcPr>
          <w:p w:rsidR="00250B32" w:rsidRPr="00E03EDF" w:rsidRDefault="00250B32" w:rsidP="00E03EDF">
            <w:pPr>
              <w:rPr>
                <w:sz w:val="22"/>
                <w:szCs w:val="22"/>
              </w:rPr>
            </w:pPr>
            <w:r w:rsidRPr="00E03EDF">
              <w:rPr>
                <w:sz w:val="22"/>
                <w:szCs w:val="22"/>
              </w:rPr>
              <w:t>HKDF</w:t>
            </w:r>
          </w:p>
        </w:tc>
        <w:tc>
          <w:tcPr>
            <w:tcW w:w="992" w:type="dxa"/>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p>
        </w:tc>
        <w:tc>
          <w:tcPr>
            <w:tcW w:w="1134" w:type="dxa"/>
            <w:shd w:val="pct5" w:color="auto" w:fill="auto"/>
          </w:tcPr>
          <w:p w:rsidR="00250B32" w:rsidRPr="00E03EDF" w:rsidRDefault="00250B32" w:rsidP="00E03EDF">
            <w:pPr>
              <w:rPr>
                <w:sz w:val="22"/>
                <w:szCs w:val="22"/>
              </w:rPr>
            </w:pP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KDFISO18033</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bl>
    <w:p w:rsidR="004F7D01" w:rsidRDefault="004F7D01" w:rsidP="0004679D"/>
    <w:p w:rsidR="00515D3B" w:rsidRDefault="00515D3B" w:rsidP="0004679D"/>
    <w:p w:rsidR="00515D3B" w:rsidRDefault="00515D3B" w:rsidP="00515D3B">
      <w:pPr>
        <w:ind w:left="720"/>
        <w:rPr>
          <w:b/>
          <w:bCs/>
          <w:u w:val="single"/>
        </w:rPr>
      </w:pPr>
    </w:p>
    <w:p w:rsidR="00515D3B" w:rsidRDefault="00515D3B" w:rsidP="00515D3B">
      <w:pPr>
        <w:ind w:left="720"/>
        <w:rPr>
          <w:b/>
          <w:bCs/>
          <w:u w:val="single"/>
        </w:rPr>
      </w:pPr>
    </w:p>
    <w:p w:rsidR="00515D3B" w:rsidRDefault="000B43DF" w:rsidP="002C4EFA">
      <w:pPr>
        <w:pStyle w:val="Heading3"/>
        <w:numPr>
          <w:ilvl w:val="2"/>
          <w:numId w:val="11"/>
        </w:numPr>
        <w:rPr>
          <w:u w:val="single"/>
        </w:rPr>
      </w:pPr>
      <w:bookmarkStart w:id="777" w:name="_Hash_-_BC"/>
      <w:bookmarkStart w:id="778" w:name="_Hash_–_BC"/>
      <w:bookmarkStart w:id="779" w:name="_Toc277840085"/>
      <w:bookmarkStart w:id="780" w:name="_Toc277840438"/>
      <w:bookmarkStart w:id="781" w:name="_Toc277840495"/>
      <w:bookmarkStart w:id="782" w:name="_Toc277840641"/>
      <w:bookmarkStart w:id="783" w:name="_Toc277840849"/>
      <w:bookmarkStart w:id="784" w:name="_Toc305323844"/>
      <w:bookmarkEnd w:id="777"/>
      <w:bookmarkEnd w:id="778"/>
      <w:r>
        <w:lastRenderedPageBreak/>
        <w:t>Wrapper f</w:t>
      </w:r>
      <w:r w:rsidR="004E02DE">
        <w:t>or</w:t>
      </w:r>
      <w:r>
        <w:t xml:space="preserve"> </w:t>
      </w:r>
      <w:r w:rsidR="00515D3B">
        <w:t xml:space="preserve">Hash </w:t>
      </w:r>
      <w:r>
        <w:t>functions in</w:t>
      </w:r>
      <w:r w:rsidR="00515D3B">
        <w:t xml:space="preserve"> BC</w:t>
      </w:r>
      <w:bookmarkEnd w:id="779"/>
      <w:bookmarkEnd w:id="780"/>
      <w:bookmarkEnd w:id="781"/>
      <w:bookmarkEnd w:id="782"/>
      <w:bookmarkEnd w:id="783"/>
      <w:bookmarkEnd w:id="784"/>
    </w:p>
    <w:p w:rsidR="000461B7" w:rsidRDefault="00EB4437" w:rsidP="000461B7">
      <w:r>
        <w:rPr>
          <w:noProof/>
        </w:rPr>
        <w:drawing>
          <wp:inline distT="0" distB="0" distL="0" distR="0" wp14:anchorId="25EDE7D5" wp14:editId="32E39EB0">
            <wp:extent cx="6210935" cy="6026368"/>
            <wp:effectExtent l="19050" t="0" r="0" b="0"/>
            <wp:docPr id="9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srcRect/>
                    <a:stretch>
                      <a:fillRect/>
                    </a:stretch>
                  </pic:blipFill>
                  <pic:spPr bwMode="auto">
                    <a:xfrm>
                      <a:off x="0" y="0"/>
                      <a:ext cx="6210935" cy="6026368"/>
                    </a:xfrm>
                    <a:prstGeom prst="rect">
                      <a:avLst/>
                    </a:prstGeom>
                    <a:noFill/>
                    <a:ln w="9525">
                      <a:noFill/>
                      <a:miter lim="800000"/>
                      <a:headEnd/>
                      <a:tailEnd/>
                    </a:ln>
                  </pic:spPr>
                </pic:pic>
              </a:graphicData>
            </a:graphic>
          </wp:inline>
        </w:drawing>
      </w:r>
    </w:p>
    <w:p w:rsidR="00312641" w:rsidRDefault="00312641" w:rsidP="000461B7"/>
    <w:p w:rsidR="00312641" w:rsidRDefault="00312641" w:rsidP="000461B7"/>
    <w:p w:rsidR="00407BD4" w:rsidRDefault="00407BD4" w:rsidP="00B53B8F">
      <w:pPr>
        <w:pStyle w:val="Heading3"/>
        <w:numPr>
          <w:ilvl w:val="2"/>
          <w:numId w:val="11"/>
        </w:numPr>
      </w:pPr>
      <w:bookmarkStart w:id="785" w:name="_Wrapper_for_Hash"/>
      <w:bookmarkStart w:id="786" w:name="_Toc277840084"/>
      <w:bookmarkStart w:id="787" w:name="_Toc277840437"/>
      <w:bookmarkStart w:id="788" w:name="_Toc277840494"/>
      <w:bookmarkStart w:id="789" w:name="_Toc277840640"/>
      <w:bookmarkStart w:id="790" w:name="_Toc277840848"/>
      <w:bookmarkStart w:id="791" w:name="_Toc305323845"/>
      <w:bookmarkEnd w:id="785"/>
      <w:r>
        <w:lastRenderedPageBreak/>
        <w:t>Wrapper for Hash functions in Crypto++</w:t>
      </w:r>
      <w:bookmarkEnd w:id="791"/>
    </w:p>
    <w:p w:rsidR="00B53B8F" w:rsidRDefault="00EC0F43" w:rsidP="0012348A">
      <w:r>
        <w:rPr>
          <w:noProof/>
        </w:rPr>
        <w:drawing>
          <wp:inline distT="0" distB="0" distL="0" distR="0" wp14:anchorId="614B8447" wp14:editId="291E766E">
            <wp:extent cx="6210935" cy="3898905"/>
            <wp:effectExtent l="19050" t="0" r="0" b="0"/>
            <wp:docPr id="9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srcRect/>
                    <a:stretch>
                      <a:fillRect/>
                    </a:stretch>
                  </pic:blipFill>
                  <pic:spPr bwMode="auto">
                    <a:xfrm>
                      <a:off x="0" y="0"/>
                      <a:ext cx="6210935" cy="3898905"/>
                    </a:xfrm>
                    <a:prstGeom prst="rect">
                      <a:avLst/>
                    </a:prstGeom>
                    <a:noFill/>
                    <a:ln w="9525">
                      <a:noFill/>
                      <a:miter lim="800000"/>
                      <a:headEnd/>
                      <a:tailEnd/>
                    </a:ln>
                  </pic:spPr>
                </pic:pic>
              </a:graphicData>
            </a:graphic>
          </wp:inline>
        </w:drawing>
      </w:r>
    </w:p>
    <w:p w:rsidR="00B53B8F" w:rsidRDefault="00B53B8F" w:rsidP="0012348A"/>
    <w:p w:rsidR="00312641" w:rsidRDefault="000B43DF" w:rsidP="00B53B8F">
      <w:pPr>
        <w:pStyle w:val="Heading3"/>
        <w:numPr>
          <w:ilvl w:val="2"/>
          <w:numId w:val="11"/>
        </w:numPr>
      </w:pPr>
      <w:bookmarkStart w:id="792" w:name="_Toc305323846"/>
      <w:r>
        <w:t>Wrapper f</w:t>
      </w:r>
      <w:r w:rsidR="004E02DE">
        <w:t>or</w:t>
      </w:r>
      <w:r>
        <w:t xml:space="preserve"> </w:t>
      </w:r>
      <w:r w:rsidR="00312641">
        <w:t xml:space="preserve">PRP </w:t>
      </w:r>
      <w:r>
        <w:t xml:space="preserve">in </w:t>
      </w:r>
      <w:r w:rsidR="00312641">
        <w:t>BC</w:t>
      </w:r>
      <w:bookmarkEnd w:id="786"/>
      <w:bookmarkEnd w:id="787"/>
      <w:bookmarkEnd w:id="788"/>
      <w:bookmarkEnd w:id="789"/>
      <w:bookmarkEnd w:id="790"/>
      <w:bookmarkEnd w:id="792"/>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the adapter is the class B</w:t>
      </w:r>
      <w:r w:rsidR="004F7D01">
        <w:t>c</w:t>
      </w:r>
      <w:r>
        <w:t>PRP</w:t>
      </w:r>
      <w:r w:rsidRPr="00382055">
        <w:t xml:space="preserve"> and the adaptee is the implementation of BC of </w:t>
      </w:r>
      <w:del w:id="793" w:author="LabTest" w:date="2011-08-22T09:46:00Z">
        <w:r w:rsidR="005C4218" w:rsidDel="002F1B12">
          <w:delText>3</w:delText>
        </w:r>
        <w:r w:rsidRPr="00382055" w:rsidDel="002F1B12">
          <w:delText>DES</w:delText>
        </w:r>
      </w:del>
      <w:ins w:id="794" w:author="LabTest" w:date="2011-08-22T09:46:00Z">
        <w:r w:rsidR="002F1B12">
          <w:t>TripleDES</w:t>
        </w:r>
      </w:ins>
      <w:r w:rsidRPr="00382055">
        <w:t xml:space="preserve"> in the class DES</w:t>
      </w:r>
      <w:r w:rsidR="005C4218">
        <w:t>ede</w:t>
      </w:r>
      <w:r w:rsidRPr="00382055">
        <w:t>Engine. The B</w:t>
      </w:r>
      <w:r w:rsidR="004F7D01">
        <w:t>c</w:t>
      </w:r>
      <w:r>
        <w:t>PRP</w:t>
      </w:r>
      <w:r w:rsidRPr="00382055">
        <w:t xml:space="preserve"> (adapter) implements the pseudorandom permutation interface </w:t>
      </w:r>
      <w:r>
        <w:t xml:space="preserve">(for example the functions </w:t>
      </w:r>
      <w:r w:rsidR="005C4218">
        <w:t>computeBlock</w:t>
      </w:r>
      <w:r>
        <w:t xml:space="preserve">, getAlgorithmName and so on) </w:t>
      </w:r>
      <w:r w:rsidRPr="00382055">
        <w:t>and calls function</w:t>
      </w:r>
      <w:r>
        <w:t>s</w:t>
      </w:r>
      <w:r w:rsidRPr="00382055">
        <w:t xml:space="preserve"> implemented in the DES</w:t>
      </w:r>
      <w:r w:rsidR="005C4218">
        <w:t>ede</w:t>
      </w:r>
      <w:r w:rsidRPr="00382055">
        <w:t>Engine such as processBlock().</w:t>
      </w:r>
    </w:p>
    <w:p w:rsidR="00312641" w:rsidRDefault="00312641" w:rsidP="0004679D">
      <w:pPr>
        <w:rPr>
          <w:noProof/>
        </w:rPr>
      </w:pPr>
    </w:p>
    <w:p w:rsidR="004F7D01" w:rsidRPr="00382055" w:rsidRDefault="00761D80" w:rsidP="0004679D">
      <w:r>
        <w:rPr>
          <w:noProof/>
        </w:rPr>
        <w:lastRenderedPageBreak/>
        <w:drawing>
          <wp:inline distT="0" distB="0" distL="0" distR="0" wp14:anchorId="10B21D40" wp14:editId="1C18D813">
            <wp:extent cx="6210935" cy="4011578"/>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srcRect/>
                    <a:stretch>
                      <a:fillRect/>
                    </a:stretch>
                  </pic:blipFill>
                  <pic:spPr bwMode="auto">
                    <a:xfrm>
                      <a:off x="0" y="0"/>
                      <a:ext cx="6210935" cy="4011578"/>
                    </a:xfrm>
                    <a:prstGeom prst="rect">
                      <a:avLst/>
                    </a:prstGeom>
                    <a:noFill/>
                    <a:ln w="9525">
                      <a:noFill/>
                      <a:miter lim="800000"/>
                      <a:headEnd/>
                      <a:tailEnd/>
                    </a:ln>
                  </pic:spPr>
                </pic:pic>
              </a:graphicData>
            </a:graphic>
          </wp:inline>
        </w:drawing>
      </w:r>
    </w:p>
    <w:p w:rsidR="00312641" w:rsidRDefault="00312641" w:rsidP="000461B7"/>
    <w:p w:rsidR="00997FC2" w:rsidRDefault="009971DD" w:rsidP="00997FC2">
      <w:pPr>
        <w:pStyle w:val="Heading3"/>
        <w:numPr>
          <w:ilvl w:val="2"/>
          <w:numId w:val="11"/>
        </w:numPr>
      </w:pPr>
      <w:bookmarkStart w:id="795" w:name="_Toc277840086"/>
      <w:bookmarkStart w:id="796" w:name="_Toc277840439"/>
      <w:bookmarkStart w:id="797" w:name="_Toc277840496"/>
      <w:bookmarkStart w:id="798" w:name="_Toc277840642"/>
      <w:bookmarkStart w:id="799" w:name="_Toc277840850"/>
      <w:bookmarkStart w:id="800" w:name="_Toc305323847"/>
      <w:r>
        <w:t>Wrapper f</w:t>
      </w:r>
      <w:r w:rsidR="004E02DE">
        <w:t>or</w:t>
      </w:r>
      <w:r>
        <w:t xml:space="preserve"> HMAC in BC</w:t>
      </w:r>
      <w:bookmarkEnd w:id="800"/>
    </w:p>
    <w:p w:rsidR="00997FC2" w:rsidRDefault="00997FC2" w:rsidP="00997FC2">
      <w:r>
        <w:t xml:space="preserve">The Hmac interface is the target class in the adapter </w:t>
      </w:r>
      <w:r w:rsidR="00EC7B22">
        <w:t xml:space="preserve">design </w:t>
      </w:r>
      <w:r>
        <w:t xml:space="preserve">pattern. The class BcHmac is the adapter and </w:t>
      </w:r>
      <w:r w:rsidR="00EC7B22">
        <w:t>the class HMac of BC is the adaptee.</w:t>
      </w:r>
    </w:p>
    <w:p w:rsidR="00EC7B22" w:rsidRDefault="00EC7B22" w:rsidP="00EC7B22">
      <w:r>
        <w:t>BcHmac implements the functions of Hmac interface by calling to BC implementation of hmac. For example, in the function computeBlock of HMac, BcHmac calls to the function processBlock of BC and return the result.</w:t>
      </w:r>
    </w:p>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514C96" w:rsidP="00EC7B22">
      <w:r>
        <w:rPr>
          <w:noProof/>
        </w:rPr>
        <w:drawing>
          <wp:inline distT="0" distB="0" distL="0" distR="0" wp14:anchorId="002610BF" wp14:editId="4F5D1992">
            <wp:extent cx="6210935" cy="5905453"/>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srcRect/>
                    <a:stretch>
                      <a:fillRect/>
                    </a:stretch>
                  </pic:blipFill>
                  <pic:spPr bwMode="auto">
                    <a:xfrm>
                      <a:off x="0" y="0"/>
                      <a:ext cx="6210935" cy="5905453"/>
                    </a:xfrm>
                    <a:prstGeom prst="rect">
                      <a:avLst/>
                    </a:prstGeom>
                    <a:noFill/>
                    <a:ln w="9525">
                      <a:noFill/>
                      <a:miter lim="800000"/>
                      <a:headEnd/>
                      <a:tailEnd/>
                    </a:ln>
                  </pic:spPr>
                </pic:pic>
              </a:graphicData>
            </a:graphic>
          </wp:inline>
        </w:drawing>
      </w:r>
    </w:p>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997FC2" w:rsidRDefault="00997FC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Pr="00997FC2" w:rsidRDefault="00EC7B22" w:rsidP="00EC7B22"/>
    <w:p w:rsidR="009437A3" w:rsidRDefault="009971DD" w:rsidP="00B53B8F">
      <w:pPr>
        <w:pStyle w:val="Heading3"/>
        <w:numPr>
          <w:ilvl w:val="2"/>
          <w:numId w:val="11"/>
        </w:numPr>
      </w:pPr>
      <w:bookmarkStart w:id="801" w:name="_Toc305323848"/>
      <w:r>
        <w:t>Wrapper f</w:t>
      </w:r>
      <w:r w:rsidR="004E02DE">
        <w:t>or</w:t>
      </w:r>
      <w:r>
        <w:t xml:space="preserve"> Pseudorandom Generator in </w:t>
      </w:r>
      <w:r w:rsidR="00515D3B">
        <w:t>BC</w:t>
      </w:r>
      <w:bookmarkStart w:id="802" w:name="_Toc277840087"/>
      <w:bookmarkStart w:id="803" w:name="_Toc277840440"/>
      <w:bookmarkStart w:id="804" w:name="_Toc277840497"/>
      <w:bookmarkStart w:id="805" w:name="_Toc277840643"/>
      <w:bookmarkStart w:id="806" w:name="_Toc277840851"/>
      <w:bookmarkEnd w:id="795"/>
      <w:bookmarkEnd w:id="796"/>
      <w:bookmarkEnd w:id="797"/>
      <w:bookmarkEnd w:id="798"/>
      <w:bookmarkEnd w:id="799"/>
      <w:bookmarkEnd w:id="801"/>
    </w:p>
    <w:p w:rsidR="009437A3" w:rsidRDefault="00AF5FFB" w:rsidP="009437A3">
      <w:r>
        <w:rPr>
          <w:noProof/>
        </w:rPr>
        <w:drawing>
          <wp:inline distT="0" distB="0" distL="0" distR="0" wp14:anchorId="41AAD9FF" wp14:editId="5279D956">
            <wp:extent cx="6210935" cy="378257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6210935" cy="3782571"/>
                    </a:xfrm>
                    <a:prstGeom prst="rect">
                      <a:avLst/>
                    </a:prstGeom>
                    <a:noFill/>
                    <a:ln w="9525">
                      <a:noFill/>
                      <a:miter lim="800000"/>
                      <a:headEnd/>
                      <a:tailEnd/>
                    </a:ln>
                  </pic:spPr>
                </pic:pic>
              </a:graphicData>
            </a:graphic>
          </wp:inline>
        </w:drawing>
      </w:r>
    </w:p>
    <w:p w:rsidR="004F7D01" w:rsidRPr="009437A3" w:rsidRDefault="004F7D01" w:rsidP="009437A3"/>
    <w:p w:rsidR="004E02DE" w:rsidRDefault="004E02DE">
      <w:pPr>
        <w:autoSpaceDE/>
        <w:autoSpaceDN/>
        <w:adjustRightInd/>
        <w:rPr>
          <w:b/>
          <w:bCs/>
          <w:sz w:val="26"/>
          <w:szCs w:val="18"/>
        </w:rPr>
      </w:pPr>
      <w:bookmarkStart w:id="807" w:name="_Toc277840088"/>
      <w:bookmarkStart w:id="808" w:name="_Toc277840441"/>
      <w:bookmarkStart w:id="809" w:name="_Toc277840498"/>
      <w:bookmarkStart w:id="810" w:name="_Toc277840644"/>
      <w:bookmarkStart w:id="811" w:name="_Toc277840852"/>
      <w:bookmarkEnd w:id="802"/>
      <w:bookmarkEnd w:id="803"/>
      <w:bookmarkEnd w:id="804"/>
      <w:bookmarkEnd w:id="805"/>
      <w:bookmarkEnd w:id="806"/>
      <w:r>
        <w:br w:type="page"/>
      </w:r>
    </w:p>
    <w:p w:rsidR="00515D3B" w:rsidRPr="00A44E39" w:rsidRDefault="004E02DE" w:rsidP="00B53B8F">
      <w:pPr>
        <w:pStyle w:val="Heading3"/>
        <w:numPr>
          <w:ilvl w:val="2"/>
          <w:numId w:val="11"/>
        </w:numPr>
      </w:pPr>
      <w:bookmarkStart w:id="812" w:name="_Toc305323849"/>
      <w:r>
        <w:lastRenderedPageBreak/>
        <w:t xml:space="preserve">Wrapper for </w:t>
      </w:r>
      <w:r w:rsidR="00515D3B">
        <w:t>Trapdoor</w:t>
      </w:r>
      <w:r>
        <w:t xml:space="preserve"> </w:t>
      </w:r>
      <w:r w:rsidR="00515D3B">
        <w:t>Permutation (Rabin</w:t>
      </w:r>
      <w:r w:rsidR="007D56CE">
        <w:t>, RSA</w:t>
      </w:r>
      <w:r w:rsidR="00515D3B">
        <w:t xml:space="preserve">) </w:t>
      </w:r>
      <w:r>
        <w:t>in</w:t>
      </w:r>
      <w:r w:rsidR="00515D3B">
        <w:t xml:space="preserve"> Crypto++</w:t>
      </w:r>
      <w:bookmarkEnd w:id="807"/>
      <w:bookmarkEnd w:id="808"/>
      <w:bookmarkEnd w:id="809"/>
      <w:bookmarkEnd w:id="810"/>
      <w:bookmarkEnd w:id="811"/>
      <w:bookmarkEnd w:id="812"/>
    </w:p>
    <w:p w:rsidR="00515D3B" w:rsidRDefault="00515D3B" w:rsidP="0004679D">
      <w:r>
        <w:t>Wrapping for crypto++ is different since we use the JNI tool. The JNI tool provides functions and not classes and thus</w:t>
      </w:r>
      <w:r w:rsidR="00213E3D">
        <w:t>,</w:t>
      </w:r>
      <w:r>
        <w:t xml:space="preserve"> to generate a class from C++ we will have a related class that calls the relevant functions.</w:t>
      </w:r>
    </w:p>
    <w:p w:rsidR="00515D3B" w:rsidRPr="005B6928" w:rsidRDefault="00515D3B" w:rsidP="00515D3B">
      <w:pPr>
        <w:ind w:left="567"/>
      </w:pPr>
    </w:p>
    <w:p w:rsidR="00320799" w:rsidRDefault="00472599" w:rsidP="00320799">
      <w:pPr>
        <w:rPr>
          <w:lang w:eastAsia="en-GB"/>
        </w:rPr>
      </w:pPr>
      <w:r w:rsidRPr="00472599">
        <w:rPr>
          <w:noProof/>
        </w:rPr>
        <w:drawing>
          <wp:anchor distT="0" distB="0" distL="114300" distR="114300" simplePos="0" relativeHeight="251767808" behindDoc="1" locked="0" layoutInCell="1" allowOverlap="1" wp14:anchorId="27939FF2" wp14:editId="656BC960">
            <wp:simplePos x="0" y="0"/>
            <wp:positionH relativeFrom="column">
              <wp:posOffset>-615759</wp:posOffset>
            </wp:positionH>
            <wp:positionV relativeFrom="paragraph">
              <wp:posOffset>29222</wp:posOffset>
            </wp:positionV>
            <wp:extent cx="6624713" cy="4242423"/>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629438" cy="4245449"/>
                    </a:xfrm>
                    <a:prstGeom prst="rect">
                      <a:avLst/>
                    </a:prstGeom>
                  </pic:spPr>
                </pic:pic>
              </a:graphicData>
            </a:graphic>
          </wp:anchor>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A27CD0" w:rsidRPr="00A27CD0" w:rsidRDefault="00A27CD0" w:rsidP="00A27CD0">
      <w:pPr>
        <w:pStyle w:val="ListParagraph"/>
        <w:keepNext/>
        <w:keepLines/>
        <w:numPr>
          <w:ilvl w:val="0"/>
          <w:numId w:val="26"/>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813" w:name="_Dlog_Elliptic_curve"/>
      <w:bookmarkStart w:id="814" w:name="_Toc289956270"/>
      <w:bookmarkStart w:id="815" w:name="_Toc296853761"/>
      <w:bookmarkStart w:id="816" w:name="_Creation_of_SCAPI"/>
      <w:bookmarkStart w:id="817" w:name="_Toc298923958"/>
      <w:bookmarkStart w:id="818" w:name="_Toc301769189"/>
      <w:bookmarkStart w:id="819" w:name="_Toc305321025"/>
      <w:bookmarkStart w:id="820" w:name="_Toc305321155"/>
      <w:bookmarkStart w:id="821" w:name="_Toc305321285"/>
      <w:bookmarkStart w:id="822" w:name="_Toc305321487"/>
      <w:bookmarkStart w:id="823" w:name="_Toc277840089"/>
      <w:bookmarkStart w:id="824" w:name="_Toc277840442"/>
      <w:bookmarkStart w:id="825" w:name="_Toc277840499"/>
      <w:bookmarkStart w:id="826" w:name="_Toc277840645"/>
      <w:bookmarkStart w:id="827" w:name="_Toc277840853"/>
      <w:bookmarkStart w:id="828" w:name="_Toc305323500"/>
      <w:bookmarkStart w:id="829" w:name="_Toc305323674"/>
      <w:bookmarkStart w:id="830" w:name="_Toc305323850"/>
      <w:bookmarkEnd w:id="813"/>
      <w:bookmarkEnd w:id="814"/>
      <w:bookmarkEnd w:id="815"/>
      <w:bookmarkEnd w:id="816"/>
      <w:bookmarkEnd w:id="817"/>
      <w:bookmarkEnd w:id="818"/>
      <w:bookmarkEnd w:id="819"/>
      <w:bookmarkEnd w:id="820"/>
      <w:bookmarkEnd w:id="821"/>
      <w:bookmarkEnd w:id="822"/>
      <w:bookmarkEnd w:id="828"/>
      <w:bookmarkEnd w:id="829"/>
      <w:bookmarkEnd w:id="830"/>
    </w:p>
    <w:p w:rsidR="00A27CD0" w:rsidRPr="00A27CD0" w:rsidRDefault="00A27CD0" w:rsidP="00A27CD0">
      <w:pPr>
        <w:pStyle w:val="ListParagraph"/>
        <w:keepNext/>
        <w:keepLines/>
        <w:numPr>
          <w:ilvl w:val="1"/>
          <w:numId w:val="26"/>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831" w:name="_Toc298923959"/>
      <w:bookmarkStart w:id="832" w:name="_Toc301769190"/>
      <w:bookmarkStart w:id="833" w:name="_Toc305321026"/>
      <w:bookmarkStart w:id="834" w:name="_Toc305321156"/>
      <w:bookmarkStart w:id="835" w:name="_Toc305321286"/>
      <w:bookmarkStart w:id="836" w:name="_Toc305321488"/>
      <w:bookmarkStart w:id="837" w:name="_Toc305323501"/>
      <w:bookmarkStart w:id="838" w:name="_Toc305323675"/>
      <w:bookmarkStart w:id="839" w:name="_Toc305323851"/>
      <w:bookmarkEnd w:id="831"/>
      <w:bookmarkEnd w:id="832"/>
      <w:bookmarkEnd w:id="833"/>
      <w:bookmarkEnd w:id="834"/>
      <w:bookmarkEnd w:id="835"/>
      <w:bookmarkEnd w:id="836"/>
      <w:bookmarkEnd w:id="837"/>
      <w:bookmarkEnd w:id="838"/>
      <w:bookmarkEnd w:id="839"/>
    </w:p>
    <w:p w:rsidR="00A27CD0" w:rsidRPr="00A27CD0" w:rsidRDefault="00A27CD0" w:rsidP="00A27CD0">
      <w:pPr>
        <w:pStyle w:val="ListParagraph"/>
        <w:keepNext/>
        <w:keepLines/>
        <w:numPr>
          <w:ilvl w:val="1"/>
          <w:numId w:val="26"/>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840" w:name="_Toc298923960"/>
      <w:bookmarkStart w:id="841" w:name="_Toc301769191"/>
      <w:bookmarkStart w:id="842" w:name="_Toc305321027"/>
      <w:bookmarkStart w:id="843" w:name="_Toc305321157"/>
      <w:bookmarkStart w:id="844" w:name="_Toc305321287"/>
      <w:bookmarkStart w:id="845" w:name="_Toc305321489"/>
      <w:bookmarkStart w:id="846" w:name="_Toc305323502"/>
      <w:bookmarkStart w:id="847" w:name="_Toc305323676"/>
      <w:bookmarkStart w:id="848" w:name="_Toc305323852"/>
      <w:bookmarkEnd w:id="840"/>
      <w:bookmarkEnd w:id="841"/>
      <w:bookmarkEnd w:id="842"/>
      <w:bookmarkEnd w:id="843"/>
      <w:bookmarkEnd w:id="844"/>
      <w:bookmarkEnd w:id="845"/>
      <w:bookmarkEnd w:id="846"/>
      <w:bookmarkEnd w:id="847"/>
      <w:bookmarkEnd w:id="848"/>
    </w:p>
    <w:p w:rsidR="00A27CD0" w:rsidRPr="00586DBA" w:rsidRDefault="00982311" w:rsidP="00586DBA">
      <w:pPr>
        <w:pStyle w:val="Heading2"/>
        <w:numPr>
          <w:ilvl w:val="1"/>
          <w:numId w:val="26"/>
        </w:numPr>
        <w:tabs>
          <w:tab w:val="decimal" w:pos="1701"/>
        </w:tabs>
        <w:ind w:left="993" w:hanging="284"/>
      </w:pPr>
      <w:bookmarkStart w:id="849" w:name="_Creation_of_SCAPI_1"/>
      <w:bookmarkStart w:id="850" w:name="_Toc305323853"/>
      <w:bookmarkEnd w:id="849"/>
      <w:r>
        <w:t>Creation of SCAPI objects</w:t>
      </w:r>
      <w:bookmarkStart w:id="851" w:name="_SCAPI_Factory"/>
      <w:bookmarkStart w:id="852" w:name="_Toc289956272"/>
      <w:bookmarkStart w:id="853" w:name="_Toc296853763"/>
      <w:bookmarkStart w:id="854" w:name="_Toc301769193"/>
      <w:bookmarkStart w:id="855" w:name="_Toc298923969"/>
      <w:bookmarkStart w:id="856" w:name="_Toc301769200"/>
      <w:bookmarkStart w:id="857" w:name="_Toc305321036"/>
      <w:bookmarkStart w:id="858" w:name="_Toc305321166"/>
      <w:bookmarkStart w:id="859" w:name="_Toc305321296"/>
      <w:bookmarkStart w:id="860" w:name="_Toc305321498"/>
      <w:bookmarkStart w:id="861" w:name="_Toc277840090"/>
      <w:bookmarkStart w:id="862" w:name="_Toc277840443"/>
      <w:bookmarkStart w:id="863" w:name="_Toc277840500"/>
      <w:bookmarkStart w:id="864" w:name="_Toc277840646"/>
      <w:bookmarkStart w:id="865" w:name="_Toc277840854"/>
      <w:bookmarkEnd w:id="823"/>
      <w:bookmarkEnd w:id="824"/>
      <w:bookmarkEnd w:id="825"/>
      <w:bookmarkEnd w:id="826"/>
      <w:bookmarkEnd w:id="827"/>
      <w:bookmarkEnd w:id="850"/>
      <w:bookmarkEnd w:id="851"/>
      <w:bookmarkEnd w:id="852"/>
      <w:bookmarkEnd w:id="853"/>
      <w:bookmarkEnd w:id="854"/>
      <w:bookmarkEnd w:id="855"/>
      <w:bookmarkEnd w:id="856"/>
      <w:bookmarkEnd w:id="857"/>
      <w:bookmarkEnd w:id="858"/>
      <w:bookmarkEnd w:id="859"/>
      <w:bookmarkEnd w:id="860"/>
    </w:p>
    <w:p w:rsidR="00586DBA" w:rsidRPr="00586DBA" w:rsidRDefault="00586DBA" w:rsidP="00586DBA">
      <w:pPr>
        <w:pStyle w:val="ListParagraph"/>
        <w:keepNext/>
        <w:keepLines/>
        <w:numPr>
          <w:ilvl w:val="1"/>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866" w:name="_Toc305323504"/>
      <w:bookmarkStart w:id="867" w:name="_Toc305323678"/>
      <w:bookmarkStart w:id="868" w:name="_Toc305323854"/>
      <w:bookmarkEnd w:id="866"/>
      <w:bookmarkEnd w:id="867"/>
      <w:bookmarkEnd w:id="868"/>
    </w:p>
    <w:p w:rsidR="00586DBA" w:rsidRDefault="008B6F0F" w:rsidP="00586DBA">
      <w:pPr>
        <w:pStyle w:val="Heading3"/>
        <w:numPr>
          <w:ilvl w:val="2"/>
          <w:numId w:val="11"/>
        </w:numPr>
      </w:pPr>
      <w:bookmarkStart w:id="869" w:name="_Toc305323855"/>
      <w:r w:rsidRPr="00586DBA">
        <w:t>G</w:t>
      </w:r>
      <w:r w:rsidR="00241C9F" w:rsidRPr="00586DBA">
        <w:t>oals</w:t>
      </w:r>
      <w:bookmarkEnd w:id="869"/>
    </w:p>
    <w:p w:rsidR="006F220B" w:rsidRPr="006F220B" w:rsidRDefault="00BA5429" w:rsidP="00586DBA">
      <w:pPr>
        <w:pStyle w:val="Heading4"/>
        <w:numPr>
          <w:ilvl w:val="0"/>
          <w:numId w:val="0"/>
        </w:numPr>
        <w:ind w:left="1429"/>
      </w:pPr>
      <w:bookmarkStart w:id="870" w:name="_Toc305323856"/>
      <w:r w:rsidRPr="00586DBA">
        <w:rPr>
          <w:szCs w:val="26"/>
        </w:rPr>
        <w:t xml:space="preserve">5.7.1.1 </w:t>
      </w:r>
      <w:r w:rsidR="006F220B" w:rsidRPr="006F220B">
        <w:rPr>
          <w:lang w:eastAsia="en-GB"/>
        </w:rPr>
        <w:t>External Users</w:t>
      </w:r>
      <w:bookmarkEnd w:id="870"/>
    </w:p>
    <w:p w:rsidR="006F220B" w:rsidRPr="006F220B" w:rsidRDefault="008B6F0F" w:rsidP="008B01FE">
      <w:pPr>
        <w:pStyle w:val="ListParagraph"/>
        <w:numPr>
          <w:ilvl w:val="0"/>
          <w:numId w:val="29"/>
        </w:numPr>
        <w:rPr>
          <w:rFonts w:ascii="Times New Roman" w:hAnsi="Times New Roman" w:cs="Times New Roman"/>
          <w:sz w:val="24"/>
          <w:szCs w:val="24"/>
          <w:lang w:eastAsia="en-GB" w:bidi="he-IL"/>
        </w:rPr>
      </w:pPr>
      <w:r w:rsidRPr="006F220B">
        <w:rPr>
          <w:rFonts w:ascii="Times New Roman" w:hAnsi="Times New Roman" w:cs="Times New Roman"/>
          <w:sz w:val="24"/>
          <w:szCs w:val="24"/>
          <w:lang w:eastAsia="en-GB" w:bidi="he-IL"/>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Pr="006F220B" w:rsidRDefault="006F220B" w:rsidP="008B01FE">
      <w:pPr>
        <w:pStyle w:val="ListParagraph"/>
        <w:numPr>
          <w:ilvl w:val="0"/>
          <w:numId w:val="29"/>
        </w:numPr>
        <w:rPr>
          <w:rFonts w:ascii="Times New Roman" w:hAnsi="Times New Roman" w:cs="Times New Roman"/>
          <w:sz w:val="24"/>
          <w:szCs w:val="24"/>
          <w:lang w:eastAsia="en-GB" w:bidi="he-IL"/>
        </w:rPr>
      </w:pPr>
      <w:r w:rsidRPr="006F220B">
        <w:rPr>
          <w:rFonts w:ascii="Times New Roman" w:hAnsi="Times New Roman" w:cs="Times New Roman"/>
          <w:sz w:val="24"/>
          <w:szCs w:val="24"/>
          <w:lang w:eastAsia="en-GB" w:bidi="he-IL"/>
        </w:rPr>
        <w:t>O</w:t>
      </w:r>
      <w:r w:rsidR="008B6F0F" w:rsidRPr="006F220B">
        <w:rPr>
          <w:rFonts w:ascii="Times New Roman" w:hAnsi="Times New Roman" w:cs="Times New Roman"/>
          <w:sz w:val="24"/>
          <w:szCs w:val="24"/>
          <w:lang w:eastAsia="en-GB" w:bidi="he-IL"/>
        </w:rPr>
        <w:t>ur secondary goal is to allow the creation of complex classes via a general tool. We define a complex class to be a class that needs other primitive classes</w:t>
      </w:r>
      <w:r w:rsidR="00C20E25" w:rsidRPr="006F220B">
        <w:rPr>
          <w:rFonts w:ascii="Times New Roman" w:hAnsi="Times New Roman" w:cs="Times New Roman"/>
          <w:sz w:val="24"/>
          <w:szCs w:val="24"/>
          <w:lang w:eastAsia="en-GB" w:bidi="he-IL"/>
        </w:rPr>
        <w:t xml:space="preserve"> – possibly more than one –</w:t>
      </w:r>
      <w:r w:rsidR="008B6F0F" w:rsidRPr="006F220B">
        <w:rPr>
          <w:rFonts w:ascii="Times New Roman" w:hAnsi="Times New Roman" w:cs="Times New Roman"/>
          <w:sz w:val="24"/>
          <w:szCs w:val="24"/>
          <w:lang w:eastAsia="en-GB" w:bidi="he-IL"/>
        </w:rPr>
        <w:t xml:space="preserve"> for</w:t>
      </w:r>
      <w:r w:rsidR="00C20E25" w:rsidRPr="006F220B">
        <w:rPr>
          <w:rFonts w:ascii="Times New Roman" w:hAnsi="Times New Roman" w:cs="Times New Roman"/>
          <w:sz w:val="24"/>
          <w:szCs w:val="24"/>
          <w:lang w:eastAsia="en-GB" w:bidi="he-IL"/>
        </w:rPr>
        <w:t xml:space="preserve"> </w:t>
      </w:r>
      <w:r w:rsidR="008B6F0F" w:rsidRPr="006F220B">
        <w:rPr>
          <w:rFonts w:ascii="Times New Roman" w:hAnsi="Times New Roman" w:cs="Times New Roman"/>
          <w:sz w:val="24"/>
          <w:szCs w:val="24"/>
          <w:lang w:eastAsia="en-GB" w:bidi="he-IL"/>
        </w:rPr>
        <w:t>its creation. For example Hmac that uses hash in its inner implementation.</w:t>
      </w:r>
    </w:p>
    <w:p w:rsidR="00FB3555" w:rsidRDefault="00FB3555" w:rsidP="008B6F0F">
      <w:pPr>
        <w:rPr>
          <w:lang w:eastAsia="en-GB"/>
        </w:rPr>
      </w:pPr>
    </w:p>
    <w:p w:rsidR="00BA5429" w:rsidRPr="006F220B" w:rsidRDefault="00BA5429" w:rsidP="00AD7757">
      <w:pPr>
        <w:pStyle w:val="Heading4"/>
        <w:numPr>
          <w:ilvl w:val="0"/>
          <w:numId w:val="0"/>
        </w:numPr>
        <w:ind w:left="1429"/>
        <w:rPr>
          <w:lang w:eastAsia="en-GB"/>
        </w:rPr>
      </w:pPr>
      <w:bookmarkStart w:id="871" w:name="_Toc305323857"/>
      <w:r w:rsidRPr="00186EB0">
        <w:rPr>
          <w:szCs w:val="26"/>
        </w:rPr>
        <w:t>5.</w:t>
      </w:r>
      <w:r>
        <w:rPr>
          <w:szCs w:val="26"/>
        </w:rPr>
        <w:t>7</w:t>
      </w:r>
      <w:r w:rsidRPr="00186EB0">
        <w:rPr>
          <w:szCs w:val="26"/>
        </w:rPr>
        <w:t>.1.</w:t>
      </w:r>
      <w:r>
        <w:rPr>
          <w:szCs w:val="26"/>
        </w:rPr>
        <w:t>2</w:t>
      </w:r>
      <w:r w:rsidRPr="00186EB0">
        <w:rPr>
          <w:szCs w:val="26"/>
        </w:rPr>
        <w:t xml:space="preserve"> </w:t>
      </w:r>
      <w:r w:rsidR="00AD7757">
        <w:rPr>
          <w:lang w:eastAsia="en-GB"/>
        </w:rPr>
        <w:t>In</w:t>
      </w:r>
      <w:r w:rsidRPr="006F220B">
        <w:rPr>
          <w:lang w:eastAsia="en-GB"/>
        </w:rPr>
        <w:t>ternal Users</w:t>
      </w:r>
      <w:bookmarkEnd w:id="871"/>
    </w:p>
    <w:p w:rsidR="009126FC" w:rsidRPr="001B6685" w:rsidRDefault="00CB533A" w:rsidP="0094168E">
      <w:pPr>
        <w:pStyle w:val="ListParagraph"/>
        <w:ind w:left="375"/>
        <w:rPr>
          <w:rFonts w:ascii="Times New Roman" w:hAnsi="Times New Roman" w:cs="Times New Roman"/>
          <w:sz w:val="24"/>
          <w:szCs w:val="24"/>
          <w:lang w:eastAsia="en-GB" w:bidi="he-IL"/>
        </w:rPr>
      </w:pPr>
      <w:commentRangeStart w:id="872"/>
      <w:commentRangeStart w:id="873"/>
      <w:del w:id="874" w:author="LabTest" w:date="2011-07-27T11:47:00Z">
        <w:r w:rsidRPr="006F220B" w:rsidDel="006F220B">
          <w:rPr>
            <w:rFonts w:ascii="Times New Roman" w:hAnsi="Times New Roman" w:cs="Times New Roman"/>
            <w:sz w:val="24"/>
            <w:szCs w:val="24"/>
            <w:lang w:eastAsia="en-GB" w:bidi="he-IL"/>
          </w:rPr>
          <w:delText xml:space="preserve">We also want </w:delText>
        </w:r>
        <w:commentRangeEnd w:id="872"/>
        <w:r w:rsidR="004A34D9" w:rsidRPr="006F220B" w:rsidDel="006F220B">
          <w:rPr>
            <w:rFonts w:ascii="Times New Roman" w:hAnsi="Times New Roman" w:cs="Times New Roman"/>
            <w:sz w:val="24"/>
            <w:szCs w:val="24"/>
            <w:lang w:eastAsia="en-GB" w:bidi="he-IL"/>
          </w:rPr>
          <w:commentReference w:id="872"/>
        </w:r>
        <w:commentRangeEnd w:id="873"/>
        <w:r w:rsidR="006F220B" w:rsidRPr="006F220B" w:rsidDel="006F220B">
          <w:rPr>
            <w:rFonts w:ascii="Times New Roman" w:hAnsi="Times New Roman" w:cs="Times New Roman"/>
            <w:sz w:val="24"/>
            <w:szCs w:val="24"/>
            <w:lang w:eastAsia="en-GB" w:bidi="he-IL"/>
          </w:rPr>
          <w:commentReference w:id="873"/>
        </w:r>
        <w:r w:rsidRPr="006F220B" w:rsidDel="006F220B">
          <w:rPr>
            <w:rFonts w:ascii="Times New Roman" w:hAnsi="Times New Roman" w:cs="Times New Roman"/>
            <w:sz w:val="24"/>
            <w:szCs w:val="24"/>
            <w:lang w:eastAsia="en-GB" w:bidi="he-IL"/>
          </w:rPr>
          <w:delText>to p</w:delText>
        </w:r>
      </w:del>
      <w:ins w:id="875" w:author="LabTest" w:date="2011-07-27T11:47:00Z">
        <w:r w:rsidR="006F220B">
          <w:rPr>
            <w:rFonts w:ascii="Times New Roman" w:hAnsi="Times New Roman" w:cs="Times New Roman"/>
            <w:sz w:val="24"/>
            <w:szCs w:val="24"/>
            <w:lang w:eastAsia="en-GB" w:bidi="he-IL"/>
          </w:rPr>
          <w:t>P</w:t>
        </w:r>
      </w:ins>
      <w:r w:rsidRPr="006F220B">
        <w:rPr>
          <w:rFonts w:ascii="Times New Roman" w:hAnsi="Times New Roman" w:cs="Times New Roman"/>
          <w:sz w:val="24"/>
          <w:szCs w:val="24"/>
          <w:lang w:eastAsia="en-GB" w:bidi="he-IL"/>
        </w:rPr>
        <w:t xml:space="preserve">rovide an internal user the ability to instantiate </w:t>
      </w:r>
      <w:r w:rsidR="00FB3555" w:rsidRPr="006F220B">
        <w:rPr>
          <w:rFonts w:ascii="Times New Roman" w:hAnsi="Times New Roman" w:cs="Times New Roman"/>
          <w:sz w:val="24"/>
          <w:szCs w:val="24"/>
          <w:lang w:eastAsia="en-GB" w:bidi="he-IL"/>
        </w:rPr>
        <w:t>objects direct</w:t>
      </w:r>
      <w:r w:rsidRPr="006F220B">
        <w:rPr>
          <w:rFonts w:ascii="Times New Roman" w:hAnsi="Times New Roman" w:cs="Times New Roman"/>
          <w:sz w:val="24"/>
          <w:szCs w:val="24"/>
          <w:lang w:eastAsia="en-GB" w:bidi="he-IL"/>
        </w:rPr>
        <w:t>ly</w:t>
      </w:r>
      <w:r w:rsidR="00FB3555" w:rsidRPr="006F220B">
        <w:rPr>
          <w:rFonts w:ascii="Times New Roman" w:hAnsi="Times New Roman" w:cs="Times New Roman"/>
          <w:sz w:val="24"/>
          <w:szCs w:val="24"/>
          <w:lang w:eastAsia="en-GB" w:bidi="he-IL"/>
        </w:rPr>
        <w:t>. That is, instantiating an object by calling its related class constructor</w:t>
      </w:r>
      <w:r w:rsidRPr="006F220B">
        <w:rPr>
          <w:rFonts w:ascii="Times New Roman" w:hAnsi="Times New Roman" w:cs="Times New Roman"/>
          <w:sz w:val="24"/>
          <w:szCs w:val="24"/>
          <w:lang w:eastAsia="en-GB" w:bidi="he-IL"/>
        </w:rPr>
        <w:t xml:space="preserve"> </w:t>
      </w:r>
      <w:del w:id="876" w:author="LabTest" w:date="2011-07-27T11:48:00Z">
        <w:r w:rsidRPr="006F220B" w:rsidDel="006F220B">
          <w:rPr>
            <w:rFonts w:ascii="Times New Roman" w:hAnsi="Times New Roman" w:cs="Times New Roman"/>
            <w:sz w:val="24"/>
            <w:szCs w:val="24"/>
            <w:lang w:eastAsia="en-GB" w:bidi="he-IL"/>
          </w:rPr>
          <w:delText xml:space="preserve">in the </w:delText>
        </w:r>
        <w:commentRangeStart w:id="877"/>
        <w:commentRangeStart w:id="878"/>
        <w:r w:rsidRPr="006F220B" w:rsidDel="006F220B">
          <w:rPr>
            <w:rFonts w:ascii="Times New Roman" w:hAnsi="Times New Roman" w:cs="Times New Roman"/>
            <w:sz w:val="24"/>
            <w:szCs w:val="24"/>
            <w:lang w:eastAsia="en-GB" w:bidi="he-IL"/>
          </w:rPr>
          <w:delText>old fashion way</w:delText>
        </w:r>
        <w:commentRangeEnd w:id="877"/>
        <w:r w:rsidR="00701EA1" w:rsidRPr="006F220B" w:rsidDel="006F220B">
          <w:rPr>
            <w:rFonts w:ascii="Times New Roman" w:hAnsi="Times New Roman" w:cs="Times New Roman"/>
            <w:sz w:val="24"/>
            <w:szCs w:val="24"/>
            <w:lang w:eastAsia="en-GB" w:bidi="he-IL"/>
          </w:rPr>
          <w:commentReference w:id="877"/>
        </w:r>
      </w:del>
      <w:commentRangeEnd w:id="878"/>
      <w:del w:id="879" w:author="Unknown">
        <w:r w:rsidR="006F220B" w:rsidRPr="001B6685" w:rsidDel="006F220B">
          <w:rPr>
            <w:sz w:val="24"/>
            <w:szCs w:val="24"/>
            <w:lang w:eastAsia="en-GB"/>
          </w:rPr>
          <w:commentReference w:id="878"/>
        </w:r>
      </w:del>
      <w:ins w:id="880" w:author="LabTest" w:date="2011-07-27T11:48:00Z">
        <w:r w:rsidR="006F220B">
          <w:rPr>
            <w:rFonts w:ascii="Times New Roman" w:hAnsi="Times New Roman" w:cs="Times New Roman"/>
            <w:sz w:val="24"/>
            <w:szCs w:val="24"/>
            <w:lang w:eastAsia="en-GB" w:bidi="he-IL"/>
          </w:rPr>
          <w:t xml:space="preserve">as done </w:t>
        </w:r>
      </w:ins>
      <w:ins w:id="881" w:author="LabTest" w:date="2011-07-27T11:49:00Z">
        <w:r w:rsidR="0094168E">
          <w:rPr>
            <w:rFonts w:ascii="Times New Roman" w:hAnsi="Times New Roman" w:cs="Times New Roman"/>
            <w:sz w:val="24"/>
            <w:szCs w:val="24"/>
            <w:lang w:eastAsia="en-GB" w:bidi="he-IL"/>
          </w:rPr>
          <w:t>usually in Java or any other object oriented language</w:t>
        </w:r>
      </w:ins>
      <w:r w:rsidR="00FB3555" w:rsidRPr="006F220B">
        <w:rPr>
          <w:rFonts w:ascii="Times New Roman" w:hAnsi="Times New Roman" w:cs="Times New Roman"/>
          <w:sz w:val="24"/>
          <w:szCs w:val="24"/>
          <w:lang w:eastAsia="en-GB" w:bidi="he-IL"/>
        </w:rPr>
        <w:t xml:space="preserve">. This requires a deeper knowledge of the classes and wrapped library classes of </w:t>
      </w:r>
      <w:del w:id="882" w:author="Yael Ejgenberg" w:date="2011-07-26T20:04:00Z">
        <w:r w:rsidR="00FB3555" w:rsidRPr="006F220B" w:rsidDel="00701EA1">
          <w:rPr>
            <w:rFonts w:ascii="Times New Roman" w:hAnsi="Times New Roman" w:cs="Times New Roman"/>
            <w:sz w:val="24"/>
            <w:szCs w:val="24"/>
            <w:lang w:eastAsia="en-GB" w:bidi="he-IL"/>
          </w:rPr>
          <w:delText>SCAPI which</w:delText>
        </w:r>
      </w:del>
      <w:ins w:id="883" w:author="Yael Ejgenberg" w:date="2011-07-26T20:04:00Z">
        <w:r w:rsidR="00701EA1" w:rsidRPr="006F220B">
          <w:rPr>
            <w:rFonts w:ascii="Times New Roman" w:hAnsi="Times New Roman" w:cs="Times New Roman"/>
            <w:sz w:val="24"/>
            <w:szCs w:val="24"/>
            <w:lang w:eastAsia="en-GB" w:bidi="he-IL"/>
          </w:rPr>
          <w:t>SCAPI, which</w:t>
        </w:r>
      </w:ins>
      <w:r w:rsidR="00FB3555" w:rsidRPr="006F220B">
        <w:rPr>
          <w:rFonts w:ascii="Times New Roman" w:hAnsi="Times New Roman" w:cs="Times New Roman"/>
          <w:sz w:val="24"/>
          <w:szCs w:val="24"/>
          <w:lang w:eastAsia="en-GB" w:bidi="he-IL"/>
        </w:rPr>
        <w:t xml:space="preserve"> we do not assume from an external user.</w:t>
      </w:r>
      <w:ins w:id="884" w:author="LabTest" w:date="2011-07-27T11:51:00Z">
        <w:r w:rsidR="0094168E">
          <w:rPr>
            <w:rFonts w:ascii="Times New Roman" w:hAnsi="Times New Roman" w:cs="Times New Roman"/>
            <w:sz w:val="24"/>
            <w:szCs w:val="24"/>
            <w:lang w:eastAsia="en-GB" w:bidi="he-IL"/>
          </w:rPr>
          <w:t xml:space="preserve"> </w:t>
        </w:r>
      </w:ins>
      <w:r w:rsidR="00FB3555" w:rsidRPr="001B6685">
        <w:rPr>
          <w:rFonts w:ascii="Times New Roman" w:hAnsi="Times New Roman" w:cs="Times New Roman"/>
          <w:sz w:val="24"/>
          <w:szCs w:val="24"/>
          <w:lang w:eastAsia="en-GB" w:bidi="he-IL"/>
        </w:rPr>
        <w:t xml:space="preserve">A scenario where an internal user might want to use the direct approach may be in complex classes. Suppose that the user wants to create an Hkdf. Instead of passing the string of the Hmac and the underlying collision resistant </w:t>
      </w:r>
      <w:del w:id="885" w:author="Yael Ejgenberg" w:date="2011-07-26T20:04:00Z">
        <w:r w:rsidR="00FB3555" w:rsidRPr="001B6685" w:rsidDel="00701EA1">
          <w:rPr>
            <w:rFonts w:ascii="Times New Roman" w:hAnsi="Times New Roman" w:cs="Times New Roman"/>
            <w:sz w:val="24"/>
            <w:szCs w:val="24"/>
            <w:lang w:eastAsia="en-GB" w:bidi="he-IL"/>
          </w:rPr>
          <w:delText>hash</w:delText>
        </w:r>
      </w:del>
      <w:ins w:id="886" w:author="Yael Ejgenberg" w:date="2011-07-26T20:04:00Z">
        <w:r w:rsidR="00701EA1" w:rsidRPr="001B6685">
          <w:rPr>
            <w:rFonts w:ascii="Times New Roman" w:hAnsi="Times New Roman" w:cs="Times New Roman"/>
            <w:sz w:val="24"/>
            <w:szCs w:val="24"/>
            <w:lang w:eastAsia="en-GB" w:bidi="he-IL"/>
          </w:rPr>
          <w:t>hash,</w:t>
        </w:r>
      </w:ins>
      <w:r w:rsidR="00FB3555" w:rsidRPr="001B6685">
        <w:rPr>
          <w:rFonts w:ascii="Times New Roman" w:hAnsi="Times New Roman" w:cs="Times New Roman"/>
          <w:sz w:val="24"/>
          <w:szCs w:val="24"/>
          <w:lang w:eastAsia="en-GB" w:bidi="he-IL"/>
        </w:rPr>
        <w:t xml:space="preserve"> it may pass an already initialized and maybe already used object of Hmac. In these </w:t>
      </w:r>
      <w:del w:id="887" w:author="Yael Ejgenberg" w:date="2011-07-26T20:05:00Z">
        <w:r w:rsidR="00FB3555" w:rsidRPr="001B6685" w:rsidDel="00701EA1">
          <w:rPr>
            <w:rFonts w:ascii="Times New Roman" w:hAnsi="Times New Roman" w:cs="Times New Roman"/>
            <w:sz w:val="24"/>
            <w:szCs w:val="24"/>
            <w:lang w:eastAsia="en-GB" w:bidi="he-IL"/>
          </w:rPr>
          <w:delText>cases</w:delText>
        </w:r>
      </w:del>
      <w:ins w:id="888" w:author="Yael Ejgenberg" w:date="2011-07-26T20:05:00Z">
        <w:r w:rsidR="00701EA1" w:rsidRPr="001B6685">
          <w:rPr>
            <w:rFonts w:ascii="Times New Roman" w:hAnsi="Times New Roman" w:cs="Times New Roman"/>
            <w:sz w:val="24"/>
            <w:szCs w:val="24"/>
            <w:lang w:eastAsia="en-GB" w:bidi="he-IL"/>
          </w:rPr>
          <w:t>cases,</w:t>
        </w:r>
      </w:ins>
      <w:r w:rsidR="00FB3555" w:rsidRPr="001B6685">
        <w:rPr>
          <w:rFonts w:ascii="Times New Roman" w:hAnsi="Times New Roman" w:cs="Times New Roman"/>
          <w:sz w:val="24"/>
          <w:szCs w:val="24"/>
          <w:lang w:eastAsia="en-GB" w:bidi="he-IL"/>
        </w:rPr>
        <w:t xml:space="preserve"> </w:t>
      </w:r>
      <w:commentRangeStart w:id="889"/>
      <w:commentRangeStart w:id="890"/>
      <w:r w:rsidR="00FB3555" w:rsidRPr="001B6685">
        <w:rPr>
          <w:rFonts w:ascii="Times New Roman" w:hAnsi="Times New Roman" w:cs="Times New Roman"/>
          <w:sz w:val="24"/>
          <w:szCs w:val="24"/>
          <w:lang w:eastAsia="en-GB" w:bidi="he-IL"/>
        </w:rPr>
        <w:t xml:space="preserve">we </w:t>
      </w:r>
      <w:del w:id="891" w:author="LabTest" w:date="2011-07-27T11:50:00Z">
        <w:r w:rsidR="00FB3555" w:rsidRPr="001B6685" w:rsidDel="0094168E">
          <w:rPr>
            <w:rFonts w:ascii="Times New Roman" w:hAnsi="Times New Roman" w:cs="Times New Roman"/>
            <w:sz w:val="24"/>
            <w:szCs w:val="24"/>
            <w:lang w:eastAsia="en-GB" w:bidi="he-IL"/>
          </w:rPr>
          <w:delText xml:space="preserve">assume </w:delText>
        </w:r>
      </w:del>
      <w:commentRangeEnd w:id="889"/>
      <w:ins w:id="892" w:author="LabTest" w:date="2011-07-27T11:50:00Z">
        <w:r w:rsidR="0094168E" w:rsidRPr="001B6685">
          <w:rPr>
            <w:rFonts w:ascii="Times New Roman" w:hAnsi="Times New Roman" w:cs="Times New Roman"/>
            <w:sz w:val="24"/>
            <w:szCs w:val="24"/>
            <w:lang w:eastAsia="en-GB" w:bidi="he-IL"/>
          </w:rPr>
          <w:t xml:space="preserve">check </w:t>
        </w:r>
      </w:ins>
      <w:r w:rsidR="00701EA1" w:rsidRPr="001B6685">
        <w:rPr>
          <w:rFonts w:ascii="Times New Roman" w:hAnsi="Times New Roman" w:cs="Times New Roman"/>
          <w:sz w:val="24"/>
          <w:szCs w:val="24"/>
          <w:lang w:eastAsia="en-GB" w:bidi="he-IL"/>
        </w:rPr>
        <w:commentReference w:id="889"/>
      </w:r>
      <w:commentRangeEnd w:id="890"/>
      <w:r w:rsidR="0094168E" w:rsidRPr="001B6685">
        <w:rPr>
          <w:rFonts w:ascii="Times New Roman" w:hAnsi="Times New Roman" w:cs="Times New Roman"/>
          <w:sz w:val="24"/>
          <w:szCs w:val="24"/>
          <w:lang w:eastAsia="en-GB" w:bidi="he-IL"/>
        </w:rPr>
        <w:commentReference w:id="890"/>
      </w:r>
      <w:r w:rsidR="00FB3555" w:rsidRPr="001B6685">
        <w:rPr>
          <w:rFonts w:ascii="Times New Roman" w:hAnsi="Times New Roman" w:cs="Times New Roman"/>
          <w:sz w:val="24"/>
          <w:szCs w:val="24"/>
          <w:lang w:eastAsia="en-GB" w:bidi="he-IL"/>
        </w:rPr>
        <w:t>that the passed object is initialized and otherwise throw an exception.</w:t>
      </w:r>
      <w:r w:rsidR="009126FC" w:rsidRPr="001B6685">
        <w:rPr>
          <w:rFonts w:ascii="Times New Roman" w:hAnsi="Times New Roman" w:cs="Times New Roman"/>
          <w:sz w:val="24"/>
          <w:szCs w:val="24"/>
          <w:lang w:eastAsia="en-GB" w:bidi="he-IL"/>
        </w:rPr>
        <w:t xml:space="preserve"> </w:t>
      </w:r>
    </w:p>
    <w:p w:rsidR="008B6F0F" w:rsidRPr="008B6F0F" w:rsidRDefault="008B6F0F" w:rsidP="008B6F0F">
      <w:pPr>
        <w:rPr>
          <w:lang w:eastAsia="en-GB"/>
        </w:rPr>
      </w:pPr>
    </w:p>
    <w:p w:rsidR="003866CC" w:rsidRDefault="00241C9F" w:rsidP="00586DBA">
      <w:pPr>
        <w:pStyle w:val="Heading3"/>
        <w:numPr>
          <w:ilvl w:val="2"/>
          <w:numId w:val="11"/>
        </w:numPr>
      </w:pPr>
      <w:bookmarkStart w:id="893" w:name="_Toc305323858"/>
      <w:r>
        <w:t>Solution</w:t>
      </w:r>
      <w:bookmarkEnd w:id="893"/>
    </w:p>
    <w:p w:rsidR="003866CC" w:rsidRDefault="003866CC" w:rsidP="003866CC">
      <w:pPr>
        <w:rPr>
          <w:ins w:id="894" w:author="LabTest" w:date="2011-07-27T12:11:00Z"/>
        </w:rPr>
      </w:pPr>
      <w:ins w:id="895" w:author="LabTest" w:date="2011-07-27T12:11:00Z">
        <w:r>
          <w:t>We provide both options of creating algorithm objects in SCAPI, that is</w:t>
        </w:r>
      </w:ins>
      <w:r w:rsidR="00D018B5">
        <w:t>,</w:t>
      </w:r>
      <w:ins w:id="896" w:author="LabTest" w:date="2011-07-27T12:11:00Z">
        <w:r>
          <w:t xml:space="preserve"> the direct approach for the external user and the general tool for the internal user.</w:t>
        </w:r>
      </w:ins>
    </w:p>
    <w:p w:rsidR="00AF7117" w:rsidRDefault="003866CC" w:rsidP="00D018B5">
      <w:pPr>
        <w:rPr>
          <w:lang w:eastAsia="en-GB"/>
        </w:rPr>
      </w:pPr>
      <w:ins w:id="897" w:author="LabTest" w:date="2011-07-27T12:12:00Z">
        <w:r>
          <w:t xml:space="preserve">For the internal user, a simple class can be instantiated via a call to the empty constructor. </w:t>
        </w:r>
      </w:ins>
      <w:ins w:id="898" w:author="LabTest" w:date="2011-07-27T12:13:00Z">
        <w:r>
          <w:t>For complex classes we also supply a constructor that can get the inner underlying object</w:t>
        </w:r>
      </w:ins>
      <w:ins w:id="899" w:author="LabTest" w:date="2011-07-27T12:14:00Z">
        <w:r>
          <w:t xml:space="preserve"> or objects</w:t>
        </w:r>
      </w:ins>
      <w:ins w:id="900" w:author="LabTest" w:date="2011-07-27T12:13:00Z">
        <w:r>
          <w:t>.</w:t>
        </w:r>
      </w:ins>
      <w:ins w:id="901" w:author="LabTest" w:date="2011-07-27T12:14:00Z">
        <w:r>
          <w:t xml:space="preserve"> We provide such a constructor even if the implemented complex element is taken from a library</w:t>
        </w:r>
      </w:ins>
      <w:ins w:id="902" w:author="LabTest" w:date="2011-07-27T12:15:00Z">
        <w:r>
          <w:t xml:space="preserve">. For example, </w:t>
        </w:r>
      </w:ins>
      <w:r w:rsidR="00D018B5">
        <w:t>w</w:t>
      </w:r>
      <w:ins w:id="903" w:author="LabTest" w:date="2011-07-27T12:15:00Z">
        <w:r>
          <w:t xml:space="preserve">e provide a constructor that gets a TargetCollisionResistant hash </w:t>
        </w:r>
      </w:ins>
      <w:ins w:id="904" w:author="LabTest" w:date="2011-07-27T12:16:00Z">
        <w:r>
          <w:t xml:space="preserve">for BcHmac even though it </w:t>
        </w:r>
      </w:ins>
      <w:ins w:id="905" w:author="LabTest" w:date="2011-07-27T12:17:00Z">
        <w:r>
          <w:t>need</w:t>
        </w:r>
      </w:ins>
      <w:r w:rsidR="00D018B5">
        <w:t>s</w:t>
      </w:r>
      <w:ins w:id="906" w:author="LabTest" w:date="2011-07-27T12:17:00Z">
        <w:r>
          <w:t xml:space="preserve"> to create a digest.</w:t>
        </w:r>
        <w:r w:rsidRPr="003866CC">
          <w:t xml:space="preserve"> </w:t>
        </w:r>
        <w:r>
          <w:t>In that case, BcHmac will retrieve the required parameters to create the related digest</w:t>
        </w:r>
      </w:ins>
      <w:ins w:id="907" w:author="LabTest" w:date="2011-07-27T12:18:00Z">
        <w:r>
          <w:t>.</w:t>
        </w:r>
      </w:ins>
      <w:r w:rsidR="00D018B5">
        <w:t xml:space="preserve"> </w:t>
      </w:r>
      <w:del w:id="908" w:author="LabTest" w:date="2011-07-27T12:18:00Z">
        <w:r w:rsidR="00AF7117" w:rsidDel="003866CC">
          <w:delText xml:space="preserve">We provide </w:delText>
        </w:r>
        <w:commentRangeStart w:id="909"/>
        <w:commentRangeStart w:id="910"/>
        <w:r w:rsidR="00AF7117" w:rsidDel="003866CC">
          <w:delText xml:space="preserve">both solutions </w:delText>
        </w:r>
        <w:commentRangeEnd w:id="909"/>
        <w:r w:rsidR="00AF7117" w:rsidDel="003866CC">
          <w:rPr>
            <w:rStyle w:val="CommentReference"/>
          </w:rPr>
          <w:commentReference w:id="909"/>
        </w:r>
      </w:del>
      <w:commentRangeEnd w:id="910"/>
      <w:r>
        <w:rPr>
          <w:rStyle w:val="CommentReference"/>
        </w:rPr>
        <w:commentReference w:id="910"/>
      </w:r>
      <w:del w:id="911" w:author="LabTest" w:date="2011-07-27T12:18:00Z">
        <w:r w:rsidR="00AF7117" w:rsidDel="003866CC">
          <w:delText>even if the implemented complex element is taken from a library. Although the concrete passed hash object for BcHmac for example does not make sense since we need to create a digest. In that case, BcHmac will retrieve the requires</w:delText>
        </w:r>
      </w:del>
      <w:ins w:id="912" w:author="Yael Ejgenberg" w:date="2011-07-26T20:18:00Z">
        <w:del w:id="913" w:author="LabTest" w:date="2011-07-27T12:18:00Z">
          <w:r w:rsidR="00AF7117" w:rsidDel="003866CC">
            <w:delText>d</w:delText>
          </w:r>
        </w:del>
      </w:ins>
      <w:del w:id="914" w:author="LabTest" w:date="2011-07-27T12:18:00Z">
        <w:r w:rsidR="00AF7117" w:rsidDel="003866CC">
          <w:delText xml:space="preserve"> parameters to create the related digest. </w:delText>
        </w:r>
      </w:del>
      <w:commentRangeStart w:id="915"/>
      <w:commentRangeStart w:id="916"/>
      <w:r w:rsidR="00AF7117">
        <w:rPr>
          <w:lang w:eastAsia="en-GB"/>
        </w:rPr>
        <w:t xml:space="preserve">This is an example where the direct approach is not </w:t>
      </w:r>
      <w:ins w:id="917" w:author="LabTest" w:date="2011-07-27T12:20:00Z">
        <w:r>
          <w:rPr>
            <w:lang w:eastAsia="en-GB"/>
          </w:rPr>
          <w:t xml:space="preserve">more efficient than using the general tool for the external </w:t>
        </w:r>
        <w:proofErr w:type="gramStart"/>
        <w:r>
          <w:rPr>
            <w:lang w:eastAsia="en-GB"/>
          </w:rPr>
          <w:t>user</w:t>
        </w:r>
      </w:ins>
      <w:r w:rsidR="00AF7117">
        <w:rPr>
          <w:lang w:eastAsia="en-GB"/>
        </w:rPr>
        <w:t>,</w:t>
      </w:r>
      <w:proofErr w:type="gramEnd"/>
      <w:r w:rsidR="00AF7117">
        <w:rPr>
          <w:lang w:eastAsia="en-GB"/>
        </w:rPr>
        <w:t xml:space="preserve"> however we allow this option for consistency.</w:t>
      </w:r>
      <w:commentRangeEnd w:id="915"/>
      <w:r w:rsidR="00AF7117">
        <w:rPr>
          <w:rStyle w:val="CommentReference"/>
        </w:rPr>
        <w:commentReference w:id="915"/>
      </w:r>
      <w:commentRangeEnd w:id="916"/>
      <w:r w:rsidR="001E6BEA">
        <w:rPr>
          <w:rStyle w:val="CommentReference"/>
        </w:rPr>
        <w:commentReference w:id="916"/>
      </w:r>
    </w:p>
    <w:p w:rsidR="00AF7117" w:rsidRDefault="00AF7117" w:rsidP="00AF7117">
      <w:pPr>
        <w:rPr>
          <w:lang w:eastAsia="en-GB"/>
        </w:rPr>
      </w:pPr>
    </w:p>
    <w:p w:rsidR="00A60D20" w:rsidRDefault="00A60D20" w:rsidP="00A60D20">
      <w:pPr>
        <w:rPr>
          <w:lang w:eastAsia="en-GB"/>
        </w:rPr>
      </w:pPr>
      <w:commentRangeStart w:id="918"/>
      <w:r>
        <w:rPr>
          <w:lang w:eastAsia="en-GB"/>
        </w:rPr>
        <w:t xml:space="preserve">From this point onwards until the end of this section called </w:t>
      </w:r>
      <w:hyperlink w:anchor="_Creation_of_SCAPI_1" w:history="1">
        <w:r w:rsidRPr="00A60D20">
          <w:rPr>
            <w:rStyle w:val="Hyperlink"/>
            <w:lang w:eastAsia="en-GB"/>
          </w:rPr>
          <w:t>Creation of SCAPI objects</w:t>
        </w:r>
      </w:hyperlink>
      <w:r>
        <w:rPr>
          <w:lang w:eastAsia="en-GB"/>
        </w:rPr>
        <w:t>, we only consider the external user approach and only talk about the general tool that we call the factories.</w:t>
      </w:r>
      <w:commentRangeEnd w:id="918"/>
      <w:r>
        <w:rPr>
          <w:rStyle w:val="CommentReference"/>
        </w:rPr>
        <w:commentReference w:id="918"/>
      </w:r>
    </w:p>
    <w:p w:rsidR="00236473" w:rsidRDefault="001E6BEA" w:rsidP="001E6BEA">
      <w:pPr>
        <w:rPr>
          <w:lang w:eastAsia="en-GB"/>
        </w:rPr>
      </w:pPr>
      <w:r>
        <w:rPr>
          <w:lang w:eastAsia="en-GB"/>
        </w:rPr>
        <w:t>F</w:t>
      </w:r>
      <w:ins w:id="919" w:author="LabTest" w:date="2011-07-27T11:57:00Z">
        <w:r>
          <w:rPr>
            <w:lang w:eastAsia="en-GB"/>
          </w:rPr>
          <w:t>or the external user</w:t>
        </w:r>
      </w:ins>
      <w:r>
        <w:rPr>
          <w:lang w:eastAsia="en-GB"/>
        </w:rPr>
        <w:t>,</w:t>
      </w:r>
      <w:ins w:id="920" w:author="LabTest" w:date="2011-07-27T11:57:00Z">
        <w:r>
          <w:rPr>
            <w:lang w:eastAsia="en-GB"/>
          </w:rPr>
          <w:t xml:space="preserve"> </w:t>
        </w:r>
      </w:ins>
      <w:r>
        <w:rPr>
          <w:lang w:eastAsia="en-GB"/>
        </w:rPr>
        <w:t>w</w:t>
      </w:r>
      <w:r w:rsidR="008B6F0F">
        <w:rPr>
          <w:lang w:eastAsia="en-GB"/>
        </w:rPr>
        <w:t xml:space="preserve">e achieve </w:t>
      </w:r>
      <w:commentRangeStart w:id="921"/>
      <w:commentRangeStart w:id="922"/>
      <w:r w:rsidR="008B6F0F">
        <w:rPr>
          <w:lang w:eastAsia="en-GB"/>
        </w:rPr>
        <w:t xml:space="preserve">both goals </w:t>
      </w:r>
      <w:commentRangeEnd w:id="921"/>
      <w:r w:rsidR="00701EA1">
        <w:rPr>
          <w:rStyle w:val="CommentReference"/>
        </w:rPr>
        <w:commentReference w:id="921"/>
      </w:r>
      <w:commentRangeEnd w:id="922"/>
      <w:r w:rsidR="00A60D20">
        <w:rPr>
          <w:rStyle w:val="CommentReference"/>
        </w:rPr>
        <w:commentReference w:id="922"/>
      </w:r>
      <w:ins w:id="923" w:author="LabTest" w:date="2011-07-27T11:57:00Z">
        <w:r w:rsidR="001B6685">
          <w:rPr>
            <w:lang w:eastAsia="en-GB"/>
          </w:rPr>
          <w:t xml:space="preserve"> </w:t>
        </w:r>
      </w:ins>
      <w:r w:rsidR="008B6F0F">
        <w:rPr>
          <w:lang w:eastAsia="en-GB"/>
        </w:rPr>
        <w:t xml:space="preserve">by having factory classes for each family of SCAPI primitive types as well as for Bouncy Castle types. For example, </w:t>
      </w:r>
      <w:r w:rsidR="00236473">
        <w:rPr>
          <w:lang w:eastAsia="en-GB"/>
        </w:rPr>
        <w:t>for all primitives that are a type</w:t>
      </w:r>
      <w:r w:rsidR="008B6F0F">
        <w:rPr>
          <w:lang w:eastAsia="en-GB"/>
        </w:rPr>
        <w:t xml:space="preserve"> </w:t>
      </w:r>
      <w:r w:rsidR="00236473">
        <w:rPr>
          <w:lang w:eastAsia="en-GB"/>
        </w:rPr>
        <w:t>of Pseudorandom Function, we have a PseudorandomFunctionFactory.</w:t>
      </w:r>
    </w:p>
    <w:p w:rsidR="008B6F0F" w:rsidRDefault="00236473" w:rsidP="00236473">
      <w:pPr>
        <w:rPr>
          <w:lang w:eastAsia="en-GB"/>
        </w:rPr>
      </w:pPr>
      <w:r>
        <w:rPr>
          <w:lang w:eastAsia="en-GB"/>
        </w:rPr>
        <w:t>The first goal is achieved by having each factory have two main methods:</w:t>
      </w:r>
    </w:p>
    <w:p w:rsidR="00236473" w:rsidRDefault="00236473" w:rsidP="002C4EFA">
      <w:pPr>
        <w:pStyle w:val="ListParagraph"/>
        <w:numPr>
          <w:ilvl w:val="0"/>
          <w:numId w:val="17"/>
        </w:numPr>
        <w:rPr>
          <w:lang w:eastAsia="en-GB"/>
        </w:rPr>
      </w:pPr>
      <w:r>
        <w:rPr>
          <w:lang w:eastAsia="en-GB"/>
        </w:rPr>
        <w:t>getObject(String algName, String provider)</w:t>
      </w:r>
    </w:p>
    <w:p w:rsidR="00241C9F" w:rsidRDefault="00236473" w:rsidP="002C4EFA">
      <w:pPr>
        <w:pStyle w:val="ListParagraph"/>
        <w:numPr>
          <w:ilvl w:val="0"/>
          <w:numId w:val="17"/>
        </w:numPr>
        <w:rPr>
          <w:lang w:eastAsia="en-GB"/>
        </w:rPr>
      </w:pPr>
      <w:r>
        <w:rPr>
          <w:lang w:eastAsia="en-GB"/>
        </w:rPr>
        <w:lastRenderedPageBreak/>
        <w:t>getObject(String algName)</w:t>
      </w:r>
    </w:p>
    <w:p w:rsidR="00236473" w:rsidRDefault="00236473" w:rsidP="00241C9F">
      <w:pPr>
        <w:rPr>
          <w:lang w:eastAsia="en-GB"/>
        </w:rPr>
      </w:pPr>
      <w:r>
        <w:rPr>
          <w:lang w:eastAsia="en-GB"/>
        </w:rPr>
        <w:t>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best.</w:t>
      </w:r>
    </w:p>
    <w:p w:rsidR="001703F5" w:rsidRPr="0032228F" w:rsidRDefault="001703F5" w:rsidP="001703F5">
      <w:r w:rsidRPr="0032228F">
        <w:t xml:space="preserve">The secondary goal is achieved by allowing the argument algName (String) to be composed of a </w:t>
      </w:r>
      <w:r>
        <w:t>series</w:t>
      </w:r>
      <w:r w:rsidRPr="0032228F">
        <w:t xml:space="preserve"> of the names of the classes needed by a complex class (as defined above). </w:t>
      </w:r>
      <w:r>
        <w:t>We process/parse the string in a manner similar to the processing of a native language function where the leftmost element is the function and the other elements are parameters. In our case, the leftmost element is the main algorithm and the elements in the parenthesis (if the main algorithm is complex) are inner sub algorithms which are the main algorithm input separated in commas. Note that, a sub algorithm may recursively also be complex and thus will get its arguments in additional parenthesis. A typical algName would look like the following string.</w:t>
      </w:r>
      <w:r w:rsidRPr="0032228F">
        <w:t xml:space="preserve"> </w:t>
      </w:r>
      <w:r>
        <w:t>"</w:t>
      </w:r>
      <w:proofErr w:type="gramStart"/>
      <w:r w:rsidRPr="0032228F">
        <w:t>alg1Name</w:t>
      </w:r>
      <w:r>
        <w:t>(</w:t>
      </w:r>
      <w:proofErr w:type="gramEnd"/>
      <w:r w:rsidRPr="0032228F">
        <w:t>alg2Name</w:t>
      </w:r>
      <w:r>
        <w:t>,alg3Name(alg4Name, …,alg</w:t>
      </w:r>
      <w:r w:rsidRPr="0032228F">
        <w:rPr>
          <w:i/>
          <w:iCs/>
        </w:rPr>
        <w:t>n</w:t>
      </w:r>
      <w:r>
        <w:t>Name)</w:t>
      </w:r>
      <w:r w:rsidR="00D91F71">
        <w:t>)</w:t>
      </w:r>
      <w:r>
        <w:t>"</w:t>
      </w:r>
      <w:r w:rsidRPr="0032228F">
        <w:t> </w:t>
      </w:r>
      <w:r>
        <w:t xml:space="preserve">. </w:t>
      </w:r>
    </w:p>
    <w:p w:rsidR="001703F5" w:rsidRPr="0032228F" w:rsidRDefault="001703F5" w:rsidP="001703F5">
      <w:r w:rsidRPr="0032228F">
        <w:t>To make the use of the factories tool possible we have three basic requirements from a complex class.</w:t>
      </w:r>
    </w:p>
    <w:p w:rsidR="001703F5" w:rsidRPr="0032228F" w:rsidRDefault="001703F5" w:rsidP="001E6BEA">
      <w:pPr>
        <w:ind w:left="720"/>
      </w:pPr>
      <w:r w:rsidRPr="0032228F">
        <w:rPr>
          <w:rFonts w:ascii="Symbol" w:hAnsi="Symbol"/>
        </w:rPr>
        <w:t></w:t>
      </w:r>
      <w:r w:rsidRPr="0032228F">
        <w:rPr>
          <w:sz w:val="14"/>
          <w:szCs w:val="14"/>
        </w:rPr>
        <w:t xml:space="preserve">                     </w:t>
      </w:r>
      <w:proofErr w:type="gramStart"/>
      <w:r w:rsidRPr="0032228F">
        <w:t>A</w:t>
      </w:r>
      <w:proofErr w:type="gramEnd"/>
      <w:r w:rsidRPr="0032228F">
        <w:t xml:space="preserve"> complex class gets the underlying basic object</w:t>
      </w:r>
      <w:r>
        <w:t>s</w:t>
      </w:r>
      <w:r w:rsidRPr="0032228F">
        <w:t xml:space="preserve"> name</w:t>
      </w:r>
      <w:r>
        <w:t>s</w:t>
      </w:r>
      <w:r w:rsidRPr="0032228F">
        <w:t xml:space="preserve"> in the constructor</w:t>
      </w:r>
      <w:del w:id="924" w:author="LabTest" w:date="2011-07-27T12:25:00Z">
        <w:r w:rsidRPr="0032228F" w:rsidDel="001E6BEA">
          <w:delText xml:space="preserve"> </w:delText>
        </w:r>
        <w:commentRangeStart w:id="925"/>
        <w:commentRangeStart w:id="926"/>
        <w:r w:rsidRPr="0032228F" w:rsidDel="001E6BEA">
          <w:delText>and not the object</w:delText>
        </w:r>
        <w:r w:rsidDel="001E6BEA">
          <w:delText>s</w:delText>
        </w:r>
        <w:r w:rsidRPr="0032228F" w:rsidDel="001E6BEA">
          <w:delText xml:space="preserve"> </w:delText>
        </w:r>
        <w:r w:rsidDel="001E6BEA">
          <w:delText>themselves</w:delText>
        </w:r>
        <w:commentRangeEnd w:id="925"/>
        <w:r w:rsidR="004A34D9" w:rsidDel="001E6BEA">
          <w:rPr>
            <w:rStyle w:val="CommentReference"/>
          </w:rPr>
          <w:commentReference w:id="925"/>
        </w:r>
        <w:commentRangeEnd w:id="926"/>
        <w:r w:rsidR="001E6BEA" w:rsidDel="001E6BEA">
          <w:rPr>
            <w:rStyle w:val="CommentReference"/>
          </w:rPr>
          <w:commentReference w:id="926"/>
        </w:r>
        <w:r w:rsidRPr="0032228F" w:rsidDel="001E6BEA">
          <w:delText>.</w:delText>
        </w:r>
        <w:r w:rsidR="008A099F" w:rsidDel="001E6BEA">
          <w:delText xml:space="preserve"> The concrete initialized objects may be passed by an internal user to a different constructor.</w:delText>
        </w:r>
        <w:r w:rsidR="0055618E" w:rsidDel="001E6BEA">
          <w:delText xml:space="preserve"> For consistency, any </w:delText>
        </w:r>
        <w:r w:rsidR="00B02C88" w:rsidDel="001E6BEA">
          <w:delText xml:space="preserve">complex </w:delText>
        </w:r>
        <w:r w:rsidR="0055618E" w:rsidDel="001E6BEA">
          <w:delText xml:space="preserve">object </w:delText>
        </w:r>
        <w:r w:rsidR="00B02C88" w:rsidDel="001E6BEA">
          <w:delText>consists of both constructors</w:delText>
        </w:r>
      </w:del>
      <w:r w:rsidR="00B02C88">
        <w:t>.</w:t>
      </w:r>
    </w:p>
    <w:p w:rsidR="001703F5" w:rsidRPr="0032228F" w:rsidRDefault="001703F5" w:rsidP="001703F5">
      <w:pPr>
        <w:ind w:left="720"/>
      </w:pPr>
      <w:r w:rsidRPr="0032228F">
        <w:rPr>
          <w:rFonts w:ascii="Symbol" w:hAnsi="Symbol"/>
        </w:rPr>
        <w:t></w:t>
      </w:r>
      <w:r w:rsidRPr="0032228F">
        <w:rPr>
          <w:sz w:val="14"/>
          <w:szCs w:val="14"/>
        </w:rPr>
        <w:t xml:space="preserve">                     </w:t>
      </w:r>
      <w:proofErr w:type="gramStart"/>
      <w:r w:rsidRPr="0032228F">
        <w:t>It</w:t>
      </w:r>
      <w:proofErr w:type="gramEnd"/>
      <w:r w:rsidRPr="0032228F">
        <w:t xml:space="preserve"> is the responsibility of a complex class to use the factories in order to create the inner object</w:t>
      </w:r>
      <w:r>
        <w:t>s</w:t>
      </w:r>
      <w:r w:rsidRPr="0032228F">
        <w:t xml:space="preserve"> from the passed string algorithm name</w:t>
      </w:r>
      <w:r>
        <w:t>s</w:t>
      </w:r>
      <w:r w:rsidRPr="0032228F">
        <w:t>.</w:t>
      </w:r>
    </w:p>
    <w:p w:rsidR="001703F5" w:rsidRDefault="001703F5" w:rsidP="001703F5">
      <w:pPr>
        <w:ind w:left="720"/>
      </w:pPr>
      <w:r w:rsidRPr="0032228F">
        <w:rPr>
          <w:rFonts w:ascii="Symbol" w:hAnsi="Symbol"/>
        </w:rPr>
        <w:t></w:t>
      </w:r>
      <w:r w:rsidRPr="0032228F">
        <w:rPr>
          <w:sz w:val="14"/>
          <w:szCs w:val="14"/>
        </w:rPr>
        <w:t xml:space="preserve">                     </w:t>
      </w:r>
      <w:proofErr w:type="gramStart"/>
      <w:r w:rsidRPr="0032228F">
        <w:t>It</w:t>
      </w:r>
      <w:proofErr w:type="gramEnd"/>
      <w:r w:rsidRPr="0032228F">
        <w:t xml:space="preserve"> is the responsibility of the complex class to init the inner object</w:t>
      </w:r>
      <w:r>
        <w:t>s</w:t>
      </w:r>
      <w:r w:rsidRPr="0032228F">
        <w:t xml:space="preserve"> by calling the init function of </w:t>
      </w:r>
      <w:r>
        <w:t>each</w:t>
      </w:r>
      <w:r w:rsidRPr="0032228F">
        <w:t xml:space="preserve"> inner class from the init function of the complex class.</w:t>
      </w:r>
    </w:p>
    <w:p w:rsidR="00AF7117" w:rsidRDefault="00AF7117" w:rsidP="001703F5">
      <w:pPr>
        <w:rPr>
          <w:rStyle w:val="CommentReference"/>
        </w:rPr>
      </w:pPr>
    </w:p>
    <w:p w:rsidR="001703F5" w:rsidRDefault="001703F5" w:rsidP="001703F5">
      <w:r w:rsidRPr="0032228F">
        <w:t>Consider the following example. Suppose we have a complex class that uses another complex class, the creation of object</w:t>
      </w:r>
      <w:r>
        <w:t>s</w:t>
      </w:r>
      <w:r w:rsidRPr="0032228F">
        <w:t xml:space="preserve"> will be done recursively. Let </w:t>
      </w:r>
      <w:r>
        <w:t>"</w:t>
      </w:r>
      <w:proofErr w:type="gramStart"/>
      <w:r w:rsidRPr="0032228F">
        <w:t>alg1Name</w:t>
      </w:r>
      <w:r>
        <w:t>(</w:t>
      </w:r>
      <w:proofErr w:type="gramEnd"/>
      <w:r w:rsidRPr="0032228F">
        <w:t>alg2Name</w:t>
      </w:r>
      <w:r>
        <w:t>,alg3Name(alg4Name, alg</w:t>
      </w:r>
      <w:r>
        <w:rPr>
          <w:i/>
          <w:iCs/>
        </w:rPr>
        <w:t>5</w:t>
      </w:r>
      <w:r>
        <w:t>Name)</w:t>
      </w:r>
      <w:r w:rsidR="00D91F71">
        <w:t>)</w:t>
      </w:r>
      <w:r>
        <w:t>"</w:t>
      </w:r>
      <w:r w:rsidRPr="0032228F">
        <w:t xml:space="preserve">  be a string that indicates that alg1 complex class uses alg2 </w:t>
      </w:r>
      <w:r>
        <w:t>simple</w:t>
      </w:r>
      <w:r w:rsidRPr="0032228F">
        <w:t xml:space="preserve"> class </w:t>
      </w:r>
      <w:r>
        <w:t xml:space="preserve">and </w:t>
      </w:r>
      <w:r w:rsidRPr="0032228F">
        <w:t xml:space="preserve">alg3 </w:t>
      </w:r>
      <w:r>
        <w:t>complex class</w:t>
      </w:r>
      <w:r w:rsidRPr="0032228F">
        <w:t>. When the user calls the factory to create alg1 by passing "</w:t>
      </w:r>
      <w:proofErr w:type="gramStart"/>
      <w:r w:rsidRPr="0032228F">
        <w:t>alg1Name</w:t>
      </w:r>
      <w:r>
        <w:t>(</w:t>
      </w:r>
      <w:proofErr w:type="gramEnd"/>
      <w:r w:rsidRPr="0032228F">
        <w:t>alg2Name</w:t>
      </w:r>
      <w:r>
        <w:t>,alg3Name(alg4Name, alg</w:t>
      </w:r>
      <w:r>
        <w:rPr>
          <w:i/>
          <w:iCs/>
        </w:rPr>
        <w:t>5</w:t>
      </w:r>
      <w:r>
        <w:t>Name)</w:t>
      </w:r>
      <w:r w:rsidR="00D91F71">
        <w:t>)</w:t>
      </w:r>
      <w:r w:rsidRPr="0032228F">
        <w:t xml:space="preserve">", the factory will create alg1 </w:t>
      </w:r>
      <w:r>
        <w:t>by calling the related alg1 class constructor with the two string arguments "</w:t>
      </w:r>
      <w:r w:rsidRPr="0032228F">
        <w:t>alg2Name</w:t>
      </w:r>
      <w:r>
        <w:t xml:space="preserve">" and </w:t>
      </w:r>
      <w:r w:rsidRPr="0032228F">
        <w:t xml:space="preserve"> </w:t>
      </w:r>
      <w:r>
        <w:t>"</w:t>
      </w:r>
      <w:r w:rsidRPr="00B96700">
        <w:t xml:space="preserve"> </w:t>
      </w:r>
      <w:r>
        <w:t>alg3Name(alg4Name, alg</w:t>
      </w:r>
      <w:r>
        <w:rPr>
          <w:i/>
          <w:iCs/>
        </w:rPr>
        <w:t>5</w:t>
      </w:r>
      <w:r>
        <w:t xml:space="preserve">Name)". Note that alg1 MUST have a constructor that can receive two strings, otherwise; the creation of this object will fail. </w:t>
      </w:r>
    </w:p>
    <w:p w:rsidR="008350E5" w:rsidRDefault="001703F5" w:rsidP="00D91F71">
      <w:pPr>
        <w:rPr>
          <w:lang w:eastAsia="en-GB"/>
        </w:rPr>
      </w:pPr>
      <w:r>
        <w:t>In the constructor of</w:t>
      </w:r>
      <w:r w:rsidRPr="0032228F">
        <w:t xml:space="preserve"> </w:t>
      </w:r>
      <w:r>
        <w:t>a</w:t>
      </w:r>
      <w:r w:rsidRPr="0032228F">
        <w:t>lg1</w:t>
      </w:r>
      <w:r>
        <w:t>, alg1</w:t>
      </w:r>
      <w:r w:rsidRPr="0032228F">
        <w:t xml:space="preserve"> will call the factory again to create </w:t>
      </w:r>
      <w:r>
        <w:t>the two sub</w:t>
      </w:r>
      <w:r w:rsidR="00D91F71">
        <w:t>-</w:t>
      </w:r>
      <w:r>
        <w:t>algorithms alg2 and alg3. Alg2 is a simple class and thus receives no arguments. The factory will call alg2 empty constructor.</w:t>
      </w:r>
      <w:r w:rsidRPr="0032228F">
        <w:t xml:space="preserve"> </w:t>
      </w:r>
      <w:r>
        <w:t xml:space="preserve">Since alg3 is also complex the constructor of alg3 which receives </w:t>
      </w:r>
      <w:r w:rsidR="00D91F71">
        <w:t>two</w:t>
      </w:r>
      <w:r>
        <w:t xml:space="preserve"> strings will call t</w:t>
      </w:r>
      <w:r w:rsidRPr="0032228F">
        <w:t xml:space="preserve">he factory </w:t>
      </w:r>
      <w:r>
        <w:t xml:space="preserve">again to create </w:t>
      </w:r>
      <w:r w:rsidRPr="0032228F">
        <w:t>alg</w:t>
      </w:r>
      <w:r>
        <w:t>4 and alg5 simple algorithms (Note that, alg4 and alg5 may also be complex (not in this example) and may also recursively use other complex classes).</w:t>
      </w:r>
    </w:p>
    <w:p w:rsidR="00710746" w:rsidRDefault="00710746" w:rsidP="00710746">
      <w:pPr>
        <w:rPr>
          <w:lang w:eastAsia="en-GB"/>
        </w:rPr>
      </w:pPr>
    </w:p>
    <w:p w:rsidR="006D2352" w:rsidRDefault="006D2352" w:rsidP="001703F5">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xml:space="preserve">. However, we stress that an external user </w:t>
      </w:r>
      <w:r w:rsidR="001703F5">
        <w:rPr>
          <w:lang w:eastAsia="en-GB"/>
        </w:rPr>
        <w:t>should not</w:t>
      </w:r>
      <w:r w:rsidR="006278B1">
        <w:rPr>
          <w:lang w:eastAsia="en-GB"/>
        </w:rPr>
        <w:t xml:space="preserve"> instantiate any concrete class directly, but </w:t>
      </w:r>
      <w:r w:rsidR="001703F5">
        <w:rPr>
          <w:lang w:eastAsia="en-GB"/>
        </w:rPr>
        <w:t>is strongly advice</w:t>
      </w:r>
      <w:r w:rsidR="006278B1">
        <w:rPr>
          <w:lang w:eastAsia="en-GB"/>
        </w:rPr>
        <w:t xml:space="preserve"> to use the factories.</w:t>
      </w:r>
      <w:r w:rsidR="001703F5">
        <w:rPr>
          <w:lang w:eastAsia="en-GB"/>
        </w:rPr>
        <w:t xml:space="preserve"> </w:t>
      </w:r>
    </w:p>
    <w:p w:rsidR="00197ABB" w:rsidRDefault="00197ABB">
      <w:pPr>
        <w:autoSpaceDE/>
        <w:autoSpaceDN/>
        <w:adjustRightInd/>
        <w:rPr>
          <w:lang w:eastAsia="en-GB"/>
        </w:rPr>
      </w:pPr>
    </w:p>
    <w:p w:rsidR="009C3C5A" w:rsidRDefault="009C3C5A">
      <w:pPr>
        <w:autoSpaceDE/>
        <w:autoSpaceDN/>
        <w:adjustRightInd/>
        <w:rPr>
          <w:b/>
          <w:bCs/>
          <w:sz w:val="26"/>
          <w:szCs w:val="18"/>
        </w:rPr>
      </w:pPr>
    </w:p>
    <w:p w:rsidR="00A27CD0" w:rsidRPr="00A27CD0" w:rsidRDefault="00197ABB" w:rsidP="00586DBA">
      <w:pPr>
        <w:pStyle w:val="Heading3"/>
        <w:numPr>
          <w:ilvl w:val="2"/>
          <w:numId w:val="11"/>
        </w:numPr>
      </w:pPr>
      <w:r>
        <w:lastRenderedPageBreak/>
        <w:t xml:space="preserve"> </w:t>
      </w:r>
      <w:bookmarkStart w:id="927" w:name="_Toc305323859"/>
      <w:r>
        <w:t>Static view</w:t>
      </w:r>
      <w:bookmarkEnd w:id="927"/>
    </w:p>
    <w:p w:rsidR="001349DB" w:rsidRPr="003066CC" w:rsidRDefault="003066CC" w:rsidP="00586DBA">
      <w:pPr>
        <w:pStyle w:val="Heading4"/>
        <w:numPr>
          <w:ilvl w:val="0"/>
          <w:numId w:val="0"/>
        </w:numPr>
        <w:ind w:left="1429"/>
      </w:pPr>
      <w:bookmarkStart w:id="928" w:name="_Toc305323860"/>
      <w:r w:rsidRPr="003066CC">
        <w:t xml:space="preserve">5.7.3.1 </w:t>
      </w:r>
      <w:r w:rsidR="001349DB" w:rsidRPr="003066CC">
        <w:t>Classes</w:t>
      </w:r>
      <w:bookmarkEnd w:id="928"/>
    </w:p>
    <w:p w:rsidR="003A7042" w:rsidRPr="001349DB" w:rsidRDefault="003A7042" w:rsidP="008B01FE">
      <w:pPr>
        <w:pStyle w:val="ListParagraph"/>
        <w:keepNext/>
        <w:keepLines/>
        <w:numPr>
          <w:ilvl w:val="1"/>
          <w:numId w:val="32"/>
        </w:numPr>
        <w:spacing w:before="240" w:after="240"/>
        <w:outlineLvl w:val="1"/>
        <w:rPr>
          <w:b/>
          <w:bCs/>
          <w:vanish/>
          <w:sz w:val="28"/>
          <w:lang w:eastAsia="en-GB"/>
        </w:rPr>
      </w:pPr>
      <w:bookmarkStart w:id="929" w:name="_Toc283907105"/>
      <w:bookmarkStart w:id="930" w:name="_Toc283908958"/>
      <w:bookmarkStart w:id="931" w:name="_Toc287350694"/>
      <w:bookmarkStart w:id="932" w:name="_Toc289002233"/>
      <w:bookmarkStart w:id="933" w:name="_Toc289002362"/>
      <w:bookmarkStart w:id="934" w:name="_Toc289956279"/>
      <w:bookmarkStart w:id="935" w:name="_Toc296853770"/>
      <w:bookmarkStart w:id="936" w:name="_Toc298923973"/>
      <w:bookmarkStart w:id="937" w:name="_Toc301769204"/>
      <w:bookmarkStart w:id="938" w:name="_Toc305321040"/>
      <w:bookmarkStart w:id="939" w:name="_Toc305321170"/>
      <w:bookmarkStart w:id="940" w:name="_Toc305321300"/>
      <w:bookmarkStart w:id="941" w:name="_Toc305321504"/>
      <w:bookmarkStart w:id="942" w:name="_Toc305323511"/>
      <w:bookmarkStart w:id="943" w:name="_Toc305323685"/>
      <w:bookmarkStart w:id="944" w:name="_Toc305323861"/>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rsidR="003A7042" w:rsidRPr="001349DB" w:rsidRDefault="003A7042" w:rsidP="008B01FE">
      <w:pPr>
        <w:pStyle w:val="ListParagraph"/>
        <w:keepNext/>
        <w:keepLines/>
        <w:numPr>
          <w:ilvl w:val="1"/>
          <w:numId w:val="32"/>
        </w:numPr>
        <w:spacing w:before="240" w:after="240"/>
        <w:outlineLvl w:val="1"/>
        <w:rPr>
          <w:b/>
          <w:bCs/>
          <w:vanish/>
          <w:sz w:val="28"/>
          <w:lang w:eastAsia="en-GB"/>
        </w:rPr>
      </w:pPr>
      <w:bookmarkStart w:id="945" w:name="_Toc283907106"/>
      <w:bookmarkStart w:id="946" w:name="_Toc283908959"/>
      <w:bookmarkStart w:id="947" w:name="_Toc287350695"/>
      <w:bookmarkStart w:id="948" w:name="_Toc289002234"/>
      <w:bookmarkStart w:id="949" w:name="_Toc289002363"/>
      <w:bookmarkStart w:id="950" w:name="_Toc289956280"/>
      <w:bookmarkStart w:id="951" w:name="_Toc296853771"/>
      <w:bookmarkStart w:id="952" w:name="_Toc298923974"/>
      <w:bookmarkStart w:id="953" w:name="_Toc301769205"/>
      <w:bookmarkStart w:id="954" w:name="_Toc305321041"/>
      <w:bookmarkStart w:id="955" w:name="_Toc305321171"/>
      <w:bookmarkStart w:id="956" w:name="_Toc305321301"/>
      <w:bookmarkStart w:id="957" w:name="_Toc305321505"/>
      <w:bookmarkStart w:id="958" w:name="_Toc305323512"/>
      <w:bookmarkStart w:id="959" w:name="_Toc305323686"/>
      <w:bookmarkStart w:id="960" w:name="_Toc305323862"/>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3A7042" w:rsidRPr="001349DB" w:rsidRDefault="003A7042" w:rsidP="008B01FE">
      <w:pPr>
        <w:pStyle w:val="ListParagraph"/>
        <w:keepNext/>
        <w:keepLines/>
        <w:numPr>
          <w:ilvl w:val="2"/>
          <w:numId w:val="32"/>
        </w:numPr>
        <w:spacing w:before="180" w:after="180"/>
        <w:outlineLvl w:val="2"/>
        <w:rPr>
          <w:b/>
          <w:bCs/>
          <w:vanish/>
          <w:sz w:val="26"/>
          <w:szCs w:val="18"/>
        </w:rPr>
      </w:pPr>
      <w:bookmarkStart w:id="961" w:name="_Toc283907107"/>
      <w:bookmarkStart w:id="962" w:name="_Toc283908960"/>
      <w:bookmarkStart w:id="963" w:name="_Toc287350696"/>
      <w:bookmarkStart w:id="964" w:name="_Toc289002235"/>
      <w:bookmarkStart w:id="965" w:name="_Toc289002364"/>
      <w:bookmarkStart w:id="966" w:name="_Toc289956281"/>
      <w:bookmarkStart w:id="967" w:name="_Toc296853772"/>
      <w:bookmarkStart w:id="968" w:name="_Toc298923975"/>
      <w:bookmarkStart w:id="969" w:name="_Toc301769206"/>
      <w:bookmarkStart w:id="970" w:name="_Toc305321042"/>
      <w:bookmarkStart w:id="971" w:name="_Toc305321172"/>
      <w:bookmarkStart w:id="972" w:name="_Toc305321302"/>
      <w:bookmarkStart w:id="973" w:name="_Toc305321506"/>
      <w:bookmarkStart w:id="974" w:name="_Toc305323513"/>
      <w:bookmarkStart w:id="975" w:name="_Toc305323687"/>
      <w:bookmarkStart w:id="976" w:name="_Toc305323863"/>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p>
    <w:p w:rsidR="003A7042" w:rsidRPr="001349DB" w:rsidRDefault="003A7042" w:rsidP="008B01FE">
      <w:pPr>
        <w:pStyle w:val="ListParagraph"/>
        <w:keepNext/>
        <w:keepLines/>
        <w:numPr>
          <w:ilvl w:val="2"/>
          <w:numId w:val="32"/>
        </w:numPr>
        <w:spacing w:before="180" w:after="180"/>
        <w:outlineLvl w:val="2"/>
        <w:rPr>
          <w:b/>
          <w:bCs/>
          <w:vanish/>
          <w:sz w:val="26"/>
          <w:szCs w:val="18"/>
        </w:rPr>
      </w:pPr>
      <w:bookmarkStart w:id="977" w:name="_Toc283907108"/>
      <w:bookmarkStart w:id="978" w:name="_Toc283908961"/>
      <w:bookmarkStart w:id="979" w:name="_Toc287350697"/>
      <w:bookmarkStart w:id="980" w:name="_Toc289002236"/>
      <w:bookmarkStart w:id="981" w:name="_Toc289002365"/>
      <w:bookmarkStart w:id="982" w:name="_Toc289956282"/>
      <w:bookmarkStart w:id="983" w:name="_Toc296853773"/>
      <w:bookmarkStart w:id="984" w:name="_Toc298923976"/>
      <w:bookmarkStart w:id="985" w:name="_Toc301769207"/>
      <w:bookmarkStart w:id="986" w:name="_Toc305321043"/>
      <w:bookmarkStart w:id="987" w:name="_Toc305321173"/>
      <w:bookmarkStart w:id="988" w:name="_Toc305321303"/>
      <w:bookmarkStart w:id="989" w:name="_Toc305321507"/>
      <w:bookmarkStart w:id="990" w:name="_Toc305323514"/>
      <w:bookmarkStart w:id="991" w:name="_Toc305323688"/>
      <w:bookmarkStart w:id="992" w:name="_Toc305323864"/>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p>
    <w:p w:rsidR="003A7042" w:rsidRPr="001349DB" w:rsidRDefault="003A7042" w:rsidP="008B01FE">
      <w:pPr>
        <w:pStyle w:val="ListParagraph"/>
        <w:keepNext/>
        <w:keepLines/>
        <w:numPr>
          <w:ilvl w:val="2"/>
          <w:numId w:val="32"/>
        </w:numPr>
        <w:spacing w:before="180" w:after="180"/>
        <w:outlineLvl w:val="2"/>
        <w:rPr>
          <w:b/>
          <w:bCs/>
          <w:vanish/>
          <w:sz w:val="26"/>
          <w:szCs w:val="18"/>
        </w:rPr>
      </w:pPr>
      <w:bookmarkStart w:id="993" w:name="_Toc283907109"/>
      <w:bookmarkStart w:id="994" w:name="_Toc283908962"/>
      <w:bookmarkStart w:id="995" w:name="_Toc287350698"/>
      <w:bookmarkStart w:id="996" w:name="_Toc289002237"/>
      <w:bookmarkStart w:id="997" w:name="_Toc289002366"/>
      <w:bookmarkStart w:id="998" w:name="_Toc289956283"/>
      <w:bookmarkStart w:id="999" w:name="_Toc296853774"/>
      <w:bookmarkStart w:id="1000" w:name="_Toc298923977"/>
      <w:bookmarkStart w:id="1001" w:name="_Toc301769208"/>
      <w:bookmarkStart w:id="1002" w:name="_Toc305321044"/>
      <w:bookmarkStart w:id="1003" w:name="_Toc305321174"/>
      <w:bookmarkStart w:id="1004" w:name="_Toc305321304"/>
      <w:bookmarkStart w:id="1005" w:name="_Toc305321508"/>
      <w:bookmarkStart w:id="1006" w:name="_Toc305323515"/>
      <w:bookmarkStart w:id="1007" w:name="_Toc305323689"/>
      <w:bookmarkStart w:id="1008" w:name="_Toc305323865"/>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p>
    <w:p w:rsidR="003A7042" w:rsidRPr="001349DB" w:rsidRDefault="003A7042" w:rsidP="008B01FE">
      <w:pPr>
        <w:pStyle w:val="ListParagraph"/>
        <w:keepNext/>
        <w:keepLines/>
        <w:numPr>
          <w:ilvl w:val="2"/>
          <w:numId w:val="32"/>
        </w:numPr>
        <w:spacing w:before="180" w:after="180"/>
        <w:outlineLvl w:val="2"/>
        <w:rPr>
          <w:b/>
          <w:bCs/>
          <w:vanish/>
          <w:sz w:val="26"/>
          <w:szCs w:val="18"/>
        </w:rPr>
      </w:pPr>
      <w:bookmarkStart w:id="1009" w:name="_Toc283907110"/>
      <w:bookmarkStart w:id="1010" w:name="_Toc283908963"/>
      <w:bookmarkStart w:id="1011" w:name="_Toc287350699"/>
      <w:bookmarkStart w:id="1012" w:name="_Toc289002238"/>
      <w:bookmarkStart w:id="1013" w:name="_Toc289002367"/>
      <w:bookmarkStart w:id="1014" w:name="_Toc289956284"/>
      <w:bookmarkStart w:id="1015" w:name="_Toc296853775"/>
      <w:bookmarkStart w:id="1016" w:name="_Toc298923978"/>
      <w:bookmarkStart w:id="1017" w:name="_Toc301769209"/>
      <w:bookmarkStart w:id="1018" w:name="_Toc305321045"/>
      <w:bookmarkStart w:id="1019" w:name="_Toc305321175"/>
      <w:bookmarkStart w:id="1020" w:name="_Toc305321305"/>
      <w:bookmarkStart w:id="1021" w:name="_Toc305321509"/>
      <w:bookmarkStart w:id="1022" w:name="_Toc305323516"/>
      <w:bookmarkStart w:id="1023" w:name="_Toc305323690"/>
      <w:bookmarkStart w:id="1024" w:name="_Toc305323866"/>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p>
    <w:p w:rsidR="003A7042" w:rsidRPr="001349DB" w:rsidRDefault="003A7042" w:rsidP="008B01FE">
      <w:pPr>
        <w:pStyle w:val="ListParagraph"/>
        <w:keepNext/>
        <w:keepLines/>
        <w:numPr>
          <w:ilvl w:val="2"/>
          <w:numId w:val="32"/>
        </w:numPr>
        <w:spacing w:before="180" w:after="180"/>
        <w:outlineLvl w:val="2"/>
        <w:rPr>
          <w:b/>
          <w:bCs/>
          <w:vanish/>
          <w:sz w:val="26"/>
          <w:szCs w:val="18"/>
        </w:rPr>
      </w:pPr>
      <w:bookmarkStart w:id="1025" w:name="_Toc283907111"/>
      <w:bookmarkStart w:id="1026" w:name="_Toc283908964"/>
      <w:bookmarkStart w:id="1027" w:name="_Toc287350700"/>
      <w:bookmarkStart w:id="1028" w:name="_Toc289002239"/>
      <w:bookmarkStart w:id="1029" w:name="_Toc289002368"/>
      <w:bookmarkStart w:id="1030" w:name="_Toc289956285"/>
      <w:bookmarkStart w:id="1031" w:name="_Toc296853776"/>
      <w:bookmarkStart w:id="1032" w:name="_Toc298923979"/>
      <w:bookmarkStart w:id="1033" w:name="_Toc301769210"/>
      <w:bookmarkStart w:id="1034" w:name="_Toc305321046"/>
      <w:bookmarkStart w:id="1035" w:name="_Toc305321176"/>
      <w:bookmarkStart w:id="1036" w:name="_Toc305321306"/>
      <w:bookmarkStart w:id="1037" w:name="_Toc305321510"/>
      <w:bookmarkStart w:id="1038" w:name="_Toc305323517"/>
      <w:bookmarkStart w:id="1039" w:name="_Toc305323691"/>
      <w:bookmarkStart w:id="1040" w:name="_Toc305323867"/>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p>
    <w:p w:rsidR="003A7042" w:rsidRPr="001349DB" w:rsidRDefault="003A7042" w:rsidP="008B01FE">
      <w:pPr>
        <w:pStyle w:val="ListParagraph"/>
        <w:keepNext/>
        <w:keepLines/>
        <w:numPr>
          <w:ilvl w:val="2"/>
          <w:numId w:val="32"/>
        </w:numPr>
        <w:spacing w:before="180" w:after="180"/>
        <w:outlineLvl w:val="2"/>
        <w:rPr>
          <w:b/>
          <w:bCs/>
          <w:vanish/>
          <w:sz w:val="26"/>
          <w:szCs w:val="18"/>
        </w:rPr>
      </w:pPr>
      <w:bookmarkStart w:id="1041" w:name="_Toc283907112"/>
      <w:bookmarkStart w:id="1042" w:name="_Toc283908965"/>
      <w:bookmarkStart w:id="1043" w:name="_Toc287350701"/>
      <w:bookmarkStart w:id="1044" w:name="_Toc289002240"/>
      <w:bookmarkStart w:id="1045" w:name="_Toc289002369"/>
      <w:bookmarkStart w:id="1046" w:name="_Toc289956286"/>
      <w:bookmarkStart w:id="1047" w:name="_Toc296853777"/>
      <w:bookmarkStart w:id="1048" w:name="_Toc298923980"/>
      <w:bookmarkStart w:id="1049" w:name="_Toc301769211"/>
      <w:bookmarkStart w:id="1050" w:name="_Toc305321047"/>
      <w:bookmarkStart w:id="1051" w:name="_Toc305321177"/>
      <w:bookmarkStart w:id="1052" w:name="_Toc305321307"/>
      <w:bookmarkStart w:id="1053" w:name="_Toc305321511"/>
      <w:bookmarkStart w:id="1054" w:name="_Toc305323518"/>
      <w:bookmarkStart w:id="1055" w:name="_Toc305323692"/>
      <w:bookmarkStart w:id="1056" w:name="_Toc305323868"/>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rsidR="003A7042" w:rsidRPr="001349DB" w:rsidRDefault="003A7042" w:rsidP="008B01FE">
      <w:pPr>
        <w:pStyle w:val="ListParagraph"/>
        <w:keepNext/>
        <w:keepLines/>
        <w:numPr>
          <w:ilvl w:val="2"/>
          <w:numId w:val="32"/>
        </w:numPr>
        <w:spacing w:before="180" w:after="180"/>
        <w:outlineLvl w:val="2"/>
        <w:rPr>
          <w:b/>
          <w:bCs/>
          <w:vanish/>
          <w:sz w:val="26"/>
          <w:szCs w:val="18"/>
        </w:rPr>
      </w:pPr>
      <w:bookmarkStart w:id="1057" w:name="_Toc283907113"/>
      <w:bookmarkStart w:id="1058" w:name="_Toc283908966"/>
      <w:bookmarkStart w:id="1059" w:name="_Toc287350702"/>
      <w:bookmarkStart w:id="1060" w:name="_Toc289002241"/>
      <w:bookmarkStart w:id="1061" w:name="_Toc289002370"/>
      <w:bookmarkStart w:id="1062" w:name="_Toc289956287"/>
      <w:bookmarkStart w:id="1063" w:name="_Toc296853778"/>
      <w:bookmarkStart w:id="1064" w:name="_Toc298923981"/>
      <w:bookmarkStart w:id="1065" w:name="_Toc301769212"/>
      <w:bookmarkStart w:id="1066" w:name="_Toc305321048"/>
      <w:bookmarkStart w:id="1067" w:name="_Toc305321178"/>
      <w:bookmarkStart w:id="1068" w:name="_Toc305321308"/>
      <w:bookmarkStart w:id="1069" w:name="_Toc305321512"/>
      <w:bookmarkStart w:id="1070" w:name="_Toc305323519"/>
      <w:bookmarkStart w:id="1071" w:name="_Toc305323693"/>
      <w:bookmarkStart w:id="1072" w:name="_Toc305323869"/>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p>
    <w:p w:rsidR="003A7042" w:rsidRPr="001349DB" w:rsidRDefault="003A7042" w:rsidP="008B01FE">
      <w:pPr>
        <w:pStyle w:val="ListParagraph"/>
        <w:keepNext/>
        <w:keepLines/>
        <w:numPr>
          <w:ilvl w:val="2"/>
          <w:numId w:val="32"/>
        </w:numPr>
        <w:spacing w:before="180" w:after="180"/>
        <w:outlineLvl w:val="2"/>
        <w:rPr>
          <w:b/>
          <w:bCs/>
          <w:vanish/>
          <w:sz w:val="26"/>
          <w:szCs w:val="18"/>
        </w:rPr>
      </w:pPr>
      <w:bookmarkStart w:id="1073" w:name="_Toc283907114"/>
      <w:bookmarkStart w:id="1074" w:name="_Toc283908967"/>
      <w:bookmarkStart w:id="1075" w:name="_Toc287350703"/>
      <w:bookmarkStart w:id="1076" w:name="_Toc289002242"/>
      <w:bookmarkStart w:id="1077" w:name="_Toc289002371"/>
      <w:bookmarkStart w:id="1078" w:name="_Toc289956288"/>
      <w:bookmarkStart w:id="1079" w:name="_Toc296853779"/>
      <w:bookmarkStart w:id="1080" w:name="_Toc298923982"/>
      <w:bookmarkStart w:id="1081" w:name="_Toc301769213"/>
      <w:bookmarkStart w:id="1082" w:name="_Toc305321049"/>
      <w:bookmarkStart w:id="1083" w:name="_Toc305321179"/>
      <w:bookmarkStart w:id="1084" w:name="_Toc305321309"/>
      <w:bookmarkStart w:id="1085" w:name="_Toc305321513"/>
      <w:bookmarkStart w:id="1086" w:name="_Toc305323520"/>
      <w:bookmarkStart w:id="1087" w:name="_Toc305323694"/>
      <w:bookmarkStart w:id="1088" w:name="_Toc305323870"/>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
    <w:p w:rsidR="00197ABB" w:rsidRDefault="00856E2D" w:rsidP="006D1FC7">
      <w:pPr>
        <w:rPr>
          <w:lang w:eastAsia="en-GB"/>
        </w:rPr>
      </w:pPr>
      <w:r>
        <w:t>We present here the architecture of the factories.</w:t>
      </w:r>
      <w:r w:rsidR="00077276">
        <w:t xml:space="preserve"> Each family factory resides in the package of the pertinent family. There are two groups of families: those that their return type is a SCAPI element and </w:t>
      </w:r>
      <w:r w:rsidR="006D1FC7">
        <w:t>those</w:t>
      </w:r>
      <w:r w:rsidR="00077276">
        <w:t xml:space="preserve"> that its return type is an element from Bouncy Castle. All the factories are singletons therefore are created only once throughout the code and there is a single instance of each of them. Each of these factories holds as a member variable an object of type FactoriesUtility, which performs</w:t>
      </w:r>
      <w:r w:rsidR="009C3C5A">
        <w:t xml:space="preserve"> t</w:t>
      </w:r>
      <w:r w:rsidR="00077276">
        <w:t xml:space="preserve">he actual creation of the objects. FactoriesUtility resides in the package edu.biu.scapi.tools. </w:t>
      </w:r>
    </w:p>
    <w:p w:rsidR="00EE2807" w:rsidRDefault="00EE2807" w:rsidP="00EE2807">
      <w:pPr>
        <w:autoSpaceDE/>
        <w:autoSpaceDN/>
        <w:adjustRightInd/>
      </w:pPr>
    </w:p>
    <w:p w:rsidR="00D0685A" w:rsidRDefault="00B91794" w:rsidP="00EE2807">
      <w:pPr>
        <w:autoSpaceDE/>
        <w:autoSpaceDN/>
        <w:adjustRightInd/>
      </w:pPr>
      <w:commentRangeStart w:id="1089"/>
      <w:r>
        <w:rPr>
          <w:noProof/>
        </w:rPr>
        <w:drawing>
          <wp:inline distT="0" distB="0" distL="0" distR="0" wp14:anchorId="73194622" wp14:editId="2BA47386">
            <wp:extent cx="6210935" cy="557896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srcRect/>
                    <a:stretch>
                      <a:fillRect/>
                    </a:stretch>
                  </pic:blipFill>
                  <pic:spPr bwMode="auto">
                    <a:xfrm>
                      <a:off x="0" y="0"/>
                      <a:ext cx="6210935" cy="5578960"/>
                    </a:xfrm>
                    <a:prstGeom prst="rect">
                      <a:avLst/>
                    </a:prstGeom>
                    <a:noFill/>
                    <a:ln w="9525">
                      <a:noFill/>
                      <a:miter lim="800000"/>
                      <a:headEnd/>
                      <a:tailEnd/>
                    </a:ln>
                  </pic:spPr>
                </pic:pic>
              </a:graphicData>
            </a:graphic>
          </wp:inline>
        </w:drawing>
      </w:r>
      <w:commentRangeEnd w:id="1089"/>
      <w:r>
        <w:rPr>
          <w:rStyle w:val="CommentReference"/>
        </w:rPr>
        <w:commentReference w:id="1089"/>
      </w:r>
    </w:p>
    <w:p w:rsidR="003066CC" w:rsidRPr="003066CC" w:rsidRDefault="009C3C5A" w:rsidP="003066CC">
      <w:pPr>
        <w:autoSpaceDE/>
        <w:autoSpaceDN/>
        <w:adjustRightInd/>
        <w:rPr>
          <w:b/>
          <w:bCs/>
          <w:sz w:val="22"/>
          <w:szCs w:val="22"/>
        </w:rPr>
      </w:pPr>
      <w:r>
        <w:br w:type="page"/>
      </w:r>
    </w:p>
    <w:p w:rsidR="0065500A" w:rsidRDefault="003066CC" w:rsidP="00586DBA">
      <w:pPr>
        <w:pStyle w:val="Heading4"/>
        <w:numPr>
          <w:ilvl w:val="0"/>
          <w:numId w:val="0"/>
        </w:numPr>
        <w:ind w:left="1429"/>
      </w:pPr>
      <w:bookmarkStart w:id="1090" w:name="_Toc305323871"/>
      <w:r w:rsidRPr="003066CC">
        <w:lastRenderedPageBreak/>
        <w:t xml:space="preserve">5.7.3.2 </w:t>
      </w:r>
      <w:r w:rsidR="003A7042" w:rsidRPr="003066CC">
        <w:t>Data</w:t>
      </w:r>
      <w:bookmarkEnd w:id="1090"/>
    </w:p>
    <w:p w:rsidR="003066CC" w:rsidRPr="003066CC" w:rsidRDefault="003066CC" w:rsidP="003066CC">
      <w:pPr>
        <w:tabs>
          <w:tab w:val="left" w:pos="567"/>
        </w:tabs>
        <w:rPr>
          <w:b/>
          <w:bCs/>
        </w:rPr>
      </w:pP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ies is actually a type of Hash</w:t>
      </w:r>
      <w:r w:rsidR="006D1FC7">
        <w:rPr>
          <w:lang w:eastAsia="en-GB"/>
        </w:rPr>
        <w:t xml:space="preserve"> </w:t>
      </w:r>
      <w:r>
        <w:rPr>
          <w:lang w:eastAsia="en-GB"/>
        </w:rPr>
        <w:t xml:space="preserve">table. It has a key and a value. The key to the map is the concatenation of provider + algorithm name. The value is the actual class name to load. </w:t>
      </w:r>
      <w:r w:rsidR="003A7042">
        <w:rPr>
          <w:lang w:eastAsia="en-GB"/>
        </w:rPr>
        <w:t xml:space="preserve">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w:t>
      </w:r>
      <w:del w:id="1091" w:author="LabTest" w:date="2011-08-22T09:46:00Z">
        <w:r w:rsidR="003A7042" w:rsidDel="002F1B12">
          <w:rPr>
            <w:lang w:eastAsia="en-GB"/>
          </w:rPr>
          <w:delText>3DES</w:delText>
        </w:r>
      </w:del>
      <w:ins w:id="1092" w:author="LabTest" w:date="2011-08-22T09:46:00Z">
        <w:r w:rsidR="002F1B12">
          <w:rPr>
            <w:lang w:eastAsia="en-GB"/>
          </w:rPr>
          <w:t>TripleDES</w:t>
        </w:r>
      </w:ins>
      <w:r w:rsidR="003A7042">
        <w:rPr>
          <w:lang w:eastAsia="en-GB"/>
        </w:rPr>
        <w:t xml:space="preserve"> only from BC and Crypto++, but not from SCAPI, the Sc</w:t>
      </w:r>
      <w:del w:id="1093" w:author="LabTest" w:date="2011-08-22T09:46:00Z">
        <w:r w:rsidR="003A7042" w:rsidDel="002F1B12">
          <w:rPr>
            <w:lang w:eastAsia="en-GB"/>
          </w:rPr>
          <w:delText>3Des</w:delText>
        </w:r>
      </w:del>
      <w:ins w:id="1094" w:author="LabTest" w:date="2011-08-22T09:46:00Z">
        <w:r w:rsidR="002F1B12">
          <w:rPr>
            <w:lang w:eastAsia="en-GB"/>
          </w:rPr>
          <w:t>TripleDES</w:t>
        </w:r>
      </w:ins>
      <w:r w:rsidR="003A7042">
        <w:rPr>
          <w:lang w:eastAsia="en-GB"/>
        </w:rPr>
        <w:t xml:space="preserve">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998"/>
        <w:gridCol w:w="4999"/>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pPr>
              <w:autoSpaceDE/>
              <w:autoSpaceDN/>
              <w:adjustRightInd/>
              <w:rPr>
                <w:lang w:eastAsia="en-GB"/>
              </w:rPr>
            </w:pPr>
            <w:r>
              <w:rPr>
                <w:lang w:eastAsia="en-GB"/>
              </w:rPr>
              <w:t>BcAes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BcAes</w:t>
            </w:r>
          </w:p>
        </w:tc>
      </w:tr>
      <w:tr w:rsidR="00691672" w:rsidTr="0079733E">
        <w:tc>
          <w:tcPr>
            <w:tcW w:w="4998" w:type="dxa"/>
          </w:tcPr>
          <w:p w:rsidR="00691672" w:rsidRDefault="00632892">
            <w:pPr>
              <w:autoSpaceDE/>
              <w:autoSpaceDN/>
              <w:adjustRightInd/>
              <w:rPr>
                <w:lang w:eastAsia="en-GB"/>
              </w:rPr>
            </w:pPr>
            <w:r>
              <w:rPr>
                <w:lang w:eastAsia="en-GB"/>
              </w:rPr>
              <w:t>ScAes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Aes</w:t>
            </w:r>
          </w:p>
        </w:tc>
      </w:tr>
      <w:tr w:rsidR="00691672" w:rsidTr="0079733E">
        <w:tc>
          <w:tcPr>
            <w:tcW w:w="4998" w:type="dxa"/>
          </w:tcPr>
          <w:p w:rsidR="00691672" w:rsidRDefault="00632892">
            <w:pPr>
              <w:autoSpaceDE/>
              <w:autoSpaceDN/>
              <w:adjustRightInd/>
              <w:rPr>
                <w:lang w:eastAsia="en-GB"/>
              </w:rPr>
            </w:pPr>
            <w:r>
              <w:rPr>
                <w:lang w:eastAsia="en-GB"/>
              </w:rPr>
              <w:t>Bc</w:t>
            </w:r>
            <w:del w:id="1095" w:author="LabTest" w:date="2011-08-22T09:46:00Z">
              <w:r w:rsidDel="002F1B12">
                <w:rPr>
                  <w:lang w:eastAsia="en-GB"/>
                </w:rPr>
                <w:delText>3Des</w:delText>
              </w:r>
            </w:del>
            <w:ins w:id="1096" w:author="LabTest" w:date="2011-08-22T09:46:00Z">
              <w:r w:rsidR="002F1B12">
                <w:rPr>
                  <w:lang w:eastAsia="en-GB"/>
                </w:rPr>
                <w:t>TripleDES</w:t>
              </w:r>
            </w:ins>
            <w:r w:rsidR="0079733E">
              <w:rPr>
                <w:lang w:eastAsia="en-GB"/>
              </w:rPr>
              <w:t xml:space="preserve"> =</w:t>
            </w:r>
          </w:p>
        </w:tc>
        <w:tc>
          <w:tcPr>
            <w:tcW w:w="4999" w:type="dxa"/>
          </w:tcPr>
          <w:p w:rsidR="00691672" w:rsidRDefault="00632892">
            <w:pPr>
              <w:autoSpaceDE/>
              <w:autoSpaceDN/>
              <w:adjustRightInd/>
              <w:rPr>
                <w:lang w:eastAsia="en-GB"/>
              </w:rPr>
            </w:pPr>
            <w:r>
              <w:rPr>
                <w:lang w:eastAsia="en-GB"/>
              </w:rPr>
              <w:t>Bc</w:t>
            </w:r>
            <w:del w:id="1097" w:author="LabTest" w:date="2011-08-22T09:46:00Z">
              <w:r w:rsidDel="002F1B12">
                <w:rPr>
                  <w:lang w:eastAsia="en-GB"/>
                </w:rPr>
                <w:delText>3Des</w:delText>
              </w:r>
            </w:del>
            <w:ins w:id="1098" w:author="LabTest" w:date="2011-08-22T09:46:00Z">
              <w:r w:rsidR="002F1B12">
                <w:rPr>
                  <w:lang w:eastAsia="en-GB"/>
                </w:rPr>
                <w:t>TripleDES</w:t>
              </w:r>
            </w:ins>
          </w:p>
        </w:tc>
      </w:tr>
      <w:tr w:rsidR="00691672" w:rsidTr="0079733E">
        <w:tc>
          <w:tcPr>
            <w:tcW w:w="4998" w:type="dxa"/>
          </w:tcPr>
          <w:p w:rsidR="00691672" w:rsidRDefault="00632892">
            <w:pPr>
              <w:autoSpaceDE/>
              <w:autoSpaceDN/>
              <w:adjustRightInd/>
              <w:rPr>
                <w:lang w:eastAsia="en-GB"/>
              </w:rPr>
            </w:pPr>
            <w:r>
              <w:rPr>
                <w:lang w:eastAsia="en-GB"/>
              </w:rPr>
              <w:t>CryptoPP</w:t>
            </w:r>
            <w:del w:id="1099" w:author="LabTest" w:date="2011-08-22T09:46:00Z">
              <w:r w:rsidDel="002F1B12">
                <w:rPr>
                  <w:lang w:eastAsia="en-GB"/>
                </w:rPr>
                <w:delText>3Des</w:delText>
              </w:r>
            </w:del>
            <w:ins w:id="1100" w:author="LabTest" w:date="2011-08-22T09:46:00Z">
              <w:r w:rsidR="002F1B12">
                <w:rPr>
                  <w:lang w:eastAsia="en-GB"/>
                </w:rPr>
                <w:t>TripleDES</w:t>
              </w:r>
            </w:ins>
            <w:r w:rsidR="0079733E">
              <w:rPr>
                <w:lang w:eastAsia="en-GB"/>
              </w:rPr>
              <w:t xml:space="preserve"> =</w:t>
            </w:r>
          </w:p>
        </w:tc>
        <w:tc>
          <w:tcPr>
            <w:tcW w:w="4999" w:type="dxa"/>
          </w:tcPr>
          <w:p w:rsidR="00691672" w:rsidRDefault="00632892">
            <w:pPr>
              <w:autoSpaceDE/>
              <w:autoSpaceDN/>
              <w:adjustRightInd/>
              <w:rPr>
                <w:lang w:eastAsia="en-GB"/>
              </w:rPr>
            </w:pPr>
            <w:r>
              <w:rPr>
                <w:lang w:eastAsia="en-GB"/>
              </w:rPr>
              <w:t>CryptoPP</w:t>
            </w:r>
            <w:del w:id="1101" w:author="LabTest" w:date="2011-08-22T09:46:00Z">
              <w:r w:rsidDel="002F1B12">
                <w:rPr>
                  <w:lang w:eastAsia="en-GB"/>
                </w:rPr>
                <w:delText>3Des</w:delText>
              </w:r>
            </w:del>
            <w:ins w:id="1102" w:author="LabTest" w:date="2011-08-22T09:46:00Z">
              <w:r w:rsidR="002F1B12">
                <w:rPr>
                  <w:lang w:eastAsia="en-GB"/>
                </w:rPr>
                <w:t>TripleDES</w:t>
              </w:r>
            </w:ins>
          </w:p>
        </w:tc>
      </w:tr>
    </w:tbl>
    <w:p w:rsidR="00691672" w:rsidRDefault="00691672">
      <w:pPr>
        <w:autoSpaceDE/>
        <w:autoSpaceDN/>
        <w:adjustRightInd/>
        <w:rPr>
          <w:lang w:eastAsia="en-GB"/>
        </w:rPr>
      </w:pPr>
    </w:p>
    <w:p w:rsidR="00691672" w:rsidRDefault="0079733E" w:rsidP="002E2050">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 The value is the actual class name as it appears in the library.</w:t>
      </w:r>
      <w:r w:rsidR="002E2050">
        <w:rPr>
          <w:lang w:eastAsia="en-GB"/>
        </w:rPr>
        <w:t xml:space="preserve"> As we already mentioned we omit the “Sc” prefix for SCAPI implementations. </w:t>
      </w:r>
    </w:p>
    <w:p w:rsidR="00DA69A6" w:rsidRDefault="00DA69A6" w:rsidP="006D1FC7">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xml:space="preserve">. </w:t>
      </w:r>
      <w:r w:rsidR="006D1FC7">
        <w:rPr>
          <w:lang w:eastAsia="en-GB"/>
        </w:rPr>
        <w:t>The following</w:t>
      </w:r>
      <w:r w:rsidR="007F4E68">
        <w:rPr>
          <w:lang w:eastAsia="en-GB"/>
        </w:rPr>
        <w:t xml:space="preserve"> example</w:t>
      </w:r>
      <w:r w:rsidR="006D1FC7">
        <w:rPr>
          <w:lang w:eastAsia="en-GB"/>
        </w:rPr>
        <w:t xml:space="preserve"> shows what this table could look like</w:t>
      </w:r>
      <w:r w:rsidR="007F4E68">
        <w:rPr>
          <w:lang w:eastAsia="en-GB"/>
        </w:rPr>
        <w:t>:</w:t>
      </w:r>
    </w:p>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r>
              <w:rPr>
                <w:lang w:eastAsia="en-GB"/>
              </w:rPr>
              <w:t>Aes</w:t>
            </w:r>
          </w:p>
        </w:tc>
        <w:tc>
          <w:tcPr>
            <w:tcW w:w="4999" w:type="dxa"/>
          </w:tcPr>
          <w:p w:rsidR="00DA69A6" w:rsidRDefault="00DA69A6" w:rsidP="00DA69A6">
            <w:pPr>
              <w:autoSpaceDE/>
              <w:autoSpaceDN/>
              <w:adjustRightInd/>
              <w:rPr>
                <w:lang w:eastAsia="en-GB"/>
              </w:rPr>
            </w:pPr>
            <w:r>
              <w:rPr>
                <w:lang w:eastAsia="en-GB"/>
              </w:rPr>
              <w:t>Bc</w:t>
            </w:r>
          </w:p>
        </w:tc>
      </w:tr>
      <w:tr w:rsidR="00DA69A6" w:rsidTr="007F4E68">
        <w:tc>
          <w:tcPr>
            <w:tcW w:w="4890" w:type="dxa"/>
          </w:tcPr>
          <w:p w:rsidR="00DA69A6" w:rsidRDefault="007F4E68" w:rsidP="00DA69A6">
            <w:pPr>
              <w:autoSpaceDE/>
              <w:autoSpaceDN/>
              <w:adjustRightInd/>
              <w:rPr>
                <w:lang w:eastAsia="en-GB"/>
              </w:rPr>
            </w:pPr>
            <w:del w:id="1103" w:author="LabTest" w:date="2011-08-22T09:46:00Z">
              <w:r w:rsidDel="002F1B12">
                <w:rPr>
                  <w:lang w:eastAsia="en-GB"/>
                </w:rPr>
                <w:delText>3Des</w:delText>
              </w:r>
            </w:del>
            <w:ins w:id="1104" w:author="LabTest" w:date="2011-08-22T09:46:00Z">
              <w:r w:rsidR="002F1B12">
                <w:rPr>
                  <w:lang w:eastAsia="en-GB"/>
                </w:rPr>
                <w:t>TripleDES</w:t>
              </w:r>
            </w:ins>
          </w:p>
        </w:tc>
        <w:tc>
          <w:tcPr>
            <w:tcW w:w="4999" w:type="dxa"/>
          </w:tcPr>
          <w:p w:rsidR="00DA69A6" w:rsidRDefault="007F4E68" w:rsidP="00DA69A6">
            <w:pPr>
              <w:autoSpaceDE/>
              <w:autoSpaceDN/>
              <w:adjustRightInd/>
              <w:rPr>
                <w:lang w:eastAsia="en-GB"/>
              </w:rPr>
            </w:pPr>
            <w:r>
              <w:rPr>
                <w:lang w:eastAsia="en-GB"/>
              </w:rPr>
              <w:t>CryptoPP</w:t>
            </w:r>
          </w:p>
        </w:tc>
      </w:tr>
      <w:tr w:rsidR="00DA69A6" w:rsidTr="007F4E68">
        <w:tc>
          <w:tcPr>
            <w:tcW w:w="4890" w:type="dxa"/>
          </w:tcPr>
          <w:p w:rsidR="00DA69A6" w:rsidRDefault="007F4E68" w:rsidP="00DA69A6">
            <w:pPr>
              <w:autoSpaceDE/>
              <w:autoSpaceDN/>
              <w:adjustRightInd/>
              <w:rPr>
                <w:lang w:eastAsia="en-GB"/>
              </w:rPr>
            </w:pPr>
            <w:r>
              <w:rPr>
                <w:lang w:eastAsia="en-GB"/>
              </w:rPr>
              <w:t>PrpFromVarying</w:t>
            </w:r>
          </w:p>
        </w:tc>
        <w:tc>
          <w:tcPr>
            <w:tcW w:w="4999" w:type="dxa"/>
          </w:tcPr>
          <w:p w:rsidR="00DA69A6" w:rsidRDefault="007F4E68" w:rsidP="00DA69A6">
            <w:pPr>
              <w:autoSpaceDE/>
              <w:autoSpaceDN/>
              <w:adjustRightInd/>
              <w:rPr>
                <w:lang w:eastAsia="en-GB"/>
              </w:rPr>
            </w:pPr>
            <w:r>
              <w:rPr>
                <w:lang w:eastAsia="en-GB"/>
              </w:rPr>
              <w:t>Scapi</w:t>
            </w:r>
          </w:p>
        </w:tc>
      </w:tr>
    </w:tbl>
    <w:p w:rsidR="00DA69A6" w:rsidRDefault="00DA69A6" w:rsidP="00DA69A6">
      <w:pPr>
        <w:autoSpaceDE/>
        <w:autoSpaceDN/>
        <w:adjustRightInd/>
        <w:rPr>
          <w:lang w:eastAsia="en-GB"/>
        </w:rPr>
      </w:pPr>
    </w:p>
    <w:p w:rsidR="009C3C5A" w:rsidRDefault="002E2050" w:rsidP="00B91794">
      <w:pPr>
        <w:rPr>
          <w:sz w:val="26"/>
          <w:szCs w:val="18"/>
        </w:rPr>
      </w:pPr>
      <w:r>
        <w:rPr>
          <w:sz w:val="26"/>
          <w:szCs w:val="18"/>
        </w:rPr>
        <w:t>The default provider “properties”</w:t>
      </w:r>
      <w:r w:rsidRPr="002E2050">
        <w:rPr>
          <w:sz w:val="26"/>
          <w:szCs w:val="18"/>
        </w:rPr>
        <w:t xml:space="preserve"> </w:t>
      </w:r>
      <w:r>
        <w:rPr>
          <w:sz w:val="26"/>
          <w:szCs w:val="18"/>
        </w:rPr>
        <w:t>file makes it</w:t>
      </w:r>
      <w:r w:rsidRPr="002E2050">
        <w:rPr>
          <w:sz w:val="26"/>
          <w:szCs w:val="18"/>
        </w:rPr>
        <w:t xml:space="preserve"> possible to change the defaults by just changing this file. </w:t>
      </w:r>
      <w:r>
        <w:rPr>
          <w:sz w:val="26"/>
          <w:szCs w:val="18"/>
        </w:rPr>
        <w:t xml:space="preserve">We need to consider whether </w:t>
      </w:r>
      <w:del w:id="1105" w:author="LabTest" w:date="2011-08-22T12:15:00Z">
        <w:r w:rsidDel="00B91794">
          <w:rPr>
            <w:sz w:val="26"/>
            <w:szCs w:val="18"/>
          </w:rPr>
          <w:delText>we c</w:delText>
        </w:r>
        <w:r w:rsidRPr="002E2050" w:rsidDel="00B91794">
          <w:rPr>
            <w:sz w:val="26"/>
            <w:szCs w:val="18"/>
          </w:rPr>
          <w:delText xml:space="preserve">an </w:delText>
        </w:r>
      </w:del>
      <w:r w:rsidRPr="002E2050">
        <w:rPr>
          <w:sz w:val="26"/>
          <w:szCs w:val="18"/>
        </w:rPr>
        <w:t xml:space="preserve">we allow </w:t>
      </w:r>
      <w:r>
        <w:rPr>
          <w:sz w:val="26"/>
          <w:szCs w:val="18"/>
        </w:rPr>
        <w:t xml:space="preserve">external </w:t>
      </w:r>
      <w:r w:rsidRPr="002E2050">
        <w:rPr>
          <w:sz w:val="26"/>
          <w:szCs w:val="18"/>
        </w:rPr>
        <w:t>users</w:t>
      </w:r>
      <w:r>
        <w:rPr>
          <w:sz w:val="26"/>
          <w:szCs w:val="18"/>
        </w:rPr>
        <w:t xml:space="preserve"> to do this.</w:t>
      </w:r>
      <w:r w:rsidRPr="002E2050">
        <w:rPr>
          <w:sz w:val="26"/>
          <w:szCs w:val="18"/>
        </w:rPr>
        <w:t xml:space="preserve"> This could be really powerful; write everything using defaults and then just change a default to see the effect.</w:t>
      </w:r>
      <w:r>
        <w:rPr>
          <w:sz w:val="26"/>
          <w:szCs w:val="18"/>
        </w:rPr>
        <w:t xml:space="preserve"> The SCAPI project will definitely use this ability when running different protocols as well as for testing.</w:t>
      </w:r>
    </w:p>
    <w:p w:rsidR="003066CC" w:rsidRDefault="003066CC">
      <w:pPr>
        <w:autoSpaceDE/>
        <w:autoSpaceDN/>
        <w:adjustRightInd/>
        <w:rPr>
          <w:b/>
          <w:bCs/>
          <w:sz w:val="26"/>
          <w:szCs w:val="18"/>
        </w:rPr>
      </w:pPr>
      <w:r>
        <w:br w:type="page"/>
      </w:r>
    </w:p>
    <w:p w:rsidR="009A04C3" w:rsidRDefault="009C3C5A" w:rsidP="00586DBA">
      <w:pPr>
        <w:pStyle w:val="Heading3"/>
        <w:numPr>
          <w:ilvl w:val="2"/>
          <w:numId w:val="11"/>
        </w:numPr>
      </w:pPr>
      <w:r>
        <w:lastRenderedPageBreak/>
        <w:t xml:space="preserve"> </w:t>
      </w:r>
      <w:bookmarkStart w:id="1106" w:name="_Toc305323872"/>
      <w:r w:rsidR="00197ABB" w:rsidRPr="003066CC">
        <w:t>Dynamic</w:t>
      </w:r>
      <w:r w:rsidR="00197ABB">
        <w:t xml:space="preserve"> view</w:t>
      </w:r>
      <w:bookmarkEnd w:id="1106"/>
    </w:p>
    <w:p w:rsidR="009A04C3" w:rsidRDefault="009A04C3" w:rsidP="009A04C3">
      <w:pPr>
        <w:ind w:left="1132"/>
        <w:rPr>
          <w:u w:val="single"/>
        </w:rPr>
      </w:pPr>
      <w:r w:rsidRPr="00A7548E">
        <w:rPr>
          <w:u w:val="single"/>
        </w:rPr>
        <w:t>FactoriesUtility</w:t>
      </w:r>
    </w:p>
    <w:p w:rsidR="00FB2C35" w:rsidRDefault="00FB2C35" w:rsidP="009A04C3">
      <w:pPr>
        <w:ind w:left="1132"/>
      </w:pPr>
    </w:p>
    <w:p w:rsidR="009A04C3" w:rsidRDefault="009A04C3" w:rsidP="009A7747">
      <w:pPr>
        <w:ind w:left="1132"/>
      </w:pPr>
      <w:r>
        <w:t>The FactoriesUtility c</w:t>
      </w:r>
      <w:r w:rsidR="009A7747">
        <w:t>lass as its name indicates is a</w:t>
      </w:r>
      <w:r>
        <w:t xml:space="preserve"> utility class used by all the factories. The actual creation of the object is done with this class in the public function getObject. All the factories call this method and cast the created object to the actual type they need to return. FactoriesUtility resides in package edu.biu.scapi.tools as mentioned above and is a public class. Therefore, it could be instantiated by other classes apart from the factories, but we do not recommend this practice. The reason </w:t>
      </w:r>
      <w:r w:rsidR="009A7747">
        <w:t xml:space="preserve">it </w:t>
      </w:r>
      <w:r>
        <w:t xml:space="preserve">is public is because every factory has to reside in the package of the elements it creates and </w:t>
      </w:r>
      <w:r w:rsidR="009A7747">
        <w:t>i</w:t>
      </w:r>
      <w:r>
        <w:t>f FactoriesUtility was made private the factories would not be able to instantiate it.</w:t>
      </w:r>
    </w:p>
    <w:p w:rsidR="009A04C3" w:rsidRDefault="009A04C3" w:rsidP="009A04C3">
      <w:pPr>
        <w:ind w:left="1132"/>
      </w:pPr>
      <w:r>
        <w:t>Below we present the pseudo-code of the main methods in FactoriesUtility:</w:t>
      </w:r>
    </w:p>
    <w:p w:rsidR="00C4009A" w:rsidRPr="00C4009A" w:rsidRDefault="00C4009A" w:rsidP="00C4009A">
      <w:pPr>
        <w:rPr>
          <w:b/>
          <w:bCs/>
          <w:sz w:val="20"/>
          <w:szCs w:val="20"/>
        </w:rPr>
      </w:pPr>
    </w:p>
    <w:p w:rsidR="00C4009A" w:rsidRPr="00C4009A" w:rsidRDefault="00C4009A" w:rsidP="008B01FE">
      <w:pPr>
        <w:pStyle w:val="ListParagraph"/>
        <w:numPr>
          <w:ilvl w:val="3"/>
          <w:numId w:val="34"/>
        </w:numPr>
        <w:rPr>
          <w:b/>
          <w:bCs/>
          <w:sz w:val="20"/>
          <w:szCs w:val="20"/>
        </w:rPr>
      </w:pPr>
      <w:r w:rsidRPr="00C4009A">
        <w:rPr>
          <w:b/>
          <w:bCs/>
          <w:sz w:val="20"/>
          <w:szCs w:val="20"/>
        </w:rPr>
        <w:t>getObject(algName : String, provider : String) : Object throws NoSuchAlgorithmException</w:t>
      </w:r>
    </w:p>
    <w:p w:rsidR="00C4009A" w:rsidRDefault="00C4009A" w:rsidP="00C4009A">
      <w:pPr>
        <w:ind w:left="1132"/>
      </w:pPr>
      <w:r>
        <w:t>This function returns an Object instantiation of algName algorithm for the specified provider.</w:t>
      </w:r>
    </w:p>
    <w:p w:rsidR="00C4009A" w:rsidRDefault="00C4009A" w:rsidP="00045BC2">
      <w:pPr>
        <w:pStyle w:val="ListParagraph"/>
        <w:numPr>
          <w:ilvl w:val="0"/>
          <w:numId w:val="19"/>
        </w:numPr>
      </w:pPr>
      <w:r>
        <w:t>Parse algorithm name in order to get AlgDetails.</w:t>
      </w:r>
    </w:p>
    <w:p w:rsidR="00C4009A" w:rsidRDefault="00C4009A" w:rsidP="00045BC2">
      <w:pPr>
        <w:pStyle w:val="ListParagraph"/>
        <w:numPr>
          <w:ilvl w:val="0"/>
          <w:numId w:val="19"/>
        </w:numPr>
      </w:pPr>
      <w:r>
        <w:t>Check validity of AlgDetails.name. If not valid, throw exception.</w:t>
      </w:r>
    </w:p>
    <w:p w:rsidR="00C4009A" w:rsidRDefault="00C4009A" w:rsidP="00045BC2">
      <w:pPr>
        <w:pStyle w:val="ListParagraph"/>
        <w:numPr>
          <w:ilvl w:val="0"/>
          <w:numId w:val="19"/>
        </w:numPr>
      </w:pPr>
      <w:r>
        <w:t>Prepare key for map by concatenating provider + algName.</w:t>
      </w:r>
    </w:p>
    <w:p w:rsidR="00C4009A" w:rsidRDefault="00C4009A" w:rsidP="00045BC2">
      <w:pPr>
        <w:pStyle w:val="ListParagraph"/>
        <w:numPr>
          <w:ilvl w:val="0"/>
          <w:numId w:val="19"/>
        </w:numPr>
      </w:pPr>
      <w:r>
        <w:t>Get relevant class name from properties map with the key obtained.</w:t>
      </w:r>
    </w:p>
    <w:p w:rsidR="00C4009A" w:rsidRDefault="00C4009A" w:rsidP="00045BC2">
      <w:pPr>
        <w:pStyle w:val="ListParagraph"/>
        <w:numPr>
          <w:ilvl w:val="0"/>
          <w:numId w:val="19"/>
        </w:numPr>
      </w:pPr>
      <w:proofErr w:type="gramStart"/>
      <w:r>
        <w:t>Get an object</w:t>
      </w:r>
      <w:proofErr w:type="gramEnd"/>
      <w:r>
        <w:t xml:space="preserve"> of type Class representing our algorithm. (Class algClass).</w:t>
      </w:r>
    </w:p>
    <w:p w:rsidR="003E42F8" w:rsidRDefault="00C4009A" w:rsidP="00045BC2">
      <w:pPr>
        <w:pStyle w:val="ListParagraph"/>
        <w:numPr>
          <w:ilvl w:val="0"/>
          <w:numId w:val="19"/>
        </w:numPr>
      </w:pPr>
      <w:r>
        <w:t xml:space="preserve">Retrieve a Constructor of algClass that accepts </w:t>
      </w:r>
      <w:r w:rsidR="003E42F8">
        <w:t>t</w:t>
      </w:r>
      <w:r>
        <w:t xml:space="preserve"> </w:t>
      </w:r>
      <w:r w:rsidR="003E42F8">
        <w:t>parameters of type String, while t=tailVector.length.</w:t>
      </w:r>
    </w:p>
    <w:p w:rsidR="00C4009A" w:rsidRDefault="00C4009A" w:rsidP="00045BC2">
      <w:pPr>
        <w:pStyle w:val="ListParagraph"/>
        <w:numPr>
          <w:ilvl w:val="0"/>
          <w:numId w:val="19"/>
        </w:numPr>
      </w:pPr>
      <w:r>
        <w:t>Create an instance of type algClass by calling the above Constructor. Pass as a parameter the “tail</w:t>
      </w:r>
      <w:r w:rsidR="003E42F8">
        <w:t>Vector</w:t>
      </w:r>
      <w:r>
        <w:t>” in AlgDetails. The call Constructor.newInstance returns an object of type Object. (For example, if algName is a series of algorithms: "</w:t>
      </w:r>
      <w:proofErr w:type="gramStart"/>
      <w:r>
        <w:t>HMAC</w:t>
      </w:r>
      <w:r w:rsidR="003E42F8">
        <w:t>(</w:t>
      </w:r>
      <w:proofErr w:type="gramEnd"/>
      <w:r>
        <w:t>SHA1</w:t>
      </w:r>
      <w:r w:rsidR="003E42F8">
        <w:t>)</w:t>
      </w:r>
      <w:r>
        <w:t xml:space="preserve">", the function creates an HMAC object and passes the tail – "SHA1" to the instance of HMAC. HMAC should be a class that takes as argument a string and in its constructor uses the factories to create the hash object. In this case, where there is a tail, the getObject function passes the String "SHA1" by retrieving a constructor that gets a String. If there is no such constructor, an exception will be thrown). </w:t>
      </w:r>
    </w:p>
    <w:p w:rsidR="00C4009A" w:rsidRDefault="00C4009A" w:rsidP="00045BC2">
      <w:pPr>
        <w:pStyle w:val="ListParagraph"/>
        <w:numPr>
          <w:ilvl w:val="0"/>
          <w:numId w:val="19"/>
        </w:numPr>
      </w:pPr>
      <w:r>
        <w:t xml:space="preserve"> Return the object created.</w:t>
      </w:r>
    </w:p>
    <w:p w:rsidR="00C4009A" w:rsidRDefault="00C4009A" w:rsidP="00C4009A">
      <w:pPr>
        <w:ind w:left="708" w:firstLine="424"/>
      </w:pPr>
      <w:r>
        <w:t>Note: The actual java code for FactoriesUtility::</w:t>
      </w:r>
      <w:proofErr w:type="gramStart"/>
      <w:r>
        <w:t>getObject(</w:t>
      </w:r>
      <w:proofErr w:type="gramEnd"/>
      <w:r w:rsidRPr="00884973">
        <w:t>algName</w:t>
      </w:r>
      <w:r>
        <w:t xml:space="preserve"> : </w:t>
      </w:r>
      <w:r w:rsidRPr="00884973">
        <w:t>String, provider</w:t>
      </w:r>
      <w:r>
        <w:t xml:space="preserve"> : </w:t>
      </w:r>
      <w:r w:rsidRPr="00884973">
        <w:t>String)</w:t>
      </w:r>
      <w:r>
        <w:t xml:space="preserve"> can be found in the Appendix.</w:t>
      </w:r>
    </w:p>
    <w:p w:rsidR="000A423C" w:rsidRPr="00C4009A" w:rsidRDefault="000A423C" w:rsidP="00C4009A">
      <w:pPr>
        <w:ind w:left="708" w:firstLine="424"/>
        <w:rPr>
          <w:b/>
          <w:bCs/>
          <w:sz w:val="20"/>
          <w:szCs w:val="20"/>
        </w:rPr>
      </w:pPr>
    </w:p>
    <w:p w:rsidR="00C4009A" w:rsidRDefault="000A423C" w:rsidP="008B01FE">
      <w:pPr>
        <w:pStyle w:val="ListParagraph"/>
        <w:numPr>
          <w:ilvl w:val="3"/>
          <w:numId w:val="34"/>
        </w:numPr>
        <w:rPr>
          <w:b/>
          <w:bCs/>
          <w:sz w:val="20"/>
          <w:szCs w:val="20"/>
        </w:rPr>
      </w:pPr>
      <w:r>
        <w:rPr>
          <w:b/>
          <w:bCs/>
          <w:sz w:val="20"/>
          <w:szCs w:val="20"/>
        </w:rPr>
        <w:t>getObject(algName : String) : Object throws NoSuchAlgorithmException</w:t>
      </w:r>
    </w:p>
    <w:p w:rsidR="000A423C" w:rsidRDefault="000A423C" w:rsidP="00045BC2">
      <w:pPr>
        <w:pStyle w:val="ListParagraph"/>
        <w:numPr>
          <w:ilvl w:val="0"/>
          <w:numId w:val="25"/>
        </w:numPr>
      </w:pPr>
      <w:r>
        <w:t xml:space="preserve">Call </w:t>
      </w:r>
      <w:r w:rsidRPr="00D0685A">
        <w:t>getDefaultImplProvider</w:t>
      </w:r>
      <w:r>
        <w:t xml:space="preserve"> with algName to get the provider’s name</w:t>
      </w:r>
    </w:p>
    <w:p w:rsidR="000A423C" w:rsidRDefault="000A423C" w:rsidP="00045BC2">
      <w:pPr>
        <w:pStyle w:val="ListParagraph"/>
        <w:numPr>
          <w:ilvl w:val="0"/>
          <w:numId w:val="25"/>
        </w:numPr>
      </w:pPr>
      <w:r>
        <w:t>Call getObject(algName, provider) to create requested object</w:t>
      </w:r>
    </w:p>
    <w:p w:rsidR="000A423C" w:rsidRPr="000A423C" w:rsidRDefault="000A423C" w:rsidP="00045BC2">
      <w:pPr>
        <w:pStyle w:val="ListParagraph"/>
        <w:numPr>
          <w:ilvl w:val="0"/>
          <w:numId w:val="25"/>
        </w:numPr>
      </w:pPr>
      <w:r>
        <w:t>Return created object.</w:t>
      </w:r>
    </w:p>
    <w:p w:rsidR="000A423C" w:rsidRDefault="000A423C">
      <w:pPr>
        <w:autoSpaceDE/>
        <w:autoSpaceDN/>
        <w:adjustRightInd/>
        <w:rPr>
          <w:rFonts w:ascii="Calibri" w:hAnsi="Calibri" w:cs="Arial"/>
          <w:b/>
          <w:bCs/>
          <w:sz w:val="20"/>
          <w:szCs w:val="20"/>
          <w:lang w:bidi="en-US"/>
        </w:rPr>
      </w:pPr>
      <w:r>
        <w:rPr>
          <w:b/>
          <w:bCs/>
          <w:sz w:val="20"/>
          <w:szCs w:val="20"/>
        </w:rPr>
        <w:br w:type="page"/>
      </w:r>
    </w:p>
    <w:p w:rsidR="000A423C" w:rsidRPr="000A423C" w:rsidRDefault="000A423C" w:rsidP="008B01FE">
      <w:pPr>
        <w:pStyle w:val="ListParagraph"/>
        <w:numPr>
          <w:ilvl w:val="3"/>
          <w:numId w:val="34"/>
        </w:numPr>
        <w:rPr>
          <w:b/>
          <w:bCs/>
          <w:sz w:val="20"/>
          <w:szCs w:val="20"/>
        </w:rPr>
      </w:pPr>
      <w:r w:rsidRPr="000A423C">
        <w:rPr>
          <w:b/>
          <w:bCs/>
          <w:sz w:val="20"/>
          <w:szCs w:val="20"/>
        </w:rPr>
        <w:lastRenderedPageBreak/>
        <w:t>parseAlgName(algNames : String) : AlgDetails</w:t>
      </w:r>
    </w:p>
    <w:p w:rsidR="000A423C" w:rsidRDefault="000A423C" w:rsidP="00D02AD5">
      <w:pPr>
        <w:pStyle w:val="ListParagraph"/>
        <w:ind w:left="1492"/>
      </w:pPr>
      <w:r>
        <w:t>The string algName should be of the form “</w:t>
      </w:r>
      <w:r w:rsidR="006A752C">
        <w:t>“</w:t>
      </w:r>
      <w:proofErr w:type="gramStart"/>
      <w:r w:rsidR="006A752C" w:rsidRPr="0032228F">
        <w:t>alg1Name</w:t>
      </w:r>
      <w:r w:rsidR="006A752C">
        <w:t>(</w:t>
      </w:r>
      <w:proofErr w:type="gramEnd"/>
      <w:r w:rsidR="006A752C" w:rsidRPr="0032228F">
        <w:t>alg2Name</w:t>
      </w:r>
      <w:r w:rsidR="006A752C">
        <w:t>, …,alg</w:t>
      </w:r>
      <w:r w:rsidR="006A752C" w:rsidRPr="0032228F">
        <w:rPr>
          <w:i/>
          <w:iCs/>
        </w:rPr>
        <w:t>n</w:t>
      </w:r>
      <w:r w:rsidR="006A752C">
        <w:t>Name)”</w:t>
      </w:r>
      <w:r>
        <w:t>, where n can be any number greater than zero.</w:t>
      </w:r>
      <w:r w:rsidR="006A752C">
        <w:t xml:space="preserve"> (If n = zero, then AlgDetails.</w:t>
      </w:r>
      <w:r>
        <w:t>Name = null and AlgDetails.tail = n</w:t>
      </w:r>
      <w:r w:rsidR="006A752C">
        <w:t xml:space="preserve">ull. If n = 1 </w:t>
      </w:r>
      <w:proofErr w:type="gramStart"/>
      <w:r w:rsidR="006A752C">
        <w:t>then  AlgDetails.</w:t>
      </w:r>
      <w:r>
        <w:t>Name</w:t>
      </w:r>
      <w:proofErr w:type="gramEnd"/>
      <w:r>
        <w:t xml:space="preserve"> = “alg1” and AlgDetails.tail</w:t>
      </w:r>
      <w:r w:rsidR="006A752C">
        <w:t>=null</w:t>
      </w:r>
      <w:r>
        <w:t xml:space="preserve">. If n &gt;=2 then AlgDetails.Name = alg1 and AlgDetails.tail = </w:t>
      </w:r>
      <w:r w:rsidR="006A752C">
        <w:t>[</w:t>
      </w:r>
      <w:proofErr w:type="gramStart"/>
      <w:r w:rsidR="006A752C" w:rsidRPr="0032228F">
        <w:t>alg2Name</w:t>
      </w:r>
      <w:r w:rsidR="006A752C">
        <w:t xml:space="preserve"> ,</w:t>
      </w:r>
      <w:proofErr w:type="gramEnd"/>
      <w:r w:rsidR="006A752C">
        <w:t xml:space="preserve"> …,alg</w:t>
      </w:r>
      <w:r w:rsidR="006A752C" w:rsidRPr="00D02AD5">
        <w:rPr>
          <w:i/>
          <w:iCs/>
        </w:rPr>
        <w:t>n</w:t>
      </w:r>
      <w:r w:rsidR="006A752C">
        <w:t>Name)])</w:t>
      </w:r>
    </w:p>
    <w:p w:rsidR="000A423C" w:rsidRDefault="000A423C" w:rsidP="00045BC2">
      <w:pPr>
        <w:pStyle w:val="ListParagraph"/>
        <w:numPr>
          <w:ilvl w:val="0"/>
          <w:numId w:val="20"/>
        </w:numPr>
      </w:pPr>
      <w:r>
        <w:t>Parse the string and return the following:</w:t>
      </w:r>
    </w:p>
    <w:p w:rsidR="000A423C" w:rsidRDefault="006A752C" w:rsidP="00045BC2">
      <w:pPr>
        <w:pStyle w:val="ListParagraph"/>
        <w:numPr>
          <w:ilvl w:val="1"/>
          <w:numId w:val="20"/>
        </w:numPr>
      </w:pPr>
      <w:r>
        <w:t>If n = 0, then AlgDetails.</w:t>
      </w:r>
      <w:r w:rsidR="000A423C">
        <w:t xml:space="preserve">name = null and AlgDetails.tail = null. </w:t>
      </w:r>
    </w:p>
    <w:p w:rsidR="00DD6BB8" w:rsidRDefault="006A752C" w:rsidP="00045BC2">
      <w:pPr>
        <w:pStyle w:val="ListParagraph"/>
        <w:numPr>
          <w:ilvl w:val="1"/>
          <w:numId w:val="20"/>
        </w:numPr>
      </w:pPr>
      <w:r>
        <w:t>If n = 1, then AlgDetails.</w:t>
      </w:r>
      <w:r w:rsidR="000A423C">
        <w:t>name = “alg1” and AlgDetails.tail</w:t>
      </w:r>
      <w:r>
        <w:t>=null</w:t>
      </w:r>
      <w:r w:rsidR="000A423C">
        <w:t xml:space="preserve">. </w:t>
      </w:r>
    </w:p>
    <w:p w:rsidR="006A752C" w:rsidRDefault="006A752C" w:rsidP="006A752C">
      <w:pPr>
        <w:pStyle w:val="ListParagraph"/>
        <w:ind w:left="2212"/>
      </w:pPr>
      <w:r>
        <w:t>If n &gt;=2, then AlgDetails.</w:t>
      </w:r>
      <w:r w:rsidR="000A423C">
        <w:t xml:space="preserve">name = “alg1” and AlgDetails.tail = </w:t>
      </w:r>
    </w:p>
    <w:p w:rsidR="006A752C" w:rsidRDefault="006A752C" w:rsidP="00D02AD5">
      <w:pPr>
        <w:pStyle w:val="ListParagraph"/>
        <w:ind w:left="2212"/>
      </w:pPr>
      <w:r>
        <w:t>[</w:t>
      </w:r>
      <w:r w:rsidRPr="0032228F">
        <w:t>alg2Name</w:t>
      </w:r>
      <w:r>
        <w:t>, …</w:t>
      </w:r>
      <w:proofErr w:type="gramStart"/>
      <w:r>
        <w:t>,alg</w:t>
      </w:r>
      <w:r w:rsidRPr="0032228F">
        <w:rPr>
          <w:i/>
          <w:iCs/>
        </w:rPr>
        <w:t>n</w:t>
      </w:r>
      <w:r>
        <w:t>Name</w:t>
      </w:r>
      <w:proofErr w:type="gramEnd"/>
      <w:r>
        <w:t>)]</w:t>
      </w:r>
    </w:p>
    <w:p w:rsidR="007D18A6" w:rsidRPr="00DD6BB8" w:rsidRDefault="007D18A6" w:rsidP="00045BC2">
      <w:pPr>
        <w:pStyle w:val="ListParagraph"/>
        <w:numPr>
          <w:ilvl w:val="1"/>
          <w:numId w:val="20"/>
        </w:numPr>
      </w:pPr>
    </w:p>
    <w:p w:rsidR="007D18A6" w:rsidRPr="007D18A6" w:rsidRDefault="007D18A6" w:rsidP="008B01FE">
      <w:pPr>
        <w:pStyle w:val="ListParagraph"/>
        <w:numPr>
          <w:ilvl w:val="3"/>
          <w:numId w:val="34"/>
        </w:numPr>
        <w:rPr>
          <w:b/>
          <w:bCs/>
        </w:rPr>
      </w:pPr>
      <w:r w:rsidRPr="007D18A6">
        <w:rPr>
          <w:b/>
          <w:bCs/>
          <w:sz w:val="20"/>
          <w:szCs w:val="20"/>
        </w:rPr>
        <w:t xml:space="preserve"> </w:t>
      </w:r>
      <w:r w:rsidRPr="007D18A6">
        <w:rPr>
          <w:b/>
          <w:bCs/>
        </w:rPr>
        <w:t>checkValidity(String algName) : Boolean</w:t>
      </w:r>
    </w:p>
    <w:p w:rsidR="007D18A6" w:rsidRDefault="007D18A6" w:rsidP="008B01FE">
      <w:pPr>
        <w:pStyle w:val="ListParagraph"/>
        <w:numPr>
          <w:ilvl w:val="0"/>
          <w:numId w:val="36"/>
        </w:numPr>
      </w:pPr>
      <w:r>
        <w:t xml:space="preserve">Search </w:t>
      </w:r>
      <w:r w:rsidR="006A752C">
        <w:t>alg</w:t>
      </w:r>
      <w:r w:rsidR="00E41B3D">
        <w:t>InType map</w:t>
      </w:r>
      <w:r>
        <w:t xml:space="preserve"> (or another data structure built from it once for efficiency) to see if this algName exists. If so, return true, else return false.</w:t>
      </w:r>
    </w:p>
    <w:p w:rsidR="007D18A6" w:rsidRPr="007D18A6" w:rsidRDefault="007D18A6" w:rsidP="007D18A6">
      <w:pPr>
        <w:pStyle w:val="ListParagraph"/>
        <w:ind w:left="1494"/>
      </w:pPr>
    </w:p>
    <w:p w:rsidR="007D18A6" w:rsidRPr="007D18A6" w:rsidRDefault="007D18A6" w:rsidP="008B01FE">
      <w:pPr>
        <w:pStyle w:val="ListParagraph"/>
        <w:numPr>
          <w:ilvl w:val="3"/>
          <w:numId w:val="34"/>
        </w:numPr>
        <w:rPr>
          <w:b/>
          <w:bCs/>
          <w:sz w:val="20"/>
          <w:szCs w:val="20"/>
        </w:rPr>
      </w:pPr>
      <w:r w:rsidRPr="007D18A6">
        <w:rPr>
          <w:b/>
          <w:bCs/>
          <w:sz w:val="20"/>
          <w:szCs w:val="20"/>
        </w:rPr>
        <w:t>prepareKey(provider : String, algName : String) : String</w:t>
      </w:r>
    </w:p>
    <w:p w:rsidR="009A04C3" w:rsidRDefault="007D18A6" w:rsidP="008B01FE">
      <w:pPr>
        <w:pStyle w:val="ListParagraph"/>
        <w:numPr>
          <w:ilvl w:val="0"/>
          <w:numId w:val="36"/>
        </w:numPr>
      </w:pPr>
      <w:r>
        <w:t>Return the concatenation of provider + algName</w:t>
      </w:r>
    </w:p>
    <w:p w:rsidR="009812BE" w:rsidRDefault="009812BE" w:rsidP="009812BE">
      <w:pPr>
        <w:pStyle w:val="ListParagraph"/>
        <w:ind w:left="1494"/>
      </w:pPr>
    </w:p>
    <w:p w:rsidR="009A04C3" w:rsidRPr="009812BE" w:rsidRDefault="009A04C3" w:rsidP="008B01FE">
      <w:pPr>
        <w:pStyle w:val="ListParagraph"/>
        <w:numPr>
          <w:ilvl w:val="3"/>
          <w:numId w:val="34"/>
        </w:numPr>
        <w:rPr>
          <w:b/>
          <w:bCs/>
          <w:sz w:val="20"/>
          <w:szCs w:val="20"/>
        </w:rPr>
      </w:pPr>
      <w:r w:rsidRPr="009812BE">
        <w:rPr>
          <w:b/>
          <w:bCs/>
          <w:sz w:val="20"/>
          <w:szCs w:val="20"/>
        </w:rPr>
        <w:t>getDefaultImplProvider(algName : String) : String</w:t>
      </w:r>
    </w:p>
    <w:p w:rsidR="009A04C3" w:rsidRDefault="009A04C3" w:rsidP="00045BC2">
      <w:pPr>
        <w:pStyle w:val="ListParagraph"/>
        <w:numPr>
          <w:ilvl w:val="0"/>
          <w:numId w:val="21"/>
        </w:numPr>
        <w:rPr>
          <w:lang w:eastAsia="en-GB"/>
        </w:rPr>
      </w:pPr>
      <w:r>
        <w:rPr>
          <w:lang w:eastAsia="en-GB"/>
        </w:rPr>
        <w:t>Get from defaultProviderMap the default provider for the algorithm specified with the key algName.</w:t>
      </w:r>
    </w:p>
    <w:p w:rsidR="009A04C3" w:rsidRDefault="009A04C3" w:rsidP="00045BC2">
      <w:pPr>
        <w:pStyle w:val="ListParagraph"/>
        <w:numPr>
          <w:ilvl w:val="0"/>
          <w:numId w:val="21"/>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ListParagraph"/>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045BC2">
      <w:pPr>
        <w:pStyle w:val="ListParagraph"/>
        <w:numPr>
          <w:ilvl w:val="0"/>
          <w:numId w:val="22"/>
        </w:numPr>
      </w:pPr>
      <w:r>
        <w:t>Pseudorandom function</w:t>
      </w:r>
    </w:p>
    <w:p w:rsidR="009A04C3" w:rsidRDefault="009A04C3" w:rsidP="00045BC2">
      <w:pPr>
        <w:pStyle w:val="ListParagraph"/>
        <w:numPr>
          <w:ilvl w:val="0"/>
          <w:numId w:val="22"/>
        </w:numPr>
      </w:pPr>
      <w:r>
        <w:t>Perfect universal hash</w:t>
      </w:r>
    </w:p>
    <w:p w:rsidR="009A04C3" w:rsidRDefault="009A04C3" w:rsidP="00045BC2">
      <w:pPr>
        <w:pStyle w:val="ListParagraph"/>
        <w:numPr>
          <w:ilvl w:val="0"/>
          <w:numId w:val="22"/>
        </w:numPr>
      </w:pPr>
      <w:r>
        <w:t>Pseudorandom generator</w:t>
      </w:r>
    </w:p>
    <w:p w:rsidR="009A04C3" w:rsidRDefault="005C6874" w:rsidP="00045BC2">
      <w:pPr>
        <w:pStyle w:val="ListParagraph"/>
        <w:numPr>
          <w:ilvl w:val="0"/>
          <w:numId w:val="22"/>
        </w:numPr>
      </w:pPr>
      <w:r>
        <w:t>C</w:t>
      </w:r>
      <w:r w:rsidR="009A04C3">
        <w:t xml:space="preserve">ollision resistant </w:t>
      </w:r>
      <w:r>
        <w:t>hash</w:t>
      </w:r>
    </w:p>
    <w:p w:rsidR="009A04C3" w:rsidRDefault="009A04C3" w:rsidP="00045BC2">
      <w:pPr>
        <w:pStyle w:val="ListParagraph"/>
        <w:numPr>
          <w:ilvl w:val="0"/>
          <w:numId w:val="22"/>
        </w:numPr>
      </w:pPr>
      <w:r>
        <w:t>Trapdoor permutation</w:t>
      </w:r>
    </w:p>
    <w:p w:rsidR="009A04C3" w:rsidRDefault="009A04C3" w:rsidP="009A04C3">
      <w:pPr>
        <w:ind w:left="1132"/>
      </w:pPr>
      <w:r>
        <w:t>Each factory has a member of type FactoriesUtility to which it delegates the actual creation of the object. This ensures proper code re-use.</w:t>
      </w:r>
    </w:p>
    <w:p w:rsidR="009A04C3" w:rsidRDefault="009A04C3" w:rsidP="009A04C3">
      <w:pPr>
        <w:ind w:left="1132"/>
      </w:pPr>
      <w:r>
        <w:t>The factories have two getObject methods to retrieve an algorithm compatible with the type; one specifies the provider and the other one relies on a default provider.</w:t>
      </w:r>
    </w:p>
    <w:p w:rsidR="009A04C3" w:rsidRPr="00594A10" w:rsidRDefault="009A04C3" w:rsidP="009A04C3">
      <w:pPr>
        <w:ind w:left="1132"/>
      </w:pPr>
    </w:p>
    <w:p w:rsidR="00DE1AF4" w:rsidRPr="009812BE" w:rsidRDefault="009A04C3" w:rsidP="008B01FE">
      <w:pPr>
        <w:pStyle w:val="MyHeading4"/>
        <w:numPr>
          <w:ilvl w:val="3"/>
          <w:numId w:val="34"/>
        </w:numPr>
        <w:rPr>
          <w:sz w:val="20"/>
          <w:szCs w:val="20"/>
        </w:rPr>
      </w:pPr>
      <w:r w:rsidRPr="009812BE">
        <w:rPr>
          <w:sz w:val="20"/>
          <w:szCs w:val="20"/>
        </w:rPr>
        <w:t>getObject(algName : String) : [Family]</w:t>
      </w:r>
      <w:r w:rsidR="00DE1AF4" w:rsidRPr="009812BE">
        <w:rPr>
          <w:sz w:val="20"/>
          <w:szCs w:val="20"/>
        </w:rPr>
        <w:t xml:space="preserve"> </w:t>
      </w:r>
    </w:p>
    <w:p w:rsidR="00DE1AF4" w:rsidRDefault="00DE1AF4" w:rsidP="00045BC2">
      <w:pPr>
        <w:pStyle w:val="ListParagraph"/>
        <w:numPr>
          <w:ilvl w:val="0"/>
          <w:numId w:val="23"/>
        </w:numPr>
        <w:tabs>
          <w:tab w:val="left" w:pos="1134"/>
        </w:tabs>
      </w:pPr>
      <w:r>
        <w:t xml:space="preserve">Call FactoriesUtility </w:t>
      </w:r>
      <w:r w:rsidR="00513473">
        <w:t>getObject method with algName</w:t>
      </w:r>
      <w:r>
        <w:t>.</w:t>
      </w:r>
    </w:p>
    <w:p w:rsidR="00DE1AF4" w:rsidRDefault="00DE1AF4" w:rsidP="00045BC2">
      <w:pPr>
        <w:pStyle w:val="ListParagraph"/>
        <w:numPr>
          <w:ilvl w:val="0"/>
          <w:numId w:val="23"/>
        </w:numPr>
        <w:tabs>
          <w:tab w:val="left" w:pos="1134"/>
        </w:tabs>
      </w:pPr>
      <w:r>
        <w:t>Cast the obtained object to the correct family type</w:t>
      </w:r>
      <w:r w:rsidR="00513473">
        <w:t>.</w:t>
      </w:r>
    </w:p>
    <w:p w:rsidR="009A04C3" w:rsidRDefault="00DE1AF4" w:rsidP="00045BC2">
      <w:pPr>
        <w:pStyle w:val="ListParagraph"/>
        <w:numPr>
          <w:ilvl w:val="0"/>
          <w:numId w:val="23"/>
        </w:numPr>
        <w:tabs>
          <w:tab w:val="left" w:pos="1134"/>
        </w:tabs>
      </w:pPr>
      <w:r>
        <w:t>Return the casted object.</w:t>
      </w:r>
    </w:p>
    <w:p w:rsidR="00DE1AF4" w:rsidRPr="009812BE" w:rsidRDefault="00DE1AF4" w:rsidP="008B01FE">
      <w:pPr>
        <w:pStyle w:val="MyHeading4"/>
        <w:numPr>
          <w:ilvl w:val="3"/>
          <w:numId w:val="34"/>
        </w:numPr>
        <w:rPr>
          <w:sz w:val="20"/>
          <w:szCs w:val="20"/>
        </w:rPr>
      </w:pPr>
      <w:r w:rsidRPr="009812BE">
        <w:rPr>
          <w:sz w:val="20"/>
          <w:szCs w:val="20"/>
        </w:rPr>
        <w:t>getObject(algName : String, provider : String) : [Family]</w:t>
      </w:r>
    </w:p>
    <w:p w:rsidR="009A04C3" w:rsidRDefault="009A04C3" w:rsidP="00045BC2">
      <w:pPr>
        <w:pStyle w:val="ListParagraph"/>
        <w:numPr>
          <w:ilvl w:val="0"/>
          <w:numId w:val="23"/>
        </w:numPr>
        <w:tabs>
          <w:tab w:val="left" w:pos="1134"/>
        </w:tabs>
      </w:pPr>
      <w:r>
        <w:t>Call FactoriesUtility getObject method with algName and provider.</w:t>
      </w:r>
    </w:p>
    <w:p w:rsidR="009A04C3" w:rsidRDefault="009A04C3" w:rsidP="00045BC2">
      <w:pPr>
        <w:pStyle w:val="ListParagraph"/>
        <w:numPr>
          <w:ilvl w:val="0"/>
          <w:numId w:val="23"/>
        </w:numPr>
        <w:tabs>
          <w:tab w:val="left" w:pos="1134"/>
        </w:tabs>
      </w:pPr>
      <w:r>
        <w:t>Cast the obtained object to the correct family type</w:t>
      </w:r>
    </w:p>
    <w:p w:rsidR="009A04C3" w:rsidRDefault="009A04C3" w:rsidP="00045BC2">
      <w:pPr>
        <w:pStyle w:val="ListParagraph"/>
        <w:numPr>
          <w:ilvl w:val="0"/>
          <w:numId w:val="23"/>
        </w:numPr>
        <w:tabs>
          <w:tab w:val="left" w:pos="1134"/>
        </w:tabs>
      </w:pPr>
      <w:r>
        <w:t>Return the casted object.</w:t>
      </w:r>
    </w:p>
    <w:p w:rsidR="009A04C3" w:rsidRPr="005E4A99" w:rsidRDefault="009A04C3" w:rsidP="009A04C3"/>
    <w:p w:rsidR="009A04C3" w:rsidRDefault="00FB2C35" w:rsidP="00FB2C35">
      <w:pPr>
        <w:ind w:left="424" w:firstLine="708"/>
        <w:rPr>
          <w:u w:val="single"/>
          <w:lang w:eastAsia="en-GB"/>
        </w:rPr>
      </w:pPr>
      <w:r w:rsidRPr="00FB2C35">
        <w:rPr>
          <w:u w:val="single"/>
          <w:lang w:eastAsia="en-GB"/>
        </w:rPr>
        <w:t>BCFactory</w:t>
      </w:r>
    </w:p>
    <w:p w:rsidR="00FB2C35" w:rsidRDefault="00FB2C35" w:rsidP="00FB2C35">
      <w:pPr>
        <w:ind w:left="1132"/>
        <w:rPr>
          <w:lang w:eastAsia="en-GB"/>
        </w:rPr>
      </w:pPr>
      <w:r>
        <w:rPr>
          <w:lang w:eastAsia="en-GB"/>
        </w:rPr>
        <w:t>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BcHMAC. The aim of the BCFactory is to translate from an algorithm name string to an external library instance. For example, in BcHMAC the user passes a hash name that eventually will be translated to a digest. If the user passed the "SHA1" string, the translation tool generates the related SHA1 digest.</w:t>
      </w:r>
    </w:p>
    <w:p w:rsidR="00FB2C35" w:rsidRPr="00FB2C35" w:rsidRDefault="00FB2C35" w:rsidP="00FB2C35">
      <w:pPr>
        <w:ind w:left="1132"/>
        <w:rPr>
          <w:u w:val="single"/>
          <w:lang w:eastAsia="en-GB"/>
        </w:rPr>
      </w:pPr>
    </w:p>
    <w:p w:rsidR="009A04C3" w:rsidRPr="009812BE" w:rsidRDefault="009A04C3" w:rsidP="008B01FE">
      <w:pPr>
        <w:pStyle w:val="MyHeading4"/>
        <w:numPr>
          <w:ilvl w:val="3"/>
          <w:numId w:val="34"/>
        </w:numPr>
        <w:rPr>
          <w:sz w:val="20"/>
          <w:szCs w:val="20"/>
        </w:rPr>
      </w:pPr>
      <w:r w:rsidRPr="009812BE">
        <w:rPr>
          <w:sz w:val="20"/>
          <w:szCs w:val="20"/>
        </w:rPr>
        <w:t>get</w:t>
      </w:r>
      <w:r w:rsidR="00FB2C35" w:rsidRPr="009812BE">
        <w:rPr>
          <w:sz w:val="20"/>
          <w:szCs w:val="20"/>
        </w:rPr>
        <w:t>BlockCipher</w:t>
      </w:r>
      <w:r w:rsidRPr="009812BE">
        <w:rPr>
          <w:sz w:val="20"/>
          <w:szCs w:val="20"/>
        </w:rPr>
        <w:t>(</w:t>
      </w:r>
      <w:r w:rsidR="00FB2C35" w:rsidRPr="009812BE">
        <w:rPr>
          <w:sz w:val="20"/>
          <w:szCs w:val="20"/>
        </w:rPr>
        <w:t>name : String</w:t>
      </w:r>
      <w:r w:rsidRPr="009812BE">
        <w:rPr>
          <w:sz w:val="20"/>
          <w:szCs w:val="20"/>
        </w:rPr>
        <w:t>) :</w:t>
      </w:r>
      <w:r w:rsidR="00FB2C35" w:rsidRPr="009812BE">
        <w:rPr>
          <w:sz w:val="20"/>
          <w:szCs w:val="20"/>
        </w:rPr>
        <w:t xml:space="preserve"> BlockCipher</w:t>
      </w:r>
    </w:p>
    <w:p w:rsidR="00AF5105" w:rsidRDefault="00AF5105" w:rsidP="00045BC2">
      <w:pPr>
        <w:pStyle w:val="ListParagraph"/>
        <w:numPr>
          <w:ilvl w:val="0"/>
          <w:numId w:val="24"/>
        </w:numPr>
        <w:tabs>
          <w:tab w:val="left" w:pos="1134"/>
        </w:tabs>
      </w:pPr>
      <w:r>
        <w:t>Call FactoriesUtility getObject method with name and “BC”.</w:t>
      </w:r>
    </w:p>
    <w:p w:rsidR="00AF5105" w:rsidRDefault="00AF5105" w:rsidP="00045BC2">
      <w:pPr>
        <w:pStyle w:val="ListParagraph"/>
        <w:numPr>
          <w:ilvl w:val="0"/>
          <w:numId w:val="24"/>
        </w:numPr>
        <w:tabs>
          <w:tab w:val="left" w:pos="1134"/>
        </w:tabs>
      </w:pPr>
      <w:r>
        <w:t>Cast the obtained object to BlockCipher</w:t>
      </w:r>
    </w:p>
    <w:p w:rsidR="00AF5105" w:rsidRDefault="00AF5105" w:rsidP="00045BC2">
      <w:pPr>
        <w:pStyle w:val="ListParagraph"/>
        <w:numPr>
          <w:ilvl w:val="0"/>
          <w:numId w:val="24"/>
        </w:numPr>
        <w:tabs>
          <w:tab w:val="left" w:pos="1134"/>
        </w:tabs>
      </w:pPr>
      <w:r>
        <w:t>Return the BockCipher.</w:t>
      </w:r>
    </w:p>
    <w:p w:rsidR="00AF5105" w:rsidRPr="009812BE" w:rsidRDefault="00FB2C35" w:rsidP="008B01FE">
      <w:pPr>
        <w:pStyle w:val="MyHeading4"/>
        <w:numPr>
          <w:ilvl w:val="3"/>
          <w:numId w:val="34"/>
        </w:numPr>
        <w:rPr>
          <w:sz w:val="20"/>
          <w:szCs w:val="20"/>
        </w:rPr>
      </w:pPr>
      <w:r w:rsidRPr="009812BE">
        <w:rPr>
          <w:sz w:val="20"/>
          <w:szCs w:val="20"/>
        </w:rPr>
        <w:t>getA</w:t>
      </w:r>
      <w:r w:rsidR="005C6874" w:rsidRPr="009812BE">
        <w:rPr>
          <w:sz w:val="20"/>
          <w:szCs w:val="20"/>
        </w:rPr>
        <w:t>symmetric</w:t>
      </w:r>
      <w:r w:rsidRPr="009812BE">
        <w:rPr>
          <w:sz w:val="20"/>
          <w:szCs w:val="20"/>
        </w:rPr>
        <w:t>BlockCipher(name : String) : A</w:t>
      </w:r>
      <w:r w:rsidR="005C6874" w:rsidRPr="009812BE">
        <w:rPr>
          <w:sz w:val="20"/>
          <w:szCs w:val="20"/>
        </w:rPr>
        <w:t>symmetric</w:t>
      </w:r>
      <w:r w:rsidRPr="009812BE">
        <w:rPr>
          <w:sz w:val="20"/>
          <w:szCs w:val="20"/>
        </w:rPr>
        <w:t>BlockCipher</w:t>
      </w:r>
      <w:r w:rsidR="00AF5105" w:rsidRPr="009812BE">
        <w:rPr>
          <w:sz w:val="20"/>
          <w:szCs w:val="20"/>
        </w:rPr>
        <w:t xml:space="preserve"> </w:t>
      </w:r>
    </w:p>
    <w:p w:rsidR="00AF5105" w:rsidRDefault="00AF5105" w:rsidP="00045BC2">
      <w:pPr>
        <w:pStyle w:val="ListParagraph"/>
        <w:numPr>
          <w:ilvl w:val="0"/>
          <w:numId w:val="24"/>
        </w:numPr>
        <w:tabs>
          <w:tab w:val="left" w:pos="1134"/>
        </w:tabs>
      </w:pPr>
      <w:r>
        <w:t>Call FactoriesUtility getObject method with name and “BC”.</w:t>
      </w:r>
    </w:p>
    <w:p w:rsidR="00AF5105" w:rsidRDefault="00AF5105" w:rsidP="00045BC2">
      <w:pPr>
        <w:pStyle w:val="ListParagraph"/>
        <w:numPr>
          <w:ilvl w:val="0"/>
          <w:numId w:val="24"/>
        </w:numPr>
        <w:tabs>
          <w:tab w:val="left" w:pos="1134"/>
        </w:tabs>
      </w:pPr>
      <w:r>
        <w:t>Cast the obtained object to A</w:t>
      </w:r>
      <w:r w:rsidR="005C6874">
        <w:t>symmetric</w:t>
      </w:r>
      <w:r>
        <w:t>BlockCipher</w:t>
      </w:r>
    </w:p>
    <w:p w:rsidR="00AF5105" w:rsidRDefault="005C6874" w:rsidP="00045BC2">
      <w:pPr>
        <w:pStyle w:val="ListParagraph"/>
        <w:numPr>
          <w:ilvl w:val="0"/>
          <w:numId w:val="24"/>
        </w:numPr>
        <w:tabs>
          <w:tab w:val="left" w:pos="1134"/>
        </w:tabs>
      </w:pPr>
      <w:r>
        <w:lastRenderedPageBreak/>
        <w:t>Return the Asymmetric</w:t>
      </w:r>
      <w:r w:rsidR="00AF5105">
        <w:t>BockCipher.</w:t>
      </w:r>
    </w:p>
    <w:p w:rsidR="00FB2C35" w:rsidRDefault="00FB2C35" w:rsidP="00AF5105">
      <w:pPr>
        <w:pStyle w:val="MyHeading4"/>
        <w:ind w:left="2212"/>
      </w:pPr>
    </w:p>
    <w:p w:rsidR="00AF5105" w:rsidRDefault="00AF5105">
      <w:pPr>
        <w:autoSpaceDE/>
        <w:autoSpaceDN/>
        <w:adjustRightInd/>
        <w:rPr>
          <w:b/>
          <w:bCs/>
          <w:sz w:val="22"/>
          <w:szCs w:val="22"/>
        </w:rPr>
      </w:pPr>
    </w:p>
    <w:p w:rsidR="00AF5105" w:rsidRPr="009812BE" w:rsidRDefault="00FB2C35" w:rsidP="008B01FE">
      <w:pPr>
        <w:pStyle w:val="MyHeading4"/>
        <w:numPr>
          <w:ilvl w:val="3"/>
          <w:numId w:val="34"/>
        </w:numPr>
        <w:rPr>
          <w:sz w:val="20"/>
          <w:szCs w:val="20"/>
        </w:rPr>
      </w:pPr>
      <w:r w:rsidRPr="009812BE">
        <w:rPr>
          <w:sz w:val="20"/>
          <w:szCs w:val="20"/>
        </w:rPr>
        <w:t>getDigest(name : String) : Digest</w:t>
      </w:r>
      <w:r w:rsidR="00AF5105" w:rsidRPr="009812BE">
        <w:rPr>
          <w:sz w:val="20"/>
          <w:szCs w:val="20"/>
        </w:rPr>
        <w:t xml:space="preserve"> </w:t>
      </w:r>
    </w:p>
    <w:p w:rsidR="00AF5105" w:rsidRDefault="00AF5105" w:rsidP="00045BC2">
      <w:pPr>
        <w:pStyle w:val="ListParagraph"/>
        <w:numPr>
          <w:ilvl w:val="0"/>
          <w:numId w:val="24"/>
        </w:numPr>
        <w:tabs>
          <w:tab w:val="left" w:pos="1134"/>
        </w:tabs>
      </w:pPr>
      <w:r>
        <w:t>Call FactoriesUtility getObject method with name and “BC”.</w:t>
      </w:r>
    </w:p>
    <w:p w:rsidR="00AF5105" w:rsidRDefault="00AF5105" w:rsidP="00045BC2">
      <w:pPr>
        <w:pStyle w:val="ListParagraph"/>
        <w:numPr>
          <w:ilvl w:val="0"/>
          <w:numId w:val="24"/>
        </w:numPr>
        <w:tabs>
          <w:tab w:val="left" w:pos="1134"/>
        </w:tabs>
      </w:pPr>
      <w:r>
        <w:t>Cast the obtained object to Digest</w:t>
      </w:r>
    </w:p>
    <w:p w:rsidR="00AF5105" w:rsidRDefault="00AF5105" w:rsidP="00045BC2">
      <w:pPr>
        <w:pStyle w:val="ListParagraph"/>
        <w:numPr>
          <w:ilvl w:val="0"/>
          <w:numId w:val="24"/>
        </w:numPr>
        <w:tabs>
          <w:tab w:val="left" w:pos="1134"/>
        </w:tabs>
      </w:pPr>
      <w:r>
        <w:t>Return the Digest.</w:t>
      </w:r>
    </w:p>
    <w:p w:rsidR="00FB2C35" w:rsidRDefault="00FB2C35" w:rsidP="00AF5105">
      <w:pPr>
        <w:pStyle w:val="MyHeading4"/>
        <w:ind w:left="2212"/>
      </w:pPr>
    </w:p>
    <w:p w:rsidR="009A04C3" w:rsidRPr="000174C4" w:rsidRDefault="009A04C3" w:rsidP="009A04C3">
      <w:pPr>
        <w:rPr>
          <w:rFonts w:ascii="Courier New" w:hAnsi="Courier New" w:cs="Courier New"/>
          <w:color w:val="000000"/>
          <w:sz w:val="20"/>
          <w:szCs w:val="20"/>
        </w:rPr>
      </w:pPr>
    </w:p>
    <w:p w:rsidR="009A04C3" w:rsidRDefault="009A04C3" w:rsidP="00AF5105">
      <w:pPr>
        <w:autoSpaceDE/>
        <w:autoSpaceDN/>
        <w:adjustRightInd/>
        <w:rPr>
          <w:lang w:eastAsia="en-GB"/>
        </w:rPr>
      </w:pPr>
    </w:p>
    <w:p w:rsidR="009A04C3" w:rsidRDefault="009A04C3" w:rsidP="009A04C3">
      <w:pPr>
        <w:rPr>
          <w:lang w:eastAsia="en-GB"/>
        </w:rPr>
      </w:pPr>
    </w:p>
    <w:p w:rsidR="009A04C3" w:rsidRDefault="009A04C3" w:rsidP="009A04C3">
      <w:pPr>
        <w:rPr>
          <w:b/>
          <w:bCs/>
          <w:noProof/>
        </w:rPr>
      </w:pPr>
    </w:p>
    <w:p w:rsidR="009A04C3" w:rsidRDefault="00AF5105" w:rsidP="009A04C3">
      <w:pPr>
        <w:rPr>
          <w:lang w:eastAsia="en-GB"/>
        </w:rPr>
      </w:pPr>
      <w:r>
        <w:rPr>
          <w:noProof/>
        </w:rPr>
        <w:drawing>
          <wp:inline distT="0" distB="0" distL="0" distR="0" wp14:anchorId="5EF0A82E" wp14:editId="5170D802">
            <wp:extent cx="6210935" cy="318422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srcRect/>
                    <a:stretch>
                      <a:fillRect/>
                    </a:stretch>
                  </pic:blipFill>
                  <pic:spPr bwMode="auto">
                    <a:xfrm>
                      <a:off x="0" y="0"/>
                      <a:ext cx="6210935" cy="3184223"/>
                    </a:xfrm>
                    <a:prstGeom prst="rect">
                      <a:avLst/>
                    </a:prstGeom>
                    <a:noFill/>
                    <a:ln w="9525">
                      <a:noFill/>
                      <a:miter lim="800000"/>
                      <a:headEnd/>
                      <a:tailEnd/>
                    </a:ln>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r>
        <w:rPr>
          <w:rFonts w:ascii="Courier New" w:hAnsi="Courier New" w:cs="Courier New"/>
          <w:color w:val="000000"/>
          <w:sz w:val="20"/>
          <w:szCs w:val="20"/>
        </w:rPr>
        <w:t>BCclassnames.properties</w:t>
      </w:r>
    </w:p>
    <w:p w:rsidR="009A04C3" w:rsidRDefault="00AD7757" w:rsidP="009A04C3">
      <w:pPr>
        <w:ind w:left="708"/>
        <w:rPr>
          <w:rFonts w:ascii="Courier New" w:hAnsi="Courier New" w:cs="Courier New"/>
          <w:color w:val="000000"/>
          <w:sz w:val="20"/>
          <w:szCs w:val="20"/>
        </w:rPr>
      </w:pPr>
      <w:r>
        <w:rPr>
          <w:noProof/>
          <w:lang w:val="en-GB" w:eastAsia="en-GB"/>
        </w:rPr>
        <w:pict>
          <v:rect id="Rectangle 69" o:spid="_x0000_s1026" style="position:absolute;left:0;text-align:left;margin-left:34.15pt;margin-top:2.45pt;width:385.15pt;height:80.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"/>
        </w:pic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This</w:t>
      </w:r>
      <w:proofErr w:type="gramEnd"/>
      <w:r>
        <w:rPr>
          <w:rFonts w:ascii="Courier New" w:hAnsi="Courier New" w:cs="Courier New"/>
          <w:b/>
          <w:bCs/>
          <w:color w:val="7F0055"/>
          <w:sz w:val="20"/>
          <w:szCs w:val="20"/>
        </w:rPr>
        <w:t xml:space="preserve">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r w:rsidR="009A04C3">
        <w:rPr>
          <w:rFonts w:ascii="Courier New" w:hAnsi="Courier New" w:cs="Courier New"/>
          <w:b/>
          <w:bCs/>
          <w:color w:val="7F0055"/>
          <w:sz w:val="20"/>
          <w:szCs w:val="20"/>
        </w:rPr>
        <w:t>DESEngine</w:t>
      </w: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RSA = RSAEngine</w: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586DBA">
      <w:pPr>
        <w:pStyle w:val="Heading3"/>
        <w:numPr>
          <w:ilvl w:val="2"/>
          <w:numId w:val="11"/>
        </w:numPr>
      </w:pPr>
      <w:bookmarkStart w:id="1107" w:name="_Toc305323873"/>
      <w:r>
        <w:t>Usage</w:t>
      </w:r>
      <w:bookmarkEnd w:id="1107"/>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e PrfFactory to create a 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proofErr w:type="gramStart"/>
      <w:r w:rsidR="0006304F">
        <w:rPr>
          <w:rFonts w:ascii="Courier New" w:hAnsi="Courier New" w:cs="Courier New"/>
          <w:color w:val="00B050"/>
          <w:sz w:val="20"/>
          <w:szCs w:val="20"/>
        </w:rPr>
        <w:t>Create an HMAC with SHA1 object</w:t>
      </w:r>
      <w:proofErr w:type="gramEnd"/>
      <w:r w:rsidR="0006304F">
        <w:rPr>
          <w:rFonts w:ascii="Courier New" w:hAnsi="Courier New" w:cs="Courier New"/>
          <w:color w:val="00B050"/>
          <w:sz w:val="20"/>
          <w:szCs w:val="20"/>
        </w:rPr>
        <w:t xml:space="preserve">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r>
        <w:rPr>
          <w:rFonts w:ascii="Courier New" w:hAnsi="Courier New" w:cs="Courier New"/>
          <w:color w:val="00B050"/>
          <w:sz w:val="20"/>
          <w:szCs w:val="20"/>
        </w:rPr>
        <w:t>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PrfFactory returns an object of type PseudorandomFunction</w:t>
      </w:r>
    </w:p>
    <w:p w:rsidR="009A04C3" w:rsidRDefault="009A04C3" w:rsidP="009A04C3">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).getObject("HMAC/SHA1");</w:t>
      </w:r>
    </w:p>
    <w:p w:rsidR="009A04C3" w:rsidRDefault="009A04C3" w:rsidP="009A04C3">
      <w:pPr>
        <w:autoSpaceDE/>
        <w:autoSpaceDN/>
        <w:adjustRightInd/>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 xml:space="preserve">//init the </w:t>
      </w:r>
      <w:proofErr w:type="gramStart"/>
      <w:r w:rsidRPr="000174C4">
        <w:rPr>
          <w:rFonts w:ascii="Courier New" w:hAnsi="Courier New" w:cs="Courier New"/>
          <w:color w:val="00B050"/>
          <w:sz w:val="20"/>
          <w:szCs w:val="20"/>
        </w:rPr>
        <w:t>prf</w:t>
      </w:r>
      <w:proofErr w:type="gramEnd"/>
    </w:p>
    <w:p w:rsidR="009A04C3" w:rsidRDefault="0006304F" w:rsidP="009A04C3">
      <w:pPr>
        <w:autoSpaceDE/>
        <w:autoSpaceDN/>
        <w:adjustRightInd/>
        <w:rPr>
          <w:rFonts w:ascii="Courier New" w:hAnsi="Courier New" w:cs="Courier New"/>
          <w:color w:val="000000"/>
          <w:sz w:val="20"/>
          <w:szCs w:val="20"/>
        </w:rPr>
      </w:pPr>
      <w:proofErr w:type="gramStart"/>
      <w:r>
        <w:rPr>
          <w:rFonts w:ascii="Courier New" w:hAnsi="Courier New" w:cs="Courier New"/>
          <w:color w:val="000000"/>
          <w:sz w:val="20"/>
          <w:szCs w:val="20"/>
        </w:rPr>
        <w:t>p</w:t>
      </w:r>
      <w:r w:rsidR="009A04C3">
        <w:rPr>
          <w:rFonts w:ascii="Courier New" w:hAnsi="Courier New" w:cs="Courier New"/>
          <w:color w:val="000000"/>
          <w:sz w:val="20"/>
          <w:szCs w:val="20"/>
        </w:rPr>
        <w:t>rf.init(</w:t>
      </w:r>
      <w:proofErr w:type="gramEnd"/>
      <w:r w:rsidR="009A04C3">
        <w:rPr>
          <w:rFonts w:ascii="Courier New" w:hAnsi="Courier New" w:cs="Courier New"/>
          <w:color w:val="000000"/>
          <w:sz w:val="20"/>
          <w:szCs w:val="20"/>
        </w:rPr>
        <w: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use the prfFactory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w:t>
      </w:r>
      <w:proofErr w:type="gramStart"/>
      <w:r w:rsidRPr="0006304F">
        <w:rPr>
          <w:rFonts w:ascii="Courier New" w:hAnsi="Courier New" w:cs="Courier New"/>
          <w:color w:val="00B050"/>
          <w:sz w:val="20"/>
          <w:szCs w:val="20"/>
        </w:rPr>
        <w:t>Create an HMAC with SHA1 object</w:t>
      </w:r>
      <w:proofErr w:type="gramEnd"/>
      <w:r w:rsidRPr="0006304F">
        <w:rPr>
          <w:rFonts w:ascii="Courier New" w:hAnsi="Courier New" w:cs="Courier New"/>
          <w:color w:val="00B050"/>
          <w:sz w:val="20"/>
          <w:szCs w:val="20"/>
        </w:rPr>
        <w:t xml:space="preserve"> through the PrfFactory. PrfFactory returns an object of type PseudorandomFunction</w:t>
      </w:r>
      <w:r>
        <w:rPr>
          <w:rFonts w:ascii="Courier New" w:hAnsi="Courier New" w:cs="Courier New"/>
          <w:color w:val="00B050"/>
          <w:sz w:val="20"/>
          <w:szCs w:val="20"/>
        </w:rPr>
        <w:t>. In order to get an HMAC we need to cast.</w:t>
      </w:r>
    </w:p>
    <w:p w:rsidR="009A04C3" w:rsidRPr="000174C4" w:rsidRDefault="009A04C3" w:rsidP="009A04C3">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 xml:space="preserve"> </w:t>
      </w:r>
      <w:r>
        <w:rPr>
          <w:rFonts w:ascii="Courier New" w:hAnsi="Courier New" w:cs="Courier New"/>
          <w:color w:val="000000"/>
          <w:sz w:val="20"/>
          <w:szCs w:val="20"/>
        </w:rPr>
        <w:t>hmac</w:t>
      </w:r>
      <w:r w:rsidRPr="000174C4">
        <w:rPr>
          <w:rFonts w:ascii="Courier New" w:hAnsi="Courier New" w:cs="Courier New"/>
          <w:color w:val="000000"/>
          <w:sz w:val="20"/>
          <w:szCs w:val="20"/>
        </w:rPr>
        <w:t xml:space="preserve"> = </w:t>
      </w:r>
      <w:r>
        <w:rPr>
          <w:rFonts w:ascii="Courier New" w:hAnsi="Courier New" w:cs="Courier New"/>
          <w:color w:val="000000"/>
          <w:sz w:val="20"/>
          <w:szCs w:val="20"/>
        </w:rPr>
        <w:t>(Hmac</w:t>
      </w:r>
      <w:proofErr w:type="gramStart"/>
      <w:r>
        <w:rPr>
          <w:rFonts w:ascii="Courier New" w:hAnsi="Courier New" w:cs="Courier New"/>
          <w:color w:val="000000"/>
          <w:sz w:val="20"/>
          <w:szCs w:val="20"/>
        </w:rPr>
        <w:t>)P</w:t>
      </w:r>
      <w:r w:rsidRPr="000174C4">
        <w:rPr>
          <w:rFonts w:ascii="Courier New" w:hAnsi="Courier New" w:cs="Courier New"/>
          <w:color w:val="000000"/>
          <w:sz w:val="20"/>
          <w:szCs w:val="20"/>
        </w:rPr>
        <w:t>rfFactory.getInstance</w:t>
      </w:r>
      <w:proofErr w:type="gramEnd"/>
      <w:r w:rsidRPr="000174C4">
        <w:rPr>
          <w:rFonts w:ascii="Courier New" w:hAnsi="Courier New" w:cs="Courier New"/>
          <w:color w:val="000000"/>
          <w:sz w:val="20"/>
          <w:szCs w:val="20"/>
        </w:rPr>
        <w:t>().getObject("HMAC/SHA1");</w:t>
      </w:r>
    </w:p>
    <w:p w:rsidR="009A04C3" w:rsidRPr="000174C4" w:rsidRDefault="009A04C3" w:rsidP="009A04C3">
      <w:pPr>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hmac</w:t>
      </w:r>
    </w:p>
    <w:p w:rsidR="009A04C3" w:rsidRPr="000174C4" w:rsidRDefault="009A04C3" w:rsidP="009A04C3">
      <w:pPr>
        <w:rPr>
          <w:rFonts w:ascii="Courier New" w:hAnsi="Courier New" w:cs="Courier New"/>
          <w:color w:val="000000"/>
          <w:sz w:val="20"/>
          <w:szCs w:val="20"/>
        </w:rPr>
      </w:pPr>
      <w:proofErr w:type="gramStart"/>
      <w:r>
        <w:rPr>
          <w:rFonts w:ascii="Courier New" w:hAnsi="Courier New" w:cs="Courier New"/>
          <w:color w:val="000000"/>
          <w:sz w:val="20"/>
          <w:szCs w:val="20"/>
        </w:rPr>
        <w:t>hmac</w:t>
      </w:r>
      <w:r w:rsidRPr="000174C4">
        <w:rPr>
          <w:rFonts w:ascii="Courier New" w:hAnsi="Courier New" w:cs="Courier New"/>
          <w:color w:val="000000"/>
          <w:sz w:val="20"/>
          <w:szCs w:val="20"/>
        </w:rPr>
        <w:t>.init(</w:t>
      </w:r>
      <w:proofErr w:type="gramEnd"/>
      <w:r w:rsidRPr="000174C4">
        <w:rPr>
          <w:rFonts w:ascii="Courier New" w:hAnsi="Courier New" w:cs="Courier New"/>
          <w:color w:val="000000"/>
          <w:sz w:val="20"/>
          <w:szCs w:val="20"/>
        </w:rPr>
        <w:t>…)</w:t>
      </w:r>
      <w:r>
        <w:rPr>
          <w:rFonts w:ascii="Courier New" w:hAnsi="Courier New" w:cs="Courier New"/>
          <w:color w:val="000000"/>
          <w:sz w:val="20"/>
          <w:szCs w:val="20"/>
        </w:rPr>
        <w:t>;</w:t>
      </w:r>
    </w:p>
    <w:p w:rsidR="009A04C3" w:rsidRPr="009A04C3" w:rsidRDefault="009A04C3" w:rsidP="009A04C3"/>
    <w:p w:rsidR="00113042" w:rsidRDefault="00113042">
      <w:pPr>
        <w:autoSpaceDE/>
        <w:autoSpaceDN/>
        <w:adjustRightInd/>
        <w:rPr>
          <w:u w:val="single"/>
          <w:lang w:eastAsia="en-GB"/>
        </w:rPr>
      </w:pPr>
      <w:r>
        <w:rPr>
          <w:u w:val="single"/>
          <w:lang w:eastAsia="en-GB"/>
        </w:rPr>
        <w:br w:type="page"/>
      </w:r>
    </w:p>
    <w:p w:rsidR="0006304F" w:rsidRPr="0006304F" w:rsidRDefault="0006304F" w:rsidP="0006304F">
      <w:pPr>
        <w:rPr>
          <w:lang w:eastAsia="en-GB"/>
        </w:rPr>
      </w:pPr>
      <w:r w:rsidRPr="0006304F">
        <w:rPr>
          <w:u w:val="single"/>
          <w:lang w:eastAsia="en-GB"/>
        </w:rPr>
        <w:lastRenderedPageBreak/>
        <w:t>BC Factory</w:t>
      </w:r>
    </w:p>
    <w:p w:rsidR="0006304F" w:rsidRPr="0006304F" w:rsidRDefault="0006304F" w:rsidP="007448B5">
      <w:pPr>
        <w:rPr>
          <w:lang w:eastAsia="en-GB"/>
        </w:rPr>
      </w:pPr>
      <w:r w:rsidRPr="0006304F">
        <w:rPr>
          <w:lang w:eastAsia="en-GB"/>
        </w:rPr>
        <w:t>In</w:t>
      </w:r>
      <w:r>
        <w:rPr>
          <w:lang w:eastAsia="en-GB"/>
        </w:rPr>
        <w:t xml:space="preserve"> general</w:t>
      </w:r>
      <w:r w:rsidR="00113042">
        <w:rPr>
          <w:lang w:eastAsia="en-GB"/>
        </w:rPr>
        <w:t>,</w:t>
      </w:r>
      <w:r>
        <w:rPr>
          <w:lang w:eastAsia="en-GB"/>
        </w:rPr>
        <w:t xml:space="preserve"> BCFactory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(“alg1/alg2/…/algn)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r w:rsidR="0006304F">
        <w:rPr>
          <w:lang w:eastAsia="en-GB"/>
        </w:rPr>
        <w:t>BCFactory</w:t>
      </w:r>
      <w:r>
        <w:rPr>
          <w:lang w:eastAsia="en-GB"/>
        </w:rPr>
        <w:t xml:space="preserve"> inside the SCAPI package in the class BcHMAC.</w:t>
      </w:r>
    </w:p>
    <w:p w:rsidR="00982311" w:rsidRDefault="007448B5" w:rsidP="007448B5">
      <w:pPr>
        <w:rPr>
          <w:lang w:eastAsia="en-GB"/>
        </w:rPr>
      </w:pPr>
      <w:r>
        <w:rPr>
          <w:lang w:eastAsia="en-GB"/>
        </w:rPr>
        <w:t>T</w:t>
      </w:r>
      <w:r w:rsidR="00982311">
        <w:rPr>
          <w:lang w:eastAsia="en-GB"/>
        </w:rPr>
        <w:t>he construction of BcHmac requires an algName</w:t>
      </w:r>
      <w:r>
        <w:rPr>
          <w:lang w:eastAsia="en-GB"/>
        </w:rPr>
        <w:t xml:space="preserve">, </w:t>
      </w:r>
      <w:r w:rsidR="00982311">
        <w:rPr>
          <w:lang w:eastAsia="en-GB"/>
        </w:rPr>
        <w:t>which is the name of the hash.</w:t>
      </w:r>
      <w:r>
        <w:rPr>
          <w:lang w:eastAsia="en-GB"/>
        </w:rPr>
        <w:t xml:space="preserve"> The algName will be passed to the getObject method of BCFactory with default provider “BC”.</w:t>
      </w:r>
      <w:r w:rsidR="00982311">
        <w:rPr>
          <w:lang w:eastAsia="en-GB"/>
        </w:rPr>
        <w:t xml:space="preserve"> </w:t>
      </w:r>
      <w:r>
        <w:rPr>
          <w:lang w:eastAsia="en-GB"/>
        </w:rPr>
        <w:t>The constructor of BcHmac knows that it needs to create an object of type Digest (a hash type of Bouncy Castle)</w:t>
      </w:r>
      <w:proofErr w:type="gramStart"/>
      <w:r>
        <w:rPr>
          <w:lang w:eastAsia="en-GB"/>
        </w:rPr>
        <w:t>,</w:t>
      </w:r>
      <w:proofErr w:type="gramEnd"/>
      <w:r>
        <w:rPr>
          <w:lang w:eastAsia="en-GB"/>
        </w:rPr>
        <w:t xml:space="preserve"> therefore it casts the object obtained to be a Digest.</w:t>
      </w:r>
    </w:p>
    <w:p w:rsidR="00B91794" w:rsidRDefault="007448B5" w:rsidP="00113042">
      <w:pPr>
        <w:rPr>
          <w:noProof/>
        </w:rPr>
      </w:pPr>
      <w:r>
        <w:rPr>
          <w:lang w:eastAsia="en-GB"/>
        </w:rPr>
        <w:t xml:space="preserve">Note that the constructor of BcHmac will be called as a result of creating </w:t>
      </w:r>
      <w:proofErr w:type="gramStart"/>
      <w:r>
        <w:rPr>
          <w:lang w:eastAsia="en-GB"/>
        </w:rPr>
        <w:t>an</w:t>
      </w:r>
      <w:proofErr w:type="gramEnd"/>
      <w:r>
        <w:rPr>
          <w:lang w:eastAsia="en-GB"/>
        </w:rPr>
        <w:t xml:space="preserve"> Hmac object through the PrfFactory as shown in the</w:t>
      </w:r>
      <w:r w:rsidR="001E21A4">
        <w:rPr>
          <w:lang w:eastAsia="en-GB"/>
        </w:rPr>
        <w:t xml:space="preserve"> </w:t>
      </w:r>
      <w:r>
        <w:rPr>
          <w:lang w:eastAsia="en-GB"/>
        </w:rPr>
        <w:t>example abo</w:t>
      </w:r>
      <w:r w:rsidR="003059C3">
        <w:rPr>
          <w:lang w:eastAsia="en-GB"/>
        </w:rPr>
        <w:t>ve.</w:t>
      </w:r>
    </w:p>
    <w:p w:rsidR="00982311" w:rsidRDefault="00B91794" w:rsidP="00113042">
      <w:pPr>
        <w:rPr>
          <w:lang w:eastAsia="en-GB"/>
        </w:rPr>
      </w:pPr>
      <w:r>
        <w:rPr>
          <w:noProof/>
        </w:rPr>
        <w:lastRenderedPageBreak/>
        <w:drawing>
          <wp:inline distT="0" distB="0" distL="0" distR="0" wp14:anchorId="711BA2C2" wp14:editId="4C3FEB1B">
            <wp:extent cx="6210935" cy="5905453"/>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srcRect/>
                    <a:stretch>
                      <a:fillRect/>
                    </a:stretch>
                  </pic:blipFill>
                  <pic:spPr bwMode="auto">
                    <a:xfrm>
                      <a:off x="0" y="0"/>
                      <a:ext cx="6210935" cy="5905453"/>
                    </a:xfrm>
                    <a:prstGeom prst="rect">
                      <a:avLst/>
                    </a:prstGeom>
                    <a:noFill/>
                    <a:ln w="9525">
                      <a:noFill/>
                      <a:miter lim="800000"/>
                      <a:headEnd/>
                      <a:tailEnd/>
                    </a:ln>
                  </pic:spPr>
                </pic:pic>
              </a:graphicData>
            </a:graphic>
          </wp:inline>
        </w:drawing>
      </w:r>
      <w:r w:rsidR="00982311" w:rsidRPr="0053592E">
        <w:rPr>
          <w:lang w:eastAsia="en-GB"/>
        </w:rPr>
        <w:t xml:space="preserve"> </w:t>
      </w:r>
      <w:r w:rsidR="00982311">
        <w:rPr>
          <w:lang w:eastAsia="en-GB"/>
        </w:rPr>
        <w:br w:type="page"/>
      </w:r>
    </w:p>
    <w:p w:rsidR="00853B05" w:rsidRPr="00853B05" w:rsidRDefault="00853B05" w:rsidP="00853B05">
      <w:pPr>
        <w:ind w:left="660"/>
        <w:rPr>
          <w:lang w:eastAsia="en-GB"/>
        </w:rPr>
      </w:pPr>
    </w:p>
    <w:p w:rsidR="00AD5EAE" w:rsidRPr="00AD5EAE" w:rsidRDefault="00AD5EAE" w:rsidP="008B01FE">
      <w:pPr>
        <w:pStyle w:val="ListParagraph"/>
        <w:keepNext/>
        <w:keepLines/>
        <w:numPr>
          <w:ilvl w:val="0"/>
          <w:numId w:val="35"/>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108" w:name="_Toc298923985"/>
      <w:bookmarkStart w:id="1109" w:name="_Toc301769216"/>
      <w:bookmarkStart w:id="1110" w:name="_Toc305321052"/>
      <w:bookmarkStart w:id="1111" w:name="_Toc305321182"/>
      <w:bookmarkStart w:id="1112" w:name="_Toc305321312"/>
      <w:bookmarkStart w:id="1113" w:name="_Toc305321516"/>
      <w:bookmarkStart w:id="1114" w:name="_Toc305323524"/>
      <w:bookmarkStart w:id="1115" w:name="_Toc305323698"/>
      <w:bookmarkStart w:id="1116" w:name="_Toc305323874"/>
      <w:bookmarkEnd w:id="1108"/>
      <w:bookmarkEnd w:id="1109"/>
      <w:bookmarkEnd w:id="1110"/>
      <w:bookmarkEnd w:id="1111"/>
      <w:bookmarkEnd w:id="1112"/>
      <w:bookmarkEnd w:id="1113"/>
      <w:bookmarkEnd w:id="1114"/>
      <w:bookmarkEnd w:id="1115"/>
      <w:bookmarkEnd w:id="1116"/>
    </w:p>
    <w:p w:rsidR="00AD5EAE" w:rsidRPr="00AD5EAE" w:rsidRDefault="00AD5EAE" w:rsidP="008B01FE">
      <w:pPr>
        <w:pStyle w:val="ListParagraph"/>
        <w:keepNext/>
        <w:keepLines/>
        <w:numPr>
          <w:ilvl w:val="1"/>
          <w:numId w:val="35"/>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117" w:name="_Toc298923986"/>
      <w:bookmarkStart w:id="1118" w:name="_Toc301769217"/>
      <w:bookmarkStart w:id="1119" w:name="_Toc305321053"/>
      <w:bookmarkStart w:id="1120" w:name="_Toc305321183"/>
      <w:bookmarkStart w:id="1121" w:name="_Toc305321313"/>
      <w:bookmarkStart w:id="1122" w:name="_Toc305321517"/>
      <w:bookmarkStart w:id="1123" w:name="_Toc305323525"/>
      <w:bookmarkStart w:id="1124" w:name="_Toc305323699"/>
      <w:bookmarkStart w:id="1125" w:name="_Toc305323875"/>
      <w:bookmarkEnd w:id="1117"/>
      <w:bookmarkEnd w:id="1118"/>
      <w:bookmarkEnd w:id="1119"/>
      <w:bookmarkEnd w:id="1120"/>
      <w:bookmarkEnd w:id="1121"/>
      <w:bookmarkEnd w:id="1122"/>
      <w:bookmarkEnd w:id="1123"/>
      <w:bookmarkEnd w:id="1124"/>
      <w:bookmarkEnd w:id="1125"/>
    </w:p>
    <w:p w:rsidR="00515D3B" w:rsidRDefault="00515D3B" w:rsidP="008B01FE">
      <w:pPr>
        <w:pStyle w:val="Heading2"/>
        <w:numPr>
          <w:ilvl w:val="1"/>
          <w:numId w:val="35"/>
        </w:numPr>
      </w:pPr>
      <w:bookmarkStart w:id="1126" w:name="_Toc305323876"/>
      <w:r>
        <w:t>S</w:t>
      </w:r>
      <w:r w:rsidR="00205A28">
        <w:t>CAPI</w:t>
      </w:r>
      <w:r>
        <w:t xml:space="preserve"> </w:t>
      </w:r>
      <w:r w:rsidR="00FC50EA">
        <w:t xml:space="preserve">as a </w:t>
      </w:r>
      <w:r w:rsidRPr="00BC410A">
        <w:t>Provider</w:t>
      </w:r>
      <w:bookmarkEnd w:id="861"/>
      <w:bookmarkEnd w:id="862"/>
      <w:bookmarkEnd w:id="863"/>
      <w:bookmarkEnd w:id="864"/>
      <w:bookmarkEnd w:id="865"/>
      <w:bookmarkEnd w:id="1126"/>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to.</w:t>
      </w:r>
    </w:p>
    <w:p w:rsidR="00515D3B" w:rsidRDefault="00515D3B" w:rsidP="004F7D01">
      <w:pPr>
        <w:rPr>
          <w:lang w:eastAsia="en-GB"/>
        </w:rPr>
      </w:pPr>
      <w:r>
        <w:rPr>
          <w:lang w:eastAsia="en-GB"/>
        </w:rPr>
        <w:t xml:space="preserve">Below is an example of generating MessageDigest using the Hash interface/abstract </w:t>
      </w:r>
      <w:proofErr w:type="gramStart"/>
      <w:r>
        <w:rPr>
          <w:lang w:eastAsia="en-GB"/>
        </w:rPr>
        <w:t>class.</w:t>
      </w:r>
      <w:proofErr w:type="gramEnd"/>
      <w:r>
        <w:rPr>
          <w:lang w:eastAsia="en-GB"/>
        </w:rPr>
        <w:t xml:space="preserve"> Note that general classes such as the class MessageDigest</w:t>
      </w:r>
      <w:r w:rsidR="00C44D67">
        <w:rPr>
          <w:lang w:eastAsia="en-GB"/>
        </w:rPr>
        <w:t>Abs</w:t>
      </w:r>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B91794" w:rsidP="00857D98">
      <w:pPr>
        <w:rPr>
          <w:lang w:eastAsia="en-GB"/>
        </w:rPr>
      </w:pPr>
      <w:commentRangeStart w:id="1127"/>
      <w:r>
        <w:rPr>
          <w:noProof/>
        </w:rPr>
        <w:drawing>
          <wp:inline distT="0" distB="0" distL="0" distR="0" wp14:anchorId="4B2B43C0" wp14:editId="55D2E787">
            <wp:extent cx="6210935" cy="319937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srcRect/>
                    <a:stretch>
                      <a:fillRect/>
                    </a:stretch>
                  </pic:blipFill>
                  <pic:spPr bwMode="auto">
                    <a:xfrm>
                      <a:off x="0" y="0"/>
                      <a:ext cx="6210935" cy="3199370"/>
                    </a:xfrm>
                    <a:prstGeom prst="rect">
                      <a:avLst/>
                    </a:prstGeom>
                    <a:noFill/>
                    <a:ln w="9525">
                      <a:noFill/>
                      <a:miter lim="800000"/>
                      <a:headEnd/>
                      <a:tailEnd/>
                    </a:ln>
                  </pic:spPr>
                </pic:pic>
              </a:graphicData>
            </a:graphic>
          </wp:inline>
        </w:drawing>
      </w:r>
      <w:commentRangeEnd w:id="1127"/>
      <w:r>
        <w:rPr>
          <w:rStyle w:val="CommentReference"/>
        </w:rPr>
        <w:commentReference w:id="1127"/>
      </w:r>
    </w:p>
    <w:p w:rsidR="00E25034" w:rsidRDefault="00E25034">
      <w:pPr>
        <w:autoSpaceDE/>
        <w:autoSpaceDN/>
        <w:adjustRightInd/>
        <w:rPr>
          <w:lang w:eastAsia="en-GB"/>
        </w:rPr>
      </w:pPr>
      <w:r>
        <w:rPr>
          <w:lang w:eastAsia="en-GB"/>
        </w:rPr>
        <w:br w:type="page"/>
      </w:r>
    </w:p>
    <w:p w:rsidR="00515D3B" w:rsidRDefault="00515D3B" w:rsidP="008B01FE">
      <w:pPr>
        <w:pStyle w:val="Heading2"/>
        <w:numPr>
          <w:ilvl w:val="1"/>
          <w:numId w:val="35"/>
        </w:numPr>
      </w:pPr>
      <w:bookmarkStart w:id="1128" w:name="_Toc277840091"/>
      <w:bookmarkStart w:id="1129" w:name="_Toc277840444"/>
      <w:bookmarkStart w:id="1130" w:name="_Toc277840501"/>
      <w:bookmarkStart w:id="1131" w:name="_Toc277840647"/>
      <w:bookmarkStart w:id="1132" w:name="_Toc277840855"/>
      <w:bookmarkStart w:id="1133" w:name="_Toc305323877"/>
      <w:r w:rsidRPr="002F0DD1">
        <w:lastRenderedPageBreak/>
        <w:t>JNI technology</w:t>
      </w:r>
      <w:bookmarkEnd w:id="1128"/>
      <w:bookmarkEnd w:id="1129"/>
      <w:bookmarkEnd w:id="1130"/>
      <w:bookmarkEnd w:id="1131"/>
      <w:bookmarkEnd w:id="1132"/>
      <w:bookmarkEnd w:id="1133"/>
      <w:r>
        <w:t xml:space="preserve"> </w:t>
      </w:r>
    </w:p>
    <w:p w:rsidR="00515D3B" w:rsidRPr="00F82D24" w:rsidRDefault="00515D3B" w:rsidP="002B2C8A">
      <w:r>
        <w:t xml:space="preserve">As a test of concept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The lib file is integrated into the environment of the C++ dll project and thus</w:t>
      </w:r>
      <w:r w:rsidR="00213E3D">
        <w:t>,</w:t>
      </w:r>
      <w:r>
        <w:t xml:space="preserve"> creating the object </w:t>
      </w:r>
      <w:r>
        <w:rPr>
          <w:rFonts w:ascii="Consolas" w:hAnsi="Consolas" w:cs="Consolas"/>
          <w:sz w:val="19"/>
          <w:szCs w:val="19"/>
        </w:rPr>
        <w:t xml:space="preserve">CryptoPP::Rabin </w:t>
      </w:r>
      <w:proofErr w:type="gramStart"/>
      <w:r>
        <w:rPr>
          <w:rFonts w:ascii="Consolas" w:hAnsi="Consolas" w:cs="Consolas"/>
          <w:sz w:val="19"/>
          <w:szCs w:val="19"/>
        </w:rPr>
        <w:t>rb</w:t>
      </w:r>
      <w:proofErr w:type="gramEnd"/>
      <w:r>
        <w:rPr>
          <w:rFonts w:ascii="Consolas" w:hAnsi="Consolas" w:cs="Consolas"/>
          <w:sz w:val="19"/>
          <w:szCs w:val="19"/>
        </w:rPr>
        <w:t xml:space="preserve">; </w:t>
      </w:r>
      <w:r w:rsidRPr="00381813">
        <w:t>is possible.</w:t>
      </w:r>
      <w:r>
        <w:t xml:space="preserve"> The dll </w:t>
      </w:r>
      <w:r w:rsidRPr="005D1F35">
        <w:t>JavaInterface.dll</w:t>
      </w:r>
      <w:r>
        <w:t xml:space="preserve"> is built and the java file loads it by the call: </w:t>
      </w:r>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proofErr w:type="gramEnd"/>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proofErr w:type="gramStart"/>
      <w:r>
        <w:rPr>
          <w:rFonts w:ascii="Courier New" w:hAnsi="Courier New" w:cs="Courier New"/>
          <w:color w:val="000000"/>
          <w:sz w:val="20"/>
          <w:szCs w:val="20"/>
        </w:rPr>
        <w:t>jc.loadRabinName(</w:t>
      </w:r>
      <w:proofErr w:type="gramEnd"/>
      <w:r>
        <w:rPr>
          <w:rFonts w:ascii="Courier New" w:hAnsi="Courier New" w:cs="Courier New"/>
          <w:color w:val="000000"/>
          <w:sz w:val="20"/>
          <w:szCs w:val="20"/>
        </w:rPr>
        <w:t>);</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JNIEXPORT jstring JNICALL Java_JavaCryptopp_loadRabinName</w:t>
      </w:r>
    </w:p>
    <w:p w:rsidR="00515D3B" w:rsidRDefault="00515D3B" w:rsidP="00E503B0">
      <w:r>
        <w:rPr>
          <w:rFonts w:ascii="Consolas" w:hAnsi="Consolas" w:cs="Consolas"/>
          <w:sz w:val="19"/>
          <w:szCs w:val="19"/>
        </w:rPr>
        <w:t xml:space="preserve">  </w:t>
      </w:r>
      <w:proofErr w:type="gramStart"/>
      <w:r>
        <w:rPr>
          <w:rFonts w:ascii="Consolas" w:hAnsi="Consolas" w:cs="Consolas"/>
          <w:sz w:val="19"/>
          <w:szCs w:val="19"/>
        </w:rPr>
        <w:t xml:space="preserve">(JNIEnv *env, jobject) </w:t>
      </w:r>
      <w:r>
        <w:t>in the dll.</w:t>
      </w:r>
      <w:proofErr w:type="gramEnd"/>
      <w:r>
        <w:t xml:space="preserve"> This function simply returns the string from the native function </w:t>
      </w:r>
      <w:proofErr w:type="gramStart"/>
      <w:r>
        <w:rPr>
          <w:rFonts w:ascii="Consolas" w:hAnsi="Consolas" w:cs="Consolas"/>
          <w:sz w:val="19"/>
          <w:szCs w:val="19"/>
        </w:rPr>
        <w:t>StaticAlgorithmName(</w:t>
      </w:r>
      <w:proofErr w:type="gramEnd"/>
      <w:r>
        <w:rPr>
          <w:rFonts w:ascii="Consolas" w:hAnsi="Consolas" w:cs="Consolas"/>
          <w:sz w:val="19"/>
          <w:szCs w:val="19"/>
        </w:rPr>
        <w:t>)</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w:t>
      </w:r>
      <w:proofErr w:type="gramStart"/>
      <w:r>
        <w:rPr>
          <w:rFonts w:ascii="Consolas" w:hAnsi="Consolas" w:cs="Consolas"/>
          <w:sz w:val="19"/>
          <w:szCs w:val="19"/>
        </w:rPr>
        <w:t>StaticAlgorithmName(</w:t>
      </w:r>
      <w:proofErr w:type="gram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 xml:space="preserve">String str = </w:t>
      </w:r>
      <w:proofErr w:type="gramStart"/>
      <w:r>
        <w:rPr>
          <w:rFonts w:ascii="Courier New" w:hAnsi="Courier New" w:cs="Courier New"/>
          <w:color w:val="000000"/>
          <w:sz w:val="20"/>
          <w:szCs w:val="20"/>
        </w:rPr>
        <w:t>jc.loadRabinName(</w:t>
      </w:r>
      <w:proofErr w:type="gramEnd"/>
      <w:r>
        <w:rPr>
          <w:rFonts w:ascii="Courier New" w:hAnsi="Courier New" w:cs="Courier New"/>
          <w:color w:val="000000"/>
          <w:sz w:val="20"/>
          <w:szCs w:val="20"/>
        </w:rPr>
        <w:t>);</w:t>
      </w:r>
    </w:p>
    <w:p w:rsidR="00515D3B" w:rsidRDefault="00515D3B" w:rsidP="00E503B0">
      <w:pPr>
        <w:rPr>
          <w:rFonts w:ascii="Courier New" w:hAnsi="Courier New" w:cs="Courier New"/>
          <w:sz w:val="20"/>
          <w:szCs w:val="20"/>
        </w:rPr>
      </w:pPr>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gramEnd"/>
      <w:r>
        <w:rPr>
          <w:rFonts w:ascii="Courier New" w:hAnsi="Courier New" w:cs="Courier New"/>
          <w:color w:val="000000"/>
          <w:sz w:val="20"/>
          <w:szCs w:val="20"/>
        </w:rPr>
        <w:t>str);</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Only functions that are converted in the dll can be called from Java. Hopefully as the project progresses more and more functionality will be added to the dll and dll's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AF7C23">
      <w:pPr>
        <w:numPr>
          <w:ilvl w:val="0"/>
          <w:numId w:val="5"/>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AD7757" w:rsidP="00E503B0">
      <w:pPr>
        <w:ind w:left="708"/>
        <w:rPr>
          <w:rFonts w:ascii="Courier New" w:hAnsi="Courier New" w:cs="Courier New"/>
          <w:color w:val="000000"/>
          <w:sz w:val="20"/>
          <w:szCs w:val="20"/>
        </w:rPr>
      </w:pPr>
      <w:r>
        <w:rPr>
          <w:noProof/>
          <w:lang w:val="en-GB" w:eastAsia="en-GB"/>
        </w:rPr>
        <w:pict>
          <v:rect id="Rectangle 48" o:spid="_x0000_s1118" style="position:absolute;left:0;text-align:left;margin-left:34.15pt;margin-top:2.85pt;width:385.15pt;height:156.1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E503B0" w:rsidRDefault="00E503B0" w:rsidP="00E503B0">
      <w:pPr>
        <w:ind w:left="708"/>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jc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highlight w:val="lightGray"/>
        </w:rPr>
        <w:t>JavaCryptopp</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str = </w:t>
      </w:r>
      <w:proofErr w:type="gramStart"/>
      <w:r>
        <w:rPr>
          <w:rFonts w:ascii="Courier New" w:hAnsi="Courier New" w:cs="Courier New"/>
          <w:color w:val="000000"/>
          <w:sz w:val="20"/>
          <w:szCs w:val="20"/>
        </w:rPr>
        <w:t>jc.loadRabinName(</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gramEnd"/>
      <w:r>
        <w:rPr>
          <w:rFonts w:ascii="Courier New" w:hAnsi="Courier New" w:cs="Courier New"/>
          <w:color w:val="000000"/>
          <w:sz w:val="20"/>
          <w:szCs w:val="20"/>
        </w:rPr>
        <w:t>str);</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static</w:t>
      </w:r>
      <w:proofErr w:type="gram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proofErr w:type="gramEnd"/>
      <w:r>
        <w:rPr>
          <w:rFonts w:ascii="Courier New" w:hAnsi="Courier New" w:cs="Courier New"/>
          <w:color w:val="2A00FF"/>
          <w:sz w:val="20"/>
          <w:szCs w:val="20"/>
        </w:rPr>
        <w:t>"JavaInterface"</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0D6ECE" w:rsidRDefault="000D6ECE" w:rsidP="00E503B0">
      <w:pPr>
        <w:ind w:left="708"/>
      </w:pPr>
    </w:p>
    <w:p w:rsidR="000D6ECE" w:rsidRDefault="000D6ECE" w:rsidP="000D6ECE">
      <w:pPr>
        <w:numPr>
          <w:ilvl w:val="0"/>
          <w:numId w:val="5"/>
        </w:numPr>
      </w:pPr>
      <w:r>
        <w:t>C++ dll</w:t>
      </w:r>
    </w:p>
    <w:p w:rsidR="000D6ECE" w:rsidRDefault="000D6ECE" w:rsidP="000D6ECE">
      <w:pPr>
        <w:ind w:left="708"/>
      </w:pPr>
      <w:r w:rsidRPr="008C6912">
        <w:rPr>
          <w:rFonts w:ascii="Courier New" w:hAnsi="Courier New" w:cs="Courier New"/>
          <w:color w:val="000000"/>
          <w:sz w:val="20"/>
          <w:szCs w:val="20"/>
        </w:rPr>
        <w:t>JavaInterface.</w:t>
      </w:r>
      <w:r>
        <w:rPr>
          <w:rFonts w:ascii="Courier New" w:hAnsi="Courier New" w:cs="Courier New"/>
          <w:color w:val="000000"/>
          <w:sz w:val="20"/>
          <w:szCs w:val="20"/>
        </w:rPr>
        <w:t>h</w:t>
      </w:r>
    </w:p>
    <w:p w:rsidR="00CD310C" w:rsidRDefault="00CD310C" w:rsidP="000D6ECE">
      <w:pPr>
        <w:ind w:left="708"/>
      </w:pPr>
    </w:p>
    <w:p w:rsidR="00AA7A5A" w:rsidRDefault="00AD7757" w:rsidP="000D6ECE">
      <w:pPr>
        <w:ind w:left="708"/>
      </w:pPr>
      <w:r>
        <w:rPr>
          <w:rFonts w:ascii="Consolas" w:hAnsi="Consolas" w:cs="Consolas"/>
          <w:color w:val="0000FF"/>
          <w:sz w:val="19"/>
          <w:szCs w:val="19"/>
        </w:rPr>
        <w:pict>
          <v:rect id="_x0000_s1140" style="position:absolute;left:0;text-align:left;margin-left:18.65pt;margin-top:7.3pt;width:385.15pt;height:275.55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lastRenderedPageBreak/>
        <w:t>/* DO NOT EDIT THIS FILE - it is machine generated */</w:t>
      </w:r>
    </w:p>
    <w:p w:rsidR="00AA7A5A" w:rsidRPr="00CD310C" w:rsidRDefault="00AA7A5A" w:rsidP="00AA7A5A">
      <w:pPr>
        <w:ind w:left="708"/>
        <w:rPr>
          <w:rFonts w:ascii="Consolas" w:hAnsi="Consolas" w:cs="Consolas"/>
          <w:color w:val="A31515"/>
          <w:sz w:val="19"/>
          <w:szCs w:val="19"/>
        </w:rPr>
      </w:pPr>
      <w:r w:rsidRPr="00CD310C">
        <w:rPr>
          <w:rFonts w:ascii="Consolas" w:hAnsi="Consolas" w:cs="Consolas"/>
          <w:color w:val="0000FF"/>
          <w:sz w:val="19"/>
          <w:szCs w:val="19"/>
        </w:rPr>
        <w:t xml:space="preserve">#include </w:t>
      </w:r>
      <w:r w:rsidRPr="00CD310C">
        <w:rPr>
          <w:rFonts w:ascii="Consolas" w:hAnsi="Consolas" w:cs="Consolas"/>
          <w:color w:val="A31515"/>
          <w:sz w:val="19"/>
          <w:szCs w:val="19"/>
        </w:rPr>
        <w:t>&lt;jni.h&gt;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Header for class JavaCryptopp */</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#ifndef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#define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proofErr w:type="gramStart"/>
      <w:r w:rsidRPr="00CD310C">
        <w:rPr>
          <w:rFonts w:ascii="Consolas" w:hAnsi="Consolas" w:cs="Consolas"/>
          <w:color w:val="0000FF"/>
          <w:sz w:val="19"/>
          <w:szCs w:val="19"/>
        </w:rPr>
        <w:t>extern</w:t>
      </w:r>
      <w:proofErr w:type="gramEnd"/>
      <w:r w:rsidRPr="00CD310C">
        <w:rPr>
          <w:rFonts w:ascii="Consolas" w:hAnsi="Consolas" w:cs="Consolas"/>
          <w:color w:val="0000FF"/>
          <w:sz w:val="19"/>
          <w:szCs w:val="19"/>
        </w:rPr>
        <w:t xml:space="preserve"> "C"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Class: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Method:    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Signature: (</w:t>
      </w:r>
      <w:proofErr w:type="gramStart"/>
      <w:r w:rsidRPr="00CD310C">
        <w:rPr>
          <w:rFonts w:ascii="Consolas" w:hAnsi="Consolas" w:cs="Consolas"/>
          <w:color w:val="0000FF"/>
          <w:sz w:val="19"/>
          <w:szCs w:val="19"/>
        </w:rPr>
        <w:t>)Ljava</w:t>
      </w:r>
      <w:proofErr w:type="gramEnd"/>
      <w:r w:rsidRPr="00CD310C">
        <w:rPr>
          <w:rFonts w:ascii="Consolas" w:hAnsi="Consolas" w:cs="Consolas"/>
          <w:color w:val="0000FF"/>
          <w:sz w:val="19"/>
          <w:szCs w:val="19"/>
        </w:rPr>
        <w:t>/lang/String;</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JNIEXPORT jstring JNICALL Java_JavaCryptopp_loadRabinName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(JNIEnv *, jobject);</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0D6ECE" w:rsidRDefault="000D6ECE" w:rsidP="000D6ECE">
      <w:pPr>
        <w:ind w:left="708"/>
      </w:pPr>
    </w:p>
    <w:p w:rsidR="000D6ECE" w:rsidRDefault="000D6ECE" w:rsidP="000D6ECE">
      <w:pPr>
        <w:ind w:left="708"/>
      </w:pPr>
      <w:r>
        <w:t>This file is generated using the javah tool. For an easy use a simple external tool should be defined in eclipse as follows.</w:t>
      </w:r>
    </w:p>
    <w:p w:rsidR="000D6ECE" w:rsidRDefault="000D6ECE" w:rsidP="000D6ECE">
      <w:r>
        <w:rPr>
          <w:noProof/>
        </w:rPr>
        <w:drawing>
          <wp:inline distT="0" distB="0" distL="0" distR="0" wp14:anchorId="17090A86" wp14:editId="50E58069">
            <wp:extent cx="6210935" cy="349322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p>
    <w:p w:rsidR="000D6ECE" w:rsidRDefault="000D6ECE" w:rsidP="00E503B0">
      <w:pPr>
        <w:ind w:left="708"/>
      </w:pPr>
    </w:p>
    <w:p w:rsidR="00C75861" w:rsidRDefault="000D6ECE" w:rsidP="00E503B0">
      <w:pPr>
        <w:ind w:left="708"/>
      </w:pPr>
      <w:r>
        <w:t>To generate the header file</w:t>
      </w:r>
      <w:r w:rsidR="00C75861">
        <w:t>, select the related java file and</w:t>
      </w:r>
      <w:r>
        <w:t xml:space="preserve"> run the javah</w:t>
      </w:r>
      <w:r w:rsidR="00C75861">
        <w:t xml:space="preserve"> external tool you have created as follows.</w:t>
      </w:r>
    </w:p>
    <w:p w:rsidR="00C75861" w:rsidRDefault="00C75861" w:rsidP="00E503B0">
      <w:pPr>
        <w:ind w:left="708"/>
      </w:pPr>
    </w:p>
    <w:p w:rsidR="00E503B0" w:rsidRDefault="00C75861" w:rsidP="00C75861">
      <w:r>
        <w:rPr>
          <w:noProof/>
        </w:rPr>
        <w:lastRenderedPageBreak/>
        <w:drawing>
          <wp:inline distT="0" distB="0" distL="0" distR="0" wp14:anchorId="0F7C0BCC" wp14:editId="24DD47CF">
            <wp:extent cx="6210935" cy="349322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r w:rsidR="00E503B0">
        <w:br w:type="page"/>
      </w:r>
    </w:p>
    <w:p w:rsidR="00E503B0" w:rsidRDefault="00E503B0" w:rsidP="00AF7C23">
      <w:pPr>
        <w:numPr>
          <w:ilvl w:val="0"/>
          <w:numId w:val="5"/>
        </w:numPr>
      </w:pPr>
      <w:r>
        <w:lastRenderedPageBreak/>
        <w:t>C++ dll</w:t>
      </w:r>
    </w:p>
    <w:p w:rsidR="00E503B0" w:rsidRDefault="00E503B0" w:rsidP="00E503B0">
      <w:pPr>
        <w:ind w:left="708"/>
      </w:pPr>
      <w:r w:rsidRPr="008C6912">
        <w:rPr>
          <w:rFonts w:ascii="Courier New" w:hAnsi="Courier New" w:cs="Courier New"/>
          <w:color w:val="000000"/>
          <w:sz w:val="20"/>
          <w:szCs w:val="20"/>
        </w:rPr>
        <w:t>JavaInterface.cpp</w:t>
      </w:r>
    </w:p>
    <w:p w:rsidR="00E503B0" w:rsidRDefault="00AD7757" w:rsidP="00E503B0">
      <w:pPr>
        <w:ind w:left="708"/>
      </w:pPr>
      <w:r>
        <w:rPr>
          <w:noProof/>
          <w:lang w:val="en-GB" w:eastAsia="en-GB"/>
        </w:rPr>
        <w:pict>
          <v:rect id="Rectangle 50" o:spid="_x0000_s1117" style="position:absolute;left:0;text-align:left;margin-left:34.5pt;margin-top:12.75pt;width:427.9pt;height:337.8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JavaInterface.cpp :</w:t>
      </w:r>
      <w:proofErr w:type="gramEnd"/>
      <w:r>
        <w:rPr>
          <w:rFonts w:ascii="Consolas" w:hAnsi="Consolas" w:cs="Consolas"/>
          <w:color w:val="008000"/>
          <w:sz w:val="19"/>
          <w:szCs w:val="19"/>
        </w:rPr>
        <w:t xml:space="preserve">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"jni.h"</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"filter.h"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"rabin.h"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"JavaCryptopp.h"</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w:t>
      </w:r>
      <w:proofErr w:type="gramStart"/>
      <w:r>
        <w:rPr>
          <w:rFonts w:ascii="Consolas" w:hAnsi="Consolas" w:cs="Consolas"/>
          <w:sz w:val="19"/>
          <w:szCs w:val="19"/>
        </w:rPr>
        <w:t>DllMain(</w:t>
      </w:r>
      <w:proofErr w:type="gramEnd"/>
      <w:r>
        <w:rPr>
          <w:rFonts w:ascii="Consolas" w:hAnsi="Consolas" w:cs="Consolas"/>
          <w:sz w:val="19"/>
          <w:szCs w:val="19"/>
        </w:rPr>
        <w:t xml:space="preserve"> HANDLE hModule,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DWORD  ul</w:t>
      </w:r>
      <w:proofErr w:type="gramEnd"/>
      <w:r>
        <w:rPr>
          <w:rFonts w:ascii="Consolas" w:hAnsi="Consolas" w:cs="Consolas"/>
          <w:sz w:val="19"/>
          <w:szCs w:val="19"/>
        </w:rPr>
        <w:t xml:space="preserve">_reason_for_call,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lpReserved</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JNIEXPORT jstring JNICALL Java_JavaCryptopp_loadRabinName</w:t>
      </w:r>
    </w:p>
    <w:p w:rsidR="00E503B0" w:rsidRDefault="00E503B0" w:rsidP="00E503B0">
      <w:pPr>
        <w:ind w:left="708"/>
        <w:rPr>
          <w:rFonts w:ascii="Consolas" w:hAnsi="Consolas" w:cs="Consolas"/>
          <w:sz w:val="19"/>
          <w:szCs w:val="19"/>
        </w:rPr>
      </w:pPr>
      <w:r>
        <w:rPr>
          <w:rFonts w:ascii="Consolas" w:hAnsi="Consolas" w:cs="Consolas"/>
          <w:sz w:val="19"/>
          <w:szCs w:val="19"/>
        </w:rPr>
        <w:t xml:space="preserve">  (JNIEnv *env, jobject)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t xml:space="preserve">CryptoPP::Rabin </w:t>
      </w:r>
      <w:proofErr w:type="gramStart"/>
      <w:r>
        <w:rPr>
          <w:rFonts w:ascii="Consolas" w:hAnsi="Consolas" w:cs="Consolas"/>
          <w:sz w:val="19"/>
          <w:szCs w:val="19"/>
        </w:rPr>
        <w:t>rb</w:t>
      </w:r>
      <w:proofErr w:type="gram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ls = rb.StaticAlgorithmName();</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env-&gt;NewStringUTF(ls.c_str());</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AF7C23">
      <w:pPr>
        <w:numPr>
          <w:ilvl w:val="0"/>
          <w:numId w:val="4"/>
        </w:numPr>
      </w:pPr>
      <w:r>
        <w:t>Crypto++ related code in file:</w:t>
      </w:r>
    </w:p>
    <w:p w:rsidR="00E503B0" w:rsidRDefault="00E503B0" w:rsidP="00E503B0">
      <w:pPr>
        <w:ind w:left="708"/>
      </w:pPr>
    </w:p>
    <w:p w:rsidR="00A12B98" w:rsidRDefault="00A12B98" w:rsidP="00E503B0">
      <w:pPr>
        <w:ind w:left="708"/>
        <w:rPr>
          <w:rFonts w:ascii="Courier New" w:hAnsi="Courier New" w:cs="Courier New"/>
          <w:color w:val="000000"/>
          <w:sz w:val="20"/>
          <w:szCs w:val="20"/>
        </w:rPr>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AD7757" w:rsidP="00E503B0">
      <w:pPr>
        <w:ind w:left="708"/>
      </w:pPr>
      <w:r>
        <w:rPr>
          <w:noProof/>
          <w:lang w:val="en-GB" w:eastAsia="en-GB"/>
        </w:rPr>
        <w:pict>
          <v:rect id="Rectangle 49" o:spid="_x0000_s1116" style="position:absolute;left:0;text-align:left;margin-left:34.5pt;margin-top:10.1pt;width:427.9pt;height:97.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proofErr w:type="gramStart"/>
      <w:r>
        <w:rPr>
          <w:rFonts w:ascii="Consolas" w:hAnsi="Consolas" w:cs="Consolas"/>
          <w:color w:val="0000FF"/>
          <w:sz w:val="19"/>
          <w:szCs w:val="19"/>
        </w:rPr>
        <w:t>struct</w:t>
      </w:r>
      <w:proofErr w:type="gramEnd"/>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static</w:t>
      </w:r>
      <w:proofErr w:type="gramEnd"/>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typedef</w:t>
      </w:r>
      <w:proofErr w:type="gramEnd"/>
      <w:r>
        <w:rPr>
          <w:rFonts w:ascii="Consolas" w:hAnsi="Consolas" w:cs="Consolas"/>
          <w:sz w:val="19"/>
          <w:szCs w:val="19"/>
        </w:rPr>
        <w:t xml:space="preserve"> RabinFunction PublicKey;</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typedef</w:t>
      </w:r>
      <w:proofErr w:type="gramEnd"/>
      <w:r>
        <w:rPr>
          <w:rFonts w:ascii="Consolas" w:hAnsi="Consolas" w:cs="Consolas"/>
          <w:sz w:val="19"/>
          <w:szCs w:val="19"/>
        </w:rPr>
        <w:t xml:space="preserve"> InvertibleRabinFunction PrivateKey;</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E503B0" w:rsidRPr="00932837" w:rsidRDefault="00E503B0" w:rsidP="00E503B0"/>
    <w:p w:rsidR="00AD5EAE" w:rsidRPr="00AD5EAE" w:rsidRDefault="00AD5EAE" w:rsidP="008B01FE">
      <w:pPr>
        <w:pStyle w:val="ListParagraph"/>
        <w:keepNext/>
        <w:keepLines/>
        <w:numPr>
          <w:ilvl w:val="1"/>
          <w:numId w:val="52"/>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134" w:name="_Toc298923989"/>
      <w:bookmarkStart w:id="1135" w:name="_Toc301769220"/>
      <w:bookmarkStart w:id="1136" w:name="_Toc305321056"/>
      <w:bookmarkStart w:id="1137" w:name="_Toc305321186"/>
      <w:bookmarkStart w:id="1138" w:name="_Toc305321316"/>
      <w:bookmarkStart w:id="1139" w:name="_Toc305321520"/>
      <w:bookmarkStart w:id="1140" w:name="_Toc277840092"/>
      <w:bookmarkStart w:id="1141" w:name="_Toc277840445"/>
      <w:bookmarkStart w:id="1142" w:name="_Toc277840502"/>
      <w:bookmarkStart w:id="1143" w:name="_Toc277840648"/>
      <w:bookmarkStart w:id="1144" w:name="_Toc277840694"/>
      <w:bookmarkStart w:id="1145" w:name="_Toc277840856"/>
      <w:bookmarkStart w:id="1146" w:name="_Toc305323528"/>
      <w:bookmarkStart w:id="1147" w:name="_Toc305323702"/>
      <w:bookmarkStart w:id="1148" w:name="_Toc305323878"/>
      <w:bookmarkEnd w:id="172"/>
      <w:bookmarkEnd w:id="173"/>
      <w:bookmarkEnd w:id="174"/>
      <w:bookmarkEnd w:id="175"/>
      <w:bookmarkEnd w:id="1134"/>
      <w:bookmarkEnd w:id="1135"/>
      <w:bookmarkEnd w:id="1136"/>
      <w:bookmarkEnd w:id="1137"/>
      <w:bookmarkEnd w:id="1138"/>
      <w:bookmarkEnd w:id="1139"/>
      <w:bookmarkEnd w:id="1146"/>
      <w:bookmarkEnd w:id="1147"/>
      <w:bookmarkEnd w:id="1148"/>
    </w:p>
    <w:p w:rsidR="00AD5EAE" w:rsidRPr="00AD5EAE" w:rsidRDefault="00AD5EAE" w:rsidP="008B01FE">
      <w:pPr>
        <w:pStyle w:val="ListParagraph"/>
        <w:keepNext/>
        <w:keepLines/>
        <w:numPr>
          <w:ilvl w:val="1"/>
          <w:numId w:val="52"/>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149" w:name="_Toc298923990"/>
      <w:bookmarkStart w:id="1150" w:name="_Toc301769221"/>
      <w:bookmarkStart w:id="1151" w:name="_Toc305321057"/>
      <w:bookmarkStart w:id="1152" w:name="_Toc305321187"/>
      <w:bookmarkStart w:id="1153" w:name="_Toc305321317"/>
      <w:bookmarkStart w:id="1154" w:name="_Toc305321521"/>
      <w:bookmarkStart w:id="1155" w:name="_Toc305323529"/>
      <w:bookmarkStart w:id="1156" w:name="_Toc305323703"/>
      <w:bookmarkStart w:id="1157" w:name="_Toc305323879"/>
      <w:bookmarkEnd w:id="1149"/>
      <w:bookmarkEnd w:id="1150"/>
      <w:bookmarkEnd w:id="1151"/>
      <w:bookmarkEnd w:id="1152"/>
      <w:bookmarkEnd w:id="1153"/>
      <w:bookmarkEnd w:id="1154"/>
      <w:bookmarkEnd w:id="1155"/>
      <w:bookmarkEnd w:id="1156"/>
      <w:bookmarkEnd w:id="1157"/>
    </w:p>
    <w:p w:rsidR="00977590" w:rsidRDefault="00977590" w:rsidP="008B01FE">
      <w:pPr>
        <w:pStyle w:val="Heading2"/>
        <w:numPr>
          <w:ilvl w:val="1"/>
          <w:numId w:val="52"/>
        </w:numPr>
        <w:ind w:left="375"/>
      </w:pPr>
      <w:bookmarkStart w:id="1158" w:name="_Toc305323880"/>
      <w:r>
        <w:t>C++ JNI dll high level design</w:t>
      </w:r>
      <w:bookmarkEnd w:id="1158"/>
    </w:p>
    <w:p w:rsidR="00977590" w:rsidRDefault="00E420D3" w:rsidP="00E420D3">
      <w:pPr>
        <w:rPr>
          <w:lang w:eastAsia="en-GB"/>
        </w:rPr>
      </w:pPr>
      <w:r>
        <w:rPr>
          <w:lang w:eastAsia="en-GB"/>
        </w:rPr>
        <w:t>We will have a single dll component divided</w:t>
      </w:r>
      <w:r w:rsidR="00977590">
        <w:rPr>
          <w:lang w:eastAsia="en-GB"/>
        </w:rPr>
        <w:t xml:space="preserve"> into files. Each cpp and h file will be devoted to one related </w:t>
      </w:r>
      <w:r>
        <w:rPr>
          <w:lang w:eastAsia="en-GB"/>
        </w:rPr>
        <w:t xml:space="preserve">java </w:t>
      </w:r>
      <w:r w:rsidR="00977590">
        <w:rPr>
          <w:lang w:eastAsia="en-GB"/>
        </w:rPr>
        <w:t>family/general interface</w:t>
      </w:r>
      <w:r>
        <w:rPr>
          <w:lang w:eastAsia="en-GB"/>
        </w:rPr>
        <w:t>, such as CollissionResistantHash and TrapdoorPermutation</w:t>
      </w:r>
      <w:r w:rsidR="00977590">
        <w:rPr>
          <w:lang w:eastAsia="en-GB"/>
        </w:rPr>
        <w:t xml:space="preserve">. </w:t>
      </w:r>
      <w:r w:rsidR="00977590">
        <w:rPr>
          <w:lang w:eastAsia="en-GB"/>
        </w:rPr>
        <w:lastRenderedPageBreak/>
        <w:t xml:space="preserve">Only functions that are related to a specific family will be in these files. We will also have a general file containing functions that can be used from </w:t>
      </w:r>
      <w:r>
        <w:rPr>
          <w:lang w:eastAsia="en-GB"/>
        </w:rPr>
        <w:t xml:space="preserve">all the </w:t>
      </w:r>
      <w:r w:rsidR="00977590">
        <w:rPr>
          <w:lang w:eastAsia="en-GB"/>
        </w:rPr>
        <w:t>family file</w:t>
      </w:r>
      <w:r>
        <w:rPr>
          <w:lang w:eastAsia="en-GB"/>
        </w:rPr>
        <w:t>s</w:t>
      </w:r>
      <w:r w:rsidR="00977590">
        <w:rPr>
          <w:lang w:eastAsia="en-GB"/>
        </w:rPr>
        <w:t>.</w:t>
      </w:r>
    </w:p>
    <w:p w:rsidR="00927B8C" w:rsidRPr="00977590" w:rsidRDefault="00927B8C" w:rsidP="00927B8C">
      <w:pPr>
        <w:rPr>
          <w:lang w:eastAsia="en-GB"/>
        </w:rPr>
      </w:pPr>
      <w:r>
        <w:rPr>
          <w:lang w:eastAsia="en-GB"/>
        </w:rPr>
        <w:t xml:space="preserve">When possible we will have one wrapper abstract class in our java project for each family. This abstract file will be the base class for the concrete implementations of the family algorithms. </w:t>
      </w:r>
      <w:r w:rsidR="00E420D3">
        <w:rPr>
          <w:lang w:eastAsia="en-GB"/>
        </w:rPr>
        <w:t>Hopefully</w:t>
      </w:r>
      <w:r>
        <w:rPr>
          <w:lang w:eastAsia="en-GB"/>
        </w:rPr>
        <w:t xml:space="preserve"> the only file defining the native functions will be the family abstract class. This depends strongly on the implementation of the underlying native library. If the native library is well object oriented designed, where all the concrete algorithms have the same base class implementing the same functions this will be possible. For such am example see </w:t>
      </w:r>
      <w:hyperlink w:anchor="_Wrapper_for_Hash" w:history="1">
        <w:r w:rsidRPr="00927B8C">
          <w:rPr>
            <w:rStyle w:val="Hyperlink"/>
            <w:lang w:eastAsia="en-GB"/>
          </w:rPr>
          <w:t>#Wrapper for Hash functions in Crypto++</w:t>
        </w:r>
      </w:hyperlink>
      <w:r>
        <w:rPr>
          <w:lang w:eastAsia="en-GB"/>
        </w:rPr>
        <w:t>.</w:t>
      </w:r>
    </w:p>
    <w:p w:rsidR="00E25034" w:rsidRDefault="00E25034">
      <w:pPr>
        <w:autoSpaceDE/>
        <w:autoSpaceDN/>
        <w:adjustRightInd/>
      </w:pPr>
      <w:r>
        <w:rPr>
          <w:b/>
          <w:bCs/>
        </w:rPr>
        <w:br w:type="page"/>
      </w:r>
    </w:p>
    <w:p w:rsidR="00BC410A" w:rsidRDefault="00BC410A" w:rsidP="008B01FE">
      <w:pPr>
        <w:pStyle w:val="Heading1"/>
        <w:numPr>
          <w:ilvl w:val="0"/>
          <w:numId w:val="35"/>
        </w:numPr>
        <w:tabs>
          <w:tab w:val="left" w:pos="1134"/>
        </w:tabs>
        <w:ind w:left="284" w:hanging="284"/>
      </w:pPr>
      <w:bookmarkStart w:id="1159" w:name="_Toc277840093"/>
      <w:bookmarkStart w:id="1160" w:name="_Toc277840446"/>
      <w:bookmarkStart w:id="1161" w:name="_Toc277840503"/>
      <w:bookmarkStart w:id="1162" w:name="_Toc277840649"/>
      <w:bookmarkStart w:id="1163" w:name="_Toc277840695"/>
      <w:bookmarkStart w:id="1164" w:name="_Toc277840857"/>
      <w:bookmarkStart w:id="1165" w:name="_Toc305323881"/>
      <w:bookmarkEnd w:id="1140"/>
      <w:bookmarkEnd w:id="1141"/>
      <w:bookmarkEnd w:id="1142"/>
      <w:bookmarkEnd w:id="1143"/>
      <w:bookmarkEnd w:id="1144"/>
      <w:bookmarkEnd w:id="1145"/>
      <w:r>
        <w:lastRenderedPageBreak/>
        <w:t>Performance</w:t>
      </w:r>
      <w:bookmarkEnd w:id="1165"/>
    </w:p>
    <w:p w:rsidR="00BC410A" w:rsidRPr="00DB3BDA" w:rsidRDefault="00BC410A" w:rsidP="001E79E8">
      <w:pPr>
        <w:ind w:left="709"/>
      </w:pPr>
      <w:r>
        <w:t>In some cases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8B01FE">
      <w:pPr>
        <w:pStyle w:val="Heading1"/>
        <w:numPr>
          <w:ilvl w:val="0"/>
          <w:numId w:val="35"/>
        </w:numPr>
        <w:tabs>
          <w:tab w:val="left" w:pos="1134"/>
        </w:tabs>
        <w:ind w:left="284" w:hanging="284"/>
      </w:pPr>
      <w:bookmarkStart w:id="1166" w:name="_Toc305323882"/>
      <w:r>
        <w:t>Multi-Platform Issues</w:t>
      </w:r>
      <w:bookmarkEnd w:id="1159"/>
      <w:bookmarkEnd w:id="1160"/>
      <w:bookmarkEnd w:id="1161"/>
      <w:bookmarkEnd w:id="1162"/>
      <w:bookmarkEnd w:id="1163"/>
      <w:bookmarkEnd w:id="1164"/>
      <w:bookmarkEnd w:id="1166"/>
    </w:p>
    <w:p w:rsidR="00515D3B" w:rsidRDefault="00515D3B" w:rsidP="00463E91">
      <w:pPr>
        <w:ind w:left="709"/>
      </w:pPr>
      <w:r>
        <w:t>We would like the program to run on different platforms. Thus</w:t>
      </w:r>
      <w:r w:rsidR="001E79E8">
        <w:t>,</w:t>
      </w:r>
      <w:r w:rsidR="00F92805">
        <w:t xml:space="preserve"> implementation is done in J</w:t>
      </w:r>
      <w:r>
        <w:t>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D51C93" w:rsidRPr="00D51C93" w:rsidRDefault="00515D3B" w:rsidP="00D51C93">
      <w:pPr>
        <w:ind w:left="709"/>
      </w:pPr>
      <w:r>
        <w:t>The other option is to build a version for each platform. This means that the integrated used package is buil</w:t>
      </w:r>
      <w:r w:rsidR="00F92805">
        <w:t>t</w:t>
      </w:r>
      <w:r>
        <w:t xml:space="preserve"> for each platform separately and we keep a version for each platform.</w:t>
      </w:r>
      <w:r w:rsidR="00D51C93">
        <w:t xml:space="preserve"> </w:t>
      </w:r>
      <w:r w:rsidR="00D51C93" w:rsidRPr="00D51C93">
        <w:t>The second option is preferable. We can decide what our priorities are, but something in Linux would also be good to have.</w:t>
      </w:r>
    </w:p>
    <w:p w:rsidR="00515D3B" w:rsidRPr="00CF7E06" w:rsidRDefault="00515D3B" w:rsidP="00F92805">
      <w:pPr>
        <w:ind w:left="709"/>
      </w:pPr>
    </w:p>
    <w:p w:rsidR="00515D3B" w:rsidRPr="00CF7E06" w:rsidRDefault="00515D3B" w:rsidP="00515D3B"/>
    <w:p w:rsidR="00515D3B" w:rsidRDefault="00515D3B" w:rsidP="008B01FE">
      <w:pPr>
        <w:pStyle w:val="Heading1"/>
        <w:numPr>
          <w:ilvl w:val="0"/>
          <w:numId w:val="35"/>
        </w:numPr>
        <w:tabs>
          <w:tab w:val="left" w:pos="1134"/>
        </w:tabs>
        <w:ind w:left="284" w:hanging="284"/>
      </w:pPr>
      <w:bookmarkStart w:id="1167" w:name="_Toc277840094"/>
      <w:bookmarkStart w:id="1168" w:name="_Toc277840447"/>
      <w:bookmarkStart w:id="1169" w:name="_Toc277840504"/>
      <w:bookmarkStart w:id="1170" w:name="_Toc277840650"/>
      <w:bookmarkStart w:id="1171" w:name="_Toc277840696"/>
      <w:bookmarkStart w:id="1172" w:name="_Toc277840858"/>
      <w:bookmarkStart w:id="1173" w:name="_Toc305323883"/>
      <w:r>
        <w:t>Backward-Compatibility</w:t>
      </w:r>
      <w:bookmarkEnd w:id="1167"/>
      <w:bookmarkEnd w:id="1168"/>
      <w:bookmarkEnd w:id="1169"/>
      <w:bookmarkEnd w:id="1170"/>
      <w:bookmarkEnd w:id="1171"/>
      <w:bookmarkEnd w:id="1172"/>
      <w:bookmarkEnd w:id="1173"/>
    </w:p>
    <w:p w:rsidR="00515D3B" w:rsidRPr="00CC2271" w:rsidRDefault="00515D3B" w:rsidP="008B01FE">
      <w:pPr>
        <w:pStyle w:val="Heading1"/>
        <w:numPr>
          <w:ilvl w:val="0"/>
          <w:numId w:val="35"/>
        </w:numPr>
        <w:tabs>
          <w:tab w:val="left" w:pos="1134"/>
        </w:tabs>
        <w:ind w:left="284" w:hanging="284"/>
      </w:pPr>
      <w:bookmarkStart w:id="1174" w:name="_Toc277840095"/>
      <w:bookmarkStart w:id="1175" w:name="_Toc277840448"/>
      <w:bookmarkStart w:id="1176" w:name="_Toc277840505"/>
      <w:bookmarkStart w:id="1177" w:name="_Toc277840651"/>
      <w:bookmarkStart w:id="1178" w:name="_Toc277840697"/>
      <w:bookmarkStart w:id="1179" w:name="_Toc277840859"/>
      <w:bookmarkStart w:id="1180" w:name="_Toc305323884"/>
      <w:r>
        <w:t>Benchmarking</w:t>
      </w:r>
      <w:bookmarkEnd w:id="1174"/>
      <w:bookmarkEnd w:id="1175"/>
      <w:bookmarkEnd w:id="1176"/>
      <w:bookmarkEnd w:id="1177"/>
      <w:bookmarkEnd w:id="1178"/>
      <w:bookmarkEnd w:id="1179"/>
      <w:bookmarkEnd w:id="1180"/>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firstRow="1" w:lastRow="0" w:firstColumn="1" w:lastColumn="0" w:noHBand="0" w:noVBand="1"/>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lastRenderedPageBreak/>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8B01FE">
      <w:pPr>
        <w:pStyle w:val="Heading1"/>
        <w:numPr>
          <w:ilvl w:val="0"/>
          <w:numId w:val="35"/>
        </w:numPr>
        <w:tabs>
          <w:tab w:val="left" w:pos="1134"/>
        </w:tabs>
        <w:ind w:left="284" w:hanging="284"/>
      </w:pPr>
      <w:bookmarkStart w:id="1181" w:name="_Open_Issues"/>
      <w:bookmarkStart w:id="1182" w:name="_Toc277840096"/>
      <w:bookmarkStart w:id="1183" w:name="_Toc277840449"/>
      <w:bookmarkStart w:id="1184" w:name="_Toc277840506"/>
      <w:bookmarkStart w:id="1185" w:name="_Toc277840652"/>
      <w:bookmarkStart w:id="1186" w:name="_Toc277840698"/>
      <w:bookmarkStart w:id="1187" w:name="_Toc277840860"/>
      <w:bookmarkStart w:id="1188" w:name="_Toc305323885"/>
      <w:bookmarkEnd w:id="1181"/>
      <w:r>
        <w:t>Open Issues</w:t>
      </w:r>
      <w:bookmarkEnd w:id="1182"/>
      <w:bookmarkEnd w:id="1183"/>
      <w:bookmarkEnd w:id="1184"/>
      <w:bookmarkEnd w:id="1185"/>
      <w:bookmarkEnd w:id="1186"/>
      <w:bookmarkEnd w:id="1187"/>
      <w:bookmarkEnd w:id="1188"/>
    </w:p>
    <w:p w:rsidR="00515D3B" w:rsidRDefault="00515D3B" w:rsidP="00515D3B">
      <w:pPr>
        <w:pStyle w:val="StyleBefore025"/>
      </w:pPr>
    </w:p>
    <w:p w:rsidR="00E64B7A" w:rsidRDefault="00E64B7A" w:rsidP="00A36334">
      <w:pPr>
        <w:numPr>
          <w:ilvl w:val="0"/>
          <w:numId w:val="6"/>
        </w:numPr>
      </w:pPr>
      <w:r>
        <w:t xml:space="preserve">AES instruction set: Since the beginning of 2010 some of Intel CPUs support a new instruction set called the </w:t>
      </w:r>
      <w:r>
        <w:rPr>
          <w:rStyle w:val="il"/>
        </w:rPr>
        <w:t>AES</w:t>
      </w:r>
      <w:r>
        <w:t xml:space="preserve"> instruction set.</w:t>
      </w:r>
      <w:r w:rsidR="00A36334">
        <w:t xml:space="preserve"> This instruction set may speed up the performance of computer</w:t>
      </w:r>
      <w:r w:rsidR="00A175ED">
        <w:t>s</w:t>
      </w:r>
      <w:r w:rsidR="00A36334">
        <w:t xml:space="preserve"> that support it in the block cipher AES, in elliptic curves over GF(2</w:t>
      </w:r>
      <w:r w:rsidR="00A36334" w:rsidRPr="00A36334">
        <w:rPr>
          <w:vertAlign w:val="superscript"/>
        </w:rPr>
        <w:t>m</w:t>
      </w:r>
      <w:r w:rsidR="00A36334">
        <w:t>) and the EvaluationHashFunction that also uses operations in GF(2</w:t>
      </w:r>
      <w:r w:rsidR="00A36334" w:rsidRPr="00A36334">
        <w:rPr>
          <w:vertAlign w:val="superscript"/>
        </w:rPr>
        <w:t>m</w:t>
      </w:r>
      <w:r w:rsidR="00A36334">
        <w:t xml:space="preserve">). </w:t>
      </w:r>
    </w:p>
    <w:p w:rsidR="00FB519F" w:rsidRDefault="00A36334" w:rsidP="00FB519F">
      <w:pPr>
        <w:ind w:left="720"/>
      </w:pPr>
      <w:r>
        <w:t>To use it there are a few options</w:t>
      </w:r>
      <w:r w:rsidR="00FB519F">
        <w:t>.</w:t>
      </w:r>
    </w:p>
    <w:p w:rsidR="00FB519F" w:rsidRPr="00FD2334" w:rsidRDefault="00FD2334" w:rsidP="008B01FE">
      <w:pPr>
        <w:pStyle w:val="ListParagraph"/>
        <w:numPr>
          <w:ilvl w:val="0"/>
          <w:numId w:val="63"/>
        </w:numPr>
        <w:ind w:left="1068"/>
        <w:rPr>
          <w:rFonts w:ascii="Times New Roman" w:hAnsi="Times New Roman" w:cs="Times New Roman"/>
          <w:sz w:val="24"/>
          <w:szCs w:val="24"/>
          <w:lang w:bidi="he-IL"/>
        </w:rPr>
      </w:pPr>
      <w:r w:rsidRPr="00FD2334">
        <w:rPr>
          <w:rFonts w:ascii="Times New Roman" w:hAnsi="Times New Roman" w:cs="Times New Roman"/>
          <w:sz w:val="24"/>
          <w:szCs w:val="24"/>
          <w:lang w:bidi="he-IL"/>
        </w:rPr>
        <w:t>Use</w:t>
      </w:r>
      <w:r w:rsidR="00A36334" w:rsidRPr="00FD2334">
        <w:rPr>
          <w:rFonts w:ascii="Times New Roman" w:hAnsi="Times New Roman" w:cs="Times New Roman"/>
          <w:sz w:val="24"/>
          <w:szCs w:val="24"/>
          <w:lang w:bidi="he-IL"/>
        </w:rPr>
        <w:t xml:space="preserve"> assembly directly. That would require writing our own code in c/c++. </w:t>
      </w:r>
    </w:p>
    <w:p w:rsidR="00FB519F" w:rsidRPr="00FD2334" w:rsidRDefault="00FB519F" w:rsidP="008B01FE">
      <w:pPr>
        <w:pStyle w:val="ListParagraph"/>
        <w:numPr>
          <w:ilvl w:val="0"/>
          <w:numId w:val="63"/>
        </w:numPr>
        <w:ind w:left="1068"/>
        <w:rPr>
          <w:rFonts w:ascii="Times New Roman" w:hAnsi="Times New Roman" w:cs="Times New Roman"/>
          <w:sz w:val="24"/>
          <w:szCs w:val="24"/>
          <w:lang w:bidi="he-IL"/>
        </w:rPr>
      </w:pPr>
      <w:r w:rsidRPr="00FD2334">
        <w:rPr>
          <w:rFonts w:ascii="Times New Roman" w:hAnsi="Times New Roman" w:cs="Times New Roman"/>
          <w:sz w:val="24"/>
          <w:szCs w:val="24"/>
          <w:lang w:bidi="he-IL"/>
        </w:rPr>
        <w:t xml:space="preserve">Use </w:t>
      </w:r>
      <w:proofErr w:type="gramStart"/>
      <w:r w:rsidRPr="00FD2334">
        <w:rPr>
          <w:rFonts w:ascii="Times New Roman" w:hAnsi="Times New Roman" w:cs="Times New Roman"/>
          <w:sz w:val="24"/>
          <w:szCs w:val="24"/>
          <w:lang w:bidi="he-IL"/>
        </w:rPr>
        <w:t>intel's</w:t>
      </w:r>
      <w:proofErr w:type="gramEnd"/>
      <w:r w:rsidRPr="00FD2334">
        <w:rPr>
          <w:rFonts w:ascii="Times New Roman" w:hAnsi="Times New Roman" w:cs="Times New Roman"/>
          <w:sz w:val="24"/>
          <w:szCs w:val="24"/>
          <w:lang w:bidi="he-IL"/>
        </w:rPr>
        <w:t xml:space="preserve"> crypto wrapping. </w:t>
      </w:r>
      <w:r w:rsidR="00FD2334" w:rsidRPr="00FD2334">
        <w:rPr>
          <w:rFonts w:ascii="Times New Roman" w:hAnsi="Times New Roman" w:cs="Times New Roman"/>
          <w:sz w:val="24"/>
          <w:szCs w:val="24"/>
          <w:lang w:bidi="he-IL"/>
        </w:rPr>
        <w:t xml:space="preserve">Intel has written a cryptographic library that uses this instruction set. If we </w:t>
      </w:r>
      <w:r w:rsidRPr="00FD2334">
        <w:rPr>
          <w:rFonts w:ascii="Times New Roman" w:hAnsi="Times New Roman" w:cs="Times New Roman"/>
          <w:sz w:val="24"/>
          <w:szCs w:val="24"/>
          <w:lang w:bidi="he-IL"/>
        </w:rPr>
        <w:t xml:space="preserve">wrap </w:t>
      </w:r>
      <w:proofErr w:type="gramStart"/>
      <w:r w:rsidRPr="00FD2334">
        <w:rPr>
          <w:rFonts w:ascii="Times New Roman" w:hAnsi="Times New Roman" w:cs="Times New Roman"/>
          <w:sz w:val="24"/>
          <w:szCs w:val="24"/>
          <w:lang w:bidi="he-IL"/>
        </w:rPr>
        <w:t>intel's</w:t>
      </w:r>
      <w:proofErr w:type="gramEnd"/>
      <w:r w:rsidRPr="00FD2334">
        <w:rPr>
          <w:rFonts w:ascii="Times New Roman" w:hAnsi="Times New Roman" w:cs="Times New Roman"/>
          <w:sz w:val="24"/>
          <w:szCs w:val="24"/>
          <w:lang w:bidi="he-IL"/>
        </w:rPr>
        <w:t xml:space="preserve"> crypto package</w:t>
      </w:r>
      <w:r w:rsidR="00FD2334" w:rsidRPr="00FD2334">
        <w:rPr>
          <w:rFonts w:ascii="Times New Roman" w:hAnsi="Times New Roman" w:cs="Times New Roman"/>
          <w:sz w:val="24"/>
          <w:szCs w:val="24"/>
          <w:lang w:bidi="he-IL"/>
        </w:rPr>
        <w:t xml:space="preserve"> we will not have to call the instructions directly through assembly, rather use it as an external library. For this case license of use should be examined. </w:t>
      </w:r>
    </w:p>
    <w:p w:rsidR="00FB519F" w:rsidRPr="00FD2334" w:rsidRDefault="00A175ED" w:rsidP="008B01FE">
      <w:pPr>
        <w:pStyle w:val="ListParagraph"/>
        <w:numPr>
          <w:ilvl w:val="0"/>
          <w:numId w:val="63"/>
        </w:numPr>
        <w:ind w:left="1068"/>
        <w:rPr>
          <w:rFonts w:ascii="Times New Roman" w:hAnsi="Times New Roman" w:cs="Times New Roman"/>
          <w:sz w:val="24"/>
          <w:szCs w:val="24"/>
          <w:lang w:bidi="he-IL"/>
        </w:rPr>
      </w:pPr>
      <w:r>
        <w:rPr>
          <w:rFonts w:ascii="Times New Roman" w:hAnsi="Times New Roman" w:cs="Times New Roman"/>
          <w:sz w:val="24"/>
          <w:szCs w:val="24"/>
          <w:lang w:bidi="he-IL"/>
        </w:rPr>
        <w:t>Use</w:t>
      </w:r>
      <w:r w:rsidR="00A36334" w:rsidRPr="00FD2334">
        <w:rPr>
          <w:rFonts w:ascii="Times New Roman" w:hAnsi="Times New Roman" w:cs="Times New Roman"/>
          <w:sz w:val="24"/>
          <w:szCs w:val="24"/>
          <w:lang w:bidi="he-IL"/>
        </w:rPr>
        <w:t xml:space="preserve"> package</w:t>
      </w:r>
      <w:r w:rsidR="00FD2334" w:rsidRPr="00FD2334">
        <w:rPr>
          <w:rFonts w:ascii="Times New Roman" w:hAnsi="Times New Roman" w:cs="Times New Roman"/>
          <w:sz w:val="24"/>
          <w:szCs w:val="24"/>
          <w:lang w:bidi="he-IL"/>
        </w:rPr>
        <w:t>s</w:t>
      </w:r>
      <w:r>
        <w:rPr>
          <w:rFonts w:ascii="Times New Roman" w:hAnsi="Times New Roman" w:cs="Times New Roman"/>
          <w:sz w:val="24"/>
          <w:szCs w:val="24"/>
          <w:lang w:bidi="he-IL"/>
        </w:rPr>
        <w:t xml:space="preserve"> that already use</w:t>
      </w:r>
      <w:r w:rsidR="00A36334" w:rsidRPr="00FD2334">
        <w:rPr>
          <w:rFonts w:ascii="Times New Roman" w:hAnsi="Times New Roman" w:cs="Times New Roman"/>
          <w:sz w:val="24"/>
          <w:szCs w:val="24"/>
          <w:lang w:bidi="he-IL"/>
        </w:rPr>
        <w:t xml:space="preserve"> this instruction set. </w:t>
      </w:r>
      <w:r w:rsidR="00FD2334" w:rsidRPr="00FD2334">
        <w:rPr>
          <w:rFonts w:ascii="Times New Roman" w:hAnsi="Times New Roman" w:cs="Times New Roman"/>
          <w:sz w:val="24"/>
          <w:szCs w:val="24"/>
          <w:lang w:bidi="he-IL"/>
        </w:rPr>
        <w:t xml:space="preserve">For example, </w:t>
      </w:r>
      <w:r w:rsidR="00A36334" w:rsidRPr="00FD2334">
        <w:rPr>
          <w:rFonts w:ascii="Times New Roman" w:hAnsi="Times New Roman" w:cs="Times New Roman"/>
          <w:sz w:val="24"/>
          <w:szCs w:val="24"/>
          <w:lang w:bidi="he-IL"/>
        </w:rPr>
        <w:t>crypto++</w:t>
      </w:r>
      <w:r w:rsidR="00A36334" w:rsidRPr="00FD2334">
        <w:rPr>
          <w:rFonts w:ascii="Times New Roman" w:hAnsi="Times New Roman" w:cs="Times New Roman"/>
          <w:sz w:val="24"/>
          <w:szCs w:val="24"/>
          <w:lang w:bidi="he-IL"/>
        </w:rPr>
        <w:br/>
        <w:t xml:space="preserve">started to use it for their AES implementation but not for EC. However they may </w:t>
      </w:r>
      <w:r w:rsidR="00FD2334" w:rsidRPr="00FD2334">
        <w:rPr>
          <w:rFonts w:ascii="Times New Roman" w:hAnsi="Times New Roman" w:cs="Times New Roman"/>
          <w:sz w:val="24"/>
          <w:szCs w:val="24"/>
          <w:lang w:bidi="he-IL"/>
        </w:rPr>
        <w:t>support EC</w:t>
      </w:r>
      <w:r w:rsidR="00A36334" w:rsidRPr="00FD2334">
        <w:rPr>
          <w:rFonts w:ascii="Times New Roman" w:hAnsi="Times New Roman" w:cs="Times New Roman"/>
          <w:sz w:val="24"/>
          <w:szCs w:val="24"/>
          <w:lang w:bidi="he-IL"/>
        </w:rPr>
        <w:t xml:space="preserve"> it in the near future. Since the AES instruction set is relatively new it is very likely that more and more libraries, for which we write wrappers for, will incorporate this set of instructions into their code</w:t>
      </w:r>
      <w:r w:rsidR="00BB342A" w:rsidRPr="00FD2334">
        <w:rPr>
          <w:rFonts w:ascii="Times New Roman" w:hAnsi="Times New Roman" w:cs="Times New Roman"/>
          <w:sz w:val="24"/>
          <w:szCs w:val="24"/>
          <w:lang w:bidi="he-IL"/>
        </w:rPr>
        <w:t>,</w:t>
      </w:r>
      <w:r w:rsidR="00A36334" w:rsidRPr="00FD2334">
        <w:rPr>
          <w:rFonts w:ascii="Times New Roman" w:hAnsi="Times New Roman" w:cs="Times New Roman"/>
          <w:sz w:val="24"/>
          <w:szCs w:val="24"/>
          <w:lang w:bidi="he-IL"/>
        </w:rPr>
        <w:t xml:space="preserve"> </w:t>
      </w:r>
      <w:r w:rsidR="00BB342A" w:rsidRPr="00FD2334">
        <w:rPr>
          <w:rFonts w:ascii="Times New Roman" w:hAnsi="Times New Roman" w:cs="Times New Roman"/>
          <w:sz w:val="24"/>
          <w:szCs w:val="24"/>
          <w:lang w:bidi="he-IL"/>
        </w:rPr>
        <w:t>e</w:t>
      </w:r>
      <w:r w:rsidR="00A36334" w:rsidRPr="00FD2334">
        <w:rPr>
          <w:rFonts w:ascii="Times New Roman" w:hAnsi="Times New Roman" w:cs="Times New Roman"/>
          <w:sz w:val="24"/>
          <w:szCs w:val="24"/>
          <w:lang w:bidi="he-IL"/>
        </w:rPr>
        <w:t xml:space="preserve">ither by direct </w:t>
      </w:r>
      <w:r w:rsidR="00BB342A" w:rsidRPr="00FD2334">
        <w:rPr>
          <w:rFonts w:ascii="Times New Roman" w:hAnsi="Times New Roman" w:cs="Times New Roman"/>
          <w:sz w:val="24"/>
          <w:szCs w:val="24"/>
          <w:lang w:bidi="he-IL"/>
        </w:rPr>
        <w:t xml:space="preserve">calls to the CPU AES instructions or by calls to the </w:t>
      </w:r>
      <w:proofErr w:type="gramStart"/>
      <w:r w:rsidR="00BB342A" w:rsidRPr="00FD2334">
        <w:rPr>
          <w:rFonts w:ascii="Times New Roman" w:hAnsi="Times New Roman" w:cs="Times New Roman"/>
          <w:sz w:val="24"/>
          <w:szCs w:val="24"/>
          <w:lang w:bidi="he-IL"/>
        </w:rPr>
        <w:t>intel</w:t>
      </w:r>
      <w:proofErr w:type="gramEnd"/>
      <w:r w:rsidR="00BB342A" w:rsidRPr="00FD2334">
        <w:rPr>
          <w:rFonts w:ascii="Times New Roman" w:hAnsi="Times New Roman" w:cs="Times New Roman"/>
          <w:sz w:val="24"/>
          <w:szCs w:val="24"/>
          <w:lang w:bidi="he-IL"/>
        </w:rPr>
        <w:t xml:space="preserve"> crypto package.</w:t>
      </w:r>
      <w:r>
        <w:rPr>
          <w:rFonts w:ascii="Times New Roman" w:hAnsi="Times New Roman" w:cs="Times New Roman"/>
          <w:sz w:val="24"/>
          <w:szCs w:val="24"/>
          <w:lang w:bidi="he-IL"/>
        </w:rPr>
        <w:t xml:space="preserve"> In this case if we already wrapped such a library no additional coding is required.</w:t>
      </w:r>
    </w:p>
    <w:p w:rsidR="00FB519F" w:rsidRDefault="00FB519F" w:rsidP="00FB519F"/>
    <w:p w:rsidR="00515D3B" w:rsidRPr="00210341" w:rsidRDefault="00515D3B" w:rsidP="00FB519F">
      <w:pPr>
        <w:pStyle w:val="ListParagraph"/>
        <w:numPr>
          <w:ilvl w:val="0"/>
          <w:numId w:val="6"/>
        </w:numPr>
        <w:rPr>
          <w:rFonts w:ascii="Times New Roman" w:hAnsi="Times New Roman" w:cs="Times New Roman"/>
          <w:sz w:val="24"/>
          <w:szCs w:val="24"/>
          <w:lang w:bidi="he-IL"/>
        </w:rPr>
      </w:pPr>
      <w:r w:rsidRPr="00210341">
        <w:rPr>
          <w:rFonts w:ascii="Times New Roman" w:hAnsi="Times New Roman" w:cs="Times New Roman"/>
          <w:sz w:val="24"/>
          <w:szCs w:val="24"/>
          <w:lang w:bidi="he-IL"/>
        </w:rPr>
        <w:t xml:space="preserve">Wrapping from </w:t>
      </w:r>
      <w:proofErr w:type="gramStart"/>
      <w:r w:rsidR="00205A28" w:rsidRPr="00210341">
        <w:rPr>
          <w:rFonts w:ascii="Times New Roman" w:hAnsi="Times New Roman" w:cs="Times New Roman"/>
          <w:sz w:val="24"/>
          <w:szCs w:val="24"/>
          <w:lang w:bidi="he-IL"/>
        </w:rPr>
        <w:t>SCAPI</w:t>
      </w:r>
      <w:r w:rsidRPr="00210341">
        <w:rPr>
          <w:rFonts w:ascii="Times New Roman" w:hAnsi="Times New Roman" w:cs="Times New Roman"/>
          <w:sz w:val="24"/>
          <w:szCs w:val="24"/>
          <w:lang w:bidi="he-IL"/>
        </w:rPr>
        <w:t xml:space="preserve"> :</w:t>
      </w:r>
      <w:proofErr w:type="gramEnd"/>
      <w:r w:rsidRPr="00210341">
        <w:rPr>
          <w:rFonts w:ascii="Times New Roman" w:hAnsi="Times New Roman" w:cs="Times New Roman"/>
          <w:sz w:val="24"/>
          <w:szCs w:val="24"/>
          <w:lang w:bidi="he-IL"/>
        </w:rPr>
        <w:t xml:space="preserve">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BlockCipher. This wrapping is shown in the following class diagram.</w:t>
      </w:r>
    </w:p>
    <w:p w:rsidR="00515D3B" w:rsidRDefault="00515D3B" w:rsidP="00515D3B"/>
    <w:p w:rsidR="00515D3B" w:rsidRDefault="00FD56B9" w:rsidP="00515D3B">
      <w:r>
        <w:rPr>
          <w:noProof/>
        </w:rPr>
        <w:lastRenderedPageBreak/>
        <w:drawing>
          <wp:inline distT="0" distB="0" distL="0" distR="0" wp14:anchorId="5139178B" wp14:editId="164915DA">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C0662" w:rsidRDefault="00EC0662" w:rsidP="00EC0662">
      <w:pPr>
        <w:pStyle w:val="StyleBefore025"/>
        <w:numPr>
          <w:ilvl w:val="0"/>
          <w:numId w:val="6"/>
        </w:numPr>
      </w:pPr>
      <w:r>
        <w:lastRenderedPageBreak/>
        <w:t>Dlog Elliptic Curves- SCAPI’s implementation:</w:t>
      </w:r>
    </w:p>
    <w:p w:rsidR="00EC0662" w:rsidRDefault="00EC0662" w:rsidP="00EC0662">
      <w:pPr>
        <w:pStyle w:val="StyleBefore025"/>
        <w:ind w:left="720"/>
      </w:pPr>
    </w:p>
    <w:p w:rsidR="00EC0662" w:rsidRDefault="00AD7757" w:rsidP="00EC0662">
      <w:pPr>
        <w:pStyle w:val="StyleBefore025"/>
        <w:ind w:left="72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7" type="#_x0000_t75" style="position:absolute;left:0;text-align:left;margin-left:-60.25pt;margin-top:35.35pt;width:581pt;height:671.6pt;z-index:-251597824" wrapcoords="0 0 21600 0 21600 21600 0 21600 0 0">
            <v:imagedata r:id="rId68" o:title=""/>
            <w10:wrap type="through"/>
          </v:shape>
          <o:OLEObject Type="Embed" ProgID="PBrush" ShapeID="_x0000_s1137" DrawAspect="Content" ObjectID="_1379067830" r:id="rId69"/>
        </w:pict>
      </w:r>
    </w:p>
    <w:p w:rsidR="00ED7F87" w:rsidRDefault="00515D3B" w:rsidP="008B01FE">
      <w:pPr>
        <w:pStyle w:val="Heading1"/>
        <w:numPr>
          <w:ilvl w:val="0"/>
          <w:numId w:val="35"/>
        </w:numPr>
        <w:tabs>
          <w:tab w:val="left" w:pos="1134"/>
        </w:tabs>
        <w:ind w:left="284" w:hanging="284"/>
      </w:pPr>
      <w:bookmarkStart w:id="1189" w:name="_Toc30214783"/>
      <w:bookmarkStart w:id="1190" w:name="_Toc33153578"/>
      <w:bookmarkStart w:id="1191" w:name="_Toc277840450"/>
      <w:bookmarkStart w:id="1192" w:name="_Toc277840507"/>
      <w:bookmarkStart w:id="1193" w:name="_Toc277840653"/>
      <w:bookmarkStart w:id="1194" w:name="_Toc277840699"/>
      <w:bookmarkStart w:id="1195" w:name="_Toc277840861"/>
      <w:bookmarkStart w:id="1196" w:name="_Toc305323886"/>
      <w:r>
        <w:lastRenderedPageBreak/>
        <w:t>Appendix</w:t>
      </w:r>
      <w:bookmarkEnd w:id="1189"/>
      <w:bookmarkEnd w:id="1190"/>
      <w:bookmarkEnd w:id="1196"/>
      <w:r>
        <w:t xml:space="preserve"> </w:t>
      </w:r>
      <w:bookmarkStart w:id="1197" w:name="_Toc277840097"/>
      <w:bookmarkStart w:id="1198" w:name="_Toc277840451"/>
      <w:bookmarkStart w:id="1199" w:name="_Toc277840508"/>
      <w:bookmarkStart w:id="1200" w:name="_Toc277840654"/>
      <w:bookmarkStart w:id="1201" w:name="_Toc277840862"/>
      <w:bookmarkEnd w:id="1191"/>
      <w:bookmarkEnd w:id="1192"/>
      <w:bookmarkEnd w:id="1193"/>
      <w:bookmarkEnd w:id="1194"/>
      <w:bookmarkEnd w:id="1195"/>
    </w:p>
    <w:p w:rsidR="002126D1" w:rsidRDefault="002126D1" w:rsidP="002C4EFA">
      <w:pPr>
        <w:pStyle w:val="Heading2"/>
        <w:numPr>
          <w:ilvl w:val="1"/>
          <w:numId w:val="12"/>
        </w:numPr>
      </w:pPr>
      <w:bookmarkStart w:id="1202" w:name="_The_provider_architecture:"/>
      <w:bookmarkStart w:id="1203" w:name="_Low-level_primitives_table:"/>
      <w:bookmarkStart w:id="1204" w:name="_Toc277840041"/>
      <w:bookmarkStart w:id="1205" w:name="_Toc277840411"/>
      <w:bookmarkStart w:id="1206" w:name="_Toc277840468"/>
      <w:bookmarkStart w:id="1207" w:name="_Toc277840614"/>
      <w:bookmarkStart w:id="1208" w:name="_Toc277840822"/>
      <w:bookmarkStart w:id="1209" w:name="_Toc305323887"/>
      <w:bookmarkEnd w:id="1202"/>
      <w:bookmarkEnd w:id="1203"/>
      <w:r>
        <w:t>Low-level primitives table:</w:t>
      </w:r>
      <w:bookmarkEnd w:id="1209"/>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sidR="00530282">
        <w:rPr>
          <w:lang w:eastAsia="en-GB"/>
        </w:rPr>
        <w:t>. We stress that the primitives here are the minimum requirement. Thus, key lengths provided are not to be taken restrictively.</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Certicom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GetRandom: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AD7757" w:rsidP="001507AA">
            <w:pPr>
              <w:autoSpaceDE/>
              <w:autoSpaceDN/>
              <w:adjustRightInd/>
              <w:rPr>
                <w:rFonts w:ascii="Calibri" w:hAnsi="Calibri"/>
                <w:color w:val="0000FF"/>
                <w:sz w:val="22"/>
                <w:szCs w:val="22"/>
                <w:u w:val="single"/>
              </w:rPr>
            </w:pPr>
            <w:hyperlink r:id="rId70"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[Katz-Lindell,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w:t>
            </w:r>
            <w:r w:rsidR="00530282" w:rsidRPr="006F47A4">
              <w:rPr>
                <w:rFonts w:ascii="Calibri" w:hAnsi="Calibri"/>
                <w:color w:val="000000"/>
                <w:sz w:val="22"/>
                <w:szCs w:val="22"/>
              </w:rPr>
              <w:t>PRFs with arbitrary input and output length</w:t>
            </w:r>
            <w:r w:rsidRPr="006F47A4">
              <w:rPr>
                <w:color w:val="000000"/>
                <w:sz w:val="14"/>
                <w:szCs w:val="14"/>
              </w:rPr>
              <w:t xml:space="preserve"> </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AD7757" w:rsidP="001507AA">
            <w:pPr>
              <w:autoSpaceDE/>
              <w:autoSpaceDN/>
              <w:adjustRightInd/>
              <w:rPr>
                <w:rFonts w:ascii="Calibri" w:hAnsi="Calibri"/>
                <w:color w:val="0000FF"/>
                <w:sz w:val="22"/>
                <w:szCs w:val="22"/>
                <w:u w:val="single"/>
              </w:rPr>
            </w:pPr>
            <w:hyperlink r:id="rId71"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lastRenderedPageBreak/>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AD7757" w:rsidP="001507AA">
            <w:pPr>
              <w:autoSpaceDE/>
              <w:autoSpaceDN/>
              <w:adjustRightInd/>
              <w:rPr>
                <w:rFonts w:ascii="Calibri" w:hAnsi="Calibri"/>
                <w:color w:val="0000FF"/>
                <w:sz w:val="22"/>
                <w:szCs w:val="22"/>
                <w:u w:val="single"/>
              </w:rPr>
            </w:pPr>
            <w:hyperlink r:id="rId72" w:history="1">
              <w:r w:rsidR="002126D1" w:rsidRPr="006F47A4">
                <w:rPr>
                  <w:rFonts w:ascii="Calibri" w:hAnsi="Calibri" w:cstheme="minorHAnsi"/>
                  <w:color w:val="0000FF"/>
                  <w:sz w:val="22"/>
                  <w:u w:val="single"/>
                </w:rPr>
                <w:t>a.       GF[2</w:t>
              </w:r>
              <w:r w:rsidR="002126D1" w:rsidRPr="00531E56">
                <w:rPr>
                  <w:rFonts w:ascii="Calibri" w:hAnsi="Calibri" w:cstheme="minorHAnsi"/>
                  <w:color w:val="0000FF"/>
                  <w:sz w:val="22"/>
                  <w:u w:val="single"/>
                  <w:vertAlign w:val="superscript"/>
                </w:rPr>
                <w:t>k</w:t>
              </w:r>
              <w:r w:rsidR="002126D1" w:rsidRPr="006F47A4">
                <w:rPr>
                  <w:rFonts w:ascii="Calibri" w:hAnsi="Calibri" w:cstheme="minorHAnsi"/>
                  <w:color w:val="0000FF"/>
                  <w:sz w:val="22"/>
                  <w:u w:val="single"/>
                </w:rPr>
                <w:t>]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AD7757" w:rsidP="001507AA">
            <w:pPr>
              <w:autoSpaceDE/>
              <w:autoSpaceDN/>
              <w:adjustRightInd/>
              <w:rPr>
                <w:rFonts w:ascii="Calibri" w:hAnsi="Calibri"/>
                <w:color w:val="0000FF"/>
                <w:sz w:val="22"/>
                <w:szCs w:val="22"/>
                <w:u w:val="single"/>
              </w:rPr>
            </w:pPr>
            <w:hyperlink r:id="rId73"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[Katz-Lindell,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r w:rsidRPr="006F47A4">
              <w:rPr>
                <w:rFonts w:ascii="Calibri" w:hAnsi="Calibri" w:cstheme="minorHAnsi"/>
                <w:color w:val="000000"/>
                <w:sz w:val="22"/>
                <w:szCs w:val="22"/>
              </w:rPr>
              <w:t>Exponentiate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g</w:t>
            </w:r>
            <w:r w:rsidRPr="006F47A4">
              <w:rPr>
                <w:rFonts w:ascii="Calibri" w:hAnsi="Calibri" w:cstheme="minorHAnsi"/>
                <w:color w:val="000000"/>
                <w:sz w:val="22"/>
                <w:szCs w:val="22"/>
                <w:vertAlign w:val="superscript"/>
              </w:rPr>
              <w:t>r</w:t>
            </w:r>
            <w:r w:rsidRPr="006F47A4">
              <w:rPr>
                <w:rFonts w:ascii="Calibri" w:hAnsi="Calibri" w:cstheme="minorHAnsi"/>
                <w:color w:val="000000"/>
                <w:sz w:val="22"/>
                <w:szCs w:val="22"/>
              </w:rPr>
              <w:t>h</w:t>
            </w:r>
            <w:r w:rsidRPr="006F47A4">
              <w:rPr>
                <w:rFonts w:ascii="Calibri" w:hAnsi="Calibri" w:cstheme="minorHAnsi"/>
                <w:color w:val="000000"/>
                <w:sz w:val="22"/>
                <w:szCs w:val="22"/>
                <w:vertAlign w:val="superscript"/>
              </w:rPr>
              <w:t>s</w:t>
            </w:r>
            <w:r w:rsidRPr="006F47A4">
              <w:rPr>
                <w:rFonts w:ascii="Calibri" w:hAnsi="Calibri" w:cstheme="minorHAnsi"/>
                <w:color w:val="000000"/>
                <w:sz w:val="22"/>
                <w:szCs w:val="22"/>
              </w:rPr>
              <w:t xml:space="preserve"> computations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residuosity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For all of the above, if the underlying library allows more flexibility with sizes (modulus size and dlog with arbitrary sizes for p and q) then this is even better. The above is the “minimum”.</w:t>
            </w:r>
          </w:p>
        </w:tc>
      </w:tr>
    </w:tbl>
    <w:p w:rsidR="002126D1" w:rsidRPr="002126D1" w:rsidRDefault="002126D1" w:rsidP="002126D1">
      <w:pPr>
        <w:rPr>
          <w:lang w:eastAsia="en-GB"/>
        </w:rPr>
      </w:pPr>
    </w:p>
    <w:p w:rsidR="001703F5" w:rsidRDefault="001703F5" w:rsidP="002C4EFA">
      <w:pPr>
        <w:pStyle w:val="Heading2"/>
        <w:numPr>
          <w:ilvl w:val="1"/>
          <w:numId w:val="12"/>
        </w:numPr>
      </w:pPr>
      <w:bookmarkStart w:id="1210" w:name="_Toc305323888"/>
      <w:r>
        <w:lastRenderedPageBreak/>
        <w:t>Preliminary work</w:t>
      </w:r>
      <w:bookmarkEnd w:id="1210"/>
    </w:p>
    <w:p w:rsidR="001703F5" w:rsidRDefault="001703F5" w:rsidP="001703F5">
      <w:r>
        <w:t xml:space="preserve">As a first step of deciding which functionality, the interfaces of the API require we examined the JCA/JCE engines and the BC lightweight API. This </w:t>
      </w:r>
      <w:r w:rsidR="007371B8">
        <w:t>examination</w:t>
      </w:r>
      <w:r>
        <w:t xml:space="preserve"> is shown in the following table in the file: [2] </w:t>
      </w:r>
      <w:r w:rsidRPr="00E13E57">
        <w:t>SDK_interface.xlsx</w:t>
      </w:r>
      <w:r>
        <w:t>.</w:t>
      </w:r>
    </w:p>
    <w:p w:rsidR="007371B8" w:rsidRPr="001703F5" w:rsidRDefault="007371B8" w:rsidP="001703F5">
      <w:pPr>
        <w:rPr>
          <w:lang w:eastAsia="en-GB"/>
        </w:rPr>
      </w:pPr>
      <w:r>
        <w:object w:dxaOrig="9426" w:dyaOrig="19673">
          <v:shape id="_x0000_i1025" type="#_x0000_t75" style="width:334.5pt;height:699.5pt" o:ole="">
            <v:imagedata r:id="rId74" o:title=""/>
          </v:shape>
          <o:OLEObject Type="Embed" ProgID="Excel.Sheet.8" ShapeID="_x0000_i1025" DrawAspect="Content" ObjectID="_1379067829" r:id="rId75"/>
        </w:object>
      </w:r>
    </w:p>
    <w:p w:rsidR="00ED7F87" w:rsidRDefault="00ED7F87" w:rsidP="002C4EFA">
      <w:pPr>
        <w:pStyle w:val="Heading2"/>
        <w:numPr>
          <w:ilvl w:val="1"/>
          <w:numId w:val="12"/>
        </w:numPr>
      </w:pPr>
      <w:bookmarkStart w:id="1211" w:name="_Toc305323889"/>
      <w:r>
        <w:lastRenderedPageBreak/>
        <w:t>The provider architecture</w:t>
      </w:r>
      <w:r w:rsidRPr="002A6978">
        <w:t>:</w:t>
      </w:r>
      <w:bookmarkEnd w:id="1204"/>
      <w:bookmarkEnd w:id="1205"/>
      <w:bookmarkEnd w:id="1206"/>
      <w:bookmarkEnd w:id="1207"/>
      <w:bookmarkEnd w:id="1208"/>
      <w:bookmarkEnd w:id="1211"/>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76"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1212" w:name="INDEX-1002"/>
      <w:bookmarkEnd w:id="1212"/>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D75295" w:rsidRDefault="00D75295" w:rsidP="002C4EFA">
      <w:pPr>
        <w:pStyle w:val="Heading2"/>
        <w:numPr>
          <w:ilvl w:val="1"/>
          <w:numId w:val="12"/>
        </w:numPr>
      </w:pPr>
      <w:bookmarkStart w:id="1213" w:name="_JNI_(Java_Native"/>
      <w:bookmarkStart w:id="1214" w:name="_Toc277840042"/>
      <w:bookmarkStart w:id="1215" w:name="_Toc277840412"/>
      <w:bookmarkStart w:id="1216" w:name="_Toc277840469"/>
      <w:bookmarkStart w:id="1217" w:name="_Toc277840615"/>
      <w:bookmarkStart w:id="1218" w:name="_Toc277840823"/>
      <w:bookmarkStart w:id="1219" w:name="_Toc305323890"/>
      <w:bookmarkEnd w:id="1213"/>
      <w:r w:rsidRPr="002F0DD1">
        <w:lastRenderedPageBreak/>
        <w:t xml:space="preserve">JNI </w:t>
      </w:r>
      <w:r>
        <w:t>(</w:t>
      </w:r>
      <w:r w:rsidRPr="00145B93">
        <w:t xml:space="preserve">Java Native </w:t>
      </w:r>
      <w:proofErr w:type="gramStart"/>
      <w:r w:rsidRPr="00145B93">
        <w:t>Interface</w:t>
      </w:r>
      <w:r w:rsidRPr="002F0DD1">
        <w:t xml:space="preserve"> </w:t>
      </w:r>
      <w:r>
        <w:t>)</w:t>
      </w:r>
      <w:proofErr w:type="gramEnd"/>
      <w:r>
        <w:t xml:space="preserve"> </w:t>
      </w:r>
      <w:r w:rsidRPr="002F0DD1">
        <w:t>technology</w:t>
      </w:r>
      <w:bookmarkEnd w:id="1219"/>
      <w:r>
        <w:t xml:space="preserve"> </w:t>
      </w:r>
    </w:p>
    <w:p w:rsidR="00D75295" w:rsidRDefault="00D75295" w:rsidP="00D75295">
      <w:r w:rsidRPr="002F0DD1">
        <w:t xml:space="preserve">The following text is taken from chapter </w:t>
      </w:r>
      <w:r>
        <w:t>5</w:t>
      </w:r>
      <w:r w:rsidRPr="002F0DD1">
        <w:t xml:space="preserve"> of </w:t>
      </w:r>
      <w:r>
        <w:t xml:space="preserve">Sun Developer Network. For further information, follow the following links: </w:t>
      </w:r>
      <w:hyperlink r:id="rId77" w:history="1">
        <w:r w:rsidRPr="00031832">
          <w:rPr>
            <w:rStyle w:val="Hyperlink"/>
            <w:b/>
            <w:bCs/>
          </w:rPr>
          <w:t>http://java.sun.com/developer/onlineTraining/Programming/JDCBook/jni.html</w:t>
        </w:r>
      </w:hyperlink>
    </w:p>
    <w:p w:rsidR="00D75295" w:rsidRDefault="00AD7757" w:rsidP="00D75295">
      <w:hyperlink r:id="rId78" w:history="1">
        <w:r w:rsidR="00D75295" w:rsidRPr="00031832">
          <w:rPr>
            <w:rStyle w:val="Hyperlink"/>
          </w:rPr>
          <w:t>http://java.sun.com/docs/books/jni/html/jniTOC.html</w:t>
        </w:r>
      </w:hyperlink>
    </w:p>
    <w:p w:rsidR="00D75295" w:rsidRDefault="00D75295" w:rsidP="00D75295"/>
    <w:p w:rsidR="00D75295" w:rsidRDefault="00D75295" w:rsidP="00D75295">
      <w:pPr>
        <w:pStyle w:val="NormalWeb"/>
        <w:ind w:left="708"/>
      </w:pPr>
      <w:proofErr w:type="gramStart"/>
      <w:r>
        <w:t>"</w:t>
      </w:r>
      <w:r w:rsidRPr="001E47B5">
        <w:t xml:space="preserve"> </w:t>
      </w:r>
      <w:r>
        <w:t>The</w:t>
      </w:r>
      <w:proofErr w:type="gramEnd"/>
      <w:r>
        <w:t xml:space="preserv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D75295" w:rsidRDefault="00D75295" w:rsidP="00D75295">
      <w:pPr>
        <w:pStyle w:val="NormalWeb"/>
        <w:ind w:left="708"/>
      </w:pPr>
      <w:r>
        <w:t>The JNI defines a standard naming and calling convention so the Java</w:t>
      </w:r>
      <w:hyperlink r:id="rId79"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D75295" w:rsidRDefault="00D75295" w:rsidP="00D75295">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D75295" w:rsidRDefault="00D75295" w:rsidP="00D75295">
      <w:r>
        <w:rPr>
          <w:lang w:eastAsia="en-GB"/>
        </w:rPr>
        <w:t>An interface translating from crypto++ and CACE-salt to Java will be provided by using JNI</w:t>
      </w:r>
      <w:r>
        <w:t>. Since we do not intend to change the provided libraries of crypto++ and CACE we will provide an independent dll's for each library including the functionality we choose.</w:t>
      </w:r>
    </w:p>
    <w:p w:rsidR="00EA6C9E" w:rsidRDefault="00EA6C9E">
      <w:pPr>
        <w:autoSpaceDE/>
        <w:autoSpaceDN/>
        <w:adjustRightInd/>
        <w:rPr>
          <w:b/>
          <w:bCs/>
          <w:noProof/>
          <w:sz w:val="28"/>
        </w:rPr>
      </w:pPr>
      <w:r>
        <w:rPr>
          <w:noProof/>
        </w:rPr>
        <w:br w:type="page"/>
      </w:r>
    </w:p>
    <w:p w:rsidR="007F13C5" w:rsidRDefault="00D75295" w:rsidP="007F13C5">
      <w:pPr>
        <w:pStyle w:val="Heading2"/>
        <w:numPr>
          <w:ilvl w:val="1"/>
          <w:numId w:val="12"/>
        </w:numPr>
      </w:pPr>
      <w:bookmarkStart w:id="1220" w:name="_Toc305323891"/>
      <w:r>
        <w:lastRenderedPageBreak/>
        <w:t>Code for FactoriesUtility::getObject:</w:t>
      </w:r>
      <w:bookmarkEnd w:id="1197"/>
      <w:bookmarkEnd w:id="1198"/>
      <w:bookmarkEnd w:id="1199"/>
      <w:bookmarkEnd w:id="1200"/>
      <w:bookmarkEnd w:id="1201"/>
      <w:bookmarkEnd w:id="1214"/>
      <w:bookmarkEnd w:id="1215"/>
      <w:bookmarkEnd w:id="1216"/>
      <w:bookmarkEnd w:id="1217"/>
      <w:bookmarkEnd w:id="1218"/>
      <w:bookmarkEnd w:id="1220"/>
    </w:p>
    <w:p w:rsidR="007F13C5" w:rsidRDefault="007F13C5" w:rsidP="007F13C5">
      <w:pPr>
        <w:rPr>
          <w:lang w:eastAsia="en-GB"/>
        </w:rPr>
      </w:pPr>
    </w:p>
    <w:p w:rsidR="007F13C5" w:rsidRDefault="00AD7757" w:rsidP="007F13C5">
      <w:pPr>
        <w:rPr>
          <w:lang w:eastAsia="en-GB"/>
        </w:rPr>
      </w:pPr>
      <w:r>
        <w:rPr>
          <w:noProof/>
          <w:lang w:eastAsia="zh-TW" w:bidi="ar-SA"/>
        </w:rPr>
        <w:pict>
          <v:shapetype id="_x0000_t202" coordsize="21600,21600" o:spt="202" path="m,l,21600r21600,l21600,xe">
            <v:stroke joinstyle="miter"/>
            <v:path gradientshapeok="t" o:connecttype="rect"/>
          </v:shapetype>
          <v:shape id="_x0000_s1132" type="#_x0000_t202" style="position:absolute;margin-left:-9.25pt;margin-top:12pt;width:474.6pt;height:454.45pt;z-index:251714560;mso-width-relative:margin;mso-height-relative:margin">
            <v:textbox style="mso-next-textbox:#_x0000_s1132">
              <w:txbxContent>
                <w:p w:rsidR="00AD7757" w:rsidRPr="00493A89" w:rsidRDefault="00AD7757" w:rsidP="00DC7FB7">
                  <w:pPr>
                    <w:rPr>
                      <w:rFonts w:ascii="Courier New" w:hAnsi="Courier New"/>
                      <w:sz w:val="18"/>
                    </w:rPr>
                  </w:pPr>
                  <w:proofErr w:type="gramStart"/>
                  <w:r w:rsidRPr="00493A89">
                    <w:rPr>
                      <w:rFonts w:ascii="Courier New" w:hAnsi="Courier New"/>
                      <w:b/>
                      <w:bCs/>
                      <w:color w:val="4F81BD" w:themeColor="accent1"/>
                      <w:sz w:val="18"/>
                    </w:rPr>
                    <w:t>public</w:t>
                  </w:r>
                  <w:proofErr w:type="gramEnd"/>
                  <w:r w:rsidRPr="00493A89">
                    <w:rPr>
                      <w:rFonts w:ascii="Courier New" w:hAnsi="Courier New"/>
                      <w:sz w:val="18"/>
                    </w:rPr>
                    <w:t xml:space="preserve"> Object getObject(String provider, String algName){</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AlgDetails det = </w:t>
                  </w:r>
                  <w:proofErr w:type="gramStart"/>
                  <w:r w:rsidRPr="00493A89">
                    <w:rPr>
                      <w:rFonts w:ascii="Courier New" w:hAnsi="Courier New"/>
                      <w:sz w:val="18"/>
                    </w:rPr>
                    <w:t>parseAlgNames(</w:t>
                  </w:r>
                  <w:proofErr w:type="gramEnd"/>
                  <w:r w:rsidRPr="00493A89">
                    <w:rPr>
                      <w:rFonts w:ascii="Courier New" w:hAnsi="Courier New"/>
                      <w:sz w:val="18"/>
                    </w:rPr>
                    <w:t>algName);</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boolean</w:t>
                  </w:r>
                  <w:proofErr w:type="gramEnd"/>
                  <w:r w:rsidRPr="00493A89">
                    <w:rPr>
                      <w:rFonts w:ascii="Courier New" w:hAnsi="Courier New"/>
                      <w:sz w:val="18"/>
                    </w:rPr>
                    <w:t xml:space="preserve"> valid = checkValidity(det.name);</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if</w:t>
                  </w:r>
                  <w:r w:rsidRPr="00493A89">
                    <w:rPr>
                      <w:rFonts w:ascii="Courier New" w:hAnsi="Courier New"/>
                      <w:sz w:val="18"/>
                    </w:rPr>
                    <w:t>(</w:t>
                  </w:r>
                  <w:proofErr w:type="gramEnd"/>
                  <w:r w:rsidRPr="00493A89">
                    <w:rPr>
                      <w:rFonts w:ascii="Courier New" w:hAnsi="Courier New"/>
                      <w:sz w:val="18"/>
                    </w:rPr>
                    <w:t>!valid)</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return</w:t>
                  </w:r>
                  <w:proofErr w:type="gramEnd"/>
                  <w:r w:rsidRPr="00493A89">
                    <w:rPr>
                      <w:rFonts w:ascii="Courier New" w:hAnsi="Courier New"/>
                      <w:sz w:val="18"/>
                    </w:rPr>
                    <w:t xml:space="preserve"> </w:t>
                  </w:r>
                  <w:r w:rsidRPr="00493A89">
                    <w:rPr>
                      <w:rFonts w:ascii="Courier New" w:hAnsi="Courier New"/>
                      <w:b/>
                      <w:bCs/>
                      <w:color w:val="4F81BD" w:themeColor="accent1"/>
                      <w:sz w:val="18"/>
                    </w:rPr>
                    <w:t>null</w:t>
                  </w:r>
                  <w:r w:rsidRPr="00493A89">
                    <w:rPr>
                      <w:rFonts w:ascii="Courier New" w:hAnsi="Courier New"/>
                      <w:sz w:val="18"/>
                    </w:rPr>
                    <w:t>;</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String keyToMap = </w:t>
                  </w:r>
                  <w:proofErr w:type="gramStart"/>
                  <w:r w:rsidRPr="00493A89">
                    <w:rPr>
                      <w:rFonts w:ascii="Courier New" w:hAnsi="Courier New"/>
                      <w:sz w:val="18"/>
                    </w:rPr>
                    <w:t>prepareKey(</w:t>
                  </w:r>
                  <w:proofErr w:type="gramEnd"/>
                  <w:r w:rsidRPr="00493A89">
                    <w:rPr>
                      <w:rFonts w:ascii="Courier New" w:hAnsi="Courier New"/>
                      <w:sz w:val="18"/>
                    </w:rPr>
                    <w:t>provider, det.name);</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String className = </w:t>
                  </w:r>
                  <w:proofErr w:type="gramStart"/>
                  <w:r w:rsidRPr="00493A89">
                    <w:rPr>
                      <w:rFonts w:ascii="Courier New" w:hAnsi="Courier New"/>
                      <w:sz w:val="18"/>
                    </w:rPr>
                    <w:t>algsInType.getProperty(</w:t>
                  </w:r>
                  <w:proofErr w:type="gramEnd"/>
                  <w:r w:rsidRPr="00493A89">
                    <w:rPr>
                      <w:rFonts w:ascii="Courier New" w:hAnsi="Courier New"/>
                      <w:sz w:val="18"/>
                    </w:rPr>
                    <w:t>keyToMap);</w:t>
                  </w:r>
                </w:p>
                <w:p w:rsidR="00AD7757" w:rsidRPr="00493A89" w:rsidRDefault="00AD7757" w:rsidP="00DC7FB7">
                  <w:pPr>
                    <w:rPr>
                      <w:rFonts w:ascii="Courier New" w:hAnsi="Courier New"/>
                      <w:color w:val="9BBB59" w:themeColor="accent3"/>
                      <w:sz w:val="18"/>
                    </w:rPr>
                  </w:pPr>
                  <w:r w:rsidRPr="00493A89">
                    <w:rPr>
                      <w:rFonts w:ascii="Courier New" w:hAnsi="Courier New"/>
                      <w:sz w:val="18"/>
                    </w:rPr>
                    <w:tab/>
                  </w:r>
                  <w:r w:rsidRPr="00493A89">
                    <w:rPr>
                      <w:rFonts w:ascii="Courier New" w:hAnsi="Courier New"/>
                      <w:sz w:val="18"/>
                    </w:rPr>
                    <w:tab/>
                  </w:r>
                  <w:r w:rsidRPr="00493A89">
                    <w:rPr>
                      <w:rFonts w:ascii="Courier New" w:hAnsi="Courier New"/>
                      <w:color w:val="9BBB59" w:themeColor="accent3"/>
                      <w:sz w:val="18"/>
                    </w:rPr>
                    <w:t xml:space="preserve">//get an Object of type Class representing our </w:t>
                  </w:r>
                  <w:r w:rsidRPr="00493A89">
                    <w:rPr>
                      <w:rFonts w:ascii="Courier New" w:hAnsi="Courier New"/>
                      <w:color w:val="9BBB59" w:themeColor="accent3"/>
                      <w:sz w:val="18"/>
                      <w:u w:val="single"/>
                    </w:rPr>
                    <w:t>alg</w:t>
                  </w:r>
                  <w:r w:rsidRPr="00493A89">
                    <w:rPr>
                      <w:rFonts w:ascii="Courier New" w:hAnsi="Courier New"/>
                      <w:color w:val="9BBB59" w:themeColor="accent3"/>
                      <w:sz w:val="18"/>
                    </w:rPr>
                    <w:t xml:space="preserve"> class</w:t>
                  </w:r>
                </w:p>
                <w:p w:rsidR="00AD7757" w:rsidRPr="00493A89" w:rsidRDefault="00AD7757" w:rsidP="00DC7FB7">
                  <w:pPr>
                    <w:rPr>
                      <w:rFonts w:ascii="Courier New" w:hAnsi="Courier New"/>
                      <w:sz w:val="18"/>
                    </w:rPr>
                  </w:pPr>
                </w:p>
                <w:p w:rsidR="00AD7757" w:rsidRPr="00493A89" w:rsidRDefault="00AD7757"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Class </w:t>
                  </w:r>
                  <w:proofErr w:type="gramStart"/>
                  <w:r w:rsidRPr="00493A89">
                    <w:rPr>
                      <w:rFonts w:ascii="Courier New" w:hAnsi="Courier New"/>
                      <w:sz w:val="18"/>
                    </w:rPr>
                    <w:t>algClass  =</w:t>
                  </w:r>
                  <w:proofErr w:type="gramEnd"/>
                  <w:r w:rsidRPr="00493A89">
                    <w:rPr>
                      <w:rFonts w:ascii="Courier New" w:hAnsi="Courier New"/>
                      <w:sz w:val="18"/>
                    </w:rPr>
                    <w:t xml:space="preserve"> </w:t>
                  </w:r>
                  <w:r w:rsidRPr="00493A89">
                    <w:rPr>
                      <w:rFonts w:ascii="Courier New" w:hAnsi="Courier New"/>
                      <w:b/>
                      <w:bCs/>
                      <w:color w:val="4F81BD" w:themeColor="accent1"/>
                      <w:sz w:val="18"/>
                    </w:rPr>
                    <w:t>null</w:t>
                  </w:r>
                  <w:r w:rsidRPr="00493A89">
                    <w:rPr>
                      <w:rFonts w:ascii="Courier New" w:hAnsi="Courier New"/>
                      <w:sz w:val="18"/>
                    </w:rPr>
                    <w:t>;</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Object newObj = </w:t>
                  </w:r>
                  <w:r w:rsidRPr="00493A89">
                    <w:rPr>
                      <w:rFonts w:ascii="Courier New" w:hAnsi="Courier New"/>
                      <w:b/>
                      <w:bCs/>
                      <w:color w:val="4F81BD" w:themeColor="accent1"/>
                      <w:sz w:val="18"/>
                    </w:rPr>
                    <w:t>null</w:t>
                  </w:r>
                  <w:r w:rsidRPr="00493A89">
                    <w:rPr>
                      <w:rFonts w:ascii="Courier New" w:hAnsi="Courier New"/>
                      <w:sz w:val="18"/>
                    </w:rPr>
                    <w:t>;</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tail = "something";</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try</w:t>
                  </w:r>
                  <w:proofErr w:type="gramEnd"/>
                  <w:r w:rsidRPr="00493A89">
                    <w:rPr>
                      <w:rFonts w:ascii="Courier New" w:hAnsi="Courier New"/>
                      <w:sz w:val="18"/>
                    </w:rPr>
                    <w:t xml:space="preserve"> {</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algClass</w:t>
                  </w:r>
                  <w:proofErr w:type="gramEnd"/>
                  <w:r w:rsidRPr="00493A89">
                    <w:rPr>
                      <w:rFonts w:ascii="Courier New" w:hAnsi="Courier New"/>
                      <w:sz w:val="18"/>
                    </w:rPr>
                    <w:t xml:space="preserve"> = Class.</w:t>
                  </w:r>
                  <w:r w:rsidRPr="00493A89">
                    <w:rPr>
                      <w:rFonts w:ascii="Courier New" w:hAnsi="Courier New"/>
                      <w:i/>
                      <w:iCs/>
                      <w:sz w:val="18"/>
                    </w:rPr>
                    <w:t>forName</w:t>
                  </w:r>
                  <w:r w:rsidRPr="00493A89">
                    <w:rPr>
                      <w:rFonts w:ascii="Courier New" w:hAnsi="Courier New"/>
                      <w:sz w:val="18"/>
                    </w:rPr>
                    <w:t>(className);</w:t>
                  </w:r>
                </w:p>
                <w:p w:rsidR="00AD7757" w:rsidRPr="00493A89" w:rsidRDefault="00AD7757" w:rsidP="00DC7FB7">
                  <w:pPr>
                    <w:rPr>
                      <w:rFonts w:ascii="Courier New" w:hAnsi="Courier New"/>
                      <w:sz w:val="18"/>
                    </w:rPr>
                  </w:pPr>
                </w:p>
                <w:p w:rsidR="00AD7757" w:rsidRPr="00EA6C9E" w:rsidRDefault="00AD7757" w:rsidP="00EA6C9E">
                  <w:pPr>
                    <w:rPr>
                      <w:rFonts w:ascii="Courier New" w:hAnsi="Courier New"/>
                      <w:color w:val="9BBB59" w:themeColor="accent3"/>
                      <w:sz w:val="16"/>
                      <w:szCs w:val="16"/>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r w:rsidRPr="00EA6C9E">
                    <w:rPr>
                      <w:rFonts w:ascii="Courier New" w:hAnsi="Courier New"/>
                      <w:color w:val="9BBB59" w:themeColor="accent3"/>
                      <w:sz w:val="16"/>
                      <w:szCs w:val="16"/>
                    </w:rPr>
                    <w:t>//... this worked fine when our tail was a string of the form</w:t>
                  </w:r>
                  <w:r>
                    <w:rPr>
                      <w:rFonts w:ascii="Courier New" w:hAnsi="Courier New"/>
                      <w:color w:val="9BBB59" w:themeColor="accent3"/>
                      <w:sz w:val="16"/>
                      <w:szCs w:val="16"/>
                    </w:rPr>
                    <w:t xml:space="preserve"> </w:t>
                  </w:r>
                  <w:r w:rsidRPr="00EA6C9E">
                    <w:rPr>
                      <w:rFonts w:ascii="Courier New" w:hAnsi="Courier New"/>
                      <w:color w:val="9BBB59" w:themeColor="accent3"/>
                      <w:sz w:val="16"/>
                      <w:szCs w:val="16"/>
                    </w:rPr>
                    <w:t>alg2/alg3/.../algn</w:t>
                  </w:r>
                </w:p>
                <w:p w:rsidR="00AD7757" w:rsidRPr="00EA6C9E" w:rsidRDefault="00AD7757" w:rsidP="00DC7FB7">
                  <w:pPr>
                    <w:rPr>
                      <w:rFonts w:ascii="Courier New" w:hAnsi="Courier New"/>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 now that it changed we have to think how to do it.</w:t>
                  </w:r>
                </w:p>
                <w:p w:rsidR="00AD7757" w:rsidRPr="00EA6C9E" w:rsidRDefault="00AD7757"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8"/>
                    </w:rPr>
                    <w:t xml:space="preserve">Constructor constructor = </w:t>
                  </w:r>
                  <w:proofErr w:type="gramStart"/>
                  <w:r w:rsidRPr="00EA6C9E">
                    <w:rPr>
                      <w:rFonts w:ascii="Courier New" w:hAnsi="Courier New"/>
                      <w:sz w:val="18"/>
                    </w:rPr>
                    <w:t>algClass.getConstructor(</w:t>
                  </w:r>
                  <w:proofErr w:type="gramEnd"/>
                  <w:r w:rsidRPr="00EA6C9E">
                    <w:rPr>
                      <w:rFonts w:ascii="Courier New" w:hAnsi="Courier New"/>
                      <w:sz w:val="18"/>
                    </w:rPr>
                    <w:t>new Class[] {String.class});</w:t>
                  </w:r>
                </w:p>
                <w:p w:rsidR="00AD7757" w:rsidRPr="00EA6C9E" w:rsidRDefault="00AD7757"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color w:val="9BBB59" w:themeColor="accent3"/>
                      <w:sz w:val="16"/>
                      <w:szCs w:val="16"/>
                    </w:rPr>
                    <w:t>//prepare parameters for constructor:</w:t>
                  </w:r>
                </w:p>
                <w:p w:rsidR="00AD7757" w:rsidRPr="00EA6C9E" w:rsidRDefault="00AD7757"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//get the tail somehow!!!</w:t>
                  </w:r>
                </w:p>
                <w:p w:rsidR="00AD7757" w:rsidRDefault="00AD7757"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//create an instance of type algClass by calling the obtained</w:t>
                  </w:r>
                </w:p>
                <w:p w:rsidR="00AD7757" w:rsidRPr="00EA6C9E" w:rsidRDefault="00AD7757" w:rsidP="00DC7FB7">
                  <w:pPr>
                    <w:rPr>
                      <w:rFonts w:ascii="Courier New" w:hAnsi="Courier New"/>
                      <w:color w:val="9BBB59" w:themeColor="accent3"/>
                      <w:sz w:val="16"/>
                      <w:szCs w:val="16"/>
                    </w:rPr>
                  </w:pPr>
                  <w:r w:rsidRPr="00EA6C9E">
                    <w:rPr>
                      <w:rFonts w:ascii="Courier New" w:hAnsi="Courier New"/>
                      <w:color w:val="9BBB59" w:themeColor="accent3"/>
                      <w:sz w:val="16"/>
                      <w:szCs w:val="16"/>
                    </w:rPr>
                    <w:t xml:space="preserve"> </w:t>
                  </w:r>
                  <w:r>
                    <w:rPr>
                      <w:rFonts w:ascii="Courier New" w:hAnsi="Courier New"/>
                      <w:color w:val="9BBB59" w:themeColor="accent3"/>
                      <w:sz w:val="16"/>
                      <w:szCs w:val="16"/>
                    </w:rPr>
                    <w:t xml:space="preserve">       </w:t>
                  </w:r>
                  <w:r>
                    <w:rPr>
                      <w:rFonts w:ascii="Courier New" w:hAnsi="Courier New"/>
                      <w:color w:val="9BBB59" w:themeColor="accent3"/>
                      <w:sz w:val="16"/>
                      <w:szCs w:val="16"/>
                    </w:rPr>
                    <w:tab/>
                  </w:r>
                  <w:r>
                    <w:rPr>
                      <w:rFonts w:ascii="Courier New" w:hAnsi="Courier New"/>
                      <w:color w:val="9BBB59" w:themeColor="accent3"/>
                      <w:sz w:val="16"/>
                      <w:szCs w:val="16"/>
                    </w:rPr>
                    <w:tab/>
                    <w:t xml:space="preserve">// </w:t>
                  </w:r>
                  <w:r w:rsidRPr="00EA6C9E">
                    <w:rPr>
                      <w:rFonts w:ascii="Courier New" w:hAnsi="Courier New"/>
                      <w:color w:val="9BBB59" w:themeColor="accent3"/>
                      <w:sz w:val="16"/>
                      <w:szCs w:val="16"/>
                    </w:rPr>
                    <w:t>constructor:</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newObj</w:t>
                  </w:r>
                  <w:proofErr w:type="gramEnd"/>
                  <w:r w:rsidRPr="00493A89">
                    <w:rPr>
                      <w:rFonts w:ascii="Courier New" w:hAnsi="Courier New"/>
                      <w:sz w:val="18"/>
                    </w:rPr>
                    <w:t xml:space="preserve"> = constructor.newInstance(tail);</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(SecurityException e) {</w:t>
                  </w:r>
                </w:p>
                <w:p w:rsidR="00AD7757" w:rsidRPr="00493A89" w:rsidRDefault="00AD7757" w:rsidP="00493A89">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e.printStackTrace(</w:t>
                  </w:r>
                  <w:proofErr w:type="gramEnd"/>
                  <w:r w:rsidRPr="00493A89">
                    <w:rPr>
                      <w:rFonts w:ascii="Courier New" w:hAnsi="Courier New"/>
                      <w:sz w:val="18"/>
                    </w:rPr>
                    <w:t>);</w:t>
                  </w:r>
                </w:p>
                <w:p w:rsidR="00AD7757" w:rsidRPr="00493A89" w:rsidRDefault="00AD7757"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(NoSuchMethodException e) {</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e.printStackTrace(</w:t>
                  </w:r>
                  <w:proofErr w:type="gramEnd"/>
                  <w:r w:rsidRPr="00493A89">
                    <w:rPr>
                      <w:rFonts w:ascii="Courier New" w:hAnsi="Courier New"/>
                      <w:sz w:val="18"/>
                    </w:rPr>
                    <w:t>);</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(ClassNotFoundException e) {</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e.printStackTrace(</w:t>
                  </w:r>
                  <w:proofErr w:type="gramEnd"/>
                  <w:r w:rsidRPr="00493A89">
                    <w:rPr>
                      <w:rFonts w:ascii="Courier New" w:hAnsi="Courier New"/>
                      <w:sz w:val="18"/>
                    </w:rPr>
                    <w:t>);</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(IllegalArgumentException e) {</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e.printStackTrace(</w:t>
                  </w:r>
                  <w:proofErr w:type="gramEnd"/>
                  <w:r w:rsidRPr="00493A89">
                    <w:rPr>
                      <w:rFonts w:ascii="Courier New" w:hAnsi="Courier New"/>
                      <w:sz w:val="18"/>
                    </w:rPr>
                    <w:t>);</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(InstantiationException e) {</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e.printStackTrace(</w:t>
                  </w:r>
                  <w:proofErr w:type="gramEnd"/>
                  <w:r w:rsidRPr="00493A89">
                    <w:rPr>
                      <w:rFonts w:ascii="Courier New" w:hAnsi="Courier New"/>
                      <w:sz w:val="18"/>
                    </w:rPr>
                    <w:t>);</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(IllegalAccessException e) {</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e.printStackTrace(</w:t>
                  </w:r>
                  <w:proofErr w:type="gramEnd"/>
                  <w:r w:rsidRPr="00493A89">
                    <w:rPr>
                      <w:rFonts w:ascii="Courier New" w:hAnsi="Courier New"/>
                      <w:sz w:val="18"/>
                    </w:rPr>
                    <w:t>);</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(InvocationTargetException e) {</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e.printStackTrace(</w:t>
                  </w:r>
                  <w:proofErr w:type="gramEnd"/>
                  <w:r w:rsidRPr="00493A89">
                    <w:rPr>
                      <w:rFonts w:ascii="Courier New" w:hAnsi="Courier New"/>
                      <w:sz w:val="18"/>
                    </w:rPr>
                    <w:t>);</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t>}</w:t>
                  </w:r>
                </w:p>
                <w:p w:rsidR="00AD7757" w:rsidRPr="00493A89" w:rsidRDefault="00AD7757"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return</w:t>
                  </w:r>
                  <w:r w:rsidRPr="00493A89">
                    <w:rPr>
                      <w:rFonts w:ascii="Courier New" w:hAnsi="Courier New"/>
                      <w:sz w:val="18"/>
                    </w:rPr>
                    <w:t xml:space="preserve">  newObj</w:t>
                  </w:r>
                  <w:proofErr w:type="gramEnd"/>
                  <w:r w:rsidRPr="00493A89">
                    <w:rPr>
                      <w:rFonts w:ascii="Courier New" w:hAnsi="Courier New"/>
                      <w:sz w:val="18"/>
                    </w:rPr>
                    <w:t>;</w:t>
                  </w:r>
                </w:p>
                <w:p w:rsidR="00AD7757" w:rsidRPr="00493A89" w:rsidRDefault="00AD7757" w:rsidP="00DC7FB7">
                  <w:pPr>
                    <w:rPr>
                      <w:rFonts w:ascii="Courier New" w:hAnsi="Courier New"/>
                      <w:sz w:val="18"/>
                    </w:rPr>
                  </w:pPr>
                  <w:r w:rsidRPr="00493A89">
                    <w:rPr>
                      <w:rFonts w:ascii="Courier New" w:hAnsi="Courier New"/>
                      <w:sz w:val="18"/>
                    </w:rPr>
                    <w:tab/>
                    <w:t>}</w:t>
                  </w:r>
                </w:p>
              </w:txbxContent>
            </v:textbox>
          </v:shape>
        </w:pict>
      </w: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pStyle w:val="Heading2"/>
        <w:numPr>
          <w:ilvl w:val="1"/>
          <w:numId w:val="12"/>
        </w:numPr>
      </w:pPr>
      <w:r>
        <w:lastRenderedPageBreak/>
        <w:t xml:space="preserve"> </w:t>
      </w:r>
      <w:bookmarkStart w:id="1221" w:name="_Toc305323892"/>
      <w:r>
        <w:t>Curves file format</w:t>
      </w:r>
      <w:bookmarkEnd w:id="1221"/>
    </w:p>
    <w:p w:rsidR="007F13C5" w:rsidRDefault="007F13C5" w:rsidP="007F13C5">
      <w:pPr>
        <w:rPr>
          <w:lang w:eastAsia="en-GB"/>
        </w:rPr>
      </w:pPr>
      <w:r>
        <w:rPr>
          <w:lang w:eastAsia="en-GB"/>
        </w:rPr>
        <w:t>Below there is an example to the format of the curves properties file. This example is taken from NIST curves file, which attached to our library. User who wants to use curve other than NIST recommended curves should provide a file in the following format:</w:t>
      </w:r>
    </w:p>
    <w:p w:rsidR="007F13C5" w:rsidRDefault="007F13C5" w:rsidP="007F13C5">
      <w:pPr>
        <w:rPr>
          <w:lang w:eastAsia="en-GB"/>
        </w:rPr>
      </w:pPr>
    </w:p>
    <w:p w:rsidR="007F13C5" w:rsidRDefault="007F13C5" w:rsidP="007F13C5">
      <w:pPr>
        <w:rPr>
          <w:lang w:eastAsia="en-GB"/>
        </w:rPr>
      </w:pPr>
      <w:r>
        <w:rPr>
          <w:lang w:eastAsia="en-GB"/>
        </w:rPr>
        <w:t xml:space="preserve"># </w:t>
      </w:r>
      <w:proofErr w:type="gramStart"/>
      <w:r>
        <w:rPr>
          <w:lang w:eastAsia="en-GB"/>
        </w:rPr>
        <w:t>In</w:t>
      </w:r>
      <w:proofErr w:type="gramEnd"/>
      <w:r>
        <w:rPr>
          <w:lang w:eastAsia="en-GB"/>
        </w:rPr>
        <w:t xml:space="preserve"> all the curves, the</w:t>
      </w:r>
      <w:r w:rsidRPr="005160B6">
        <w:rPr>
          <w:lang w:eastAsia="en-GB"/>
        </w:rPr>
        <w:t xml:space="preserve"> </w:t>
      </w:r>
      <w:r>
        <w:rPr>
          <w:lang w:eastAsia="en-GB"/>
        </w:rPr>
        <w:t>fi</w:t>
      </w:r>
      <w:r w:rsidRPr="005160B6">
        <w:rPr>
          <w:lang w:eastAsia="en-GB"/>
        </w:rPr>
        <w:t>eld elements</w:t>
      </w:r>
      <w:r>
        <w:rPr>
          <w:lang w:eastAsia="en-GB"/>
        </w:rPr>
        <w:t xml:space="preserve"> b, x and y are given in hex and the other variables are given in </w:t>
      </w:r>
    </w:p>
    <w:p w:rsidR="007F13C5" w:rsidRDefault="007F13C5" w:rsidP="007F13C5">
      <w:pPr>
        <w:rPr>
          <w:lang w:eastAsia="en-GB"/>
        </w:rPr>
      </w:pPr>
      <w:r>
        <w:rPr>
          <w:lang w:eastAsia="en-GB"/>
        </w:rPr>
        <w:t xml:space="preserve"># </w:t>
      </w:r>
      <w:proofErr w:type="gramStart"/>
      <w:r>
        <w:rPr>
          <w:lang w:eastAsia="en-GB"/>
        </w:rPr>
        <w:t>decimal</w:t>
      </w:r>
      <w:proofErr w:type="gramEnd"/>
      <w:r>
        <w:rPr>
          <w:lang w:eastAsia="en-GB"/>
        </w:rPr>
        <w:t xml:space="preserve"> form.</w:t>
      </w:r>
    </w:p>
    <w:p w:rsidR="007F13C5" w:rsidRDefault="007F13C5" w:rsidP="007F13C5">
      <w:pPr>
        <w:rPr>
          <w:lang w:eastAsia="en-GB"/>
        </w:rPr>
      </w:pPr>
    </w:p>
    <w:p w:rsidR="007F13C5" w:rsidRDefault="007F13C5" w:rsidP="007F13C5">
      <w:pPr>
        <w:rPr>
          <w:lang w:eastAsia="en-GB"/>
        </w:rPr>
      </w:pPr>
      <w:r>
        <w:rPr>
          <w:lang w:eastAsia="en-GB"/>
        </w:rPr>
        <w:t># P-192 is the curve name. This is a pseudo random curve over the Fp field.</w:t>
      </w:r>
    </w:p>
    <w:p w:rsidR="007F13C5" w:rsidRDefault="007F13C5" w:rsidP="007F13C5">
      <w:pPr>
        <w:rPr>
          <w:lang w:eastAsia="en-GB"/>
        </w:rPr>
      </w:pPr>
      <w:r>
        <w:rPr>
          <w:lang w:eastAsia="en-GB"/>
        </w:rPr>
        <w:t xml:space="preserve">P-192 = 6277101735386680763835789423207666416083908700390324961279 </w:t>
      </w:r>
    </w:p>
    <w:p w:rsidR="007F13C5" w:rsidRDefault="007F13C5" w:rsidP="007F13C5">
      <w:pPr>
        <w:rPr>
          <w:lang w:eastAsia="en-GB"/>
        </w:rPr>
      </w:pPr>
      <w:r>
        <w:rPr>
          <w:lang w:eastAsia="en-GB"/>
        </w:rPr>
        <w:t xml:space="preserve">P-192a = -3 </w:t>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t xml:space="preserve"> </w:t>
      </w:r>
    </w:p>
    <w:p w:rsidR="007F13C5" w:rsidRDefault="007F13C5" w:rsidP="007F13C5">
      <w:pPr>
        <w:rPr>
          <w:lang w:eastAsia="en-GB"/>
        </w:rPr>
      </w:pPr>
      <w:r>
        <w:rPr>
          <w:lang w:eastAsia="en-GB"/>
        </w:rPr>
        <w:t>P-192b = 64210519 e59c80e7 0fa7e9ab 72243049 feb8deec c146b9b1</w:t>
      </w:r>
      <w:r>
        <w:rPr>
          <w:lang w:eastAsia="en-GB"/>
        </w:rPr>
        <w:tab/>
      </w:r>
    </w:p>
    <w:p w:rsidR="007F13C5" w:rsidRDefault="007F13C5" w:rsidP="007F13C5">
      <w:pPr>
        <w:rPr>
          <w:lang w:eastAsia="en-GB"/>
        </w:rPr>
      </w:pPr>
      <w:r>
        <w:rPr>
          <w:lang w:eastAsia="en-GB"/>
        </w:rPr>
        <w:t>P-192r = 6277101735386680763835789423176059013767194773182842284081</w:t>
      </w:r>
    </w:p>
    <w:p w:rsidR="007F13C5" w:rsidRDefault="007F13C5" w:rsidP="007F13C5">
      <w:pPr>
        <w:rPr>
          <w:lang w:eastAsia="en-GB"/>
        </w:rPr>
      </w:pPr>
      <w:r>
        <w:rPr>
          <w:lang w:eastAsia="en-GB"/>
        </w:rPr>
        <w:t>P-192x = 188da80e b03090f6 7cbf20eb 43a18800 f4ff0afd 82ff1012</w:t>
      </w:r>
    </w:p>
    <w:p w:rsidR="007F13C5" w:rsidRPr="009E5454" w:rsidRDefault="007F13C5" w:rsidP="007F13C5">
      <w:pPr>
        <w:rPr>
          <w:lang w:eastAsia="en-GB"/>
        </w:rPr>
      </w:pPr>
      <w:r>
        <w:rPr>
          <w:lang w:eastAsia="en-GB"/>
        </w:rPr>
        <w:t>P-192y = 07192b95 ffc8da78 631011ed 6b24cdd5 73f977a1 1e794811</w:t>
      </w:r>
    </w:p>
    <w:p w:rsidR="007F13C5" w:rsidRDefault="007F13C5" w:rsidP="007F13C5">
      <w:pPr>
        <w:rPr>
          <w:lang w:eastAsia="en-GB"/>
        </w:rPr>
      </w:pPr>
    </w:p>
    <w:p w:rsidR="007F13C5" w:rsidRDefault="007F13C5" w:rsidP="007F13C5">
      <w:pPr>
        <w:rPr>
          <w:lang w:eastAsia="en-GB"/>
        </w:rPr>
      </w:pPr>
      <w:r>
        <w:rPr>
          <w:lang w:eastAsia="en-GB"/>
        </w:rPr>
        <w:t># B-163 is the curve name. This is a pseudo random curve over the F2m field with pentanomial basis.</w:t>
      </w:r>
    </w:p>
    <w:p w:rsidR="007F13C5" w:rsidRDefault="007F13C5" w:rsidP="007F13C5">
      <w:pPr>
        <w:rPr>
          <w:lang w:eastAsia="en-GB"/>
        </w:rPr>
      </w:pPr>
      <w:r>
        <w:rPr>
          <w:lang w:eastAsia="en-GB"/>
        </w:rPr>
        <w:t>B-163 = 163</w:t>
      </w:r>
    </w:p>
    <w:p w:rsidR="007F13C5" w:rsidRDefault="007F13C5" w:rsidP="007F13C5">
      <w:pPr>
        <w:rPr>
          <w:lang w:eastAsia="en-GB"/>
        </w:rPr>
      </w:pPr>
      <w:r>
        <w:rPr>
          <w:lang w:eastAsia="en-GB"/>
        </w:rPr>
        <w:t>B-163k = 7</w:t>
      </w:r>
    </w:p>
    <w:p w:rsidR="007F13C5" w:rsidRDefault="007F13C5" w:rsidP="007F13C5">
      <w:pPr>
        <w:rPr>
          <w:lang w:eastAsia="en-GB"/>
        </w:rPr>
      </w:pPr>
      <w:r>
        <w:rPr>
          <w:lang w:eastAsia="en-GB"/>
        </w:rPr>
        <w:t>B-163k2 = 6</w:t>
      </w:r>
    </w:p>
    <w:p w:rsidR="007F13C5" w:rsidRDefault="007F13C5" w:rsidP="007F13C5">
      <w:pPr>
        <w:rPr>
          <w:lang w:eastAsia="en-GB"/>
        </w:rPr>
      </w:pPr>
      <w:r>
        <w:rPr>
          <w:lang w:eastAsia="en-GB"/>
        </w:rPr>
        <w:t>B-163k3 = 3</w:t>
      </w:r>
    </w:p>
    <w:p w:rsidR="007F13C5" w:rsidRDefault="007F13C5" w:rsidP="007F13C5">
      <w:pPr>
        <w:rPr>
          <w:lang w:eastAsia="en-GB"/>
        </w:rPr>
      </w:pPr>
      <w:r>
        <w:rPr>
          <w:lang w:eastAsia="en-GB"/>
        </w:rPr>
        <w:t>B-163a = 1</w:t>
      </w:r>
    </w:p>
    <w:p w:rsidR="007F13C5" w:rsidRDefault="007F13C5" w:rsidP="007F13C5">
      <w:pPr>
        <w:rPr>
          <w:lang w:eastAsia="en-GB"/>
        </w:rPr>
      </w:pPr>
      <w:r>
        <w:rPr>
          <w:lang w:eastAsia="en-GB"/>
        </w:rPr>
        <w:t>B-163b = 00000002 0a601907 b8c953ca 1481eb10 512f7874 4a3205fd</w:t>
      </w:r>
    </w:p>
    <w:p w:rsidR="007F13C5" w:rsidRDefault="007F13C5" w:rsidP="007F13C5">
      <w:pPr>
        <w:rPr>
          <w:lang w:eastAsia="en-GB"/>
        </w:rPr>
      </w:pPr>
      <w:r>
        <w:rPr>
          <w:lang w:eastAsia="en-GB"/>
        </w:rPr>
        <w:t>B-163r = 5846006549323611672814742442876390689256843201587</w:t>
      </w:r>
    </w:p>
    <w:p w:rsidR="007F13C5" w:rsidRDefault="007F13C5" w:rsidP="007F13C5">
      <w:pPr>
        <w:rPr>
          <w:lang w:eastAsia="en-GB"/>
        </w:rPr>
      </w:pPr>
      <w:r>
        <w:rPr>
          <w:lang w:eastAsia="en-GB"/>
        </w:rPr>
        <w:t>B-163x = 00000003 f0eba162 86a2d57e a0991168 d4994637 e8343e36</w:t>
      </w:r>
    </w:p>
    <w:p w:rsidR="007F13C5" w:rsidRDefault="007F13C5" w:rsidP="007F13C5">
      <w:pPr>
        <w:rPr>
          <w:lang w:eastAsia="en-GB"/>
        </w:rPr>
      </w:pPr>
      <w:r>
        <w:rPr>
          <w:lang w:eastAsia="en-GB"/>
        </w:rPr>
        <w:t>B-163y = 00000000 d51fbc6c 71a0094f a2cdd545 b11c5c0c 797324f1</w:t>
      </w:r>
    </w:p>
    <w:p w:rsidR="007F13C5" w:rsidRDefault="007F13C5" w:rsidP="007F13C5">
      <w:pPr>
        <w:rPr>
          <w:lang w:eastAsia="en-GB"/>
        </w:rPr>
      </w:pPr>
    </w:p>
    <w:p w:rsidR="007F13C5" w:rsidRDefault="007F13C5" w:rsidP="007F13C5">
      <w:pPr>
        <w:rPr>
          <w:lang w:eastAsia="en-GB"/>
        </w:rPr>
      </w:pPr>
      <w:r>
        <w:rPr>
          <w:lang w:eastAsia="en-GB"/>
        </w:rPr>
        <w:t xml:space="preserve"># </w:t>
      </w:r>
      <w:proofErr w:type="gramStart"/>
      <w:r>
        <w:rPr>
          <w:lang w:eastAsia="en-GB"/>
        </w:rPr>
        <w:t>This</w:t>
      </w:r>
      <w:proofErr w:type="gramEnd"/>
      <w:r>
        <w:rPr>
          <w:lang w:eastAsia="en-GB"/>
        </w:rPr>
        <w:t xml:space="preserve"> is a koblitz curve over the F2m field with pentanomial basis.</w:t>
      </w:r>
    </w:p>
    <w:p w:rsidR="007F13C5" w:rsidRDefault="007F13C5" w:rsidP="007F13C5">
      <w:pPr>
        <w:rPr>
          <w:lang w:eastAsia="en-GB"/>
        </w:rPr>
      </w:pPr>
      <w:r>
        <w:rPr>
          <w:lang w:eastAsia="en-GB"/>
        </w:rPr>
        <w:t>K-163 = 163</w:t>
      </w:r>
    </w:p>
    <w:p w:rsidR="007F13C5" w:rsidRDefault="007F13C5" w:rsidP="007F13C5">
      <w:pPr>
        <w:rPr>
          <w:lang w:eastAsia="en-GB"/>
        </w:rPr>
      </w:pPr>
      <w:r>
        <w:rPr>
          <w:lang w:eastAsia="en-GB"/>
        </w:rPr>
        <w:t>K-163k = 7</w:t>
      </w:r>
    </w:p>
    <w:p w:rsidR="007F13C5" w:rsidRDefault="007F13C5" w:rsidP="007F13C5">
      <w:pPr>
        <w:rPr>
          <w:lang w:eastAsia="en-GB"/>
        </w:rPr>
      </w:pPr>
      <w:r>
        <w:rPr>
          <w:lang w:eastAsia="en-GB"/>
        </w:rPr>
        <w:t>K-163k2 = 6</w:t>
      </w:r>
    </w:p>
    <w:p w:rsidR="007F13C5" w:rsidRDefault="007F13C5" w:rsidP="007F13C5">
      <w:pPr>
        <w:rPr>
          <w:lang w:eastAsia="en-GB"/>
        </w:rPr>
      </w:pPr>
      <w:r>
        <w:rPr>
          <w:lang w:eastAsia="en-GB"/>
        </w:rPr>
        <w:t>K-163k3 = 3</w:t>
      </w:r>
    </w:p>
    <w:p w:rsidR="007F13C5" w:rsidRDefault="007F13C5" w:rsidP="007F13C5">
      <w:pPr>
        <w:rPr>
          <w:lang w:eastAsia="en-GB"/>
        </w:rPr>
      </w:pPr>
      <w:r>
        <w:rPr>
          <w:lang w:eastAsia="en-GB"/>
        </w:rPr>
        <w:t>K-163a = 1</w:t>
      </w:r>
    </w:p>
    <w:p w:rsidR="007F13C5" w:rsidRDefault="007F13C5" w:rsidP="007F13C5">
      <w:pPr>
        <w:rPr>
          <w:lang w:eastAsia="en-GB"/>
        </w:rPr>
      </w:pPr>
      <w:r>
        <w:rPr>
          <w:lang w:eastAsia="en-GB"/>
        </w:rPr>
        <w:t>K-163b = 01</w:t>
      </w:r>
    </w:p>
    <w:p w:rsidR="007F13C5" w:rsidRDefault="007F13C5" w:rsidP="007F13C5">
      <w:pPr>
        <w:rPr>
          <w:lang w:eastAsia="en-GB"/>
        </w:rPr>
      </w:pPr>
      <w:r>
        <w:rPr>
          <w:lang w:eastAsia="en-GB"/>
        </w:rPr>
        <w:t>K-163r = 5846006549323611672814741753598448348329118574063</w:t>
      </w:r>
    </w:p>
    <w:p w:rsidR="007F13C5" w:rsidRDefault="007F13C5" w:rsidP="007F13C5">
      <w:pPr>
        <w:rPr>
          <w:lang w:eastAsia="en-GB"/>
        </w:rPr>
      </w:pPr>
      <w:r>
        <w:rPr>
          <w:lang w:eastAsia="en-GB"/>
        </w:rPr>
        <w:t>K-163x = 00000002 fe13c053 7bbc11ac aa07d793 de4e6d5e 5c94eee8</w:t>
      </w:r>
    </w:p>
    <w:p w:rsidR="007F13C5" w:rsidRDefault="007F13C5" w:rsidP="007F13C5">
      <w:pPr>
        <w:rPr>
          <w:lang w:eastAsia="en-GB"/>
        </w:rPr>
      </w:pPr>
      <w:r>
        <w:rPr>
          <w:lang w:eastAsia="en-GB"/>
        </w:rPr>
        <w:t>K-163y = 00000002 89070fb0 5d38ff58 321f2e80 0536d538 ccdaa3d9</w:t>
      </w:r>
    </w:p>
    <w:p w:rsidR="007F13C5" w:rsidRDefault="007F13C5" w:rsidP="007F13C5">
      <w:pPr>
        <w:rPr>
          <w:lang w:eastAsia="en-GB"/>
        </w:rPr>
      </w:pPr>
    </w:p>
    <w:p w:rsidR="007F13C5" w:rsidRDefault="007F13C5" w:rsidP="007F13C5">
      <w:pPr>
        <w:rPr>
          <w:lang w:eastAsia="en-GB"/>
        </w:rPr>
      </w:pPr>
      <w:r>
        <w:rPr>
          <w:lang w:eastAsia="en-GB"/>
        </w:rPr>
        <w:t># B-233 is the curve name. This is a pseudo random curve over the F2m field with trinomial basis.</w:t>
      </w:r>
    </w:p>
    <w:p w:rsidR="007F13C5" w:rsidRDefault="007F13C5" w:rsidP="007F13C5">
      <w:pPr>
        <w:rPr>
          <w:lang w:eastAsia="en-GB"/>
        </w:rPr>
      </w:pPr>
      <w:r>
        <w:rPr>
          <w:lang w:eastAsia="en-GB"/>
        </w:rPr>
        <w:t>B-233 = 233</w:t>
      </w:r>
    </w:p>
    <w:p w:rsidR="007F13C5" w:rsidRDefault="007F13C5" w:rsidP="007F13C5">
      <w:pPr>
        <w:rPr>
          <w:lang w:eastAsia="en-GB"/>
        </w:rPr>
      </w:pPr>
      <w:r>
        <w:rPr>
          <w:lang w:eastAsia="en-GB"/>
        </w:rPr>
        <w:t>B-233k = 74</w:t>
      </w:r>
    </w:p>
    <w:p w:rsidR="007F13C5" w:rsidRDefault="007F13C5" w:rsidP="007F13C5">
      <w:pPr>
        <w:rPr>
          <w:lang w:eastAsia="en-GB"/>
        </w:rPr>
      </w:pPr>
      <w:r>
        <w:rPr>
          <w:lang w:eastAsia="en-GB"/>
        </w:rPr>
        <w:t>B-233a = 1</w:t>
      </w:r>
    </w:p>
    <w:p w:rsidR="007F13C5" w:rsidRDefault="007F13C5" w:rsidP="007F13C5">
      <w:pPr>
        <w:rPr>
          <w:lang w:eastAsia="en-GB"/>
        </w:rPr>
      </w:pPr>
      <w:r>
        <w:rPr>
          <w:lang w:eastAsia="en-GB"/>
        </w:rPr>
        <w:t>B-233b = 00000066 647ede6c 332c7f8c 0923bb58 213b333b 20e9ce42 81fe115f 7d8f90ad</w:t>
      </w:r>
    </w:p>
    <w:p w:rsidR="007F13C5" w:rsidRDefault="007F13C5" w:rsidP="007F13C5">
      <w:pPr>
        <w:rPr>
          <w:lang w:eastAsia="en-GB"/>
        </w:rPr>
      </w:pPr>
      <w:r>
        <w:rPr>
          <w:lang w:eastAsia="en-GB"/>
        </w:rPr>
        <w:t>B-233r = 6901746346790563787434755862277025555839812737345013555379383634485463</w:t>
      </w:r>
    </w:p>
    <w:p w:rsidR="007F13C5" w:rsidRDefault="007F13C5" w:rsidP="007F13C5">
      <w:pPr>
        <w:rPr>
          <w:lang w:eastAsia="en-GB"/>
        </w:rPr>
      </w:pPr>
      <w:r>
        <w:rPr>
          <w:lang w:eastAsia="en-GB"/>
        </w:rPr>
        <w:t>B-233x = 000000fa c9dfcbac 8313bb21 39f1bb75 5fef65bc 391f8b36 f8f8eb73 71fd558b</w:t>
      </w:r>
    </w:p>
    <w:p w:rsidR="007F13C5" w:rsidRDefault="007F13C5" w:rsidP="007F13C5">
      <w:pPr>
        <w:rPr>
          <w:lang w:eastAsia="en-GB"/>
        </w:rPr>
      </w:pPr>
      <w:r>
        <w:rPr>
          <w:lang w:eastAsia="en-GB"/>
        </w:rPr>
        <w:t>B-233y = 00000100 6a08a419 03350678 e58528be bf8a0bef f867a7ca 36716f7e 01f81052</w:t>
      </w:r>
    </w:p>
    <w:p w:rsidR="007F13C5" w:rsidRDefault="007F13C5" w:rsidP="007F13C5">
      <w:pPr>
        <w:rPr>
          <w:lang w:eastAsia="en-GB"/>
        </w:rPr>
      </w:pPr>
    </w:p>
    <w:p w:rsidR="007F13C5" w:rsidRDefault="007F13C5" w:rsidP="007F13C5">
      <w:pPr>
        <w:rPr>
          <w:lang w:eastAsia="en-GB"/>
        </w:rPr>
      </w:pPr>
      <w:r>
        <w:rPr>
          <w:lang w:eastAsia="en-GB"/>
        </w:rPr>
        <w:lastRenderedPageBreak/>
        <w:t xml:space="preserve"># </w:t>
      </w:r>
      <w:proofErr w:type="gramStart"/>
      <w:r>
        <w:rPr>
          <w:lang w:eastAsia="en-GB"/>
        </w:rPr>
        <w:t>This</w:t>
      </w:r>
      <w:proofErr w:type="gramEnd"/>
      <w:r>
        <w:rPr>
          <w:lang w:eastAsia="en-GB"/>
        </w:rPr>
        <w:t xml:space="preserve"> is a koblitz curve over the F2m field with trinomial basis.</w:t>
      </w:r>
    </w:p>
    <w:p w:rsidR="007F13C5" w:rsidRDefault="007F13C5" w:rsidP="007F13C5">
      <w:pPr>
        <w:rPr>
          <w:lang w:eastAsia="en-GB"/>
        </w:rPr>
      </w:pPr>
      <w:r>
        <w:rPr>
          <w:lang w:eastAsia="en-GB"/>
        </w:rPr>
        <w:t>K-233 = 233</w:t>
      </w:r>
    </w:p>
    <w:p w:rsidR="007F13C5" w:rsidRDefault="007F13C5" w:rsidP="007F13C5">
      <w:pPr>
        <w:rPr>
          <w:lang w:eastAsia="en-GB"/>
        </w:rPr>
      </w:pPr>
      <w:r>
        <w:rPr>
          <w:lang w:eastAsia="en-GB"/>
        </w:rPr>
        <w:t>K-233k = 74</w:t>
      </w:r>
    </w:p>
    <w:p w:rsidR="007F13C5" w:rsidRDefault="007F13C5" w:rsidP="007F13C5">
      <w:pPr>
        <w:rPr>
          <w:lang w:eastAsia="en-GB"/>
        </w:rPr>
      </w:pPr>
      <w:r>
        <w:rPr>
          <w:lang w:eastAsia="en-GB"/>
        </w:rPr>
        <w:t>K-233a = 0</w:t>
      </w:r>
    </w:p>
    <w:p w:rsidR="007F13C5" w:rsidRDefault="007F13C5" w:rsidP="007F13C5">
      <w:pPr>
        <w:rPr>
          <w:lang w:eastAsia="en-GB"/>
        </w:rPr>
      </w:pPr>
      <w:r>
        <w:rPr>
          <w:lang w:eastAsia="en-GB"/>
        </w:rPr>
        <w:t>K-233b = 01</w:t>
      </w:r>
    </w:p>
    <w:p w:rsidR="007F13C5" w:rsidRDefault="007F13C5" w:rsidP="007F13C5">
      <w:pPr>
        <w:rPr>
          <w:lang w:eastAsia="en-GB"/>
        </w:rPr>
      </w:pPr>
      <w:r>
        <w:rPr>
          <w:lang w:eastAsia="en-GB"/>
        </w:rPr>
        <w:t>K-233r = 3450873173395281893717377931138512760570940988862252126328087024741343</w:t>
      </w:r>
    </w:p>
    <w:p w:rsidR="007F13C5" w:rsidRDefault="007F13C5" w:rsidP="007F13C5">
      <w:pPr>
        <w:rPr>
          <w:lang w:eastAsia="en-GB"/>
        </w:rPr>
      </w:pPr>
      <w:r>
        <w:rPr>
          <w:lang w:eastAsia="en-GB"/>
        </w:rPr>
        <w:t>K-233x = 00000172 32ba853a 7e731af1 29f22ff4 149563a4 19c26bf5 0a4c9d6e efad6126</w:t>
      </w:r>
    </w:p>
    <w:p w:rsidR="007F13C5" w:rsidRPr="009E5454" w:rsidRDefault="007F13C5" w:rsidP="007F13C5">
      <w:pPr>
        <w:rPr>
          <w:lang w:eastAsia="en-GB"/>
        </w:rPr>
      </w:pPr>
      <w:r>
        <w:rPr>
          <w:lang w:eastAsia="en-GB"/>
        </w:rPr>
        <w:t>K-233y = 000001db 537dece8 19b7f70f 555a67c4 27a8cd9b f18aeb9b 56e0c110 56fae6a3</w:t>
      </w:r>
    </w:p>
    <w:p w:rsidR="007F13C5" w:rsidRPr="007F13C5" w:rsidRDefault="007F13C5" w:rsidP="007F13C5">
      <w:pPr>
        <w:rPr>
          <w:lang w:eastAsia="en-GB"/>
        </w:rPr>
      </w:pPr>
    </w:p>
    <w:sectPr w:rsidR="007F13C5" w:rsidRPr="007F13C5" w:rsidSect="00B8526F">
      <w:headerReference w:type="default" r:id="rId80"/>
      <w:footerReference w:type="default" r:id="rId81"/>
      <w:pgSz w:w="11906" w:h="16838" w:code="9"/>
      <w:pgMar w:top="1418" w:right="707" w:bottom="1418"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4" w:author="LabTest" w:date="2011-08-22T10:11:00Z" w:initials="L">
    <w:p w:rsidR="00AD7757" w:rsidRDefault="00AD7757">
      <w:pPr>
        <w:pStyle w:val="CommentText"/>
      </w:pPr>
      <w:r>
        <w:rPr>
          <w:rStyle w:val="CommentReference"/>
        </w:rPr>
        <w:annotationRef/>
      </w:r>
      <w:r>
        <w:rPr>
          <w:rStyle w:val="CommentReference"/>
        </w:rPr>
        <w:t>IsInitialized was added to all diagrams. If this is the only change in the diagram, no comment will be written.</w:t>
      </w:r>
    </w:p>
  </w:comment>
  <w:comment w:id="212" w:author="LabTest" w:date="2011-08-22T11:00:00Z" w:initials="L">
    <w:p w:rsidR="00AD7757" w:rsidRDefault="00AD7757" w:rsidP="002713B3">
      <w:pPr>
        <w:pStyle w:val="CommentText"/>
      </w:pPr>
      <w:r>
        <w:rPr>
          <w:rStyle w:val="CommentReference"/>
        </w:rPr>
        <w:annotationRef/>
      </w:r>
      <w:r>
        <w:t>Added the perfect universal updated hierarchy</w:t>
      </w:r>
    </w:p>
  </w:comment>
  <w:comment w:id="213" w:author="LabTest" w:date="2011-08-22T11:04:00Z" w:initials="L">
    <w:p w:rsidR="00AD7757" w:rsidRDefault="00AD7757">
      <w:pPr>
        <w:pStyle w:val="CommentText"/>
      </w:pPr>
      <w:r>
        <w:rPr>
          <w:rStyle w:val="CommentReference"/>
        </w:rPr>
        <w:annotationRef/>
      </w:r>
      <w:r>
        <w:t>Removed Bc implementation.</w:t>
      </w:r>
    </w:p>
  </w:comment>
  <w:comment w:id="234" w:author="Yael Ejgenberg" w:date="2011-08-22T10:11:00Z" w:initials="Y">
    <w:p w:rsidR="00AD7757" w:rsidRDefault="00AD7757">
      <w:pPr>
        <w:pStyle w:val="CommentText"/>
      </w:pPr>
      <w:r>
        <w:rPr>
          <w:rStyle w:val="CommentReference"/>
        </w:rPr>
        <w:annotationRef/>
      </w:r>
      <w:r>
        <w:t>I meant to add a more in depth paragraph regarding why we chose to implement the cpp class. This is different from what we have done in other families and is worth an explanation. Not enough to add yellow note.</w:t>
      </w:r>
    </w:p>
  </w:comment>
  <w:comment w:id="236" w:author="LabTest" w:date="2011-08-22T10:11:00Z" w:initials="L">
    <w:p w:rsidR="00AD7757" w:rsidRDefault="00AD7757">
      <w:pPr>
        <w:pStyle w:val="CommentText"/>
      </w:pPr>
      <w:r>
        <w:rPr>
          <w:rStyle w:val="CommentReference"/>
        </w:rPr>
        <w:annotationRef/>
      </w:r>
      <w:r>
        <w:t>Due to comment Y1.</w:t>
      </w:r>
    </w:p>
  </w:comment>
  <w:comment w:id="259" w:author="LabTest" w:date="2011-08-22T10:11:00Z" w:initials="L">
    <w:p w:rsidR="00AD7757" w:rsidRDefault="00AD7757">
      <w:pPr>
        <w:pStyle w:val="CommentText"/>
      </w:pPr>
      <w:r>
        <w:rPr>
          <w:rStyle w:val="CommentReference"/>
        </w:rPr>
        <w:annotationRef/>
      </w:r>
      <w:r>
        <w:t>Due to comment Y4. This code belongs to the main interface and not to the EvaluationHashFunction class.</w:t>
      </w:r>
    </w:p>
  </w:comment>
  <w:comment w:id="258" w:author="Yael Ejgenberg" w:date="2011-08-22T10:11:00Z" w:initials="Y">
    <w:p w:rsidR="00AD7757" w:rsidRDefault="00AD7757" w:rsidP="006677C5">
      <w:pPr>
        <w:pStyle w:val="CommentText"/>
      </w:pPr>
      <w:r>
        <w:rPr>
          <w:rStyle w:val="CommentReference"/>
        </w:rPr>
        <w:annotationRef/>
      </w:r>
      <w:r>
        <w:t>This is a mess! You are explaining what the getInputSize does for the specific class EvaluationHashFunction but you talk about multiple roles depending on implementation. Ouch!!</w:t>
      </w:r>
    </w:p>
  </w:comment>
  <w:comment w:id="263" w:author="Yael Ejgenberg" w:date="2011-08-22T10:11:00Z" w:initials="Y">
    <w:p w:rsidR="00AD7757" w:rsidRDefault="00AD7757" w:rsidP="00156B14">
      <w:pPr>
        <w:pStyle w:val="CommentText"/>
      </w:pPr>
      <w:r>
        <w:rPr>
          <w:rStyle w:val="CommentReference"/>
        </w:rPr>
        <w:annotationRef/>
      </w:r>
      <w:r>
        <w:t>Same comment as above.</w:t>
      </w:r>
    </w:p>
  </w:comment>
  <w:comment w:id="262" w:author="LabTest" w:date="2011-08-22T10:11:00Z" w:initials="L">
    <w:p w:rsidR="00AD7757" w:rsidRDefault="00AD7757" w:rsidP="00156B14">
      <w:pPr>
        <w:pStyle w:val="CommentText"/>
      </w:pPr>
      <w:r>
        <w:rPr>
          <w:rStyle w:val="CommentReference"/>
        </w:rPr>
        <w:annotationRef/>
      </w:r>
      <w:r>
        <w:t>Due to comments Y7 and Y8. There should be a compute for the main interface and a different compute for the specific EvaluationHashFunction class</w:t>
      </w:r>
    </w:p>
  </w:comment>
  <w:comment w:id="265" w:author="Yael Ejgenberg" w:date="2011-08-22T10:11:00Z" w:initials="Y">
    <w:p w:rsidR="00AD7757" w:rsidRDefault="00AD7757" w:rsidP="00156B14">
      <w:pPr>
        <w:pStyle w:val="CommentText"/>
      </w:pPr>
      <w:r>
        <w:rPr>
          <w:rStyle w:val="CommentReference"/>
        </w:rPr>
        <w:annotationRef/>
      </w:r>
      <w:r>
        <w:t xml:space="preserve">Doesn’t EvaluationHashFunction implement a varying interface? Then what is all this blab la here? It should only say that if this function is called then throws exception. I’m assuming </w:t>
      </w:r>
      <w:proofErr w:type="gramStart"/>
      <w:r>
        <w:t>you  explain</w:t>
      </w:r>
      <w:proofErr w:type="gramEnd"/>
      <w:r>
        <w:t xml:space="preserve"> (has to be done) more thoroughly why and when the different computes are called. In general, this whole addition is not clear at all. </w:t>
      </w:r>
    </w:p>
    <w:p w:rsidR="00AD7757" w:rsidRDefault="00AD7757" w:rsidP="00156B14">
      <w:pPr>
        <w:pStyle w:val="CommentText"/>
      </w:pPr>
      <w:r>
        <w:t>Please review carefully!</w:t>
      </w:r>
    </w:p>
  </w:comment>
  <w:comment w:id="264" w:author="LabTest" w:date="2011-08-22T10:11:00Z" w:initials="L">
    <w:p w:rsidR="00AD7757" w:rsidRDefault="00AD7757">
      <w:pPr>
        <w:pStyle w:val="CommentText"/>
      </w:pPr>
      <w:r>
        <w:rPr>
          <w:rStyle w:val="CommentReference"/>
        </w:rPr>
        <w:annotationRef/>
      </w:r>
      <w:r>
        <w:t>Due to Y9. Have rearranged the order of the functions.</w:t>
      </w:r>
    </w:p>
  </w:comment>
  <w:comment w:id="266" w:author="Yael Ejgenberg" w:date="2011-08-22T10:11:00Z" w:initials="Y">
    <w:p w:rsidR="00AD7757" w:rsidRDefault="00AD7757">
      <w:pPr>
        <w:pStyle w:val="CommentText"/>
      </w:pPr>
      <w:r>
        <w:rPr>
          <w:rStyle w:val="CommentReference"/>
        </w:rPr>
        <w:annotationRef/>
      </w:r>
      <w:r>
        <w:t>You need to decide for which class you are writing the pseudocode. In the middle of doing EvaluationHashFunction you start talking about the cpp class and then you go back to the main class!</w:t>
      </w:r>
    </w:p>
  </w:comment>
  <w:comment w:id="268" w:author="Yael Ejgenberg" w:date="2011-08-22T10:11:00Z" w:initials="Y">
    <w:p w:rsidR="00AD7757" w:rsidRDefault="00AD7757">
      <w:pPr>
        <w:pStyle w:val="CommentText"/>
      </w:pPr>
      <w:r>
        <w:rPr>
          <w:rStyle w:val="CommentReference"/>
        </w:rPr>
        <w:annotationRef/>
      </w:r>
      <w:r>
        <w:t>Update this. Is not compliant with new functions.</w:t>
      </w:r>
    </w:p>
  </w:comment>
  <w:comment w:id="269" w:author="LabTest" w:date="2011-08-22T10:11:00Z" w:initials="L">
    <w:p w:rsidR="00AD7757" w:rsidRDefault="00AD7757">
      <w:pPr>
        <w:pStyle w:val="CommentText"/>
      </w:pPr>
      <w:r>
        <w:rPr>
          <w:rStyle w:val="CommentReference"/>
        </w:rPr>
        <w:annotationRef/>
      </w:r>
      <w:r>
        <w:t>I don’t understand. Why not compliant?</w:t>
      </w:r>
    </w:p>
  </w:comment>
  <w:comment w:id="270" w:author="Yael Ejgenberg" w:date="2011-08-22T10:11:00Z" w:initials="Y">
    <w:p w:rsidR="00AD7757" w:rsidRDefault="00AD7757">
      <w:pPr>
        <w:pStyle w:val="CommentText"/>
      </w:pPr>
      <w:r>
        <w:rPr>
          <w:rStyle w:val="CommentReference"/>
        </w:rPr>
        <w:annotationRef/>
      </w:r>
      <w:r>
        <w:t>What about the name?</w:t>
      </w:r>
    </w:p>
  </w:comment>
  <w:comment w:id="271" w:author="LabTest" w:date="2011-08-22T10:11:00Z" w:initials="L">
    <w:p w:rsidR="00AD7757" w:rsidRDefault="00AD7757">
      <w:pPr>
        <w:pStyle w:val="CommentText"/>
      </w:pPr>
      <w:r>
        <w:rPr>
          <w:rStyle w:val="CommentReference"/>
        </w:rPr>
        <w:annotationRef/>
      </w:r>
      <w:r>
        <w:t>I asked you in the email if you have a suggestion to a shorter clearer name. I think that any other name might be confusing.</w:t>
      </w:r>
    </w:p>
  </w:comment>
  <w:comment w:id="321" w:author="LabTest" w:date="2011-08-22T10:11:00Z" w:initials="L">
    <w:p w:rsidR="00AD7757" w:rsidRDefault="00AD7757" w:rsidP="008D5DE6">
      <w:pPr>
        <w:pStyle w:val="CommentText"/>
      </w:pPr>
      <w:r>
        <w:rPr>
          <w:rStyle w:val="CommentReference"/>
        </w:rPr>
        <w:annotationRef/>
      </w:r>
      <w:r>
        <w:t>Added the two constructors.</w:t>
      </w:r>
    </w:p>
  </w:comment>
  <w:comment w:id="328" w:author="LabTest" w:date="2011-08-22T11:31:00Z" w:initials="L">
    <w:p w:rsidR="00AD7757" w:rsidRDefault="00AD7757">
      <w:pPr>
        <w:pStyle w:val="CommentText"/>
      </w:pPr>
      <w:r>
        <w:rPr>
          <w:rStyle w:val="CommentReference"/>
        </w:rPr>
        <w:annotationRef/>
      </w:r>
      <w:r>
        <w:t>Added the IteratedPrfVarying additional constructor.</w:t>
      </w:r>
    </w:p>
  </w:comment>
  <w:comment w:id="331" w:author="LabTest" w:date="2011-08-22T10:11:00Z" w:initials="L">
    <w:p w:rsidR="00AD7757" w:rsidRDefault="00AD7757">
      <w:pPr>
        <w:pStyle w:val="CommentText"/>
      </w:pPr>
      <w:r>
        <w:rPr>
          <w:rStyle w:val="CommentReference"/>
        </w:rPr>
        <w:annotationRef/>
      </w:r>
      <w:r>
        <w:t>Added the two constructors.</w:t>
      </w:r>
    </w:p>
  </w:comment>
  <w:comment w:id="346" w:author="LabTest" w:date="2011-08-22T11:44:00Z" w:initials="L">
    <w:p w:rsidR="00AD7757" w:rsidRDefault="00AD7757">
      <w:pPr>
        <w:pStyle w:val="CommentText"/>
      </w:pPr>
      <w:r>
        <w:rPr>
          <w:rStyle w:val="CommentReference"/>
        </w:rPr>
        <w:annotationRef/>
      </w:r>
      <w:r>
        <w:t>Added the LubyRackoffComputation class and the new constructor of LubyRackoffVarying.</w:t>
      </w:r>
    </w:p>
  </w:comment>
  <w:comment w:id="350" w:author="LabTest" w:date="2011-08-22T10:11:00Z" w:initials="L">
    <w:p w:rsidR="00AD7757" w:rsidRDefault="00AD7757">
      <w:pPr>
        <w:pStyle w:val="CommentText"/>
      </w:pPr>
      <w:r>
        <w:rPr>
          <w:rStyle w:val="CommentReference"/>
        </w:rPr>
        <w:annotationRef/>
      </w:r>
      <w:r>
        <w:t>Added the invert and constructors code.</w:t>
      </w:r>
    </w:p>
  </w:comment>
  <w:comment w:id="696" w:author="Yael Ejgenberg" w:date="2011-08-22T10:11:00Z" w:initials="Y">
    <w:p w:rsidR="00AD7757" w:rsidRDefault="00AD7757" w:rsidP="00787CA1">
      <w:pPr>
        <w:pStyle w:val="CommentText"/>
        <w:rPr>
          <w:sz w:val="16"/>
        </w:rPr>
      </w:pPr>
      <w:r>
        <w:rPr>
          <w:rStyle w:val="CommentReference"/>
        </w:rPr>
        <w:annotationRef/>
      </w:r>
      <w:r>
        <w:t>The typo is till here, note the bold “the” in following sentence:</w:t>
      </w:r>
      <w:r w:rsidRPr="00787CA1">
        <w:rPr>
          <w:sz w:val="16"/>
        </w:rPr>
        <w:t xml:space="preserve"> </w:t>
      </w:r>
      <w:r w:rsidRPr="00787CA1">
        <w:annotationRef/>
      </w:r>
    </w:p>
    <w:p w:rsidR="00AD7757" w:rsidRDefault="00AD7757" w:rsidP="00787CA1">
      <w:pPr>
        <w:pStyle w:val="CommentText"/>
      </w:pPr>
    </w:p>
    <w:p w:rsidR="00AD7757" w:rsidRPr="00787CA1" w:rsidRDefault="00AD7757" w:rsidP="00787CA1">
      <w:pPr>
        <w:pStyle w:val="CommentText"/>
      </w:pPr>
      <w:r w:rsidRPr="00787CA1">
        <w:t xml:space="preserve">HKDF needs </w:t>
      </w:r>
      <w:r w:rsidRPr="00787CA1">
        <w:rPr>
          <w:b/>
          <w:bCs/>
        </w:rPr>
        <w:t>the</w:t>
      </w:r>
      <w:r w:rsidRPr="00787CA1">
        <w:t xml:space="preserve"> to get the underlying…</w:t>
      </w:r>
    </w:p>
    <w:p w:rsidR="00AD7757" w:rsidRDefault="00AD7757">
      <w:pPr>
        <w:pStyle w:val="CommentText"/>
      </w:pPr>
    </w:p>
  </w:comment>
  <w:comment w:id="697" w:author="LabTest" w:date="2011-08-22T10:11:00Z" w:initials="L">
    <w:p w:rsidR="00AD7757" w:rsidRDefault="00AD7757">
      <w:pPr>
        <w:pStyle w:val="CommentText"/>
      </w:pPr>
      <w:r>
        <w:rPr>
          <w:rStyle w:val="CommentReference"/>
        </w:rPr>
        <w:annotationRef/>
      </w:r>
      <w:r>
        <w:t>Rephrased the note. Please check.</w:t>
      </w:r>
    </w:p>
  </w:comment>
  <w:comment w:id="704" w:author="Yael Ejgenberg" w:date="2011-08-22T10:11:00Z" w:initials="Y">
    <w:p w:rsidR="00AD7757" w:rsidRDefault="00AD7757" w:rsidP="00347EFD">
      <w:pPr>
        <w:pStyle w:val="CommentText"/>
      </w:pPr>
      <w:r>
        <w:rPr>
          <w:rStyle w:val="CommentReference"/>
        </w:rPr>
        <w:annotationRef/>
      </w:r>
      <w:r w:rsidRPr="00347EFD">
        <w:rPr>
          <w:lang w:bidi="en-US"/>
        </w:rPr>
        <w:t>There are three functions that generate a key in the interface and there's</w:t>
      </w:r>
      <w:r w:rsidRPr="00347EFD">
        <w:rPr>
          <w:lang w:bidi="en-US"/>
        </w:rPr>
        <w:br/>
        <w:t>&gt; no details about how they differ in their implementation.</w:t>
      </w:r>
      <w:r w:rsidRPr="00347EFD">
        <w:rPr>
          <w:lang w:bidi="en-US"/>
        </w:rPr>
        <w:br/>
        <w:t>&gt;</w:t>
      </w:r>
      <w:r w:rsidRPr="00347EFD">
        <w:rPr>
          <w:lang w:bidi="en-US"/>
        </w:rPr>
        <w:br/>
        <w:t>&gt; If one calls the other, please s</w:t>
      </w:r>
      <w:r>
        <w:rPr>
          <w:lang w:bidi="en-US"/>
        </w:rPr>
        <w:t>t</w:t>
      </w:r>
      <w:r w:rsidRPr="00347EFD">
        <w:rPr>
          <w:lang w:bidi="en-US"/>
        </w:rPr>
        <w:t>ate how.</w:t>
      </w:r>
    </w:p>
  </w:comment>
  <w:comment w:id="705" w:author="LabTest" w:date="2011-08-22T10:11:00Z" w:initials="L">
    <w:p w:rsidR="00AD7757" w:rsidRDefault="00AD7757">
      <w:pPr>
        <w:pStyle w:val="CommentText"/>
      </w:pPr>
      <w:r>
        <w:rPr>
          <w:rStyle w:val="CommentReference"/>
        </w:rPr>
        <w:annotationRef/>
      </w:r>
      <w:r>
        <w:t>Please check the email. I asked you if you think we should have all 3 options.</w:t>
      </w:r>
    </w:p>
  </w:comment>
  <w:comment w:id="706" w:author="Yael Ejgenberg" w:date="2011-08-22T10:11:00Z" w:initials="Y">
    <w:p w:rsidR="00AD7757" w:rsidRPr="00787CA1" w:rsidRDefault="00AD7757" w:rsidP="00787CA1">
      <w:pPr>
        <w:pStyle w:val="CommentText"/>
      </w:pPr>
      <w:r>
        <w:rPr>
          <w:rStyle w:val="CommentReference"/>
        </w:rPr>
        <w:annotationRef/>
      </w:r>
      <w:r w:rsidRPr="00787CA1">
        <w:t>Needs bullets, like any other pseudocode.</w:t>
      </w:r>
    </w:p>
    <w:p w:rsidR="00AD7757" w:rsidRDefault="00AD7757">
      <w:pPr>
        <w:pStyle w:val="CommentText"/>
      </w:pPr>
    </w:p>
  </w:comment>
  <w:comment w:id="707" w:author="LabTest" w:date="2011-08-22T10:11:00Z" w:initials="L">
    <w:p w:rsidR="00AD7757" w:rsidRDefault="00AD7757">
      <w:pPr>
        <w:pStyle w:val="CommentText"/>
      </w:pPr>
      <w:r>
        <w:rPr>
          <w:rStyle w:val="CommentReference"/>
        </w:rPr>
        <w:annotationRef/>
      </w:r>
      <w:r>
        <w:t>Added bullets.</w:t>
      </w:r>
    </w:p>
  </w:comment>
  <w:comment w:id="719" w:author="Yael Ejgenberg" w:date="2011-08-22T10:11:00Z" w:initials="Y">
    <w:p w:rsidR="00AD7757" w:rsidRDefault="00AD7757">
      <w:pPr>
        <w:pStyle w:val="CommentText"/>
      </w:pPr>
      <w:r>
        <w:rPr>
          <w:rStyle w:val="CommentReference"/>
        </w:rPr>
        <w:annotationRef/>
      </w:r>
      <w:r>
        <w:t xml:space="preserve">Rewrite </w:t>
      </w:r>
      <w:r w:rsidRPr="00347EFD">
        <w:t>+</w:t>
      </w:r>
      <w:r>
        <w:t xml:space="preserve"> check meaning of wither. </w:t>
      </w:r>
    </w:p>
  </w:comment>
  <w:comment w:id="718" w:author="LabTest" w:date="2011-08-22T10:11:00Z" w:initials="L">
    <w:p w:rsidR="00AD7757" w:rsidRDefault="00AD7757">
      <w:pPr>
        <w:pStyle w:val="CommentText"/>
      </w:pPr>
      <w:r>
        <w:rPr>
          <w:rStyle w:val="CommentReference"/>
        </w:rPr>
        <w:annotationRef/>
      </w:r>
      <w:r>
        <w:t xml:space="preserve">Rephrased the sentence. </w:t>
      </w:r>
    </w:p>
  </w:comment>
  <w:comment w:id="872" w:author="Yael Ejgenberg" w:date="2011-08-22T10:11:00Z" w:initials="Y">
    <w:p w:rsidR="00AD7757" w:rsidRDefault="00AD7757">
      <w:pPr>
        <w:pStyle w:val="CommentText"/>
      </w:pPr>
      <w:r>
        <w:rPr>
          <w:rStyle w:val="CommentReference"/>
        </w:rPr>
        <w:annotationRef/>
      </w:r>
      <w:r>
        <w:t>Is this the tertiary goal?</w:t>
      </w:r>
    </w:p>
  </w:comment>
  <w:comment w:id="873" w:author="LabTest" w:date="2011-08-22T10:11:00Z" w:initials="L">
    <w:p w:rsidR="00AD7757" w:rsidRDefault="00AD7757" w:rsidP="006F220B">
      <w:pPr>
        <w:pStyle w:val="CommentText"/>
      </w:pPr>
      <w:r>
        <w:rPr>
          <w:rStyle w:val="CommentReference"/>
        </w:rPr>
        <w:annotationRef/>
      </w:r>
      <w:r>
        <w:t>Actually the 2 first goals are for the external user, for which we have created the factories. The other part is for the efficiency of use of the internal user. I have split it into two main goals.</w:t>
      </w:r>
    </w:p>
  </w:comment>
  <w:comment w:id="877" w:author="Yael Ejgenberg" w:date="2011-08-22T10:11:00Z" w:initials="Y">
    <w:p w:rsidR="00AD7757" w:rsidRDefault="00AD7757">
      <w:pPr>
        <w:pStyle w:val="CommentText"/>
      </w:pPr>
      <w:r>
        <w:rPr>
          <w:rStyle w:val="CommentReference"/>
        </w:rPr>
        <w:annotationRef/>
      </w:r>
      <w:r>
        <w:t>???</w:t>
      </w:r>
    </w:p>
  </w:comment>
  <w:comment w:id="878" w:author="LabTest" w:date="2011-08-22T10:11:00Z" w:initials="L">
    <w:p w:rsidR="00AD7757" w:rsidRDefault="00AD7757">
      <w:pPr>
        <w:pStyle w:val="CommentText"/>
      </w:pPr>
      <w:r>
        <w:rPr>
          <w:rStyle w:val="CommentReference"/>
        </w:rPr>
        <w:annotationRef/>
      </w:r>
      <w:r>
        <w:t>Changed the phrasing</w:t>
      </w:r>
    </w:p>
  </w:comment>
  <w:comment w:id="889" w:author="Yael Ejgenberg" w:date="2011-08-22T10:11:00Z" w:initials="Y">
    <w:p w:rsidR="00AD7757" w:rsidRDefault="00AD7757">
      <w:pPr>
        <w:pStyle w:val="CommentText"/>
      </w:pPr>
      <w:r>
        <w:rPr>
          <w:rStyle w:val="CommentReference"/>
        </w:rPr>
        <w:annotationRef/>
      </w:r>
      <w:r>
        <w:t>We don’t assume anything. We require the object to be initialized. This is checked. If not, throws excp.</w:t>
      </w:r>
    </w:p>
  </w:comment>
  <w:comment w:id="890" w:author="LabTest" w:date="2011-08-22T10:11:00Z" w:initials="L">
    <w:p w:rsidR="00AD7757" w:rsidRDefault="00AD7757">
      <w:pPr>
        <w:pStyle w:val="CommentText"/>
      </w:pPr>
      <w:r>
        <w:rPr>
          <w:rStyle w:val="CommentReference"/>
        </w:rPr>
        <w:annotationRef/>
      </w:r>
      <w:r>
        <w:t>Changed to "check".</w:t>
      </w:r>
    </w:p>
  </w:comment>
  <w:comment w:id="909" w:author="Yael Ejgenberg" w:date="2011-08-22T10:11:00Z" w:initials="Y">
    <w:p w:rsidR="00AD7757" w:rsidRPr="004A34D9" w:rsidRDefault="00AD7757" w:rsidP="00AF7117">
      <w:pPr>
        <w:pStyle w:val="CommentText"/>
      </w:pPr>
      <w:r>
        <w:rPr>
          <w:rStyle w:val="CommentReference"/>
        </w:rPr>
        <w:annotationRef/>
      </w:r>
      <w:r>
        <w:t>Not clear both ways related to what. I know what you mean bit it’s not clear from text.</w:t>
      </w:r>
    </w:p>
  </w:comment>
  <w:comment w:id="910" w:author="LabTest" w:date="2011-08-22T10:11:00Z" w:initials="L">
    <w:p w:rsidR="00AD7757" w:rsidRDefault="00AD7757">
      <w:pPr>
        <w:pStyle w:val="CommentText"/>
      </w:pPr>
      <w:r>
        <w:rPr>
          <w:rStyle w:val="CommentReference"/>
        </w:rPr>
        <w:annotationRef/>
      </w:r>
      <w:r>
        <w:t>Total rephrasing. See above.</w:t>
      </w:r>
    </w:p>
  </w:comment>
  <w:comment w:id="915" w:author="Yael Ejgenberg" w:date="2011-08-22T10:11:00Z" w:initials="Y">
    <w:p w:rsidR="00AD7757" w:rsidRDefault="00AD7757" w:rsidP="00AF7117">
      <w:pPr>
        <w:pStyle w:val="CommentText"/>
      </w:pPr>
      <w:r>
        <w:rPr>
          <w:rStyle w:val="CommentReference"/>
        </w:rPr>
        <w:annotationRef/>
      </w:r>
      <w:r>
        <w:t>Revise.</w:t>
      </w:r>
    </w:p>
  </w:comment>
  <w:comment w:id="916" w:author="LabTest" w:date="2011-08-22T10:11:00Z" w:initials="L">
    <w:p w:rsidR="00AD7757" w:rsidRDefault="00AD7757">
      <w:pPr>
        <w:pStyle w:val="CommentText"/>
      </w:pPr>
      <w:r>
        <w:rPr>
          <w:rStyle w:val="CommentReference"/>
        </w:rPr>
        <w:annotationRef/>
      </w:r>
      <w:r>
        <w:t>Revised</w:t>
      </w:r>
    </w:p>
  </w:comment>
  <w:comment w:id="918" w:author="LabTest" w:date="2011-08-22T10:11:00Z" w:initials="L">
    <w:p w:rsidR="00AD7757" w:rsidRDefault="00AD7757">
      <w:pPr>
        <w:pStyle w:val="CommentText"/>
      </w:pPr>
      <w:r>
        <w:rPr>
          <w:rStyle w:val="CommentReference"/>
        </w:rPr>
        <w:annotationRef/>
      </w:r>
      <w:r>
        <w:rPr>
          <w:rStyle w:val="CommentReference"/>
        </w:rPr>
        <w:t>We stress that from now on we only talk about the factories and thus, regarding comment y35 the two goals are the goals for the external user general tool.</w:t>
      </w:r>
    </w:p>
  </w:comment>
  <w:comment w:id="921" w:author="Yael Ejgenberg" w:date="2011-08-22T10:11:00Z" w:initials="Y">
    <w:p w:rsidR="00AD7757" w:rsidRDefault="00AD7757">
      <w:pPr>
        <w:pStyle w:val="CommentText"/>
      </w:pPr>
      <w:r>
        <w:rPr>
          <w:rStyle w:val="CommentReference"/>
        </w:rPr>
        <w:annotationRef/>
      </w:r>
      <w:r>
        <w:t>Do we have two goals or three goals?</w:t>
      </w:r>
    </w:p>
  </w:comment>
  <w:comment w:id="922" w:author="LabTest" w:date="2011-08-22T10:11:00Z" w:initials="L">
    <w:p w:rsidR="00AD7757" w:rsidRDefault="00AD7757">
      <w:pPr>
        <w:pStyle w:val="CommentText"/>
      </w:pPr>
      <w:r>
        <w:rPr>
          <w:rStyle w:val="CommentReference"/>
        </w:rPr>
        <w:annotationRef/>
      </w:r>
      <w:r>
        <w:t>See previous comment.</w:t>
      </w:r>
    </w:p>
  </w:comment>
  <w:comment w:id="925" w:author="Yael Ejgenberg" w:date="2011-08-22T10:11:00Z" w:initials="Y">
    <w:p w:rsidR="00AD7757" w:rsidRDefault="00AD7757" w:rsidP="004A34D9">
      <w:pPr>
        <w:pStyle w:val="CommentText"/>
      </w:pPr>
      <w:r>
        <w:rPr>
          <w:rStyle w:val="CommentReference"/>
        </w:rPr>
        <w:annotationRef/>
      </w:r>
      <w:r>
        <w:t xml:space="preserve">Not true anymore. Please change to: </w:t>
      </w:r>
      <w:r w:rsidRPr="004A34D9">
        <w:rPr>
          <w:lang w:bidi="en-US"/>
        </w:rPr>
        <w:t>A complex class has to have at least a constructor that gets the underlying basic objects names as a string. Other constructors can be added as necessary and desired.</w:t>
      </w:r>
    </w:p>
  </w:comment>
  <w:comment w:id="926" w:author="LabTest" w:date="2011-08-22T10:11:00Z" w:initials="L">
    <w:p w:rsidR="00AD7757" w:rsidRDefault="00AD7757">
      <w:pPr>
        <w:pStyle w:val="CommentText"/>
      </w:pPr>
      <w:r>
        <w:rPr>
          <w:rStyle w:val="CommentReference"/>
        </w:rPr>
        <w:annotationRef/>
      </w:r>
      <w:r>
        <w:rPr>
          <w:rStyle w:val="CommentReference"/>
        </w:rPr>
        <w:t>Removed this part from here since this part only considers the factories. The solution for the internal user is written in the beginning of this section.</w:t>
      </w:r>
    </w:p>
  </w:comment>
  <w:comment w:id="1089" w:author="LabTest" w:date="2011-08-22T12:13:00Z" w:initials="L">
    <w:p w:rsidR="00AD7757" w:rsidRDefault="00AD7757">
      <w:pPr>
        <w:pStyle w:val="CommentText"/>
      </w:pPr>
      <w:r>
        <w:rPr>
          <w:rStyle w:val="CommentReference"/>
        </w:rPr>
        <w:annotationRef/>
      </w:r>
      <w:r>
        <w:t>Added the KdfFactory</w:t>
      </w:r>
    </w:p>
  </w:comment>
  <w:comment w:id="1127" w:author="LabTest" w:date="2011-08-22T12:20:00Z" w:initials="L">
    <w:p w:rsidR="00AD7757" w:rsidRDefault="00AD7757">
      <w:pPr>
        <w:pStyle w:val="CommentText"/>
      </w:pPr>
      <w:r>
        <w:rPr>
          <w:rStyle w:val="CommentReference"/>
        </w:rPr>
        <w:annotationRef/>
      </w:r>
      <w:r>
        <w:t>The previous diagram used old classes.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1C6" w:rsidRDefault="00F311C6">
      <w:r>
        <w:separator/>
      </w:r>
    </w:p>
  </w:endnote>
  <w:endnote w:type="continuationSeparator" w:id="0">
    <w:p w:rsidR="00F311C6" w:rsidRDefault="00F311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757" w:rsidRPr="00966109" w:rsidRDefault="00AD7757" w:rsidP="00515D3B">
    <w:pPr>
      <w:pStyle w:val="Footer"/>
      <w:tabs>
        <w:tab w:val="left" w:pos="4140"/>
      </w:tabs>
      <w:rPr>
        <w:i/>
        <w:iCs/>
      </w:rPr>
    </w:pPr>
    <w:fldSimple w:instr=" DOCPROPERTY &quot;DocumentCode&quot; ">
      <w:r>
        <w:t>SDD</w:t>
      </w:r>
    </w:fldSimple>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517727">
      <w:rPr>
        <w:noProof/>
        <w:lang w:eastAsia="en-GB"/>
      </w:rPr>
      <w:t>21</w:t>
    </w:r>
    <w:r>
      <w:fldChar w:fldCharType="end"/>
    </w:r>
    <w:r>
      <w:rPr>
        <w:lang w:eastAsia="en-GB"/>
      </w:rPr>
      <w:t xml:space="preserve"> of </w:t>
    </w:r>
    <w:r>
      <w:fldChar w:fldCharType="begin"/>
    </w:r>
    <w:r>
      <w:rPr>
        <w:lang w:eastAsia="en-GB"/>
      </w:rPr>
      <w:instrText xml:space="preserve"> NUMPAGES  \* FIRSTCAP </w:instrText>
    </w:r>
    <w:r>
      <w:fldChar w:fldCharType="separate"/>
    </w:r>
    <w:r w:rsidR="00517727">
      <w:rPr>
        <w:noProof/>
        <w:lang w:eastAsia="en-GB"/>
      </w:rPr>
      <w:t>105</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1C6" w:rsidRDefault="00F311C6">
      <w:r>
        <w:separator/>
      </w:r>
    </w:p>
  </w:footnote>
  <w:footnote w:type="continuationSeparator" w:id="0">
    <w:p w:rsidR="00F311C6" w:rsidRDefault="00F311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757" w:rsidRDefault="00AD7757"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AD7757" w:rsidRDefault="00AD7757"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AD7757" w:rsidRDefault="00AD7757"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AD7757" w:rsidRPr="00D83456" w:rsidRDefault="00AD7757" w:rsidP="00515D3B">
    <w:pPr>
      <w:rPr>
        <w:rFonts w:ascii="Calibri" w:hAnsi="Calibri"/>
        <w:b/>
        <w:bCs/>
        <w:color w:val="7BA0CD"/>
        <w:spacing w:val="60"/>
        <w:sz w:val="16"/>
        <w:szCs w:val="16"/>
        <w:lang w:val="en-GB"/>
      </w:rPr>
    </w:pPr>
    <w:r>
      <w:rPr>
        <w:rFonts w:ascii="Calibri" w:hAnsi="Calibri"/>
        <w:b/>
        <w:bCs/>
        <w:color w:val="7BA0CD"/>
        <w:spacing w:val="60"/>
        <w:sz w:val="16"/>
        <w:szCs w:val="16"/>
        <w:lang w:val="en-GB"/>
      </w:rPr>
      <w:t>Bar-Ilan University</w:t>
    </w:r>
  </w:p>
  <w:p w:rsidR="00AD7757" w:rsidRPr="00D83456" w:rsidRDefault="00AD7757" w:rsidP="00EB72E0">
    <w:pPr>
      <w:pStyle w:val="Header"/>
    </w:pPr>
    <w:r w:rsidRPr="008518D0">
      <w:tab/>
    </w:r>
    <w:r>
      <w:t>SCAPI Primitives Layer</w:t>
    </w:r>
  </w:p>
  <w:p w:rsidR="00AD7757" w:rsidRPr="00515D3B" w:rsidRDefault="00AD7757" w:rsidP="008518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F9D4E356"/>
    <w:lvl w:ilvl="0">
      <w:start w:val="1"/>
      <w:numFmt w:val="decimal"/>
      <w:pStyle w:val="ListNumber4"/>
      <w:lvlText w:val="%1."/>
      <w:lvlJc w:val="left"/>
      <w:pPr>
        <w:tabs>
          <w:tab w:val="num" w:pos="-1059"/>
        </w:tabs>
        <w:ind w:left="-1059" w:hanging="360"/>
      </w:pPr>
    </w:lvl>
  </w:abstractNum>
  <w:abstractNum w:abstractNumId="1">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
    <w:nsid w:val="015D7962"/>
    <w:multiLevelType w:val="multilevel"/>
    <w:tmpl w:val="9268223E"/>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0"/>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
    <w:nsid w:val="01611F8B"/>
    <w:multiLevelType w:val="hybridMultilevel"/>
    <w:tmpl w:val="645448F4"/>
    <w:lvl w:ilvl="0" w:tplc="04090001">
      <w:start w:val="1"/>
      <w:numFmt w:val="bullet"/>
      <w:lvlText w:val=""/>
      <w:lvlJc w:val="left"/>
      <w:pPr>
        <w:ind w:left="2148" w:hanging="360"/>
      </w:pPr>
      <w:rPr>
        <w:rFonts w:ascii="Symbol" w:hAnsi="Symbol" w:hint="default"/>
      </w:rPr>
    </w:lvl>
    <w:lvl w:ilvl="1" w:tplc="04090003">
      <w:start w:val="1"/>
      <w:numFmt w:val="bullet"/>
      <w:lvlText w:val="o"/>
      <w:lvlJc w:val="left"/>
      <w:pPr>
        <w:ind w:left="2868" w:hanging="360"/>
      </w:pPr>
      <w:rPr>
        <w:rFonts w:ascii="Courier New" w:hAnsi="Courier New" w:cs="Courier New" w:hint="default"/>
      </w:rPr>
    </w:lvl>
    <w:lvl w:ilvl="2" w:tplc="04090005">
      <w:start w:val="1"/>
      <w:numFmt w:val="bullet"/>
      <w:lvlText w:val=""/>
      <w:lvlJc w:val="left"/>
      <w:pPr>
        <w:ind w:left="3588" w:hanging="360"/>
      </w:pPr>
      <w:rPr>
        <w:rFonts w:ascii="Wingdings" w:hAnsi="Wingdings" w:hint="default"/>
      </w:rPr>
    </w:lvl>
    <w:lvl w:ilvl="3" w:tplc="04090001">
      <w:start w:val="1"/>
      <w:numFmt w:val="bullet"/>
      <w:lvlText w:val=""/>
      <w:lvlJc w:val="left"/>
      <w:pPr>
        <w:ind w:left="4308" w:hanging="360"/>
      </w:pPr>
      <w:rPr>
        <w:rFonts w:ascii="Symbol" w:hAnsi="Symbol" w:hint="default"/>
      </w:rPr>
    </w:lvl>
    <w:lvl w:ilvl="4" w:tplc="04090003">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4">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5">
    <w:nsid w:val="036561CA"/>
    <w:multiLevelType w:val="hybridMultilevel"/>
    <w:tmpl w:val="0464D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660767"/>
    <w:multiLevelType w:val="hybridMultilevel"/>
    <w:tmpl w:val="5E02C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8">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072244"/>
    <w:multiLevelType w:val="hybridMultilevel"/>
    <w:tmpl w:val="3CB67C24"/>
    <w:lvl w:ilvl="0" w:tplc="2E46A36C">
      <w:start w:val="1"/>
      <w:numFmt w:val="bullet"/>
      <w:lvlText w:val=""/>
      <w:lvlJc w:val="left"/>
      <w:pPr>
        <w:ind w:left="2868" w:hanging="360"/>
      </w:pPr>
      <w:rPr>
        <w:rFonts w:ascii="Symbol" w:hAnsi="Symbol" w:hint="default"/>
      </w:rPr>
    </w:lvl>
    <w:lvl w:ilvl="1" w:tplc="04090003" w:tentative="1">
      <w:start w:val="1"/>
      <w:numFmt w:val="bullet"/>
      <w:lvlText w:val="o"/>
      <w:lvlJc w:val="left"/>
      <w:pPr>
        <w:ind w:left="3588" w:hanging="360"/>
      </w:pPr>
      <w:rPr>
        <w:rFonts w:ascii="Courier New" w:hAnsi="Courier New" w:cs="Courier New" w:hint="default"/>
      </w:rPr>
    </w:lvl>
    <w:lvl w:ilvl="2" w:tplc="04090005" w:tentative="1">
      <w:start w:val="1"/>
      <w:numFmt w:val="bullet"/>
      <w:lvlText w:val=""/>
      <w:lvlJc w:val="left"/>
      <w:pPr>
        <w:ind w:left="4308" w:hanging="360"/>
      </w:pPr>
      <w:rPr>
        <w:rFonts w:ascii="Wingdings" w:hAnsi="Wingdings" w:hint="default"/>
      </w:rPr>
    </w:lvl>
    <w:lvl w:ilvl="3" w:tplc="04090001" w:tentative="1">
      <w:start w:val="1"/>
      <w:numFmt w:val="bullet"/>
      <w:lvlText w:val=""/>
      <w:lvlJc w:val="left"/>
      <w:pPr>
        <w:ind w:left="5028" w:hanging="360"/>
      </w:pPr>
      <w:rPr>
        <w:rFonts w:ascii="Symbol" w:hAnsi="Symbol" w:hint="default"/>
      </w:rPr>
    </w:lvl>
    <w:lvl w:ilvl="4" w:tplc="04090003" w:tentative="1">
      <w:start w:val="1"/>
      <w:numFmt w:val="bullet"/>
      <w:lvlText w:val="o"/>
      <w:lvlJc w:val="left"/>
      <w:pPr>
        <w:ind w:left="5748" w:hanging="360"/>
      </w:pPr>
      <w:rPr>
        <w:rFonts w:ascii="Courier New" w:hAnsi="Courier New" w:cs="Courier New" w:hint="default"/>
      </w:rPr>
    </w:lvl>
    <w:lvl w:ilvl="5" w:tplc="04090005" w:tentative="1">
      <w:start w:val="1"/>
      <w:numFmt w:val="bullet"/>
      <w:lvlText w:val=""/>
      <w:lvlJc w:val="left"/>
      <w:pPr>
        <w:ind w:left="6468" w:hanging="360"/>
      </w:pPr>
      <w:rPr>
        <w:rFonts w:ascii="Wingdings" w:hAnsi="Wingdings" w:hint="default"/>
      </w:rPr>
    </w:lvl>
    <w:lvl w:ilvl="6" w:tplc="04090001" w:tentative="1">
      <w:start w:val="1"/>
      <w:numFmt w:val="bullet"/>
      <w:lvlText w:val=""/>
      <w:lvlJc w:val="left"/>
      <w:pPr>
        <w:ind w:left="7188" w:hanging="360"/>
      </w:pPr>
      <w:rPr>
        <w:rFonts w:ascii="Symbol" w:hAnsi="Symbol" w:hint="default"/>
      </w:rPr>
    </w:lvl>
    <w:lvl w:ilvl="7" w:tplc="04090003" w:tentative="1">
      <w:start w:val="1"/>
      <w:numFmt w:val="bullet"/>
      <w:lvlText w:val="o"/>
      <w:lvlJc w:val="left"/>
      <w:pPr>
        <w:ind w:left="7908" w:hanging="360"/>
      </w:pPr>
      <w:rPr>
        <w:rFonts w:ascii="Courier New" w:hAnsi="Courier New" w:cs="Courier New" w:hint="default"/>
      </w:rPr>
    </w:lvl>
    <w:lvl w:ilvl="8" w:tplc="04090005" w:tentative="1">
      <w:start w:val="1"/>
      <w:numFmt w:val="bullet"/>
      <w:lvlText w:val=""/>
      <w:lvlJc w:val="left"/>
      <w:pPr>
        <w:ind w:left="8628" w:hanging="360"/>
      </w:pPr>
      <w:rPr>
        <w:rFonts w:ascii="Wingdings" w:hAnsi="Wingdings" w:hint="default"/>
      </w:rPr>
    </w:lvl>
  </w:abstractNum>
  <w:abstractNum w:abstractNumId="10">
    <w:nsid w:val="0EC667EF"/>
    <w:multiLevelType w:val="multilevel"/>
    <w:tmpl w:val="217880B0"/>
    <w:lvl w:ilvl="0">
      <w:start w:val="1"/>
      <w:numFmt w:val="decimal"/>
      <w:lvlText w:val="%1"/>
      <w:lvlJc w:val="left"/>
      <w:pPr>
        <w:ind w:left="375" w:hanging="375"/>
      </w:pPr>
      <w:rPr>
        <w:rFonts w:hint="default"/>
      </w:rPr>
    </w:lvl>
    <w:lvl w:ilvl="1">
      <w:start w:val="2"/>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1">
    <w:nsid w:val="140F29DA"/>
    <w:multiLevelType w:val="hybridMultilevel"/>
    <w:tmpl w:val="B6D4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635769"/>
    <w:multiLevelType w:val="hybridMultilevel"/>
    <w:tmpl w:val="F7F886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4E82BC0"/>
    <w:multiLevelType w:val="hybridMultilevel"/>
    <w:tmpl w:val="551C86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14FE7854"/>
    <w:multiLevelType w:val="hybridMultilevel"/>
    <w:tmpl w:val="F3BE5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110223"/>
    <w:multiLevelType w:val="hybridMultilevel"/>
    <w:tmpl w:val="2EB8C09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18C61B77"/>
    <w:multiLevelType w:val="multilevel"/>
    <w:tmpl w:val="DCF672D8"/>
    <w:lvl w:ilvl="0">
      <w:start w:val="1"/>
      <w:numFmt w:val="decimal"/>
      <w:lvlText w:val="%1."/>
      <w:lvlJc w:val="left"/>
      <w:pPr>
        <w:ind w:left="360" w:hanging="360"/>
      </w:pPr>
      <w:rPr>
        <w:rFonts w:hint="default"/>
      </w:rPr>
    </w:lvl>
    <w:lvl w:ilvl="1">
      <w:start w:val="2"/>
      <w:numFmt w:val="decimal"/>
      <w:isLgl/>
      <w:lvlText w:val="%1.%2"/>
      <w:lvlJc w:val="left"/>
      <w:pPr>
        <w:ind w:left="1368" w:hanging="375"/>
      </w:pPr>
      <w:rPr>
        <w:rFonts w:hint="default"/>
      </w:rPr>
    </w:lvl>
    <w:lvl w:ilvl="2">
      <w:start w:val="1"/>
      <w:numFmt w:val="decimal"/>
      <w:isLgl/>
      <w:lvlText w:val="%1.%2.%3"/>
      <w:lvlJc w:val="left"/>
      <w:pPr>
        <w:ind w:left="2706" w:hanging="720"/>
      </w:pPr>
      <w:rPr>
        <w:rFonts w:hint="default"/>
      </w:rPr>
    </w:lvl>
    <w:lvl w:ilvl="3">
      <w:start w:val="1"/>
      <w:numFmt w:val="decimal"/>
      <w:isLgl/>
      <w:lvlText w:val="%1.%2.%3.%4"/>
      <w:lvlJc w:val="left"/>
      <w:pPr>
        <w:ind w:left="4059" w:hanging="1080"/>
      </w:pPr>
      <w:rPr>
        <w:rFonts w:hint="default"/>
      </w:rPr>
    </w:lvl>
    <w:lvl w:ilvl="4">
      <w:start w:val="1"/>
      <w:numFmt w:val="decimal"/>
      <w:isLgl/>
      <w:lvlText w:val="%1.%2.%3.%4.%5"/>
      <w:lvlJc w:val="left"/>
      <w:pPr>
        <w:ind w:left="5052" w:hanging="1080"/>
      </w:pPr>
      <w:rPr>
        <w:rFonts w:hint="default"/>
      </w:rPr>
    </w:lvl>
    <w:lvl w:ilvl="5">
      <w:start w:val="1"/>
      <w:numFmt w:val="decimal"/>
      <w:isLgl/>
      <w:lvlText w:val="%1.%2.%3.%4.%5.%6"/>
      <w:lvlJc w:val="left"/>
      <w:pPr>
        <w:ind w:left="6405" w:hanging="1440"/>
      </w:pPr>
      <w:rPr>
        <w:rFonts w:hint="default"/>
      </w:rPr>
    </w:lvl>
    <w:lvl w:ilvl="6">
      <w:start w:val="1"/>
      <w:numFmt w:val="decimal"/>
      <w:isLgl/>
      <w:lvlText w:val="%1.%2.%3.%4.%5.%6.%7"/>
      <w:lvlJc w:val="left"/>
      <w:pPr>
        <w:ind w:left="7398" w:hanging="1440"/>
      </w:pPr>
      <w:rPr>
        <w:rFonts w:hint="default"/>
      </w:rPr>
    </w:lvl>
    <w:lvl w:ilvl="7">
      <w:start w:val="1"/>
      <w:numFmt w:val="decimal"/>
      <w:isLgl/>
      <w:lvlText w:val="%1.%2.%3.%4.%5.%6.%7.%8"/>
      <w:lvlJc w:val="left"/>
      <w:pPr>
        <w:ind w:left="8751" w:hanging="1800"/>
      </w:pPr>
      <w:rPr>
        <w:rFonts w:hint="default"/>
      </w:rPr>
    </w:lvl>
    <w:lvl w:ilvl="8">
      <w:start w:val="1"/>
      <w:numFmt w:val="decimal"/>
      <w:isLgl/>
      <w:lvlText w:val="%1.%2.%3.%4.%5.%6.%7.%8.%9"/>
      <w:lvlJc w:val="left"/>
      <w:pPr>
        <w:ind w:left="10104" w:hanging="2160"/>
      </w:pPr>
      <w:rPr>
        <w:rFonts w:hint="default"/>
      </w:rPr>
    </w:lvl>
  </w:abstractNum>
  <w:abstractNum w:abstractNumId="17">
    <w:nsid w:val="1B0B2274"/>
    <w:multiLevelType w:val="multilevel"/>
    <w:tmpl w:val="AE82456E"/>
    <w:lvl w:ilvl="0">
      <w:start w:val="1"/>
      <w:numFmt w:val="decimal"/>
      <w:pStyle w:val="Heading1"/>
      <w:lvlText w:val="%1"/>
      <w:lvlJc w:val="left"/>
      <w:pPr>
        <w:tabs>
          <w:tab w:val="num" w:pos="2912"/>
        </w:tabs>
        <w:ind w:left="2836" w:hanging="284"/>
      </w:pPr>
      <w:rPr>
        <w:rFonts w:ascii="Times New Roman" w:eastAsia="Times New Roman" w:hAnsi="Times New Roman" w:cs="Times New Roman"/>
        <w:b/>
        <w:bCs/>
      </w:rPr>
    </w:lvl>
    <w:lvl w:ilvl="1">
      <w:start w:val="3"/>
      <w:numFmt w:val="decimal"/>
      <w:pStyle w:val="Heading2"/>
      <w:lvlText w:val="%1.1"/>
      <w:lvlJc w:val="left"/>
      <w:pPr>
        <w:tabs>
          <w:tab w:val="num" w:pos="1854"/>
        </w:tabs>
        <w:ind w:left="850" w:firstLine="284"/>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2"/>
      <w:numFmt w:val="decimal"/>
      <w:pStyle w:val="Heading3"/>
      <w:lvlText w:val="%1.%2.%3"/>
      <w:lvlJc w:val="left"/>
      <w:pPr>
        <w:tabs>
          <w:tab w:val="num" w:pos="1287"/>
        </w:tabs>
        <w:ind w:left="0" w:firstLine="567"/>
      </w:pPr>
      <w:rPr>
        <w:rFonts w:hint="default"/>
      </w:rPr>
    </w:lvl>
    <w:lvl w:ilvl="3">
      <w:start w:val="1"/>
      <w:numFmt w:val="none"/>
      <w:lvlRestart w:val="0"/>
      <w:lvlText w:val="%45.7.3.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8">
    <w:nsid w:val="1DAC0A1A"/>
    <w:multiLevelType w:val="hybridMultilevel"/>
    <w:tmpl w:val="7638A76A"/>
    <w:lvl w:ilvl="0" w:tplc="D4101ABA">
      <w:numFmt w:val="bullet"/>
      <w:lvlText w:val=""/>
      <w:lvlJc w:val="left"/>
      <w:pPr>
        <w:ind w:left="1423" w:hanging="360"/>
      </w:pPr>
      <w:rPr>
        <w:rFonts w:ascii="Wingdings" w:eastAsiaTheme="minorHAnsi" w:hAnsi="Wingdings" w:cstheme="minorBidi"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19">
    <w:nsid w:val="1FAD6F92"/>
    <w:multiLevelType w:val="hybridMultilevel"/>
    <w:tmpl w:val="25CEC2C2"/>
    <w:lvl w:ilvl="0" w:tplc="04090005">
      <w:start w:val="1"/>
      <w:numFmt w:val="bullet"/>
      <w:lvlText w:val=""/>
      <w:lvlJc w:val="left"/>
      <w:pPr>
        <w:ind w:left="3588" w:hanging="360"/>
      </w:pPr>
      <w:rPr>
        <w:rFonts w:ascii="Wingdings" w:hAnsi="Wingdings"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0">
    <w:nsid w:val="1FC27FB3"/>
    <w:multiLevelType w:val="hybridMultilevel"/>
    <w:tmpl w:val="8B108368"/>
    <w:lvl w:ilvl="0" w:tplc="D4101ABA">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235B002D"/>
    <w:multiLevelType w:val="hybridMultilevel"/>
    <w:tmpl w:val="EE303A9C"/>
    <w:lvl w:ilvl="0" w:tplc="2E46A36C">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4">
    <w:nsid w:val="23E414CB"/>
    <w:multiLevelType w:val="hybridMultilevel"/>
    <w:tmpl w:val="26EC7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ED2ABB"/>
    <w:multiLevelType w:val="hybridMultilevel"/>
    <w:tmpl w:val="EC7CEC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2D9310A1"/>
    <w:multiLevelType w:val="multilevel"/>
    <w:tmpl w:val="291C83DC"/>
    <w:lvl w:ilvl="0">
      <w:start w:val="1"/>
      <w:numFmt w:val="bullet"/>
      <w:lvlText w:val=""/>
      <w:lvlJc w:val="left"/>
      <w:pPr>
        <w:ind w:left="720" w:hanging="720"/>
      </w:pPr>
      <w:rPr>
        <w:rFonts w:ascii="Symbol" w:hAnsi="Symbol" w:hint="default"/>
      </w:rPr>
    </w:lvl>
    <w:lvl w:ilvl="1">
      <w:start w:val="1"/>
      <w:numFmt w:val="bullet"/>
      <w:lvlText w:val=""/>
      <w:lvlJc w:val="left"/>
      <w:pPr>
        <w:ind w:left="1003" w:hanging="720"/>
      </w:pPr>
      <w:rPr>
        <w:rFonts w:ascii="Symbol" w:hAnsi="Symbol"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7">
    <w:nsid w:val="30101251"/>
    <w:multiLevelType w:val="hybridMultilevel"/>
    <w:tmpl w:val="270EBD10"/>
    <w:lvl w:ilvl="0" w:tplc="EA5A42C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15E0E52"/>
    <w:multiLevelType w:val="hybridMultilevel"/>
    <w:tmpl w:val="7840D20E"/>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9">
    <w:nsid w:val="33CB2C0B"/>
    <w:multiLevelType w:val="hybridMultilevel"/>
    <w:tmpl w:val="CB12E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344F09F0"/>
    <w:multiLevelType w:val="hybridMultilevel"/>
    <w:tmpl w:val="08D8B5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346B296C"/>
    <w:multiLevelType w:val="hybridMultilevel"/>
    <w:tmpl w:val="A7C0F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56C26F3"/>
    <w:multiLevelType w:val="hybridMultilevel"/>
    <w:tmpl w:val="0E5428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35DF7C82"/>
    <w:multiLevelType w:val="hybridMultilevel"/>
    <w:tmpl w:val="ACBC5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5">
    <w:nsid w:val="37E17434"/>
    <w:multiLevelType w:val="hybridMultilevel"/>
    <w:tmpl w:val="15E8B3C0"/>
    <w:lvl w:ilvl="0" w:tplc="D4101AB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7">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38">
    <w:nsid w:val="3C263E14"/>
    <w:multiLevelType w:val="multilevel"/>
    <w:tmpl w:val="1636993A"/>
    <w:lvl w:ilvl="0">
      <w:start w:val="1"/>
      <w:numFmt w:val="decimal"/>
      <w:lvlText w:val="%1."/>
      <w:lvlJc w:val="left"/>
      <w:pPr>
        <w:ind w:left="360" w:hanging="360"/>
      </w:pPr>
      <w:rPr>
        <w:rFonts w:hint="default"/>
      </w:rPr>
    </w:lvl>
    <w:lvl w:ilvl="1">
      <w:start w:val="3"/>
      <w:numFmt w:val="decimal"/>
      <w:isLgl/>
      <w:lvlText w:val="%1.%2"/>
      <w:lvlJc w:val="left"/>
      <w:pPr>
        <w:ind w:left="1046" w:hanging="810"/>
      </w:pPr>
      <w:rPr>
        <w:rFonts w:hint="default"/>
      </w:rPr>
    </w:lvl>
    <w:lvl w:ilvl="2">
      <w:start w:val="11"/>
      <w:numFmt w:val="decimal"/>
      <w:isLgl/>
      <w:lvlText w:val="%1.%2.%3"/>
      <w:lvlJc w:val="left"/>
      <w:pPr>
        <w:ind w:left="1282" w:hanging="810"/>
      </w:pPr>
      <w:rPr>
        <w:rFonts w:hint="default"/>
      </w:rPr>
    </w:lvl>
    <w:lvl w:ilvl="3">
      <w:start w:val="2"/>
      <w:numFmt w:val="decimal"/>
      <w:isLgl/>
      <w:lvlText w:val="%1.%2.%3.%4"/>
      <w:lvlJc w:val="left"/>
      <w:pPr>
        <w:ind w:left="1518" w:hanging="810"/>
      </w:pPr>
      <w:rPr>
        <w:rFonts w:hint="default"/>
      </w:rPr>
    </w:lvl>
    <w:lvl w:ilvl="4">
      <w:start w:val="1"/>
      <w:numFmt w:val="decimal"/>
      <w:isLgl/>
      <w:lvlText w:val="%1.%2.%3.%4.%5"/>
      <w:lvlJc w:val="left"/>
      <w:pPr>
        <w:ind w:left="2024" w:hanging="1080"/>
      </w:pPr>
      <w:rPr>
        <w:rFonts w:hint="default"/>
      </w:rPr>
    </w:lvl>
    <w:lvl w:ilvl="5">
      <w:start w:val="1"/>
      <w:numFmt w:val="decimal"/>
      <w:isLgl/>
      <w:lvlText w:val="%1.%2.%3.%4.%5.%6"/>
      <w:lvlJc w:val="left"/>
      <w:pPr>
        <w:ind w:left="2260"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3092" w:hanging="1440"/>
      </w:pPr>
      <w:rPr>
        <w:rFonts w:hint="default"/>
      </w:rPr>
    </w:lvl>
    <w:lvl w:ilvl="8">
      <w:start w:val="1"/>
      <w:numFmt w:val="decimal"/>
      <w:isLgl/>
      <w:lvlText w:val="%1.%2.%3.%4.%5.%6.%7.%8.%9"/>
      <w:lvlJc w:val="left"/>
      <w:pPr>
        <w:ind w:left="3688" w:hanging="1800"/>
      </w:pPr>
      <w:rPr>
        <w:rFonts w:hint="default"/>
      </w:rPr>
    </w:lvl>
  </w:abstractNum>
  <w:abstractNum w:abstractNumId="39">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40">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41">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nsid w:val="464213E6"/>
    <w:multiLevelType w:val="multilevel"/>
    <w:tmpl w:val="0562FDE4"/>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Restart w:val="0"/>
      <w:suff w:val="space"/>
      <w:lvlText w:val="%1.%2.%3.%4"/>
      <w:lvlJc w:val="left"/>
      <w:pPr>
        <w:ind w:left="1418" w:hanging="284"/>
      </w:pPr>
      <w:rPr>
        <w:rFonts w:hint="default"/>
        <w:b/>
        <w:bCs/>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46CA048A"/>
    <w:multiLevelType w:val="multilevel"/>
    <w:tmpl w:val="40F09F28"/>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3"/>
        </w:tabs>
        <w:ind w:left="709"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45">
    <w:nsid w:val="493711DB"/>
    <w:multiLevelType w:val="hybridMultilevel"/>
    <w:tmpl w:val="50D45B0A"/>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6">
    <w:nsid w:val="4960377C"/>
    <w:multiLevelType w:val="multilevel"/>
    <w:tmpl w:val="C5C216C6"/>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pStyle w:val="Heading4"/>
      <w:lvlText w:val="%1.%2.%3.%4"/>
      <w:lvlJc w:val="left"/>
      <w:pPr>
        <w:ind w:left="1429"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7">
    <w:nsid w:val="4A1B442C"/>
    <w:multiLevelType w:val="hybridMultilevel"/>
    <w:tmpl w:val="3BE6734A"/>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8">
    <w:nsid w:val="4AD50B66"/>
    <w:multiLevelType w:val="hybridMultilevel"/>
    <w:tmpl w:val="A4F84588"/>
    <w:lvl w:ilvl="0" w:tplc="EA5A42C2">
      <w:start w:val="1"/>
      <w:numFmt w:val="bullet"/>
      <w:lvlText w:val="•"/>
      <w:lvlJc w:val="left"/>
      <w:pPr>
        <w:ind w:left="360" w:hanging="360"/>
      </w:pPr>
      <w:rPr>
        <w:rFonts w:ascii="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D4101ABA">
      <w:numFmt w:val="bullet"/>
      <w:lvlText w:val=""/>
      <w:lvlJc w:val="left"/>
      <w:pPr>
        <w:ind w:left="3960" w:hanging="360"/>
      </w:pPr>
      <w:rPr>
        <w:rFonts w:ascii="Wingdings" w:eastAsiaTheme="minorHAnsi" w:hAnsi="Wingdings" w:cstheme="minorBidi"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4BB768B9"/>
    <w:multiLevelType w:val="multilevel"/>
    <w:tmpl w:val="96142624"/>
    <w:lvl w:ilvl="0">
      <w:start w:val="5"/>
      <w:numFmt w:val="decimal"/>
      <w:lvlText w:val="%1"/>
      <w:lvlJc w:val="left"/>
      <w:pPr>
        <w:ind w:left="375" w:hanging="375"/>
      </w:pPr>
      <w:rPr>
        <w:rFonts w:hint="default"/>
      </w:rPr>
    </w:lvl>
    <w:lvl w:ilvl="1">
      <w:start w:val="1"/>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50">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51">
    <w:nsid w:val="50313A18"/>
    <w:multiLevelType w:val="multilevel"/>
    <w:tmpl w:val="911A378E"/>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52">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2B81749"/>
    <w:multiLevelType w:val="hybridMultilevel"/>
    <w:tmpl w:val="091A939A"/>
    <w:lvl w:ilvl="0" w:tplc="D4101ABA">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52E73555"/>
    <w:multiLevelType w:val="hybridMultilevel"/>
    <w:tmpl w:val="F12838B4"/>
    <w:lvl w:ilvl="0" w:tplc="D4101AB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855"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57">
    <w:nsid w:val="54737E95"/>
    <w:multiLevelType w:val="hybridMultilevel"/>
    <w:tmpl w:val="D0C4A3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549C21AD"/>
    <w:multiLevelType w:val="hybridMultilevel"/>
    <w:tmpl w:val="D7161A4C"/>
    <w:lvl w:ilvl="0" w:tplc="04090003">
      <w:start w:val="1"/>
      <w:numFmt w:val="bullet"/>
      <w:lvlText w:val="o"/>
      <w:lvlJc w:val="left"/>
      <w:pPr>
        <w:ind w:left="1847" w:hanging="360"/>
      </w:pPr>
      <w:rPr>
        <w:rFonts w:ascii="Courier New" w:hAnsi="Courier New" w:cs="Courier New"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59">
    <w:nsid w:val="566938B2"/>
    <w:multiLevelType w:val="hybridMultilevel"/>
    <w:tmpl w:val="8DAEBC64"/>
    <w:lvl w:ilvl="0" w:tplc="3F46B664">
      <w:start w:val="3"/>
      <w:numFmt w:val="decimal"/>
      <w:pStyle w:val="Heading5"/>
      <w:lvlText w:val="%1.1.3.2.1"/>
      <w:lvlJc w:val="left"/>
      <w:pPr>
        <w:ind w:left="1911" w:hanging="360"/>
      </w:pPr>
      <w:rPr>
        <w:rFonts w:hint="default"/>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60">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61">
    <w:nsid w:val="59E275EB"/>
    <w:multiLevelType w:val="multilevel"/>
    <w:tmpl w:val="3190B0CA"/>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63">
    <w:nsid w:val="5F73068D"/>
    <w:multiLevelType w:val="hybridMultilevel"/>
    <w:tmpl w:val="294C9656"/>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4">
    <w:nsid w:val="625347C4"/>
    <w:multiLevelType w:val="hybridMultilevel"/>
    <w:tmpl w:val="955A40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643C2179"/>
    <w:multiLevelType w:val="hybridMultilevel"/>
    <w:tmpl w:val="0C6CF5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nsid w:val="67B56492"/>
    <w:multiLevelType w:val="hybridMultilevel"/>
    <w:tmpl w:val="80E0723A"/>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nsid w:val="6A191459"/>
    <w:multiLevelType w:val="multilevel"/>
    <w:tmpl w:val="82B864C8"/>
    <w:lvl w:ilvl="0">
      <w:start w:val="5"/>
      <w:numFmt w:val="decimal"/>
      <w:lvlText w:val="%1"/>
      <w:lvlJc w:val="left"/>
      <w:pPr>
        <w:ind w:left="855" w:hanging="855"/>
      </w:pPr>
      <w:rPr>
        <w:rFonts w:hint="default"/>
      </w:rPr>
    </w:lvl>
    <w:lvl w:ilvl="1">
      <w:start w:val="3"/>
      <w:numFmt w:val="decimal"/>
      <w:lvlText w:val="%1.%2"/>
      <w:lvlJc w:val="left"/>
      <w:pPr>
        <w:ind w:left="1327" w:hanging="855"/>
      </w:pPr>
      <w:rPr>
        <w:rFonts w:hint="default"/>
      </w:rPr>
    </w:lvl>
    <w:lvl w:ilvl="2">
      <w:start w:val="13"/>
      <w:numFmt w:val="decimal"/>
      <w:lvlText w:val="%1.%2.%3"/>
      <w:lvlJc w:val="left"/>
      <w:pPr>
        <w:ind w:left="1799" w:hanging="855"/>
      </w:pPr>
      <w:rPr>
        <w:rFonts w:hint="default"/>
      </w:rPr>
    </w:lvl>
    <w:lvl w:ilvl="3">
      <w:start w:val="2"/>
      <w:numFmt w:val="decimal"/>
      <w:lvlText w:val="%1.%2.%3.%4"/>
      <w:lvlJc w:val="left"/>
      <w:pPr>
        <w:ind w:left="2271" w:hanging="855"/>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68">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1EC41C1"/>
    <w:multiLevelType w:val="hybridMultilevel"/>
    <w:tmpl w:val="1D92C57A"/>
    <w:lvl w:ilvl="0" w:tplc="D4101ABA">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36D5B91"/>
    <w:multiLevelType w:val="multilevel"/>
    <w:tmpl w:val="BE02D75E"/>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7"/>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71">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A530C0C"/>
    <w:multiLevelType w:val="hybridMultilevel"/>
    <w:tmpl w:val="17B4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AFE40CF"/>
    <w:multiLevelType w:val="hybridMultilevel"/>
    <w:tmpl w:val="15467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EDA5326"/>
    <w:multiLevelType w:val="hybridMultilevel"/>
    <w:tmpl w:val="44AAA2D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17"/>
  </w:num>
  <w:num w:numId="2">
    <w:abstractNumId w:val="7"/>
  </w:num>
  <w:num w:numId="3">
    <w:abstractNumId w:val="41"/>
  </w:num>
  <w:num w:numId="4">
    <w:abstractNumId w:val="34"/>
  </w:num>
  <w:num w:numId="5">
    <w:abstractNumId w:val="36"/>
  </w:num>
  <w:num w:numId="6">
    <w:abstractNumId w:val="33"/>
  </w:num>
  <w:num w:numId="7">
    <w:abstractNumId w:val="21"/>
  </w:num>
  <w:num w:numId="8">
    <w:abstractNumId w:val="46"/>
  </w:num>
  <w:num w:numId="9">
    <w:abstractNumId w:val="51"/>
  </w:num>
  <w:num w:numId="10">
    <w:abstractNumId w:val="60"/>
  </w:num>
  <w:num w:numId="11">
    <w:abstractNumId w:val="1"/>
  </w:num>
  <w:num w:numId="12">
    <w:abstractNumId w:val="37"/>
  </w:num>
  <w:num w:numId="13">
    <w:abstractNumId w:val="56"/>
  </w:num>
  <w:num w:numId="14">
    <w:abstractNumId w:val="16"/>
  </w:num>
  <w:num w:numId="15">
    <w:abstractNumId w:val="71"/>
  </w:num>
  <w:num w:numId="16">
    <w:abstractNumId w:val="8"/>
  </w:num>
  <w:num w:numId="17">
    <w:abstractNumId w:val="52"/>
  </w:num>
  <w:num w:numId="18">
    <w:abstractNumId w:val="59"/>
  </w:num>
  <w:num w:numId="19">
    <w:abstractNumId w:val="4"/>
  </w:num>
  <w:num w:numId="20">
    <w:abstractNumId w:val="50"/>
  </w:num>
  <w:num w:numId="21">
    <w:abstractNumId w:val="44"/>
  </w:num>
  <w:num w:numId="22">
    <w:abstractNumId w:val="39"/>
  </w:num>
  <w:num w:numId="23">
    <w:abstractNumId w:val="23"/>
  </w:num>
  <w:num w:numId="24">
    <w:abstractNumId w:val="68"/>
  </w:num>
  <w:num w:numId="25">
    <w:abstractNumId w:val="40"/>
  </w:num>
  <w:num w:numId="26">
    <w:abstractNumId w:val="62"/>
  </w:num>
  <w:num w:numId="27">
    <w:abstractNumId w:val="55"/>
  </w:num>
  <w:num w:numId="28">
    <w:abstractNumId w:val="5"/>
  </w:num>
  <w:num w:numId="29">
    <w:abstractNumId w:val="11"/>
  </w:num>
  <w:num w:numId="30">
    <w:abstractNumId w:val="6"/>
  </w:num>
  <w:num w:numId="31">
    <w:abstractNumId w:val="29"/>
  </w:num>
  <w:num w:numId="32">
    <w:abstractNumId w:val="43"/>
  </w:num>
  <w:num w:numId="33">
    <w:abstractNumId w:val="0"/>
  </w:num>
  <w:num w:numId="34">
    <w:abstractNumId w:val="42"/>
  </w:num>
  <w:num w:numId="35">
    <w:abstractNumId w:val="61"/>
  </w:num>
  <w:num w:numId="36">
    <w:abstractNumId w:val="74"/>
  </w:num>
  <w:num w:numId="37">
    <w:abstractNumId w:val="2"/>
  </w:num>
  <w:num w:numId="38">
    <w:abstractNumId w:val="38"/>
  </w:num>
  <w:num w:numId="39">
    <w:abstractNumId w:val="70"/>
  </w:num>
  <w:num w:numId="40">
    <w:abstractNumId w:val="18"/>
  </w:num>
  <w:num w:numId="41">
    <w:abstractNumId w:val="48"/>
  </w:num>
  <w:num w:numId="42">
    <w:abstractNumId w:val="64"/>
  </w:num>
  <w:num w:numId="43">
    <w:abstractNumId w:val="69"/>
  </w:num>
  <w:num w:numId="44">
    <w:abstractNumId w:val="54"/>
  </w:num>
  <w:num w:numId="45">
    <w:abstractNumId w:val="35"/>
  </w:num>
  <w:num w:numId="46">
    <w:abstractNumId w:val="17"/>
  </w:num>
  <w:num w:numId="47">
    <w:abstractNumId w:val="22"/>
  </w:num>
  <w:num w:numId="48">
    <w:abstractNumId w:val="67"/>
  </w:num>
  <w:num w:numId="49">
    <w:abstractNumId w:val="57"/>
  </w:num>
  <w:num w:numId="50">
    <w:abstractNumId w:val="20"/>
  </w:num>
  <w:num w:numId="51">
    <w:abstractNumId w:val="10"/>
  </w:num>
  <w:num w:numId="52">
    <w:abstractNumId w:val="49"/>
  </w:num>
  <w:num w:numId="53">
    <w:abstractNumId w:val="25"/>
  </w:num>
  <w:num w:numId="54">
    <w:abstractNumId w:val="53"/>
  </w:num>
  <w:num w:numId="55">
    <w:abstractNumId w:val="58"/>
  </w:num>
  <w:num w:numId="56">
    <w:abstractNumId w:val="12"/>
  </w:num>
  <w:num w:numId="57">
    <w:abstractNumId w:val="65"/>
  </w:num>
  <w:num w:numId="58">
    <w:abstractNumId w:val="66"/>
  </w:num>
  <w:num w:numId="59">
    <w:abstractNumId w:val="24"/>
  </w:num>
  <w:num w:numId="60">
    <w:abstractNumId w:val="72"/>
  </w:num>
  <w:num w:numId="61">
    <w:abstractNumId w:val="26"/>
  </w:num>
  <w:num w:numId="62">
    <w:abstractNumId w:val="30"/>
  </w:num>
  <w:num w:numId="63">
    <w:abstractNumId w:val="73"/>
  </w:num>
  <w:num w:numId="64">
    <w:abstractNumId w:val="15"/>
  </w:num>
  <w:num w:numId="65">
    <w:abstractNumId w:val="32"/>
  </w:num>
  <w:num w:numId="66">
    <w:abstractNumId w:val="13"/>
  </w:num>
  <w:num w:numId="67">
    <w:abstractNumId w:val="63"/>
  </w:num>
  <w:num w:numId="68">
    <w:abstractNumId w:val="3"/>
  </w:num>
  <w:num w:numId="69">
    <w:abstractNumId w:val="9"/>
  </w:num>
  <w:num w:numId="70">
    <w:abstractNumId w:val="19"/>
  </w:num>
  <w:num w:numId="71">
    <w:abstractNumId w:val="28"/>
  </w:num>
  <w:num w:numId="72">
    <w:abstractNumId w:val="31"/>
  </w:num>
  <w:num w:numId="73">
    <w:abstractNumId w:val="45"/>
  </w:num>
  <w:num w:numId="74">
    <w:abstractNumId w:val="27"/>
  </w:num>
  <w:num w:numId="75">
    <w:abstractNumId w:val="47"/>
  </w:num>
  <w:num w:numId="76">
    <w:abstractNumId w:val="14"/>
  </w:num>
  <w:num w:numId="77">
    <w:abstractNumId w:val="17"/>
  </w:num>
  <w:num w:numId="78">
    <w:abstractNumId w:val="1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style="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327D82"/>
    <w:rsid w:val="00001B53"/>
    <w:rsid w:val="00004295"/>
    <w:rsid w:val="00007C85"/>
    <w:rsid w:val="00010FEF"/>
    <w:rsid w:val="00011297"/>
    <w:rsid w:val="00011FEA"/>
    <w:rsid w:val="0001275C"/>
    <w:rsid w:val="000138F8"/>
    <w:rsid w:val="000143A2"/>
    <w:rsid w:val="00016B77"/>
    <w:rsid w:val="00016C26"/>
    <w:rsid w:val="000174C4"/>
    <w:rsid w:val="0002017C"/>
    <w:rsid w:val="00020649"/>
    <w:rsid w:val="00021C3A"/>
    <w:rsid w:val="0002214C"/>
    <w:rsid w:val="00023256"/>
    <w:rsid w:val="000240C5"/>
    <w:rsid w:val="00026BC9"/>
    <w:rsid w:val="00030E12"/>
    <w:rsid w:val="00031A67"/>
    <w:rsid w:val="00032F96"/>
    <w:rsid w:val="00033191"/>
    <w:rsid w:val="00033AE8"/>
    <w:rsid w:val="00034A91"/>
    <w:rsid w:val="000360F2"/>
    <w:rsid w:val="0003776D"/>
    <w:rsid w:val="00037DBF"/>
    <w:rsid w:val="000429F0"/>
    <w:rsid w:val="00043051"/>
    <w:rsid w:val="00045BC2"/>
    <w:rsid w:val="000461B7"/>
    <w:rsid w:val="0004679D"/>
    <w:rsid w:val="00047D94"/>
    <w:rsid w:val="00051273"/>
    <w:rsid w:val="00051314"/>
    <w:rsid w:val="000520AB"/>
    <w:rsid w:val="00053B0C"/>
    <w:rsid w:val="00053B2B"/>
    <w:rsid w:val="000541B6"/>
    <w:rsid w:val="000548D2"/>
    <w:rsid w:val="000548FB"/>
    <w:rsid w:val="00055E12"/>
    <w:rsid w:val="000566C0"/>
    <w:rsid w:val="0005674A"/>
    <w:rsid w:val="00056D5C"/>
    <w:rsid w:val="000571D2"/>
    <w:rsid w:val="000601CB"/>
    <w:rsid w:val="000602CD"/>
    <w:rsid w:val="00060F60"/>
    <w:rsid w:val="00061A82"/>
    <w:rsid w:val="0006225D"/>
    <w:rsid w:val="00062269"/>
    <w:rsid w:val="0006304F"/>
    <w:rsid w:val="00063411"/>
    <w:rsid w:val="00063A27"/>
    <w:rsid w:val="000646B2"/>
    <w:rsid w:val="00065C3F"/>
    <w:rsid w:val="00066349"/>
    <w:rsid w:val="00070789"/>
    <w:rsid w:val="000719A5"/>
    <w:rsid w:val="0007200F"/>
    <w:rsid w:val="00072B45"/>
    <w:rsid w:val="0007542D"/>
    <w:rsid w:val="0007583B"/>
    <w:rsid w:val="00076349"/>
    <w:rsid w:val="00077276"/>
    <w:rsid w:val="0007793E"/>
    <w:rsid w:val="00077C85"/>
    <w:rsid w:val="00077FF1"/>
    <w:rsid w:val="00085059"/>
    <w:rsid w:val="000853D3"/>
    <w:rsid w:val="00087ED1"/>
    <w:rsid w:val="000900C7"/>
    <w:rsid w:val="00090F09"/>
    <w:rsid w:val="00093D05"/>
    <w:rsid w:val="00094324"/>
    <w:rsid w:val="00094C82"/>
    <w:rsid w:val="00094D21"/>
    <w:rsid w:val="00095339"/>
    <w:rsid w:val="000954FC"/>
    <w:rsid w:val="000958BC"/>
    <w:rsid w:val="00097D7B"/>
    <w:rsid w:val="000A0893"/>
    <w:rsid w:val="000A08FE"/>
    <w:rsid w:val="000A1F35"/>
    <w:rsid w:val="000A26AF"/>
    <w:rsid w:val="000A423C"/>
    <w:rsid w:val="000A5F57"/>
    <w:rsid w:val="000A6B5C"/>
    <w:rsid w:val="000A7DEB"/>
    <w:rsid w:val="000B0805"/>
    <w:rsid w:val="000B1920"/>
    <w:rsid w:val="000B2AE3"/>
    <w:rsid w:val="000B37A3"/>
    <w:rsid w:val="000B3CCF"/>
    <w:rsid w:val="000B3EFB"/>
    <w:rsid w:val="000B43DF"/>
    <w:rsid w:val="000B5C9C"/>
    <w:rsid w:val="000C029C"/>
    <w:rsid w:val="000C02A5"/>
    <w:rsid w:val="000C05E4"/>
    <w:rsid w:val="000C0B7D"/>
    <w:rsid w:val="000C16F9"/>
    <w:rsid w:val="000C18D1"/>
    <w:rsid w:val="000C1D9C"/>
    <w:rsid w:val="000C60A4"/>
    <w:rsid w:val="000C61C1"/>
    <w:rsid w:val="000C6715"/>
    <w:rsid w:val="000C7716"/>
    <w:rsid w:val="000D0F5A"/>
    <w:rsid w:val="000D10A8"/>
    <w:rsid w:val="000D1CBB"/>
    <w:rsid w:val="000D3A44"/>
    <w:rsid w:val="000D5379"/>
    <w:rsid w:val="000D5F75"/>
    <w:rsid w:val="000D6ECE"/>
    <w:rsid w:val="000E0070"/>
    <w:rsid w:val="000E009E"/>
    <w:rsid w:val="000E12FE"/>
    <w:rsid w:val="000E314D"/>
    <w:rsid w:val="000E3775"/>
    <w:rsid w:val="000E399E"/>
    <w:rsid w:val="000E4BC5"/>
    <w:rsid w:val="000E7BB5"/>
    <w:rsid w:val="000F091E"/>
    <w:rsid w:val="000F0D99"/>
    <w:rsid w:val="000F1C63"/>
    <w:rsid w:val="000F20FD"/>
    <w:rsid w:val="000F240E"/>
    <w:rsid w:val="000F266C"/>
    <w:rsid w:val="000F296A"/>
    <w:rsid w:val="000F4694"/>
    <w:rsid w:val="000F521D"/>
    <w:rsid w:val="000F7B8D"/>
    <w:rsid w:val="00100A50"/>
    <w:rsid w:val="0010212E"/>
    <w:rsid w:val="0010367E"/>
    <w:rsid w:val="00104350"/>
    <w:rsid w:val="00104B7F"/>
    <w:rsid w:val="001075A8"/>
    <w:rsid w:val="00107C34"/>
    <w:rsid w:val="00110E09"/>
    <w:rsid w:val="001122A9"/>
    <w:rsid w:val="00113042"/>
    <w:rsid w:val="00113559"/>
    <w:rsid w:val="00113E78"/>
    <w:rsid w:val="0011700D"/>
    <w:rsid w:val="00120873"/>
    <w:rsid w:val="001214CD"/>
    <w:rsid w:val="00122585"/>
    <w:rsid w:val="001228AA"/>
    <w:rsid w:val="00122BAF"/>
    <w:rsid w:val="0012348A"/>
    <w:rsid w:val="0012498D"/>
    <w:rsid w:val="00124D27"/>
    <w:rsid w:val="00125D12"/>
    <w:rsid w:val="00125FEA"/>
    <w:rsid w:val="00126097"/>
    <w:rsid w:val="00126577"/>
    <w:rsid w:val="00126FD2"/>
    <w:rsid w:val="0012787D"/>
    <w:rsid w:val="00127C59"/>
    <w:rsid w:val="00130241"/>
    <w:rsid w:val="001307EA"/>
    <w:rsid w:val="001308CE"/>
    <w:rsid w:val="001329A2"/>
    <w:rsid w:val="00132A24"/>
    <w:rsid w:val="00132EDF"/>
    <w:rsid w:val="001330FE"/>
    <w:rsid w:val="001337DB"/>
    <w:rsid w:val="00133A43"/>
    <w:rsid w:val="00133C0A"/>
    <w:rsid w:val="001346F5"/>
    <w:rsid w:val="00134751"/>
    <w:rsid w:val="0013491B"/>
    <w:rsid w:val="001349DB"/>
    <w:rsid w:val="00135878"/>
    <w:rsid w:val="0014175E"/>
    <w:rsid w:val="00141A0F"/>
    <w:rsid w:val="00144328"/>
    <w:rsid w:val="0014591B"/>
    <w:rsid w:val="00145B93"/>
    <w:rsid w:val="00147D85"/>
    <w:rsid w:val="001504FB"/>
    <w:rsid w:val="001507AA"/>
    <w:rsid w:val="001510D3"/>
    <w:rsid w:val="001514FD"/>
    <w:rsid w:val="00152800"/>
    <w:rsid w:val="001549F0"/>
    <w:rsid w:val="0015576D"/>
    <w:rsid w:val="001562B1"/>
    <w:rsid w:val="00156B14"/>
    <w:rsid w:val="00157402"/>
    <w:rsid w:val="001609FB"/>
    <w:rsid w:val="00163628"/>
    <w:rsid w:val="00165310"/>
    <w:rsid w:val="001669A4"/>
    <w:rsid w:val="001675DB"/>
    <w:rsid w:val="001675E9"/>
    <w:rsid w:val="0016766C"/>
    <w:rsid w:val="00167F54"/>
    <w:rsid w:val="001703F5"/>
    <w:rsid w:val="00170BF9"/>
    <w:rsid w:val="0017252F"/>
    <w:rsid w:val="00172949"/>
    <w:rsid w:val="0017313F"/>
    <w:rsid w:val="00175EDF"/>
    <w:rsid w:val="0017610A"/>
    <w:rsid w:val="00176768"/>
    <w:rsid w:val="001776C1"/>
    <w:rsid w:val="00180484"/>
    <w:rsid w:val="00180A0C"/>
    <w:rsid w:val="00181CD1"/>
    <w:rsid w:val="0018288E"/>
    <w:rsid w:val="00182C1C"/>
    <w:rsid w:val="001831BF"/>
    <w:rsid w:val="001837D6"/>
    <w:rsid w:val="00183EA9"/>
    <w:rsid w:val="00184755"/>
    <w:rsid w:val="00186EB0"/>
    <w:rsid w:val="00186EB1"/>
    <w:rsid w:val="001877A3"/>
    <w:rsid w:val="00187887"/>
    <w:rsid w:val="00192A84"/>
    <w:rsid w:val="00193684"/>
    <w:rsid w:val="001951B6"/>
    <w:rsid w:val="0019590C"/>
    <w:rsid w:val="00197ABB"/>
    <w:rsid w:val="001A00D0"/>
    <w:rsid w:val="001A06EE"/>
    <w:rsid w:val="001A1A93"/>
    <w:rsid w:val="001A1D9B"/>
    <w:rsid w:val="001A2528"/>
    <w:rsid w:val="001A4211"/>
    <w:rsid w:val="001A509A"/>
    <w:rsid w:val="001A6DF0"/>
    <w:rsid w:val="001A703B"/>
    <w:rsid w:val="001B01FD"/>
    <w:rsid w:val="001B079F"/>
    <w:rsid w:val="001B1C30"/>
    <w:rsid w:val="001B2990"/>
    <w:rsid w:val="001B4C62"/>
    <w:rsid w:val="001B5537"/>
    <w:rsid w:val="001B5797"/>
    <w:rsid w:val="001B6685"/>
    <w:rsid w:val="001B67F3"/>
    <w:rsid w:val="001B705E"/>
    <w:rsid w:val="001B774A"/>
    <w:rsid w:val="001B794E"/>
    <w:rsid w:val="001B79F7"/>
    <w:rsid w:val="001B7C37"/>
    <w:rsid w:val="001C24FD"/>
    <w:rsid w:val="001C3EF0"/>
    <w:rsid w:val="001C4B84"/>
    <w:rsid w:val="001C7212"/>
    <w:rsid w:val="001D1CEE"/>
    <w:rsid w:val="001D314D"/>
    <w:rsid w:val="001D3EAC"/>
    <w:rsid w:val="001D5DAA"/>
    <w:rsid w:val="001D607C"/>
    <w:rsid w:val="001D679D"/>
    <w:rsid w:val="001D6C38"/>
    <w:rsid w:val="001D776F"/>
    <w:rsid w:val="001E046A"/>
    <w:rsid w:val="001E0E90"/>
    <w:rsid w:val="001E0EBF"/>
    <w:rsid w:val="001E21A4"/>
    <w:rsid w:val="001E23AA"/>
    <w:rsid w:val="001E2A37"/>
    <w:rsid w:val="001E3988"/>
    <w:rsid w:val="001E47B5"/>
    <w:rsid w:val="001E67DC"/>
    <w:rsid w:val="001E6BEA"/>
    <w:rsid w:val="001E77F5"/>
    <w:rsid w:val="001E79E8"/>
    <w:rsid w:val="001E7FA2"/>
    <w:rsid w:val="001F30F1"/>
    <w:rsid w:val="001F7DA7"/>
    <w:rsid w:val="00200A49"/>
    <w:rsid w:val="002025B5"/>
    <w:rsid w:val="00202C78"/>
    <w:rsid w:val="0020385C"/>
    <w:rsid w:val="00203A7C"/>
    <w:rsid w:val="002045EF"/>
    <w:rsid w:val="00204B9F"/>
    <w:rsid w:val="00205A28"/>
    <w:rsid w:val="00206C21"/>
    <w:rsid w:val="00206F48"/>
    <w:rsid w:val="00210187"/>
    <w:rsid w:val="00210341"/>
    <w:rsid w:val="00210500"/>
    <w:rsid w:val="0021156B"/>
    <w:rsid w:val="0021210C"/>
    <w:rsid w:val="002126D1"/>
    <w:rsid w:val="00212AF4"/>
    <w:rsid w:val="002138ED"/>
    <w:rsid w:val="00213E3D"/>
    <w:rsid w:val="00214B13"/>
    <w:rsid w:val="00214E51"/>
    <w:rsid w:val="0021647A"/>
    <w:rsid w:val="00216C4D"/>
    <w:rsid w:val="00221EDE"/>
    <w:rsid w:val="00222611"/>
    <w:rsid w:val="002230BB"/>
    <w:rsid w:val="00226597"/>
    <w:rsid w:val="00227C49"/>
    <w:rsid w:val="00230737"/>
    <w:rsid w:val="002309BF"/>
    <w:rsid w:val="00230AAA"/>
    <w:rsid w:val="00231E42"/>
    <w:rsid w:val="00232FE5"/>
    <w:rsid w:val="002335CE"/>
    <w:rsid w:val="00233B85"/>
    <w:rsid w:val="00235035"/>
    <w:rsid w:val="00235591"/>
    <w:rsid w:val="002361CA"/>
    <w:rsid w:val="00236473"/>
    <w:rsid w:val="00237068"/>
    <w:rsid w:val="00240869"/>
    <w:rsid w:val="00240EB5"/>
    <w:rsid w:val="00241C9F"/>
    <w:rsid w:val="00241CA8"/>
    <w:rsid w:val="00242508"/>
    <w:rsid w:val="00243A1F"/>
    <w:rsid w:val="00245BF3"/>
    <w:rsid w:val="002471DD"/>
    <w:rsid w:val="00247BCA"/>
    <w:rsid w:val="0025078F"/>
    <w:rsid w:val="00250B32"/>
    <w:rsid w:val="00250F3F"/>
    <w:rsid w:val="00251119"/>
    <w:rsid w:val="00252C33"/>
    <w:rsid w:val="00252C3C"/>
    <w:rsid w:val="002532E4"/>
    <w:rsid w:val="00254D71"/>
    <w:rsid w:val="0025558D"/>
    <w:rsid w:val="0025590B"/>
    <w:rsid w:val="002566C7"/>
    <w:rsid w:val="00257DDD"/>
    <w:rsid w:val="002601C7"/>
    <w:rsid w:val="002602CE"/>
    <w:rsid w:val="00261029"/>
    <w:rsid w:val="00262261"/>
    <w:rsid w:val="002642AF"/>
    <w:rsid w:val="002644BE"/>
    <w:rsid w:val="0026480F"/>
    <w:rsid w:val="00267485"/>
    <w:rsid w:val="00270266"/>
    <w:rsid w:val="00270E60"/>
    <w:rsid w:val="002713B3"/>
    <w:rsid w:val="002809BA"/>
    <w:rsid w:val="002826A3"/>
    <w:rsid w:val="00282BD9"/>
    <w:rsid w:val="0028342E"/>
    <w:rsid w:val="0028405E"/>
    <w:rsid w:val="002841A1"/>
    <w:rsid w:val="00285C59"/>
    <w:rsid w:val="00287894"/>
    <w:rsid w:val="002913E1"/>
    <w:rsid w:val="0029466D"/>
    <w:rsid w:val="002A0C37"/>
    <w:rsid w:val="002A12C9"/>
    <w:rsid w:val="002A1AF2"/>
    <w:rsid w:val="002A6978"/>
    <w:rsid w:val="002A6DC9"/>
    <w:rsid w:val="002A716C"/>
    <w:rsid w:val="002A75AF"/>
    <w:rsid w:val="002B0880"/>
    <w:rsid w:val="002B2C8A"/>
    <w:rsid w:val="002B493E"/>
    <w:rsid w:val="002B4CA1"/>
    <w:rsid w:val="002B5CF2"/>
    <w:rsid w:val="002B6723"/>
    <w:rsid w:val="002B6D21"/>
    <w:rsid w:val="002B7291"/>
    <w:rsid w:val="002C07B8"/>
    <w:rsid w:val="002C4317"/>
    <w:rsid w:val="002C4718"/>
    <w:rsid w:val="002C4EFA"/>
    <w:rsid w:val="002C69FE"/>
    <w:rsid w:val="002C6ACF"/>
    <w:rsid w:val="002C721A"/>
    <w:rsid w:val="002C7C9B"/>
    <w:rsid w:val="002D022D"/>
    <w:rsid w:val="002D054E"/>
    <w:rsid w:val="002D139C"/>
    <w:rsid w:val="002D1777"/>
    <w:rsid w:val="002D1BC4"/>
    <w:rsid w:val="002D21D6"/>
    <w:rsid w:val="002D287F"/>
    <w:rsid w:val="002D2F36"/>
    <w:rsid w:val="002D4BEF"/>
    <w:rsid w:val="002D7DCB"/>
    <w:rsid w:val="002E2050"/>
    <w:rsid w:val="002E23F6"/>
    <w:rsid w:val="002E3430"/>
    <w:rsid w:val="002E5789"/>
    <w:rsid w:val="002E6946"/>
    <w:rsid w:val="002E6DC7"/>
    <w:rsid w:val="002E777D"/>
    <w:rsid w:val="002E7FDB"/>
    <w:rsid w:val="002F0DD1"/>
    <w:rsid w:val="002F1B12"/>
    <w:rsid w:val="002F22DC"/>
    <w:rsid w:val="002F281A"/>
    <w:rsid w:val="002F2DCC"/>
    <w:rsid w:val="002F412D"/>
    <w:rsid w:val="002F4BAC"/>
    <w:rsid w:val="002F5368"/>
    <w:rsid w:val="00300D87"/>
    <w:rsid w:val="0030299D"/>
    <w:rsid w:val="003039F5"/>
    <w:rsid w:val="00304553"/>
    <w:rsid w:val="00304B13"/>
    <w:rsid w:val="003054CD"/>
    <w:rsid w:val="003059C3"/>
    <w:rsid w:val="003066CC"/>
    <w:rsid w:val="0030702C"/>
    <w:rsid w:val="00310AD4"/>
    <w:rsid w:val="003119A3"/>
    <w:rsid w:val="00311A62"/>
    <w:rsid w:val="00312641"/>
    <w:rsid w:val="003128DF"/>
    <w:rsid w:val="003150D1"/>
    <w:rsid w:val="0031565B"/>
    <w:rsid w:val="0031627A"/>
    <w:rsid w:val="00316FEC"/>
    <w:rsid w:val="00317FCF"/>
    <w:rsid w:val="00320799"/>
    <w:rsid w:val="0032205B"/>
    <w:rsid w:val="003224FF"/>
    <w:rsid w:val="00322802"/>
    <w:rsid w:val="003272C3"/>
    <w:rsid w:val="00327D82"/>
    <w:rsid w:val="003309AD"/>
    <w:rsid w:val="00331BB1"/>
    <w:rsid w:val="00332363"/>
    <w:rsid w:val="00332E26"/>
    <w:rsid w:val="003341D4"/>
    <w:rsid w:val="00334BDB"/>
    <w:rsid w:val="003365BD"/>
    <w:rsid w:val="00336FEC"/>
    <w:rsid w:val="003404B0"/>
    <w:rsid w:val="00342D4D"/>
    <w:rsid w:val="00346439"/>
    <w:rsid w:val="0034720E"/>
    <w:rsid w:val="00347EFD"/>
    <w:rsid w:val="00350A86"/>
    <w:rsid w:val="003511BD"/>
    <w:rsid w:val="00352ADE"/>
    <w:rsid w:val="0035309D"/>
    <w:rsid w:val="003535D5"/>
    <w:rsid w:val="0035368A"/>
    <w:rsid w:val="0035383C"/>
    <w:rsid w:val="00354205"/>
    <w:rsid w:val="00354BE4"/>
    <w:rsid w:val="0035524D"/>
    <w:rsid w:val="00356B51"/>
    <w:rsid w:val="00357796"/>
    <w:rsid w:val="00362AB4"/>
    <w:rsid w:val="00362BC9"/>
    <w:rsid w:val="00363305"/>
    <w:rsid w:val="003647B1"/>
    <w:rsid w:val="00366DCC"/>
    <w:rsid w:val="003709BB"/>
    <w:rsid w:val="00373437"/>
    <w:rsid w:val="003735EB"/>
    <w:rsid w:val="00373B2E"/>
    <w:rsid w:val="003754A9"/>
    <w:rsid w:val="00375B0A"/>
    <w:rsid w:val="00377B17"/>
    <w:rsid w:val="003804C7"/>
    <w:rsid w:val="00381813"/>
    <w:rsid w:val="00382055"/>
    <w:rsid w:val="00383627"/>
    <w:rsid w:val="0038415D"/>
    <w:rsid w:val="00384919"/>
    <w:rsid w:val="00384B8A"/>
    <w:rsid w:val="00385A71"/>
    <w:rsid w:val="00386326"/>
    <w:rsid w:val="003866CC"/>
    <w:rsid w:val="003867BA"/>
    <w:rsid w:val="00392649"/>
    <w:rsid w:val="00392CE2"/>
    <w:rsid w:val="00392D62"/>
    <w:rsid w:val="00393A7B"/>
    <w:rsid w:val="00394DBD"/>
    <w:rsid w:val="00394EB5"/>
    <w:rsid w:val="00395021"/>
    <w:rsid w:val="00395139"/>
    <w:rsid w:val="003953F1"/>
    <w:rsid w:val="00395E76"/>
    <w:rsid w:val="00395F43"/>
    <w:rsid w:val="003970A3"/>
    <w:rsid w:val="003A0D8C"/>
    <w:rsid w:val="003A0EA5"/>
    <w:rsid w:val="003A1EBF"/>
    <w:rsid w:val="003A42B4"/>
    <w:rsid w:val="003A4EA4"/>
    <w:rsid w:val="003A53A3"/>
    <w:rsid w:val="003A5D44"/>
    <w:rsid w:val="003A5FA1"/>
    <w:rsid w:val="003A6DE9"/>
    <w:rsid w:val="003A7042"/>
    <w:rsid w:val="003A76DA"/>
    <w:rsid w:val="003B0AE0"/>
    <w:rsid w:val="003B1C34"/>
    <w:rsid w:val="003B2463"/>
    <w:rsid w:val="003B2F31"/>
    <w:rsid w:val="003B360C"/>
    <w:rsid w:val="003B623C"/>
    <w:rsid w:val="003B64D4"/>
    <w:rsid w:val="003B6EEB"/>
    <w:rsid w:val="003B7764"/>
    <w:rsid w:val="003B78B7"/>
    <w:rsid w:val="003C02A2"/>
    <w:rsid w:val="003C1A47"/>
    <w:rsid w:val="003C1B99"/>
    <w:rsid w:val="003C1C75"/>
    <w:rsid w:val="003C1EE7"/>
    <w:rsid w:val="003C26B7"/>
    <w:rsid w:val="003C2BA3"/>
    <w:rsid w:val="003C606E"/>
    <w:rsid w:val="003C7976"/>
    <w:rsid w:val="003C7A7B"/>
    <w:rsid w:val="003C7F7F"/>
    <w:rsid w:val="003D1490"/>
    <w:rsid w:val="003D20A8"/>
    <w:rsid w:val="003D2613"/>
    <w:rsid w:val="003D326B"/>
    <w:rsid w:val="003D37EC"/>
    <w:rsid w:val="003D4783"/>
    <w:rsid w:val="003D5207"/>
    <w:rsid w:val="003D56B0"/>
    <w:rsid w:val="003D57D0"/>
    <w:rsid w:val="003E0BDC"/>
    <w:rsid w:val="003E0ECC"/>
    <w:rsid w:val="003E2F95"/>
    <w:rsid w:val="003E3956"/>
    <w:rsid w:val="003E3C83"/>
    <w:rsid w:val="003E3FF3"/>
    <w:rsid w:val="003E42F8"/>
    <w:rsid w:val="003E5658"/>
    <w:rsid w:val="003E5B14"/>
    <w:rsid w:val="003E6E55"/>
    <w:rsid w:val="003E6F96"/>
    <w:rsid w:val="003E75DB"/>
    <w:rsid w:val="003E781F"/>
    <w:rsid w:val="003F0909"/>
    <w:rsid w:val="003F1133"/>
    <w:rsid w:val="003F174E"/>
    <w:rsid w:val="003F2613"/>
    <w:rsid w:val="003F3800"/>
    <w:rsid w:val="003F6F86"/>
    <w:rsid w:val="00401D98"/>
    <w:rsid w:val="004024B3"/>
    <w:rsid w:val="00404CB7"/>
    <w:rsid w:val="00407BD4"/>
    <w:rsid w:val="00413614"/>
    <w:rsid w:val="00415AA4"/>
    <w:rsid w:val="00415CD5"/>
    <w:rsid w:val="00417D13"/>
    <w:rsid w:val="00420142"/>
    <w:rsid w:val="00420258"/>
    <w:rsid w:val="00420478"/>
    <w:rsid w:val="0042057F"/>
    <w:rsid w:val="00420E26"/>
    <w:rsid w:val="00421278"/>
    <w:rsid w:val="00421723"/>
    <w:rsid w:val="00422694"/>
    <w:rsid w:val="00422CB0"/>
    <w:rsid w:val="00423DDF"/>
    <w:rsid w:val="00425380"/>
    <w:rsid w:val="00425ED4"/>
    <w:rsid w:val="00426A85"/>
    <w:rsid w:val="004329B7"/>
    <w:rsid w:val="00432C77"/>
    <w:rsid w:val="004333C7"/>
    <w:rsid w:val="00434D46"/>
    <w:rsid w:val="00436E65"/>
    <w:rsid w:val="00437DC4"/>
    <w:rsid w:val="00440850"/>
    <w:rsid w:val="00440C4B"/>
    <w:rsid w:val="00441090"/>
    <w:rsid w:val="0044345E"/>
    <w:rsid w:val="00445103"/>
    <w:rsid w:val="0044637C"/>
    <w:rsid w:val="004478A0"/>
    <w:rsid w:val="0044798E"/>
    <w:rsid w:val="00447B1F"/>
    <w:rsid w:val="0045125E"/>
    <w:rsid w:val="00451640"/>
    <w:rsid w:val="00453A48"/>
    <w:rsid w:val="00463E91"/>
    <w:rsid w:val="00466020"/>
    <w:rsid w:val="004666F0"/>
    <w:rsid w:val="00467157"/>
    <w:rsid w:val="00467ECE"/>
    <w:rsid w:val="00470769"/>
    <w:rsid w:val="00470EE1"/>
    <w:rsid w:val="004716EF"/>
    <w:rsid w:val="004720D4"/>
    <w:rsid w:val="00472599"/>
    <w:rsid w:val="004728C3"/>
    <w:rsid w:val="00472C87"/>
    <w:rsid w:val="00473104"/>
    <w:rsid w:val="00473743"/>
    <w:rsid w:val="00476A8C"/>
    <w:rsid w:val="00476BEC"/>
    <w:rsid w:val="0048026F"/>
    <w:rsid w:val="00480C20"/>
    <w:rsid w:val="0048102F"/>
    <w:rsid w:val="00481349"/>
    <w:rsid w:val="004824CE"/>
    <w:rsid w:val="0048416A"/>
    <w:rsid w:val="004849A8"/>
    <w:rsid w:val="00484FF6"/>
    <w:rsid w:val="00486255"/>
    <w:rsid w:val="0048651A"/>
    <w:rsid w:val="004872DD"/>
    <w:rsid w:val="00490B9A"/>
    <w:rsid w:val="00491519"/>
    <w:rsid w:val="00493521"/>
    <w:rsid w:val="0049388C"/>
    <w:rsid w:val="00493A89"/>
    <w:rsid w:val="004945DC"/>
    <w:rsid w:val="00494DFF"/>
    <w:rsid w:val="00496041"/>
    <w:rsid w:val="00496442"/>
    <w:rsid w:val="004975B1"/>
    <w:rsid w:val="0049798E"/>
    <w:rsid w:val="004979C4"/>
    <w:rsid w:val="004A0095"/>
    <w:rsid w:val="004A040C"/>
    <w:rsid w:val="004A1E38"/>
    <w:rsid w:val="004A2464"/>
    <w:rsid w:val="004A2F07"/>
    <w:rsid w:val="004A2FA3"/>
    <w:rsid w:val="004A34D9"/>
    <w:rsid w:val="004A4AC6"/>
    <w:rsid w:val="004B21A3"/>
    <w:rsid w:val="004B3870"/>
    <w:rsid w:val="004B3C9D"/>
    <w:rsid w:val="004B3D70"/>
    <w:rsid w:val="004B4D85"/>
    <w:rsid w:val="004B6059"/>
    <w:rsid w:val="004B7D3E"/>
    <w:rsid w:val="004C2021"/>
    <w:rsid w:val="004C3D8A"/>
    <w:rsid w:val="004C47A0"/>
    <w:rsid w:val="004C4845"/>
    <w:rsid w:val="004C5B99"/>
    <w:rsid w:val="004C7397"/>
    <w:rsid w:val="004D0118"/>
    <w:rsid w:val="004D0A5F"/>
    <w:rsid w:val="004D1F8E"/>
    <w:rsid w:val="004D4133"/>
    <w:rsid w:val="004D4F2F"/>
    <w:rsid w:val="004D63C3"/>
    <w:rsid w:val="004E02DE"/>
    <w:rsid w:val="004E0762"/>
    <w:rsid w:val="004E21B7"/>
    <w:rsid w:val="004E2E95"/>
    <w:rsid w:val="004E303E"/>
    <w:rsid w:val="004E48F3"/>
    <w:rsid w:val="004E4F02"/>
    <w:rsid w:val="004E663F"/>
    <w:rsid w:val="004E69BA"/>
    <w:rsid w:val="004E6B63"/>
    <w:rsid w:val="004E7481"/>
    <w:rsid w:val="004F1AB9"/>
    <w:rsid w:val="004F33AE"/>
    <w:rsid w:val="004F45F9"/>
    <w:rsid w:val="004F61E3"/>
    <w:rsid w:val="004F65ED"/>
    <w:rsid w:val="004F7D01"/>
    <w:rsid w:val="005008AF"/>
    <w:rsid w:val="00500ADB"/>
    <w:rsid w:val="0050140E"/>
    <w:rsid w:val="00501507"/>
    <w:rsid w:val="00505A7D"/>
    <w:rsid w:val="005106B4"/>
    <w:rsid w:val="00510825"/>
    <w:rsid w:val="005109D3"/>
    <w:rsid w:val="00511EFD"/>
    <w:rsid w:val="00513473"/>
    <w:rsid w:val="00513517"/>
    <w:rsid w:val="00514B9B"/>
    <w:rsid w:val="00514C96"/>
    <w:rsid w:val="005155F6"/>
    <w:rsid w:val="00515D3B"/>
    <w:rsid w:val="00516B41"/>
    <w:rsid w:val="00517726"/>
    <w:rsid w:val="00517727"/>
    <w:rsid w:val="00521740"/>
    <w:rsid w:val="0052215F"/>
    <w:rsid w:val="005225F0"/>
    <w:rsid w:val="00524834"/>
    <w:rsid w:val="0052528E"/>
    <w:rsid w:val="005255AC"/>
    <w:rsid w:val="00530282"/>
    <w:rsid w:val="00531E56"/>
    <w:rsid w:val="00532645"/>
    <w:rsid w:val="00532B32"/>
    <w:rsid w:val="0053325F"/>
    <w:rsid w:val="0053592E"/>
    <w:rsid w:val="00535F66"/>
    <w:rsid w:val="0053657A"/>
    <w:rsid w:val="005407A5"/>
    <w:rsid w:val="005408F0"/>
    <w:rsid w:val="00541185"/>
    <w:rsid w:val="00541414"/>
    <w:rsid w:val="005415D1"/>
    <w:rsid w:val="00542790"/>
    <w:rsid w:val="00543972"/>
    <w:rsid w:val="00544445"/>
    <w:rsid w:val="00544B6B"/>
    <w:rsid w:val="00544F16"/>
    <w:rsid w:val="00545828"/>
    <w:rsid w:val="00545DB0"/>
    <w:rsid w:val="00545E61"/>
    <w:rsid w:val="00554A94"/>
    <w:rsid w:val="005558C0"/>
    <w:rsid w:val="00555A03"/>
    <w:rsid w:val="00555B5C"/>
    <w:rsid w:val="0055618E"/>
    <w:rsid w:val="0055746C"/>
    <w:rsid w:val="00557E4F"/>
    <w:rsid w:val="00560538"/>
    <w:rsid w:val="00561131"/>
    <w:rsid w:val="005614AD"/>
    <w:rsid w:val="00561E59"/>
    <w:rsid w:val="00562078"/>
    <w:rsid w:val="0056244B"/>
    <w:rsid w:val="0056255D"/>
    <w:rsid w:val="00562B78"/>
    <w:rsid w:val="005631D7"/>
    <w:rsid w:val="0056369E"/>
    <w:rsid w:val="00563A15"/>
    <w:rsid w:val="00564210"/>
    <w:rsid w:val="00567631"/>
    <w:rsid w:val="0057042E"/>
    <w:rsid w:val="00570CDC"/>
    <w:rsid w:val="00571143"/>
    <w:rsid w:val="00571393"/>
    <w:rsid w:val="005713DC"/>
    <w:rsid w:val="00573BB5"/>
    <w:rsid w:val="00576C6C"/>
    <w:rsid w:val="005805FB"/>
    <w:rsid w:val="00581EE1"/>
    <w:rsid w:val="00584D4A"/>
    <w:rsid w:val="00586AB2"/>
    <w:rsid w:val="00586DBA"/>
    <w:rsid w:val="00592394"/>
    <w:rsid w:val="0059281F"/>
    <w:rsid w:val="00593CD0"/>
    <w:rsid w:val="00594A10"/>
    <w:rsid w:val="00595328"/>
    <w:rsid w:val="00595503"/>
    <w:rsid w:val="005A057A"/>
    <w:rsid w:val="005A347D"/>
    <w:rsid w:val="005A376A"/>
    <w:rsid w:val="005A3BB8"/>
    <w:rsid w:val="005A4748"/>
    <w:rsid w:val="005A610B"/>
    <w:rsid w:val="005A67BF"/>
    <w:rsid w:val="005A73F4"/>
    <w:rsid w:val="005B15B1"/>
    <w:rsid w:val="005B1641"/>
    <w:rsid w:val="005B19B5"/>
    <w:rsid w:val="005B3BAB"/>
    <w:rsid w:val="005B3C9F"/>
    <w:rsid w:val="005B4B17"/>
    <w:rsid w:val="005B5060"/>
    <w:rsid w:val="005B5CC4"/>
    <w:rsid w:val="005B61F7"/>
    <w:rsid w:val="005B6928"/>
    <w:rsid w:val="005B7DA3"/>
    <w:rsid w:val="005B7DD9"/>
    <w:rsid w:val="005C0BAF"/>
    <w:rsid w:val="005C24C1"/>
    <w:rsid w:val="005C31C2"/>
    <w:rsid w:val="005C3D45"/>
    <w:rsid w:val="005C4218"/>
    <w:rsid w:val="005C489D"/>
    <w:rsid w:val="005C5963"/>
    <w:rsid w:val="005C6874"/>
    <w:rsid w:val="005C6BDD"/>
    <w:rsid w:val="005D06A3"/>
    <w:rsid w:val="005D1F35"/>
    <w:rsid w:val="005D24C8"/>
    <w:rsid w:val="005D2C6D"/>
    <w:rsid w:val="005D2D03"/>
    <w:rsid w:val="005D2D91"/>
    <w:rsid w:val="005D38BC"/>
    <w:rsid w:val="005D3EA1"/>
    <w:rsid w:val="005D413B"/>
    <w:rsid w:val="005D4504"/>
    <w:rsid w:val="005D50FF"/>
    <w:rsid w:val="005D6076"/>
    <w:rsid w:val="005D6823"/>
    <w:rsid w:val="005D7EE8"/>
    <w:rsid w:val="005D7FA4"/>
    <w:rsid w:val="005E0EB3"/>
    <w:rsid w:val="005E0EE2"/>
    <w:rsid w:val="005E1454"/>
    <w:rsid w:val="005E2172"/>
    <w:rsid w:val="005E2491"/>
    <w:rsid w:val="005E2F05"/>
    <w:rsid w:val="005E3938"/>
    <w:rsid w:val="005E4A99"/>
    <w:rsid w:val="005E4FA4"/>
    <w:rsid w:val="005E510A"/>
    <w:rsid w:val="005E59BD"/>
    <w:rsid w:val="005E7683"/>
    <w:rsid w:val="005F1344"/>
    <w:rsid w:val="005F1D1E"/>
    <w:rsid w:val="005F3147"/>
    <w:rsid w:val="005F353B"/>
    <w:rsid w:val="005F461E"/>
    <w:rsid w:val="005F4971"/>
    <w:rsid w:val="005F615A"/>
    <w:rsid w:val="00600D24"/>
    <w:rsid w:val="00600E5C"/>
    <w:rsid w:val="006025DB"/>
    <w:rsid w:val="00602803"/>
    <w:rsid w:val="00604CAF"/>
    <w:rsid w:val="00606736"/>
    <w:rsid w:val="00607A0D"/>
    <w:rsid w:val="006101C4"/>
    <w:rsid w:val="006115DC"/>
    <w:rsid w:val="006124FB"/>
    <w:rsid w:val="006138A7"/>
    <w:rsid w:val="006142E2"/>
    <w:rsid w:val="0061491F"/>
    <w:rsid w:val="00615F03"/>
    <w:rsid w:val="00616457"/>
    <w:rsid w:val="00616BAA"/>
    <w:rsid w:val="00616D94"/>
    <w:rsid w:val="00616E4D"/>
    <w:rsid w:val="00620DD4"/>
    <w:rsid w:val="006218BB"/>
    <w:rsid w:val="006221C0"/>
    <w:rsid w:val="006248AF"/>
    <w:rsid w:val="0062604D"/>
    <w:rsid w:val="006278B1"/>
    <w:rsid w:val="00630CB0"/>
    <w:rsid w:val="006313E8"/>
    <w:rsid w:val="00631E81"/>
    <w:rsid w:val="006321CE"/>
    <w:rsid w:val="00632892"/>
    <w:rsid w:val="00633B04"/>
    <w:rsid w:val="00635666"/>
    <w:rsid w:val="006358D1"/>
    <w:rsid w:val="00636537"/>
    <w:rsid w:val="0063706C"/>
    <w:rsid w:val="00637957"/>
    <w:rsid w:val="00640D79"/>
    <w:rsid w:val="006445F4"/>
    <w:rsid w:val="006449B6"/>
    <w:rsid w:val="00644FDB"/>
    <w:rsid w:val="00645084"/>
    <w:rsid w:val="006452BB"/>
    <w:rsid w:val="00645D3A"/>
    <w:rsid w:val="006472C2"/>
    <w:rsid w:val="00647DF7"/>
    <w:rsid w:val="00652283"/>
    <w:rsid w:val="006528FF"/>
    <w:rsid w:val="00654031"/>
    <w:rsid w:val="006545C1"/>
    <w:rsid w:val="00654D02"/>
    <w:rsid w:val="0065500A"/>
    <w:rsid w:val="00656EC2"/>
    <w:rsid w:val="006603B9"/>
    <w:rsid w:val="00660E8A"/>
    <w:rsid w:val="00661783"/>
    <w:rsid w:val="00664164"/>
    <w:rsid w:val="00664475"/>
    <w:rsid w:val="00665656"/>
    <w:rsid w:val="00667669"/>
    <w:rsid w:val="006677C5"/>
    <w:rsid w:val="00670187"/>
    <w:rsid w:val="006705F4"/>
    <w:rsid w:val="00670DD9"/>
    <w:rsid w:val="00673AE7"/>
    <w:rsid w:val="00674444"/>
    <w:rsid w:val="0067496B"/>
    <w:rsid w:val="00674ECC"/>
    <w:rsid w:val="006761B1"/>
    <w:rsid w:val="00681B16"/>
    <w:rsid w:val="00681B1A"/>
    <w:rsid w:val="0068204B"/>
    <w:rsid w:val="0068418E"/>
    <w:rsid w:val="00685568"/>
    <w:rsid w:val="00686E75"/>
    <w:rsid w:val="00691672"/>
    <w:rsid w:val="00691D6D"/>
    <w:rsid w:val="00692D96"/>
    <w:rsid w:val="00693B33"/>
    <w:rsid w:val="00694022"/>
    <w:rsid w:val="00694ADB"/>
    <w:rsid w:val="00695D44"/>
    <w:rsid w:val="00697634"/>
    <w:rsid w:val="006A0376"/>
    <w:rsid w:val="006A0935"/>
    <w:rsid w:val="006A2098"/>
    <w:rsid w:val="006A3017"/>
    <w:rsid w:val="006A3DD3"/>
    <w:rsid w:val="006A5136"/>
    <w:rsid w:val="006A519D"/>
    <w:rsid w:val="006A6048"/>
    <w:rsid w:val="006A65F5"/>
    <w:rsid w:val="006A6A3B"/>
    <w:rsid w:val="006A6E69"/>
    <w:rsid w:val="006A71F2"/>
    <w:rsid w:val="006A752C"/>
    <w:rsid w:val="006B08FA"/>
    <w:rsid w:val="006B2138"/>
    <w:rsid w:val="006B5263"/>
    <w:rsid w:val="006B5267"/>
    <w:rsid w:val="006B54E8"/>
    <w:rsid w:val="006B5574"/>
    <w:rsid w:val="006B6929"/>
    <w:rsid w:val="006B6ADE"/>
    <w:rsid w:val="006C03AE"/>
    <w:rsid w:val="006C06F1"/>
    <w:rsid w:val="006C1576"/>
    <w:rsid w:val="006C29AA"/>
    <w:rsid w:val="006C4A13"/>
    <w:rsid w:val="006C7EF6"/>
    <w:rsid w:val="006D04F7"/>
    <w:rsid w:val="006D0E6D"/>
    <w:rsid w:val="006D11C6"/>
    <w:rsid w:val="006D1FC7"/>
    <w:rsid w:val="006D2352"/>
    <w:rsid w:val="006D2D01"/>
    <w:rsid w:val="006D3377"/>
    <w:rsid w:val="006D340B"/>
    <w:rsid w:val="006D538E"/>
    <w:rsid w:val="006D539F"/>
    <w:rsid w:val="006D6126"/>
    <w:rsid w:val="006D66F8"/>
    <w:rsid w:val="006E0972"/>
    <w:rsid w:val="006E2670"/>
    <w:rsid w:val="006E2EFD"/>
    <w:rsid w:val="006E2FB5"/>
    <w:rsid w:val="006E4FCD"/>
    <w:rsid w:val="006E515E"/>
    <w:rsid w:val="006E56BC"/>
    <w:rsid w:val="006E582A"/>
    <w:rsid w:val="006E78AA"/>
    <w:rsid w:val="006E7A3A"/>
    <w:rsid w:val="006E7E6C"/>
    <w:rsid w:val="006F0C7B"/>
    <w:rsid w:val="006F105A"/>
    <w:rsid w:val="006F220B"/>
    <w:rsid w:val="006F2688"/>
    <w:rsid w:val="006F3008"/>
    <w:rsid w:val="006F3F61"/>
    <w:rsid w:val="006F4650"/>
    <w:rsid w:val="006F47A4"/>
    <w:rsid w:val="006F640F"/>
    <w:rsid w:val="0070043F"/>
    <w:rsid w:val="00701D6C"/>
    <w:rsid w:val="00701EA1"/>
    <w:rsid w:val="007027A7"/>
    <w:rsid w:val="00704ACE"/>
    <w:rsid w:val="0070764E"/>
    <w:rsid w:val="0071071A"/>
    <w:rsid w:val="00710746"/>
    <w:rsid w:val="00710C63"/>
    <w:rsid w:val="00711480"/>
    <w:rsid w:val="00712636"/>
    <w:rsid w:val="007132C9"/>
    <w:rsid w:val="00713710"/>
    <w:rsid w:val="00714055"/>
    <w:rsid w:val="0071449A"/>
    <w:rsid w:val="007144B9"/>
    <w:rsid w:val="0071462D"/>
    <w:rsid w:val="00715952"/>
    <w:rsid w:val="007176F8"/>
    <w:rsid w:val="00722104"/>
    <w:rsid w:val="00722203"/>
    <w:rsid w:val="0072313E"/>
    <w:rsid w:val="0072357B"/>
    <w:rsid w:val="00724E32"/>
    <w:rsid w:val="00725373"/>
    <w:rsid w:val="0072679E"/>
    <w:rsid w:val="00733E27"/>
    <w:rsid w:val="0073435D"/>
    <w:rsid w:val="00734A4E"/>
    <w:rsid w:val="0073546E"/>
    <w:rsid w:val="00735935"/>
    <w:rsid w:val="00735CB1"/>
    <w:rsid w:val="00736378"/>
    <w:rsid w:val="007371B8"/>
    <w:rsid w:val="007375AE"/>
    <w:rsid w:val="00737F37"/>
    <w:rsid w:val="007402A9"/>
    <w:rsid w:val="007406AB"/>
    <w:rsid w:val="007420EC"/>
    <w:rsid w:val="00742DD6"/>
    <w:rsid w:val="007448B5"/>
    <w:rsid w:val="007459F5"/>
    <w:rsid w:val="00746095"/>
    <w:rsid w:val="007465B0"/>
    <w:rsid w:val="00746F50"/>
    <w:rsid w:val="00747256"/>
    <w:rsid w:val="007537FA"/>
    <w:rsid w:val="00753F51"/>
    <w:rsid w:val="007543E8"/>
    <w:rsid w:val="0075489E"/>
    <w:rsid w:val="007555C1"/>
    <w:rsid w:val="00756305"/>
    <w:rsid w:val="00761D80"/>
    <w:rsid w:val="00763184"/>
    <w:rsid w:val="007632DC"/>
    <w:rsid w:val="00764D53"/>
    <w:rsid w:val="00764E1E"/>
    <w:rsid w:val="00764F4A"/>
    <w:rsid w:val="00764FF6"/>
    <w:rsid w:val="0076553A"/>
    <w:rsid w:val="00765ACB"/>
    <w:rsid w:val="00765EBC"/>
    <w:rsid w:val="00765FAE"/>
    <w:rsid w:val="00767D56"/>
    <w:rsid w:val="007709B8"/>
    <w:rsid w:val="0077184B"/>
    <w:rsid w:val="00771BD6"/>
    <w:rsid w:val="007727D0"/>
    <w:rsid w:val="00772DCD"/>
    <w:rsid w:val="00773E7F"/>
    <w:rsid w:val="007749C3"/>
    <w:rsid w:val="00775319"/>
    <w:rsid w:val="007762FD"/>
    <w:rsid w:val="00776C2E"/>
    <w:rsid w:val="007773A4"/>
    <w:rsid w:val="007800D7"/>
    <w:rsid w:val="0078220D"/>
    <w:rsid w:val="00783CC4"/>
    <w:rsid w:val="00784070"/>
    <w:rsid w:val="007843E3"/>
    <w:rsid w:val="0078477C"/>
    <w:rsid w:val="00784826"/>
    <w:rsid w:val="00786BA3"/>
    <w:rsid w:val="00787CA1"/>
    <w:rsid w:val="00787F16"/>
    <w:rsid w:val="0079137C"/>
    <w:rsid w:val="00791978"/>
    <w:rsid w:val="00791AD8"/>
    <w:rsid w:val="00793128"/>
    <w:rsid w:val="007936AD"/>
    <w:rsid w:val="00793898"/>
    <w:rsid w:val="00795083"/>
    <w:rsid w:val="00795AE9"/>
    <w:rsid w:val="0079733E"/>
    <w:rsid w:val="00797EAB"/>
    <w:rsid w:val="007A005B"/>
    <w:rsid w:val="007A0A4F"/>
    <w:rsid w:val="007A13CE"/>
    <w:rsid w:val="007A14CA"/>
    <w:rsid w:val="007A2045"/>
    <w:rsid w:val="007A21AF"/>
    <w:rsid w:val="007A5286"/>
    <w:rsid w:val="007A59FD"/>
    <w:rsid w:val="007A7545"/>
    <w:rsid w:val="007A7822"/>
    <w:rsid w:val="007B029B"/>
    <w:rsid w:val="007B06C7"/>
    <w:rsid w:val="007B08DB"/>
    <w:rsid w:val="007B37C3"/>
    <w:rsid w:val="007B494A"/>
    <w:rsid w:val="007B4B96"/>
    <w:rsid w:val="007B5A39"/>
    <w:rsid w:val="007B71A4"/>
    <w:rsid w:val="007B77D9"/>
    <w:rsid w:val="007B7A65"/>
    <w:rsid w:val="007B7B90"/>
    <w:rsid w:val="007C118B"/>
    <w:rsid w:val="007C20D5"/>
    <w:rsid w:val="007C51B5"/>
    <w:rsid w:val="007C54A5"/>
    <w:rsid w:val="007C67ED"/>
    <w:rsid w:val="007C7D09"/>
    <w:rsid w:val="007D11EB"/>
    <w:rsid w:val="007D18A6"/>
    <w:rsid w:val="007D1962"/>
    <w:rsid w:val="007D3C1F"/>
    <w:rsid w:val="007D50F9"/>
    <w:rsid w:val="007D56CE"/>
    <w:rsid w:val="007D6145"/>
    <w:rsid w:val="007D6156"/>
    <w:rsid w:val="007D68A7"/>
    <w:rsid w:val="007E0300"/>
    <w:rsid w:val="007E1050"/>
    <w:rsid w:val="007E4538"/>
    <w:rsid w:val="007E48E5"/>
    <w:rsid w:val="007E49EA"/>
    <w:rsid w:val="007E4C57"/>
    <w:rsid w:val="007F13AA"/>
    <w:rsid w:val="007F13C5"/>
    <w:rsid w:val="007F159D"/>
    <w:rsid w:val="007F1C9C"/>
    <w:rsid w:val="007F1D24"/>
    <w:rsid w:val="007F1E00"/>
    <w:rsid w:val="007F20C7"/>
    <w:rsid w:val="007F289F"/>
    <w:rsid w:val="007F2A35"/>
    <w:rsid w:val="007F4E68"/>
    <w:rsid w:val="007F6FCF"/>
    <w:rsid w:val="007F7A59"/>
    <w:rsid w:val="00800429"/>
    <w:rsid w:val="00802E05"/>
    <w:rsid w:val="00802FC1"/>
    <w:rsid w:val="00803B6E"/>
    <w:rsid w:val="0080550C"/>
    <w:rsid w:val="008060E2"/>
    <w:rsid w:val="008066B4"/>
    <w:rsid w:val="00806BD5"/>
    <w:rsid w:val="00807B53"/>
    <w:rsid w:val="00807F38"/>
    <w:rsid w:val="00810E45"/>
    <w:rsid w:val="008123C8"/>
    <w:rsid w:val="0081598C"/>
    <w:rsid w:val="00815A77"/>
    <w:rsid w:val="00815F69"/>
    <w:rsid w:val="008170C5"/>
    <w:rsid w:val="00820337"/>
    <w:rsid w:val="0082139E"/>
    <w:rsid w:val="008218DD"/>
    <w:rsid w:val="00823FEB"/>
    <w:rsid w:val="00824A25"/>
    <w:rsid w:val="00824B8A"/>
    <w:rsid w:val="00825C90"/>
    <w:rsid w:val="00826887"/>
    <w:rsid w:val="00826DC1"/>
    <w:rsid w:val="00827FC8"/>
    <w:rsid w:val="00830891"/>
    <w:rsid w:val="00831211"/>
    <w:rsid w:val="008348E5"/>
    <w:rsid w:val="008350E5"/>
    <w:rsid w:val="00836B0B"/>
    <w:rsid w:val="00837137"/>
    <w:rsid w:val="008402F4"/>
    <w:rsid w:val="00841028"/>
    <w:rsid w:val="008428E9"/>
    <w:rsid w:val="0084342A"/>
    <w:rsid w:val="0084418B"/>
    <w:rsid w:val="008462C3"/>
    <w:rsid w:val="00846D80"/>
    <w:rsid w:val="00847CA6"/>
    <w:rsid w:val="008518D0"/>
    <w:rsid w:val="00853B05"/>
    <w:rsid w:val="008540BC"/>
    <w:rsid w:val="00856E2D"/>
    <w:rsid w:val="00857D98"/>
    <w:rsid w:val="00860129"/>
    <w:rsid w:val="0086295C"/>
    <w:rsid w:val="00864848"/>
    <w:rsid w:val="008668D9"/>
    <w:rsid w:val="00866B8C"/>
    <w:rsid w:val="00867786"/>
    <w:rsid w:val="00870E61"/>
    <w:rsid w:val="0087182B"/>
    <w:rsid w:val="00871F8B"/>
    <w:rsid w:val="008749B3"/>
    <w:rsid w:val="008759AB"/>
    <w:rsid w:val="0087620C"/>
    <w:rsid w:val="008776D9"/>
    <w:rsid w:val="0088097F"/>
    <w:rsid w:val="008817AF"/>
    <w:rsid w:val="008839A5"/>
    <w:rsid w:val="00883CE8"/>
    <w:rsid w:val="00884973"/>
    <w:rsid w:val="008855D8"/>
    <w:rsid w:val="0088692E"/>
    <w:rsid w:val="00886F99"/>
    <w:rsid w:val="0088745A"/>
    <w:rsid w:val="00891907"/>
    <w:rsid w:val="00891D7D"/>
    <w:rsid w:val="0089202D"/>
    <w:rsid w:val="00892460"/>
    <w:rsid w:val="00894138"/>
    <w:rsid w:val="00894440"/>
    <w:rsid w:val="00894A0D"/>
    <w:rsid w:val="00894B0B"/>
    <w:rsid w:val="00896A24"/>
    <w:rsid w:val="00897E92"/>
    <w:rsid w:val="008A099F"/>
    <w:rsid w:val="008A0C8B"/>
    <w:rsid w:val="008A0E11"/>
    <w:rsid w:val="008A2EBF"/>
    <w:rsid w:val="008A4C79"/>
    <w:rsid w:val="008A6656"/>
    <w:rsid w:val="008A6F27"/>
    <w:rsid w:val="008A7E74"/>
    <w:rsid w:val="008A7EB9"/>
    <w:rsid w:val="008B01FE"/>
    <w:rsid w:val="008B25D8"/>
    <w:rsid w:val="008B2CDA"/>
    <w:rsid w:val="008B3517"/>
    <w:rsid w:val="008B51C9"/>
    <w:rsid w:val="008B5A91"/>
    <w:rsid w:val="008B6225"/>
    <w:rsid w:val="008B69F6"/>
    <w:rsid w:val="008B6F0F"/>
    <w:rsid w:val="008C0F32"/>
    <w:rsid w:val="008C1DC5"/>
    <w:rsid w:val="008C20A5"/>
    <w:rsid w:val="008C242F"/>
    <w:rsid w:val="008C45B5"/>
    <w:rsid w:val="008C6912"/>
    <w:rsid w:val="008C7408"/>
    <w:rsid w:val="008D1D1E"/>
    <w:rsid w:val="008D2EDA"/>
    <w:rsid w:val="008D3448"/>
    <w:rsid w:val="008D4706"/>
    <w:rsid w:val="008D5DE6"/>
    <w:rsid w:val="008D7CA7"/>
    <w:rsid w:val="008E060F"/>
    <w:rsid w:val="008E0A0D"/>
    <w:rsid w:val="008E0C46"/>
    <w:rsid w:val="008E26D5"/>
    <w:rsid w:val="008E314B"/>
    <w:rsid w:val="008E3D5C"/>
    <w:rsid w:val="008E5D21"/>
    <w:rsid w:val="008E6023"/>
    <w:rsid w:val="008E6E95"/>
    <w:rsid w:val="008E715A"/>
    <w:rsid w:val="008E7378"/>
    <w:rsid w:val="008E75D1"/>
    <w:rsid w:val="008E7FAA"/>
    <w:rsid w:val="008F06E9"/>
    <w:rsid w:val="008F261D"/>
    <w:rsid w:val="008F27CF"/>
    <w:rsid w:val="008F2FDE"/>
    <w:rsid w:val="008F3AB7"/>
    <w:rsid w:val="008F432D"/>
    <w:rsid w:val="008F4873"/>
    <w:rsid w:val="008F72FC"/>
    <w:rsid w:val="00901516"/>
    <w:rsid w:val="00903673"/>
    <w:rsid w:val="00904FCE"/>
    <w:rsid w:val="00906882"/>
    <w:rsid w:val="00907576"/>
    <w:rsid w:val="00910D15"/>
    <w:rsid w:val="00911740"/>
    <w:rsid w:val="009126FC"/>
    <w:rsid w:val="0091459E"/>
    <w:rsid w:val="00914603"/>
    <w:rsid w:val="00917C87"/>
    <w:rsid w:val="00920861"/>
    <w:rsid w:val="00923244"/>
    <w:rsid w:val="0092337D"/>
    <w:rsid w:val="009237B0"/>
    <w:rsid w:val="00923FDE"/>
    <w:rsid w:val="009248C6"/>
    <w:rsid w:val="00925E90"/>
    <w:rsid w:val="00926667"/>
    <w:rsid w:val="00927B8C"/>
    <w:rsid w:val="0093064A"/>
    <w:rsid w:val="00932102"/>
    <w:rsid w:val="00932837"/>
    <w:rsid w:val="009335AB"/>
    <w:rsid w:val="00933E6B"/>
    <w:rsid w:val="00934167"/>
    <w:rsid w:val="009347B1"/>
    <w:rsid w:val="00934C8F"/>
    <w:rsid w:val="0093669C"/>
    <w:rsid w:val="00937618"/>
    <w:rsid w:val="00941417"/>
    <w:rsid w:val="0094146E"/>
    <w:rsid w:val="0094168E"/>
    <w:rsid w:val="009425D0"/>
    <w:rsid w:val="009430C0"/>
    <w:rsid w:val="009437A3"/>
    <w:rsid w:val="009466EC"/>
    <w:rsid w:val="009502D2"/>
    <w:rsid w:val="0095034A"/>
    <w:rsid w:val="00951753"/>
    <w:rsid w:val="00954DEE"/>
    <w:rsid w:val="00957796"/>
    <w:rsid w:val="00957A3A"/>
    <w:rsid w:val="00957E10"/>
    <w:rsid w:val="00961295"/>
    <w:rsid w:val="00961606"/>
    <w:rsid w:val="009635E1"/>
    <w:rsid w:val="00964426"/>
    <w:rsid w:val="0096457B"/>
    <w:rsid w:val="00964971"/>
    <w:rsid w:val="00964E0D"/>
    <w:rsid w:val="00965BEA"/>
    <w:rsid w:val="00966109"/>
    <w:rsid w:val="009661F7"/>
    <w:rsid w:val="0096788C"/>
    <w:rsid w:val="009708DC"/>
    <w:rsid w:val="00972002"/>
    <w:rsid w:val="00972125"/>
    <w:rsid w:val="0097417E"/>
    <w:rsid w:val="00974839"/>
    <w:rsid w:val="00974C97"/>
    <w:rsid w:val="00975691"/>
    <w:rsid w:val="009756DF"/>
    <w:rsid w:val="00975B7D"/>
    <w:rsid w:val="00976812"/>
    <w:rsid w:val="00976D63"/>
    <w:rsid w:val="00977590"/>
    <w:rsid w:val="00980064"/>
    <w:rsid w:val="009812BE"/>
    <w:rsid w:val="00981414"/>
    <w:rsid w:val="0098200E"/>
    <w:rsid w:val="00982311"/>
    <w:rsid w:val="00982A50"/>
    <w:rsid w:val="00983458"/>
    <w:rsid w:val="00986C0B"/>
    <w:rsid w:val="009877E9"/>
    <w:rsid w:val="00987969"/>
    <w:rsid w:val="009909FF"/>
    <w:rsid w:val="00990BBD"/>
    <w:rsid w:val="00993D14"/>
    <w:rsid w:val="00994DF2"/>
    <w:rsid w:val="0099509F"/>
    <w:rsid w:val="00995511"/>
    <w:rsid w:val="00995788"/>
    <w:rsid w:val="009958B4"/>
    <w:rsid w:val="00995F85"/>
    <w:rsid w:val="00996E57"/>
    <w:rsid w:val="00997059"/>
    <w:rsid w:val="009971DD"/>
    <w:rsid w:val="00997B4E"/>
    <w:rsid w:val="00997FC2"/>
    <w:rsid w:val="009A04C3"/>
    <w:rsid w:val="009A056C"/>
    <w:rsid w:val="009A15BD"/>
    <w:rsid w:val="009A1D32"/>
    <w:rsid w:val="009A2FEA"/>
    <w:rsid w:val="009A3AD1"/>
    <w:rsid w:val="009A4418"/>
    <w:rsid w:val="009A7747"/>
    <w:rsid w:val="009A7B10"/>
    <w:rsid w:val="009A7EAA"/>
    <w:rsid w:val="009B12F3"/>
    <w:rsid w:val="009B1790"/>
    <w:rsid w:val="009B2C0B"/>
    <w:rsid w:val="009B365A"/>
    <w:rsid w:val="009B6588"/>
    <w:rsid w:val="009B7A0C"/>
    <w:rsid w:val="009C1082"/>
    <w:rsid w:val="009C1D10"/>
    <w:rsid w:val="009C1EC8"/>
    <w:rsid w:val="009C2DF5"/>
    <w:rsid w:val="009C3C5A"/>
    <w:rsid w:val="009C452E"/>
    <w:rsid w:val="009C4F35"/>
    <w:rsid w:val="009C56FA"/>
    <w:rsid w:val="009C5FDB"/>
    <w:rsid w:val="009C68D6"/>
    <w:rsid w:val="009D0E6F"/>
    <w:rsid w:val="009D2340"/>
    <w:rsid w:val="009D4F4A"/>
    <w:rsid w:val="009D59B8"/>
    <w:rsid w:val="009D5EC0"/>
    <w:rsid w:val="009D6184"/>
    <w:rsid w:val="009D72D4"/>
    <w:rsid w:val="009D7482"/>
    <w:rsid w:val="009D7A25"/>
    <w:rsid w:val="009D7A74"/>
    <w:rsid w:val="009E0AE0"/>
    <w:rsid w:val="009E2756"/>
    <w:rsid w:val="009E3BB1"/>
    <w:rsid w:val="009E475A"/>
    <w:rsid w:val="009E4C9E"/>
    <w:rsid w:val="009E4D03"/>
    <w:rsid w:val="009E61C0"/>
    <w:rsid w:val="009E6F36"/>
    <w:rsid w:val="009E7006"/>
    <w:rsid w:val="009F03C3"/>
    <w:rsid w:val="009F1D61"/>
    <w:rsid w:val="009F2F22"/>
    <w:rsid w:val="009F31FC"/>
    <w:rsid w:val="009F4617"/>
    <w:rsid w:val="009F62AC"/>
    <w:rsid w:val="009F65C1"/>
    <w:rsid w:val="00A00E3F"/>
    <w:rsid w:val="00A01082"/>
    <w:rsid w:val="00A06289"/>
    <w:rsid w:val="00A062FA"/>
    <w:rsid w:val="00A0699A"/>
    <w:rsid w:val="00A079C4"/>
    <w:rsid w:val="00A1036F"/>
    <w:rsid w:val="00A10ADE"/>
    <w:rsid w:val="00A123F3"/>
    <w:rsid w:val="00A126C9"/>
    <w:rsid w:val="00A12B98"/>
    <w:rsid w:val="00A133DC"/>
    <w:rsid w:val="00A1377C"/>
    <w:rsid w:val="00A15581"/>
    <w:rsid w:val="00A175ED"/>
    <w:rsid w:val="00A179BA"/>
    <w:rsid w:val="00A2093C"/>
    <w:rsid w:val="00A20B2F"/>
    <w:rsid w:val="00A21092"/>
    <w:rsid w:val="00A24914"/>
    <w:rsid w:val="00A256A2"/>
    <w:rsid w:val="00A269C6"/>
    <w:rsid w:val="00A26DA7"/>
    <w:rsid w:val="00A26E72"/>
    <w:rsid w:val="00A27CD0"/>
    <w:rsid w:val="00A27E15"/>
    <w:rsid w:val="00A30836"/>
    <w:rsid w:val="00A31547"/>
    <w:rsid w:val="00A32077"/>
    <w:rsid w:val="00A3284D"/>
    <w:rsid w:val="00A330CC"/>
    <w:rsid w:val="00A34CD5"/>
    <w:rsid w:val="00A35306"/>
    <w:rsid w:val="00A35501"/>
    <w:rsid w:val="00A36334"/>
    <w:rsid w:val="00A366A5"/>
    <w:rsid w:val="00A40459"/>
    <w:rsid w:val="00A40835"/>
    <w:rsid w:val="00A40F34"/>
    <w:rsid w:val="00A41A27"/>
    <w:rsid w:val="00A41BC0"/>
    <w:rsid w:val="00A42731"/>
    <w:rsid w:val="00A42B2A"/>
    <w:rsid w:val="00A43974"/>
    <w:rsid w:val="00A43BBE"/>
    <w:rsid w:val="00A445C7"/>
    <w:rsid w:val="00A44E39"/>
    <w:rsid w:val="00A44F2A"/>
    <w:rsid w:val="00A453D5"/>
    <w:rsid w:val="00A45C31"/>
    <w:rsid w:val="00A46359"/>
    <w:rsid w:val="00A46FCF"/>
    <w:rsid w:val="00A46FEA"/>
    <w:rsid w:val="00A47582"/>
    <w:rsid w:val="00A50E28"/>
    <w:rsid w:val="00A512FD"/>
    <w:rsid w:val="00A5197F"/>
    <w:rsid w:val="00A51D28"/>
    <w:rsid w:val="00A5290E"/>
    <w:rsid w:val="00A55A53"/>
    <w:rsid w:val="00A56680"/>
    <w:rsid w:val="00A56A2C"/>
    <w:rsid w:val="00A576C9"/>
    <w:rsid w:val="00A60127"/>
    <w:rsid w:val="00A60D20"/>
    <w:rsid w:val="00A62CF8"/>
    <w:rsid w:val="00A646A6"/>
    <w:rsid w:val="00A651CD"/>
    <w:rsid w:val="00A65B79"/>
    <w:rsid w:val="00A667CB"/>
    <w:rsid w:val="00A674C1"/>
    <w:rsid w:val="00A7140D"/>
    <w:rsid w:val="00A7548E"/>
    <w:rsid w:val="00A764FB"/>
    <w:rsid w:val="00A76C6C"/>
    <w:rsid w:val="00A77102"/>
    <w:rsid w:val="00A77CA0"/>
    <w:rsid w:val="00A80059"/>
    <w:rsid w:val="00A80072"/>
    <w:rsid w:val="00A80744"/>
    <w:rsid w:val="00A807E3"/>
    <w:rsid w:val="00A8356B"/>
    <w:rsid w:val="00A8378E"/>
    <w:rsid w:val="00A837F5"/>
    <w:rsid w:val="00A84B2E"/>
    <w:rsid w:val="00A85318"/>
    <w:rsid w:val="00A925B4"/>
    <w:rsid w:val="00A93149"/>
    <w:rsid w:val="00A954AE"/>
    <w:rsid w:val="00A95C5D"/>
    <w:rsid w:val="00A96E11"/>
    <w:rsid w:val="00A97581"/>
    <w:rsid w:val="00AA03A9"/>
    <w:rsid w:val="00AA125D"/>
    <w:rsid w:val="00AA12E7"/>
    <w:rsid w:val="00AA1933"/>
    <w:rsid w:val="00AA29F9"/>
    <w:rsid w:val="00AA3662"/>
    <w:rsid w:val="00AA436D"/>
    <w:rsid w:val="00AA4716"/>
    <w:rsid w:val="00AA5BCB"/>
    <w:rsid w:val="00AA6182"/>
    <w:rsid w:val="00AA6218"/>
    <w:rsid w:val="00AA707D"/>
    <w:rsid w:val="00AA7A5A"/>
    <w:rsid w:val="00AB1946"/>
    <w:rsid w:val="00AB1A70"/>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2F73"/>
    <w:rsid w:val="00AC3D0C"/>
    <w:rsid w:val="00AC4E34"/>
    <w:rsid w:val="00AC5539"/>
    <w:rsid w:val="00AC5A4E"/>
    <w:rsid w:val="00AC6036"/>
    <w:rsid w:val="00AC75AD"/>
    <w:rsid w:val="00AD084F"/>
    <w:rsid w:val="00AD1320"/>
    <w:rsid w:val="00AD142A"/>
    <w:rsid w:val="00AD1E8A"/>
    <w:rsid w:val="00AD2447"/>
    <w:rsid w:val="00AD2924"/>
    <w:rsid w:val="00AD3CB4"/>
    <w:rsid w:val="00AD44DB"/>
    <w:rsid w:val="00AD53CF"/>
    <w:rsid w:val="00AD5BF1"/>
    <w:rsid w:val="00AD5EAE"/>
    <w:rsid w:val="00AD712E"/>
    <w:rsid w:val="00AD75C2"/>
    <w:rsid w:val="00AD7757"/>
    <w:rsid w:val="00AD7860"/>
    <w:rsid w:val="00AE14EA"/>
    <w:rsid w:val="00AE1C5B"/>
    <w:rsid w:val="00AE307F"/>
    <w:rsid w:val="00AE4229"/>
    <w:rsid w:val="00AE54E8"/>
    <w:rsid w:val="00AE58D0"/>
    <w:rsid w:val="00AE5FF6"/>
    <w:rsid w:val="00AF0603"/>
    <w:rsid w:val="00AF07AB"/>
    <w:rsid w:val="00AF18EF"/>
    <w:rsid w:val="00AF1B5E"/>
    <w:rsid w:val="00AF2E9D"/>
    <w:rsid w:val="00AF5105"/>
    <w:rsid w:val="00AF5FFB"/>
    <w:rsid w:val="00AF6607"/>
    <w:rsid w:val="00AF6BDC"/>
    <w:rsid w:val="00AF6C0B"/>
    <w:rsid w:val="00AF7117"/>
    <w:rsid w:val="00AF7C23"/>
    <w:rsid w:val="00B0049A"/>
    <w:rsid w:val="00B01C3C"/>
    <w:rsid w:val="00B02C88"/>
    <w:rsid w:val="00B03464"/>
    <w:rsid w:val="00B0525D"/>
    <w:rsid w:val="00B06F7F"/>
    <w:rsid w:val="00B147EF"/>
    <w:rsid w:val="00B157A2"/>
    <w:rsid w:val="00B1694B"/>
    <w:rsid w:val="00B17036"/>
    <w:rsid w:val="00B17F47"/>
    <w:rsid w:val="00B21242"/>
    <w:rsid w:val="00B22893"/>
    <w:rsid w:val="00B23496"/>
    <w:rsid w:val="00B271B2"/>
    <w:rsid w:val="00B27263"/>
    <w:rsid w:val="00B3073D"/>
    <w:rsid w:val="00B32BAA"/>
    <w:rsid w:val="00B34BC3"/>
    <w:rsid w:val="00B35128"/>
    <w:rsid w:val="00B353FE"/>
    <w:rsid w:val="00B35B2A"/>
    <w:rsid w:val="00B35B55"/>
    <w:rsid w:val="00B4311C"/>
    <w:rsid w:val="00B53281"/>
    <w:rsid w:val="00B53B8F"/>
    <w:rsid w:val="00B54566"/>
    <w:rsid w:val="00B545EF"/>
    <w:rsid w:val="00B560EC"/>
    <w:rsid w:val="00B617CE"/>
    <w:rsid w:val="00B61F8F"/>
    <w:rsid w:val="00B62CB9"/>
    <w:rsid w:val="00B634E9"/>
    <w:rsid w:val="00B6420B"/>
    <w:rsid w:val="00B665AD"/>
    <w:rsid w:val="00B67075"/>
    <w:rsid w:val="00B67A2D"/>
    <w:rsid w:val="00B67FB7"/>
    <w:rsid w:val="00B7052A"/>
    <w:rsid w:val="00B71B70"/>
    <w:rsid w:val="00B724E4"/>
    <w:rsid w:val="00B73F5C"/>
    <w:rsid w:val="00B77646"/>
    <w:rsid w:val="00B77D43"/>
    <w:rsid w:val="00B80B44"/>
    <w:rsid w:val="00B814C9"/>
    <w:rsid w:val="00B82C75"/>
    <w:rsid w:val="00B82CEA"/>
    <w:rsid w:val="00B82DF0"/>
    <w:rsid w:val="00B832AB"/>
    <w:rsid w:val="00B8342A"/>
    <w:rsid w:val="00B848C6"/>
    <w:rsid w:val="00B84B4A"/>
    <w:rsid w:val="00B8526F"/>
    <w:rsid w:val="00B853E3"/>
    <w:rsid w:val="00B856AF"/>
    <w:rsid w:val="00B86977"/>
    <w:rsid w:val="00B9140F"/>
    <w:rsid w:val="00B91794"/>
    <w:rsid w:val="00B917CB"/>
    <w:rsid w:val="00B91B6A"/>
    <w:rsid w:val="00B9312F"/>
    <w:rsid w:val="00B9344F"/>
    <w:rsid w:val="00B935A1"/>
    <w:rsid w:val="00B947B3"/>
    <w:rsid w:val="00B95351"/>
    <w:rsid w:val="00B96149"/>
    <w:rsid w:val="00B9651D"/>
    <w:rsid w:val="00B97295"/>
    <w:rsid w:val="00BA2542"/>
    <w:rsid w:val="00BA2853"/>
    <w:rsid w:val="00BA4B8C"/>
    <w:rsid w:val="00BA531B"/>
    <w:rsid w:val="00BA5429"/>
    <w:rsid w:val="00BA561B"/>
    <w:rsid w:val="00BA5B48"/>
    <w:rsid w:val="00BA7BD2"/>
    <w:rsid w:val="00BB20E3"/>
    <w:rsid w:val="00BB231F"/>
    <w:rsid w:val="00BB25BC"/>
    <w:rsid w:val="00BB29AE"/>
    <w:rsid w:val="00BB342A"/>
    <w:rsid w:val="00BB5029"/>
    <w:rsid w:val="00BB557E"/>
    <w:rsid w:val="00BB5904"/>
    <w:rsid w:val="00BB5B77"/>
    <w:rsid w:val="00BB5F96"/>
    <w:rsid w:val="00BB674D"/>
    <w:rsid w:val="00BB7E86"/>
    <w:rsid w:val="00BC0767"/>
    <w:rsid w:val="00BC1B18"/>
    <w:rsid w:val="00BC2605"/>
    <w:rsid w:val="00BC2862"/>
    <w:rsid w:val="00BC2AD6"/>
    <w:rsid w:val="00BC40F9"/>
    <w:rsid w:val="00BC410A"/>
    <w:rsid w:val="00BC448E"/>
    <w:rsid w:val="00BC55FE"/>
    <w:rsid w:val="00BC5EFB"/>
    <w:rsid w:val="00BC6B3C"/>
    <w:rsid w:val="00BD04A0"/>
    <w:rsid w:val="00BD1238"/>
    <w:rsid w:val="00BD2014"/>
    <w:rsid w:val="00BD35F8"/>
    <w:rsid w:val="00BD4427"/>
    <w:rsid w:val="00BD46C3"/>
    <w:rsid w:val="00BD507F"/>
    <w:rsid w:val="00BD5481"/>
    <w:rsid w:val="00BD618E"/>
    <w:rsid w:val="00BD657D"/>
    <w:rsid w:val="00BE1FDF"/>
    <w:rsid w:val="00BE2C48"/>
    <w:rsid w:val="00BE3D48"/>
    <w:rsid w:val="00BE67A1"/>
    <w:rsid w:val="00BE6DC5"/>
    <w:rsid w:val="00BE75A7"/>
    <w:rsid w:val="00BF400B"/>
    <w:rsid w:val="00BF4962"/>
    <w:rsid w:val="00BF4BBC"/>
    <w:rsid w:val="00BF6EA9"/>
    <w:rsid w:val="00BF70EC"/>
    <w:rsid w:val="00C018FC"/>
    <w:rsid w:val="00C02432"/>
    <w:rsid w:val="00C031AE"/>
    <w:rsid w:val="00C03E38"/>
    <w:rsid w:val="00C0526C"/>
    <w:rsid w:val="00C05798"/>
    <w:rsid w:val="00C058E6"/>
    <w:rsid w:val="00C05D08"/>
    <w:rsid w:val="00C07186"/>
    <w:rsid w:val="00C104ED"/>
    <w:rsid w:val="00C11BF7"/>
    <w:rsid w:val="00C12421"/>
    <w:rsid w:val="00C173F8"/>
    <w:rsid w:val="00C17972"/>
    <w:rsid w:val="00C20E25"/>
    <w:rsid w:val="00C229CC"/>
    <w:rsid w:val="00C22A8B"/>
    <w:rsid w:val="00C24C32"/>
    <w:rsid w:val="00C2595C"/>
    <w:rsid w:val="00C26C54"/>
    <w:rsid w:val="00C314A5"/>
    <w:rsid w:val="00C32987"/>
    <w:rsid w:val="00C330E7"/>
    <w:rsid w:val="00C35094"/>
    <w:rsid w:val="00C366C5"/>
    <w:rsid w:val="00C37EAE"/>
    <w:rsid w:val="00C4009A"/>
    <w:rsid w:val="00C4102C"/>
    <w:rsid w:val="00C41240"/>
    <w:rsid w:val="00C42569"/>
    <w:rsid w:val="00C42C36"/>
    <w:rsid w:val="00C44D67"/>
    <w:rsid w:val="00C454E7"/>
    <w:rsid w:val="00C524B4"/>
    <w:rsid w:val="00C52784"/>
    <w:rsid w:val="00C52C83"/>
    <w:rsid w:val="00C54F84"/>
    <w:rsid w:val="00C54FAA"/>
    <w:rsid w:val="00C5678A"/>
    <w:rsid w:val="00C57109"/>
    <w:rsid w:val="00C57D54"/>
    <w:rsid w:val="00C606FA"/>
    <w:rsid w:val="00C608EA"/>
    <w:rsid w:val="00C61A84"/>
    <w:rsid w:val="00C62518"/>
    <w:rsid w:val="00C654AD"/>
    <w:rsid w:val="00C65ED4"/>
    <w:rsid w:val="00C66266"/>
    <w:rsid w:val="00C67128"/>
    <w:rsid w:val="00C70382"/>
    <w:rsid w:val="00C72029"/>
    <w:rsid w:val="00C73F34"/>
    <w:rsid w:val="00C752B0"/>
    <w:rsid w:val="00C75861"/>
    <w:rsid w:val="00C75A5F"/>
    <w:rsid w:val="00C76A4D"/>
    <w:rsid w:val="00C7763F"/>
    <w:rsid w:val="00C80A3D"/>
    <w:rsid w:val="00C83A94"/>
    <w:rsid w:val="00C8416A"/>
    <w:rsid w:val="00C85B65"/>
    <w:rsid w:val="00C8706B"/>
    <w:rsid w:val="00C87BC8"/>
    <w:rsid w:val="00C9231B"/>
    <w:rsid w:val="00C93EE1"/>
    <w:rsid w:val="00C94CB3"/>
    <w:rsid w:val="00C95B27"/>
    <w:rsid w:val="00C96553"/>
    <w:rsid w:val="00CA04EA"/>
    <w:rsid w:val="00CA0596"/>
    <w:rsid w:val="00CA2F4A"/>
    <w:rsid w:val="00CA337F"/>
    <w:rsid w:val="00CA63B9"/>
    <w:rsid w:val="00CA6D0E"/>
    <w:rsid w:val="00CA6EC0"/>
    <w:rsid w:val="00CB0682"/>
    <w:rsid w:val="00CB29DD"/>
    <w:rsid w:val="00CB2C8C"/>
    <w:rsid w:val="00CB2F72"/>
    <w:rsid w:val="00CB3B37"/>
    <w:rsid w:val="00CB48F9"/>
    <w:rsid w:val="00CB533A"/>
    <w:rsid w:val="00CB5F25"/>
    <w:rsid w:val="00CC37C6"/>
    <w:rsid w:val="00CC5585"/>
    <w:rsid w:val="00CC7579"/>
    <w:rsid w:val="00CD0CD0"/>
    <w:rsid w:val="00CD17F3"/>
    <w:rsid w:val="00CD227D"/>
    <w:rsid w:val="00CD310C"/>
    <w:rsid w:val="00CD350E"/>
    <w:rsid w:val="00CD46F4"/>
    <w:rsid w:val="00CD53D5"/>
    <w:rsid w:val="00CD5827"/>
    <w:rsid w:val="00CD65EB"/>
    <w:rsid w:val="00CD6B3A"/>
    <w:rsid w:val="00CD6B9B"/>
    <w:rsid w:val="00CD7820"/>
    <w:rsid w:val="00CE159B"/>
    <w:rsid w:val="00CE2A6E"/>
    <w:rsid w:val="00CE3DDE"/>
    <w:rsid w:val="00CE42B7"/>
    <w:rsid w:val="00CE53F9"/>
    <w:rsid w:val="00CE688C"/>
    <w:rsid w:val="00CE7902"/>
    <w:rsid w:val="00CF0979"/>
    <w:rsid w:val="00CF0A59"/>
    <w:rsid w:val="00CF13D4"/>
    <w:rsid w:val="00CF354A"/>
    <w:rsid w:val="00CF35BF"/>
    <w:rsid w:val="00CF3983"/>
    <w:rsid w:val="00CF40A2"/>
    <w:rsid w:val="00CF425B"/>
    <w:rsid w:val="00CF5DB0"/>
    <w:rsid w:val="00CF5DD1"/>
    <w:rsid w:val="00CF7E06"/>
    <w:rsid w:val="00D000BE"/>
    <w:rsid w:val="00D00318"/>
    <w:rsid w:val="00D003FB"/>
    <w:rsid w:val="00D018B5"/>
    <w:rsid w:val="00D01A76"/>
    <w:rsid w:val="00D02AD5"/>
    <w:rsid w:val="00D032D8"/>
    <w:rsid w:val="00D03B6C"/>
    <w:rsid w:val="00D04496"/>
    <w:rsid w:val="00D0685A"/>
    <w:rsid w:val="00D07E98"/>
    <w:rsid w:val="00D1225B"/>
    <w:rsid w:val="00D131E5"/>
    <w:rsid w:val="00D13D66"/>
    <w:rsid w:val="00D142D8"/>
    <w:rsid w:val="00D14AEA"/>
    <w:rsid w:val="00D15CE4"/>
    <w:rsid w:val="00D162B2"/>
    <w:rsid w:val="00D163FE"/>
    <w:rsid w:val="00D16B71"/>
    <w:rsid w:val="00D17096"/>
    <w:rsid w:val="00D17608"/>
    <w:rsid w:val="00D17CF7"/>
    <w:rsid w:val="00D200B9"/>
    <w:rsid w:val="00D216D6"/>
    <w:rsid w:val="00D24A14"/>
    <w:rsid w:val="00D254E5"/>
    <w:rsid w:val="00D25FB5"/>
    <w:rsid w:val="00D26DD9"/>
    <w:rsid w:val="00D3490D"/>
    <w:rsid w:val="00D35DE6"/>
    <w:rsid w:val="00D3602C"/>
    <w:rsid w:val="00D36705"/>
    <w:rsid w:val="00D40E47"/>
    <w:rsid w:val="00D41D35"/>
    <w:rsid w:val="00D41D48"/>
    <w:rsid w:val="00D424C6"/>
    <w:rsid w:val="00D42ABC"/>
    <w:rsid w:val="00D4342F"/>
    <w:rsid w:val="00D4428F"/>
    <w:rsid w:val="00D47CE0"/>
    <w:rsid w:val="00D50071"/>
    <w:rsid w:val="00D50926"/>
    <w:rsid w:val="00D51532"/>
    <w:rsid w:val="00D5196C"/>
    <w:rsid w:val="00D51C93"/>
    <w:rsid w:val="00D52099"/>
    <w:rsid w:val="00D539E5"/>
    <w:rsid w:val="00D565F2"/>
    <w:rsid w:val="00D60E3E"/>
    <w:rsid w:val="00D62482"/>
    <w:rsid w:val="00D64742"/>
    <w:rsid w:val="00D65C41"/>
    <w:rsid w:val="00D67528"/>
    <w:rsid w:val="00D7036E"/>
    <w:rsid w:val="00D70DA5"/>
    <w:rsid w:val="00D71E55"/>
    <w:rsid w:val="00D72FCC"/>
    <w:rsid w:val="00D744AD"/>
    <w:rsid w:val="00D74C82"/>
    <w:rsid w:val="00D75295"/>
    <w:rsid w:val="00D80CCE"/>
    <w:rsid w:val="00D8138A"/>
    <w:rsid w:val="00D81585"/>
    <w:rsid w:val="00D8163D"/>
    <w:rsid w:val="00D81B59"/>
    <w:rsid w:val="00D8602B"/>
    <w:rsid w:val="00D860D9"/>
    <w:rsid w:val="00D87B9A"/>
    <w:rsid w:val="00D901BE"/>
    <w:rsid w:val="00D90294"/>
    <w:rsid w:val="00D90D7D"/>
    <w:rsid w:val="00D918F2"/>
    <w:rsid w:val="00D91F71"/>
    <w:rsid w:val="00D94501"/>
    <w:rsid w:val="00D956A8"/>
    <w:rsid w:val="00D959A6"/>
    <w:rsid w:val="00D95F07"/>
    <w:rsid w:val="00D9644E"/>
    <w:rsid w:val="00D96EE3"/>
    <w:rsid w:val="00D9744E"/>
    <w:rsid w:val="00D9797F"/>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2248"/>
    <w:rsid w:val="00DB322D"/>
    <w:rsid w:val="00DB3BDA"/>
    <w:rsid w:val="00DB605E"/>
    <w:rsid w:val="00DB6A64"/>
    <w:rsid w:val="00DB7895"/>
    <w:rsid w:val="00DC07F7"/>
    <w:rsid w:val="00DC0EB6"/>
    <w:rsid w:val="00DC119B"/>
    <w:rsid w:val="00DC3788"/>
    <w:rsid w:val="00DC4B43"/>
    <w:rsid w:val="00DC4F3F"/>
    <w:rsid w:val="00DC51C9"/>
    <w:rsid w:val="00DC68D5"/>
    <w:rsid w:val="00DC6BE3"/>
    <w:rsid w:val="00DC7918"/>
    <w:rsid w:val="00DC7FB7"/>
    <w:rsid w:val="00DD1CB3"/>
    <w:rsid w:val="00DD25DF"/>
    <w:rsid w:val="00DD2B3A"/>
    <w:rsid w:val="00DD3062"/>
    <w:rsid w:val="00DD3419"/>
    <w:rsid w:val="00DD3850"/>
    <w:rsid w:val="00DD3AF0"/>
    <w:rsid w:val="00DD60BB"/>
    <w:rsid w:val="00DD6BB8"/>
    <w:rsid w:val="00DD6C5C"/>
    <w:rsid w:val="00DD750F"/>
    <w:rsid w:val="00DD7718"/>
    <w:rsid w:val="00DE0746"/>
    <w:rsid w:val="00DE0BFE"/>
    <w:rsid w:val="00DE16D5"/>
    <w:rsid w:val="00DE1AF4"/>
    <w:rsid w:val="00DE5206"/>
    <w:rsid w:val="00DE7170"/>
    <w:rsid w:val="00DE7392"/>
    <w:rsid w:val="00DE7823"/>
    <w:rsid w:val="00DE7844"/>
    <w:rsid w:val="00DE7AC5"/>
    <w:rsid w:val="00DF0770"/>
    <w:rsid w:val="00DF13B8"/>
    <w:rsid w:val="00DF265D"/>
    <w:rsid w:val="00DF3398"/>
    <w:rsid w:val="00DF3B8E"/>
    <w:rsid w:val="00DF4781"/>
    <w:rsid w:val="00DF5D30"/>
    <w:rsid w:val="00DF68A4"/>
    <w:rsid w:val="00DF6AD4"/>
    <w:rsid w:val="00DF71E8"/>
    <w:rsid w:val="00E00765"/>
    <w:rsid w:val="00E0080C"/>
    <w:rsid w:val="00E00BBB"/>
    <w:rsid w:val="00E00E73"/>
    <w:rsid w:val="00E03EDF"/>
    <w:rsid w:val="00E06171"/>
    <w:rsid w:val="00E06DC6"/>
    <w:rsid w:val="00E0730F"/>
    <w:rsid w:val="00E0732D"/>
    <w:rsid w:val="00E0746F"/>
    <w:rsid w:val="00E07E09"/>
    <w:rsid w:val="00E100BE"/>
    <w:rsid w:val="00E10A35"/>
    <w:rsid w:val="00E11AED"/>
    <w:rsid w:val="00E11F12"/>
    <w:rsid w:val="00E127D7"/>
    <w:rsid w:val="00E12AA6"/>
    <w:rsid w:val="00E13E57"/>
    <w:rsid w:val="00E14BCE"/>
    <w:rsid w:val="00E15A74"/>
    <w:rsid w:val="00E17DC0"/>
    <w:rsid w:val="00E20168"/>
    <w:rsid w:val="00E23D84"/>
    <w:rsid w:val="00E25034"/>
    <w:rsid w:val="00E2560F"/>
    <w:rsid w:val="00E259DF"/>
    <w:rsid w:val="00E26B8B"/>
    <w:rsid w:val="00E305D8"/>
    <w:rsid w:val="00E30D9F"/>
    <w:rsid w:val="00E30F21"/>
    <w:rsid w:val="00E31E98"/>
    <w:rsid w:val="00E32D78"/>
    <w:rsid w:val="00E33E65"/>
    <w:rsid w:val="00E3423A"/>
    <w:rsid w:val="00E34C8E"/>
    <w:rsid w:val="00E34DEF"/>
    <w:rsid w:val="00E35049"/>
    <w:rsid w:val="00E368AC"/>
    <w:rsid w:val="00E41977"/>
    <w:rsid w:val="00E41B3D"/>
    <w:rsid w:val="00E420D3"/>
    <w:rsid w:val="00E42F81"/>
    <w:rsid w:val="00E42F84"/>
    <w:rsid w:val="00E44BC1"/>
    <w:rsid w:val="00E5005C"/>
    <w:rsid w:val="00E503B0"/>
    <w:rsid w:val="00E539E2"/>
    <w:rsid w:val="00E5410D"/>
    <w:rsid w:val="00E5673D"/>
    <w:rsid w:val="00E57158"/>
    <w:rsid w:val="00E57CAD"/>
    <w:rsid w:val="00E61908"/>
    <w:rsid w:val="00E625B7"/>
    <w:rsid w:val="00E6433E"/>
    <w:rsid w:val="00E6439A"/>
    <w:rsid w:val="00E64B7A"/>
    <w:rsid w:val="00E6646F"/>
    <w:rsid w:val="00E674AD"/>
    <w:rsid w:val="00E67A69"/>
    <w:rsid w:val="00E7012C"/>
    <w:rsid w:val="00E70396"/>
    <w:rsid w:val="00E70ADA"/>
    <w:rsid w:val="00E7131A"/>
    <w:rsid w:val="00E722F3"/>
    <w:rsid w:val="00E72771"/>
    <w:rsid w:val="00E72A62"/>
    <w:rsid w:val="00E72B51"/>
    <w:rsid w:val="00E73FE0"/>
    <w:rsid w:val="00E76991"/>
    <w:rsid w:val="00E77D76"/>
    <w:rsid w:val="00E806F1"/>
    <w:rsid w:val="00E80734"/>
    <w:rsid w:val="00E80C54"/>
    <w:rsid w:val="00E81180"/>
    <w:rsid w:val="00E815D6"/>
    <w:rsid w:val="00E81B9F"/>
    <w:rsid w:val="00E82BE4"/>
    <w:rsid w:val="00E832FC"/>
    <w:rsid w:val="00E83833"/>
    <w:rsid w:val="00E838FF"/>
    <w:rsid w:val="00E86433"/>
    <w:rsid w:val="00E87B19"/>
    <w:rsid w:val="00E87F8F"/>
    <w:rsid w:val="00E907D6"/>
    <w:rsid w:val="00E90E73"/>
    <w:rsid w:val="00E925F9"/>
    <w:rsid w:val="00E935B6"/>
    <w:rsid w:val="00E94EE6"/>
    <w:rsid w:val="00E9582A"/>
    <w:rsid w:val="00E9711F"/>
    <w:rsid w:val="00E97426"/>
    <w:rsid w:val="00E97922"/>
    <w:rsid w:val="00EA07B8"/>
    <w:rsid w:val="00EA0ADC"/>
    <w:rsid w:val="00EA0B9C"/>
    <w:rsid w:val="00EA1635"/>
    <w:rsid w:val="00EA1640"/>
    <w:rsid w:val="00EA1759"/>
    <w:rsid w:val="00EA1CE0"/>
    <w:rsid w:val="00EA33CC"/>
    <w:rsid w:val="00EA6062"/>
    <w:rsid w:val="00EA6A00"/>
    <w:rsid w:val="00EA6C9E"/>
    <w:rsid w:val="00EA72D3"/>
    <w:rsid w:val="00EB054C"/>
    <w:rsid w:val="00EB0A81"/>
    <w:rsid w:val="00EB3270"/>
    <w:rsid w:val="00EB33B9"/>
    <w:rsid w:val="00EB43E0"/>
    <w:rsid w:val="00EB4437"/>
    <w:rsid w:val="00EB5B16"/>
    <w:rsid w:val="00EB5F8F"/>
    <w:rsid w:val="00EB72BF"/>
    <w:rsid w:val="00EB72E0"/>
    <w:rsid w:val="00EB78E6"/>
    <w:rsid w:val="00EC0662"/>
    <w:rsid w:val="00EC0F43"/>
    <w:rsid w:val="00EC29DD"/>
    <w:rsid w:val="00EC3A8D"/>
    <w:rsid w:val="00EC5803"/>
    <w:rsid w:val="00EC6C78"/>
    <w:rsid w:val="00EC7B22"/>
    <w:rsid w:val="00EC7D05"/>
    <w:rsid w:val="00EC7D55"/>
    <w:rsid w:val="00ED0DD0"/>
    <w:rsid w:val="00ED233A"/>
    <w:rsid w:val="00ED550A"/>
    <w:rsid w:val="00ED6D24"/>
    <w:rsid w:val="00ED7F87"/>
    <w:rsid w:val="00EE123D"/>
    <w:rsid w:val="00EE142A"/>
    <w:rsid w:val="00EE1FAE"/>
    <w:rsid w:val="00EE2807"/>
    <w:rsid w:val="00EE3887"/>
    <w:rsid w:val="00EE4808"/>
    <w:rsid w:val="00EE618D"/>
    <w:rsid w:val="00EE7958"/>
    <w:rsid w:val="00EE7D7A"/>
    <w:rsid w:val="00EF094D"/>
    <w:rsid w:val="00EF263B"/>
    <w:rsid w:val="00EF3038"/>
    <w:rsid w:val="00EF3618"/>
    <w:rsid w:val="00EF454D"/>
    <w:rsid w:val="00EF4649"/>
    <w:rsid w:val="00EF5B50"/>
    <w:rsid w:val="00EF612E"/>
    <w:rsid w:val="00EF6D23"/>
    <w:rsid w:val="00EF6DEA"/>
    <w:rsid w:val="00EF72E5"/>
    <w:rsid w:val="00EF742C"/>
    <w:rsid w:val="00EF7C56"/>
    <w:rsid w:val="00F010CA"/>
    <w:rsid w:val="00F03161"/>
    <w:rsid w:val="00F03880"/>
    <w:rsid w:val="00F04033"/>
    <w:rsid w:val="00F04362"/>
    <w:rsid w:val="00F0687E"/>
    <w:rsid w:val="00F079C6"/>
    <w:rsid w:val="00F07B86"/>
    <w:rsid w:val="00F10321"/>
    <w:rsid w:val="00F109C2"/>
    <w:rsid w:val="00F10C0C"/>
    <w:rsid w:val="00F10F54"/>
    <w:rsid w:val="00F12D56"/>
    <w:rsid w:val="00F133ED"/>
    <w:rsid w:val="00F13586"/>
    <w:rsid w:val="00F13A8D"/>
    <w:rsid w:val="00F155C0"/>
    <w:rsid w:val="00F16F78"/>
    <w:rsid w:val="00F22ED0"/>
    <w:rsid w:val="00F23FB8"/>
    <w:rsid w:val="00F24845"/>
    <w:rsid w:val="00F24DA3"/>
    <w:rsid w:val="00F260D8"/>
    <w:rsid w:val="00F2702F"/>
    <w:rsid w:val="00F27824"/>
    <w:rsid w:val="00F30A32"/>
    <w:rsid w:val="00F311C6"/>
    <w:rsid w:val="00F4076E"/>
    <w:rsid w:val="00F410D6"/>
    <w:rsid w:val="00F41931"/>
    <w:rsid w:val="00F45551"/>
    <w:rsid w:val="00F45F4E"/>
    <w:rsid w:val="00F4644A"/>
    <w:rsid w:val="00F47FB7"/>
    <w:rsid w:val="00F50CAE"/>
    <w:rsid w:val="00F50DB5"/>
    <w:rsid w:val="00F5289E"/>
    <w:rsid w:val="00F52A17"/>
    <w:rsid w:val="00F52D33"/>
    <w:rsid w:val="00F53145"/>
    <w:rsid w:val="00F538A4"/>
    <w:rsid w:val="00F53BEE"/>
    <w:rsid w:val="00F543CA"/>
    <w:rsid w:val="00F549EF"/>
    <w:rsid w:val="00F55344"/>
    <w:rsid w:val="00F55761"/>
    <w:rsid w:val="00F559B9"/>
    <w:rsid w:val="00F55A2D"/>
    <w:rsid w:val="00F57CDD"/>
    <w:rsid w:val="00F606D9"/>
    <w:rsid w:val="00F615C8"/>
    <w:rsid w:val="00F62039"/>
    <w:rsid w:val="00F62185"/>
    <w:rsid w:val="00F631FE"/>
    <w:rsid w:val="00F63DA0"/>
    <w:rsid w:val="00F646A6"/>
    <w:rsid w:val="00F65E79"/>
    <w:rsid w:val="00F66567"/>
    <w:rsid w:val="00F66F1C"/>
    <w:rsid w:val="00F724F9"/>
    <w:rsid w:val="00F7259A"/>
    <w:rsid w:val="00F74966"/>
    <w:rsid w:val="00F74FB9"/>
    <w:rsid w:val="00F75A08"/>
    <w:rsid w:val="00F76248"/>
    <w:rsid w:val="00F77D07"/>
    <w:rsid w:val="00F80197"/>
    <w:rsid w:val="00F80F2F"/>
    <w:rsid w:val="00F8127D"/>
    <w:rsid w:val="00F814C3"/>
    <w:rsid w:val="00F82D24"/>
    <w:rsid w:val="00F82F40"/>
    <w:rsid w:val="00F83204"/>
    <w:rsid w:val="00F857EC"/>
    <w:rsid w:val="00F86435"/>
    <w:rsid w:val="00F866AB"/>
    <w:rsid w:val="00F87557"/>
    <w:rsid w:val="00F903F2"/>
    <w:rsid w:val="00F90739"/>
    <w:rsid w:val="00F90E51"/>
    <w:rsid w:val="00F92805"/>
    <w:rsid w:val="00F935E4"/>
    <w:rsid w:val="00F94695"/>
    <w:rsid w:val="00F952D1"/>
    <w:rsid w:val="00F95E5E"/>
    <w:rsid w:val="00F96390"/>
    <w:rsid w:val="00F96512"/>
    <w:rsid w:val="00F9657E"/>
    <w:rsid w:val="00F97844"/>
    <w:rsid w:val="00F97ADD"/>
    <w:rsid w:val="00F97F66"/>
    <w:rsid w:val="00FA05D0"/>
    <w:rsid w:val="00FA0BE0"/>
    <w:rsid w:val="00FA1385"/>
    <w:rsid w:val="00FA17AE"/>
    <w:rsid w:val="00FA19E7"/>
    <w:rsid w:val="00FA209D"/>
    <w:rsid w:val="00FA4C75"/>
    <w:rsid w:val="00FA579B"/>
    <w:rsid w:val="00FA5CDB"/>
    <w:rsid w:val="00FB0261"/>
    <w:rsid w:val="00FB0DA8"/>
    <w:rsid w:val="00FB2C35"/>
    <w:rsid w:val="00FB2CED"/>
    <w:rsid w:val="00FB3555"/>
    <w:rsid w:val="00FB3E2F"/>
    <w:rsid w:val="00FB519F"/>
    <w:rsid w:val="00FB663F"/>
    <w:rsid w:val="00FB6AFF"/>
    <w:rsid w:val="00FB7579"/>
    <w:rsid w:val="00FB7D73"/>
    <w:rsid w:val="00FB7F35"/>
    <w:rsid w:val="00FC19AF"/>
    <w:rsid w:val="00FC1B9A"/>
    <w:rsid w:val="00FC32BF"/>
    <w:rsid w:val="00FC50EA"/>
    <w:rsid w:val="00FC77A5"/>
    <w:rsid w:val="00FC7D6F"/>
    <w:rsid w:val="00FD0BC8"/>
    <w:rsid w:val="00FD0C10"/>
    <w:rsid w:val="00FD1205"/>
    <w:rsid w:val="00FD1D79"/>
    <w:rsid w:val="00FD2334"/>
    <w:rsid w:val="00FD2707"/>
    <w:rsid w:val="00FD32D0"/>
    <w:rsid w:val="00FD44EA"/>
    <w:rsid w:val="00FD45D0"/>
    <w:rsid w:val="00FD4711"/>
    <w:rsid w:val="00FD47AE"/>
    <w:rsid w:val="00FD4E15"/>
    <w:rsid w:val="00FD56B9"/>
    <w:rsid w:val="00FD62C6"/>
    <w:rsid w:val="00FD63E4"/>
    <w:rsid w:val="00FD752F"/>
    <w:rsid w:val="00FE10AF"/>
    <w:rsid w:val="00FE2A8C"/>
    <w:rsid w:val="00FE2B17"/>
    <w:rsid w:val="00FE5203"/>
    <w:rsid w:val="00FE5766"/>
    <w:rsid w:val="00FE5FB1"/>
    <w:rsid w:val="00FE6110"/>
    <w:rsid w:val="00FE62C0"/>
    <w:rsid w:val="00FE7905"/>
    <w:rsid w:val="00FE7B80"/>
    <w:rsid w:val="00FF29BA"/>
    <w:rsid w:val="00FF3990"/>
    <w:rsid w:val="00FF3ED2"/>
    <w:rsid w:val="00FF4A7D"/>
    <w:rsid w:val="00FF63F2"/>
    <w:rsid w:val="00FF6A5E"/>
    <w:rsid w:val="00FF705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46"/>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46"/>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46"/>
      </w:numPr>
      <w:spacing w:before="180" w:after="180"/>
      <w:outlineLvl w:val="2"/>
    </w:pPr>
    <w:rPr>
      <w:b/>
      <w:bCs/>
      <w:sz w:val="26"/>
      <w:szCs w:val="18"/>
    </w:rPr>
  </w:style>
  <w:style w:type="paragraph" w:styleId="Heading4">
    <w:name w:val="heading 4"/>
    <w:basedOn w:val="Heading3"/>
    <w:next w:val="Normal"/>
    <w:link w:val="Heading4Char"/>
    <w:qFormat/>
    <w:rsid w:val="00AE4229"/>
    <w:pPr>
      <w:numPr>
        <w:ilvl w:val="3"/>
        <w:numId w:val="8"/>
      </w:numPr>
      <w:outlineLvl w:val="3"/>
    </w:pPr>
  </w:style>
  <w:style w:type="paragraph" w:styleId="Heading5">
    <w:name w:val="heading 5"/>
    <w:basedOn w:val="Heading4"/>
    <w:next w:val="Normal"/>
    <w:qFormat/>
    <w:rsid w:val="00884973"/>
    <w:pPr>
      <w:numPr>
        <w:ilvl w:val="0"/>
        <w:numId w:val="0"/>
      </w:numPr>
      <w:spacing w:before="240"/>
      <w:ind w:left="1776" w:hanging="360"/>
      <w:outlineLvl w:val="4"/>
    </w:pPr>
    <w:rPr>
      <w:rFonts w:asciiTheme="minorHAnsi" w:hAnsiTheme="minorHAnsi"/>
      <w:bCs w:val="0"/>
    </w:rPr>
  </w:style>
  <w:style w:type="paragraph" w:styleId="Heading6">
    <w:name w:val="heading 6"/>
    <w:basedOn w:val="Normal"/>
    <w:next w:val="Normal"/>
    <w:qFormat/>
    <w:rsid w:val="00287894"/>
    <w:pPr>
      <w:numPr>
        <w:ilvl w:val="5"/>
        <w:numId w:val="46"/>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46"/>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46"/>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46"/>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link w:val="ListNumber4Char"/>
    <w:rsid w:val="00254D71"/>
    <w:pPr>
      <w:numPr>
        <w:numId w:val="33"/>
      </w:numPr>
      <w:contextualSpacing/>
    </w:pPr>
  </w:style>
  <w:style w:type="character" w:customStyle="1" w:styleId="il">
    <w:name w:val="il"/>
    <w:basedOn w:val="DefaultParagraphFont"/>
    <w:rsid w:val="00E64B7A"/>
  </w:style>
  <w:style w:type="character" w:customStyle="1" w:styleId="ListNumber4Char">
    <w:name w:val="List Number 4 Char"/>
    <w:basedOn w:val="DefaultParagraphFont"/>
    <w:link w:val="ListNumber4"/>
    <w:rsid w:val="00AE4229"/>
    <w:rPr>
      <w:rFonts w:cs="Times New Roman"/>
      <w:sz w:val="24"/>
      <w:szCs w:val="24"/>
    </w:rPr>
  </w:style>
  <w:style w:type="character" w:customStyle="1" w:styleId="Heading4Char">
    <w:name w:val="Heading 4 Char"/>
    <w:basedOn w:val="ListNumber4Char"/>
    <w:link w:val="Heading4"/>
    <w:rsid w:val="00AE4229"/>
    <w:rPr>
      <w:rFonts w:cs="Times New Roman"/>
      <w:b/>
      <w:bCs/>
      <w:sz w:val="2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08621124">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13165184">
      <w:bodyDiv w:val="1"/>
      <w:marLeft w:val="45"/>
      <w:marRight w:val="45"/>
      <w:marTop w:val="45"/>
      <w:marBottom w:val="45"/>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8462983">
      <w:bodyDiv w:val="1"/>
      <w:marLeft w:val="45"/>
      <w:marRight w:val="45"/>
      <w:marTop w:val="45"/>
      <w:marBottom w:val="45"/>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797181278">
      <w:bodyDiv w:val="1"/>
      <w:marLeft w:val="45"/>
      <w:marRight w:val="45"/>
      <w:marTop w:val="45"/>
      <w:marBottom w:val="45"/>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232737177">
      <w:bodyDiv w:val="1"/>
      <w:marLeft w:val="45"/>
      <w:marRight w:val="45"/>
      <w:marTop w:val="45"/>
      <w:marBottom w:val="45"/>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1353766">
      <w:bodyDiv w:val="1"/>
      <w:marLeft w:val="45"/>
      <w:marRight w:val="45"/>
      <w:marTop w:val="45"/>
      <w:marBottom w:val="45"/>
      <w:divBdr>
        <w:top w:val="none" w:sz="0" w:space="0" w:color="auto"/>
        <w:left w:val="none" w:sz="0" w:space="0" w:color="auto"/>
        <w:bottom w:val="none" w:sz="0" w:space="0" w:color="auto"/>
        <w:right w:val="none" w:sz="0" w:space="0" w:color="auto"/>
      </w:divBdr>
    </w:div>
    <w:div w:id="1386682944">
      <w:bodyDiv w:val="1"/>
      <w:marLeft w:val="35"/>
      <w:marRight w:val="35"/>
      <w:marTop w:val="35"/>
      <w:marBottom w:val="35"/>
      <w:divBdr>
        <w:top w:val="none" w:sz="0" w:space="0" w:color="auto"/>
        <w:left w:val="none" w:sz="0" w:space="0" w:color="auto"/>
        <w:bottom w:val="none" w:sz="0" w:space="0" w:color="auto"/>
        <w:right w:val="none" w:sz="0" w:space="0" w:color="auto"/>
      </w:divBdr>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57881978">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5.png"/><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hyperlink" Target="http://download.oracle.com/javase/6/docs/technotes/guides/security/crypto/CryptoSpec.html" TargetMode="External"/><Relationship Id="rId47" Type="http://schemas.openxmlformats.org/officeDocument/2006/relationships/hyperlink" Target="http://download.oracle.com/javase/6/docs/technotes/guides/security/crypto/CryptoSpec.html" TargetMode="External"/><Relationship Id="rId50" Type="http://schemas.openxmlformats.org/officeDocument/2006/relationships/hyperlink" Target="http://download.oracle.com/javase/6/docs/technotes/guides/security/crypto/CryptoSpec.html" TargetMode="External"/><Relationship Id="rId55" Type="http://schemas.openxmlformats.org/officeDocument/2006/relationships/image" Target="media/image32.png"/><Relationship Id="rId63" Type="http://schemas.openxmlformats.org/officeDocument/2006/relationships/image" Target="media/image40.emf"/><Relationship Id="rId68" Type="http://schemas.openxmlformats.org/officeDocument/2006/relationships/image" Target="media/image45.png"/><Relationship Id="rId76" Type="http://schemas.openxmlformats.org/officeDocument/2006/relationships/hyperlink" Target="http://docstore.mik.ua/orelly/java-ent/security/ch08_01.htm" TargetMode="External"/><Relationship Id="rId7" Type="http://schemas.openxmlformats.org/officeDocument/2006/relationships/footnotes" Target="footnotes.xml"/><Relationship Id="rId71" Type="http://schemas.openxmlformats.org/officeDocument/2006/relationships/hyperlink" Target="http://webee.technion.ac.il/~hugo/rhash/rhash.pdf"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7.png"/><Relationship Id="rId11" Type="http://schemas.openxmlformats.org/officeDocument/2006/relationships/hyperlink" Target="http://download.oracle.com/javase/1.4.2/docs/api/javax/crypto/Cipher.html" TargetMode="External"/><Relationship Id="rId24" Type="http://schemas.openxmlformats.org/officeDocument/2006/relationships/image" Target="media/image12.emf"/><Relationship Id="rId32" Type="http://schemas.openxmlformats.org/officeDocument/2006/relationships/hyperlink" Target="http://www.cacr.math.uwaterloo.ca/hac/about/chap14.pdf" TargetMode="External"/><Relationship Id="rId37" Type="http://schemas.openxmlformats.org/officeDocument/2006/relationships/hyperlink" Target="http://ite.gmu.edu/~kgaj/publications/conferences/GMU_SPEED_2007.pdf" TargetMode="External"/><Relationship Id="rId40" Type="http://schemas.openxmlformats.org/officeDocument/2006/relationships/image" Target="media/image26.png"/><Relationship Id="rId45" Type="http://schemas.openxmlformats.org/officeDocument/2006/relationships/hyperlink" Target="http://download.oracle.com/javase/6/docs/technotes/guides/security/crypto/CryptoSpec.html" TargetMode="External"/><Relationship Id="rId53" Type="http://schemas.openxmlformats.org/officeDocument/2006/relationships/image" Target="media/image31.png"/><Relationship Id="rId58" Type="http://schemas.openxmlformats.org/officeDocument/2006/relationships/image" Target="media/image35.emf"/><Relationship Id="rId66" Type="http://schemas.openxmlformats.org/officeDocument/2006/relationships/image" Target="media/image43.png"/><Relationship Id="rId74" Type="http://schemas.openxmlformats.org/officeDocument/2006/relationships/image" Target="media/image46.emf"/><Relationship Id="rId79" Type="http://schemas.openxmlformats.org/officeDocument/2006/relationships/hyperlink" Target="http://java.sun.com/developer/onlineTraining/Programming/JDCBook/jni.html" TargetMode="External"/><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fontTable" Target="fontTable.xml"/><Relationship Id="rId10" Type="http://schemas.openxmlformats.org/officeDocument/2006/relationships/hyperlink" Target="http://download.oracle.com/javase/6/docs/technotes/guides/security/crypto/CryptoSpec.htm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download.oracle.com/javase/6/docs/technotes/guides/security/crypto/CryptoSpec.html" TargetMode="External"/><Relationship Id="rId52" Type="http://schemas.openxmlformats.org/officeDocument/2006/relationships/image" Target="media/image30.png"/><Relationship Id="rId60" Type="http://schemas.openxmlformats.org/officeDocument/2006/relationships/image" Target="media/image37.emf"/><Relationship Id="rId65" Type="http://schemas.openxmlformats.org/officeDocument/2006/relationships/image" Target="media/image42.png"/><Relationship Id="rId73" Type="http://schemas.openxmlformats.org/officeDocument/2006/relationships/hyperlink" Target="http://www.cosic.esat.kuleuven.be/publications/article-73.ps" TargetMode="External"/><Relationship Id="rId78" Type="http://schemas.openxmlformats.org/officeDocument/2006/relationships/hyperlink" Target="http://java.sun.com/docs/books/jni/html/jniTOC.html" TargetMode="External"/><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svn://132.70.6.202/development/SDK/Docs/primitives_for_implementationV2.2.docx"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download.oracle.com/javase/6/docs/technotes/guides/security/crypto/CryptoSpec.html" TargetMode="External"/><Relationship Id="rId48" Type="http://schemas.openxmlformats.org/officeDocument/2006/relationships/image" Target="media/image29.png"/><Relationship Id="rId56" Type="http://schemas.openxmlformats.org/officeDocument/2006/relationships/image" Target="media/image33.emf"/><Relationship Id="rId64" Type="http://schemas.openxmlformats.org/officeDocument/2006/relationships/image" Target="media/image41.emf"/><Relationship Id="rId69" Type="http://schemas.openxmlformats.org/officeDocument/2006/relationships/oleObject" Target="embeddings/oleObject1.bin"/><Relationship Id="rId77" Type="http://schemas.openxmlformats.org/officeDocument/2006/relationships/hyperlink" Target="http://java.sun.com/developer/onlineTraining/Programming/JDCBook/jni.html" TargetMode="External"/><Relationship Id="rId8" Type="http://schemas.openxmlformats.org/officeDocument/2006/relationships/endnotes" Target="endnotes.xml"/><Relationship Id="rId51" Type="http://schemas.openxmlformats.org/officeDocument/2006/relationships/hyperlink" Target="http://download.oracle.com/javase/6/docs/technotes/guides/security/crypto/CryptoSpec.html" TargetMode="External"/><Relationship Id="rId72" Type="http://schemas.openxmlformats.org/officeDocument/2006/relationships/hyperlink" Target="http://www.shoup.net/ntl/doc/tour-modules.html"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image" Target="media/image36.emf"/><Relationship Id="rId67" Type="http://schemas.openxmlformats.org/officeDocument/2006/relationships/image" Target="media/image44.emf"/><Relationship Id="rId20" Type="http://schemas.openxmlformats.org/officeDocument/2006/relationships/image" Target="media/image8.emf"/><Relationship Id="rId41" Type="http://schemas.openxmlformats.org/officeDocument/2006/relationships/image" Target="media/image27.emf"/><Relationship Id="rId54" Type="http://schemas.openxmlformats.org/officeDocument/2006/relationships/hyperlink" Target="http://download.oracle.com/javase/6/docs/technotes/guides/security/crypto/CryptoSpec.html" TargetMode="External"/><Relationship Id="rId62" Type="http://schemas.openxmlformats.org/officeDocument/2006/relationships/image" Target="media/image39.emf"/><Relationship Id="rId70" Type="http://schemas.openxmlformats.org/officeDocument/2006/relationships/hyperlink" Target="http://eprint.iacr.org/2010/264" TargetMode="External"/><Relationship Id="rId75" Type="http://schemas.openxmlformats.org/officeDocument/2006/relationships/oleObject" Target="embeddings/Microsoft_Excel_97-2003_Worksheet1.xls"/><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download.oracle.com/javase/6/docs/technotes/guides/security/crypto/CryptoSpec.html" TargetMode="External"/><Relationship Id="rId57"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D32AB7-6006-4C56-ADEF-2EF03431B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38273</TotalTime>
  <Pages>105</Pages>
  <Words>20726</Words>
  <Characters>118142</Characters>
  <Application>Microsoft Office Word</Application>
  <DocSecurity>0</DocSecurity>
  <Lines>984</Lines>
  <Paragraphs>277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&lt;software item name&gt; Software Design Description</vt:lpstr>
      <vt:lpstr>&lt;software item name&gt; Software Design Description</vt:lpstr>
    </vt:vector>
  </TitlesOfParts>
  <Company>Applied Materials</Company>
  <LinksUpToDate>false</LinksUpToDate>
  <CharactersWithSpaces>138591</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YEjgenberg102680</dc:creator>
  <cp:keywords/>
  <dc:description/>
  <cp:lastModifiedBy>user</cp:lastModifiedBy>
  <cp:revision>104</cp:revision>
  <cp:lastPrinted>2011-03-08T11:31:00Z</cp:lastPrinted>
  <dcterms:created xsi:type="dcterms:W3CDTF">2011-05-12T14:19:00Z</dcterms:created>
  <dcterms:modified xsi:type="dcterms:W3CDTF">2011-10-02T11:37:00Z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