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5D3B" w:rsidRDefault="00515D3B" w:rsidP="00515D3B">
      <w:pPr>
        <w:pStyle w:val="Title"/>
        <w:rPr>
          <w:b w:val="0"/>
          <w:bCs w:val="0"/>
          <w:sz w:val="40"/>
        </w:rPr>
      </w:pPr>
      <w:bookmarkStart w:id="0" w:name="_GoBack"/>
      <w:bookmarkEnd w:id="0"/>
    </w:p>
    <w:p w:rsidR="00515D3B" w:rsidRDefault="00515D3B" w:rsidP="00515D3B">
      <w:pPr>
        <w:pStyle w:val="Title"/>
        <w:rPr>
          <w:rFonts w:ascii="Times" w:hAnsi="Times" w:cs="Times"/>
          <w:iCs/>
          <w:color w:val="333399"/>
          <w:sz w:val="36"/>
        </w:rPr>
      </w:pPr>
    </w:p>
    <w:p w:rsidR="00515D3B" w:rsidRDefault="00515D3B" w:rsidP="00205A28">
      <w:pPr>
        <w:pStyle w:val="Title"/>
        <w:rPr>
          <w:iCs/>
          <w:color w:val="333399"/>
          <w:sz w:val="36"/>
          <w:szCs w:val="36"/>
        </w:rPr>
      </w:pPr>
      <w:bookmarkStart w:id="1" w:name="_Toc277840395"/>
      <w:bookmarkStart w:id="2" w:name="_Toc277840452"/>
      <w:bookmarkStart w:id="3" w:name="_Toc277840599"/>
      <w:bookmarkStart w:id="4" w:name="_Toc277840679"/>
      <w:bookmarkStart w:id="5" w:name="_Toc277840751"/>
      <w:bookmarkStart w:id="6" w:name="_Toc277840807"/>
      <w:bookmarkStart w:id="7" w:name="_Toc331084061"/>
      <w:r w:rsidRPr="00DB3BDA">
        <w:rPr>
          <w:iCs/>
          <w:color w:val="333399"/>
          <w:sz w:val="36"/>
          <w:szCs w:val="36"/>
        </w:rPr>
        <w:t>S</w:t>
      </w:r>
      <w:r w:rsidR="00205A28">
        <w:rPr>
          <w:iCs/>
          <w:color w:val="333399"/>
          <w:sz w:val="36"/>
          <w:szCs w:val="36"/>
        </w:rPr>
        <w:t>CAPI</w:t>
      </w:r>
      <w:r w:rsidRPr="00DB3BDA">
        <w:rPr>
          <w:iCs/>
          <w:color w:val="333399"/>
          <w:sz w:val="36"/>
          <w:szCs w:val="36"/>
        </w:rPr>
        <w:t xml:space="preserve"> Primitive</w:t>
      </w:r>
      <w:r w:rsidR="00714055">
        <w:rPr>
          <w:iCs/>
          <w:color w:val="333399"/>
          <w:sz w:val="36"/>
          <w:szCs w:val="36"/>
        </w:rPr>
        <w:t>s</w:t>
      </w:r>
      <w:r w:rsidRPr="00DB3BDA">
        <w:rPr>
          <w:iCs/>
          <w:color w:val="333399"/>
          <w:sz w:val="36"/>
          <w:szCs w:val="36"/>
        </w:rPr>
        <w:t xml:space="preserve"> Layer</w:t>
      </w:r>
      <w:bookmarkEnd w:id="1"/>
      <w:bookmarkEnd w:id="2"/>
      <w:bookmarkEnd w:id="3"/>
      <w:bookmarkEnd w:id="4"/>
      <w:bookmarkEnd w:id="5"/>
      <w:bookmarkEnd w:id="6"/>
      <w:bookmarkEnd w:id="7"/>
      <w:r>
        <w:rPr>
          <w:iCs/>
          <w:color w:val="333399"/>
          <w:sz w:val="36"/>
          <w:szCs w:val="36"/>
        </w:rPr>
        <w:t xml:space="preserve"> </w:t>
      </w:r>
    </w:p>
    <w:p w:rsidR="00515D3B" w:rsidRPr="009C10DA" w:rsidRDefault="00515D3B" w:rsidP="00515D3B">
      <w:pPr>
        <w:pStyle w:val="Title"/>
        <w:rPr>
          <w:iCs/>
          <w:color w:val="333399"/>
          <w:sz w:val="36"/>
          <w:szCs w:val="36"/>
        </w:rPr>
      </w:pPr>
      <w:bookmarkStart w:id="8" w:name="_Toc277840396"/>
      <w:bookmarkStart w:id="9" w:name="_Toc277840453"/>
      <w:bookmarkStart w:id="10" w:name="_Toc277840600"/>
      <w:bookmarkStart w:id="11" w:name="_Toc277840680"/>
      <w:bookmarkStart w:id="12" w:name="_Toc277840752"/>
      <w:bookmarkStart w:id="13" w:name="_Toc277840808"/>
      <w:bookmarkStart w:id="14" w:name="_Toc331084062"/>
      <w:r>
        <w:rPr>
          <w:iCs/>
          <w:color w:val="333399"/>
          <w:sz w:val="36"/>
          <w:szCs w:val="36"/>
        </w:rPr>
        <w:t>R&amp;D</w:t>
      </w:r>
      <w:r w:rsidRPr="0028405E">
        <w:rPr>
          <w:iCs/>
          <w:color w:val="333399"/>
          <w:sz w:val="36"/>
          <w:szCs w:val="36"/>
        </w:rPr>
        <w:t xml:space="preserve"> Group</w:t>
      </w:r>
      <w:bookmarkEnd w:id="8"/>
      <w:bookmarkEnd w:id="9"/>
      <w:bookmarkEnd w:id="10"/>
      <w:bookmarkEnd w:id="11"/>
      <w:bookmarkEnd w:id="12"/>
      <w:bookmarkEnd w:id="13"/>
      <w:bookmarkEnd w:id="14"/>
    </w:p>
    <w:p w:rsidR="00515D3B" w:rsidRDefault="00F260D8" w:rsidP="00515D3B">
      <w:pPr>
        <w:pStyle w:val="Title"/>
        <w:rPr>
          <w:sz w:val="36"/>
          <w:szCs w:val="36"/>
        </w:rPr>
      </w:pPr>
      <w:r>
        <w:rPr>
          <w:sz w:val="36"/>
          <w:szCs w:val="36"/>
        </w:rPr>
        <w:fldChar w:fldCharType="begin"/>
      </w:r>
      <w:r w:rsidR="00515D3B">
        <w:rPr>
          <w:sz w:val="36"/>
          <w:szCs w:val="36"/>
        </w:rPr>
        <w:instrText xml:space="preserve"> DOCPROPERTY "DocumentType" </w:instrText>
      </w:r>
      <w:r>
        <w:rPr>
          <w:sz w:val="36"/>
          <w:szCs w:val="36"/>
        </w:rPr>
        <w:fldChar w:fldCharType="separate"/>
      </w:r>
      <w:bookmarkStart w:id="15" w:name="_Toc277840397"/>
      <w:bookmarkStart w:id="16" w:name="_Toc277840454"/>
      <w:bookmarkStart w:id="17" w:name="_Toc277840601"/>
      <w:bookmarkStart w:id="18" w:name="_Toc277840681"/>
      <w:bookmarkStart w:id="19" w:name="_Toc277840753"/>
      <w:bookmarkStart w:id="20" w:name="_Toc277840809"/>
      <w:bookmarkStart w:id="21" w:name="_Toc331084063"/>
      <w:r w:rsidR="00515D3B">
        <w:rPr>
          <w:sz w:val="36"/>
          <w:szCs w:val="36"/>
        </w:rPr>
        <w:t>Software Design Description</w:t>
      </w:r>
      <w:bookmarkEnd w:id="15"/>
      <w:bookmarkEnd w:id="16"/>
      <w:bookmarkEnd w:id="17"/>
      <w:bookmarkEnd w:id="18"/>
      <w:bookmarkEnd w:id="19"/>
      <w:bookmarkEnd w:id="20"/>
      <w:bookmarkEnd w:id="21"/>
      <w:r>
        <w:rPr>
          <w:sz w:val="36"/>
          <w:szCs w:val="36"/>
        </w:rPr>
        <w:fldChar w:fldCharType="end"/>
      </w:r>
    </w:p>
    <w:p w:rsidR="00515D3B" w:rsidRDefault="00515D3B" w:rsidP="00515D3B">
      <w:pPr>
        <w:pStyle w:val="Title"/>
        <w:rPr>
          <w:b w:val="0"/>
          <w:bCs w:val="0"/>
          <w:sz w:val="36"/>
          <w:szCs w:val="36"/>
        </w:rPr>
      </w:pPr>
    </w:p>
    <w:p w:rsidR="00515D3B" w:rsidRDefault="00515D3B" w:rsidP="00BF6EA9">
      <w:pPr>
        <w:pStyle w:val="Title"/>
        <w:spacing w:before="120"/>
        <w:jc w:val="left"/>
        <w:rPr>
          <w:b w:val="0"/>
          <w:bCs w:val="0"/>
          <w:sz w:val="28"/>
          <w:szCs w:val="28"/>
        </w:rPr>
      </w:pPr>
      <w:bookmarkStart w:id="22" w:name="_Toc277840398"/>
      <w:bookmarkStart w:id="23" w:name="_Toc277840455"/>
      <w:bookmarkStart w:id="24" w:name="_Toc277840602"/>
      <w:bookmarkStart w:id="25" w:name="_Toc277840682"/>
      <w:bookmarkStart w:id="26" w:name="_Toc277840754"/>
      <w:bookmarkStart w:id="27" w:name="_Toc277840810"/>
      <w:bookmarkStart w:id="28" w:name="_Toc331084064"/>
      <w:r>
        <w:rPr>
          <w:b w:val="0"/>
          <w:bCs w:val="0"/>
          <w:sz w:val="28"/>
          <w:szCs w:val="28"/>
        </w:rPr>
        <w:t xml:space="preserve">Written by </w:t>
      </w:r>
      <w:r w:rsidR="00BF6EA9">
        <w:rPr>
          <w:b w:val="0"/>
          <w:bCs w:val="0"/>
          <w:sz w:val="28"/>
          <w:szCs w:val="28"/>
        </w:rPr>
        <w:t>Meital Levy</w:t>
      </w:r>
      <w:bookmarkEnd w:id="22"/>
      <w:bookmarkEnd w:id="23"/>
      <w:bookmarkEnd w:id="24"/>
      <w:bookmarkEnd w:id="25"/>
      <w:bookmarkEnd w:id="26"/>
      <w:bookmarkEnd w:id="27"/>
      <w:r w:rsidR="003C7976">
        <w:rPr>
          <w:b w:val="0"/>
          <w:bCs w:val="0"/>
          <w:sz w:val="28"/>
          <w:szCs w:val="28"/>
        </w:rPr>
        <w:t xml:space="preserve"> and Yael Ejgenberg</w:t>
      </w:r>
      <w:bookmarkEnd w:id="28"/>
      <w:r w:rsidR="00BF6EA9">
        <w:rPr>
          <w:b w:val="0"/>
          <w:bCs w:val="0"/>
          <w:sz w:val="28"/>
          <w:szCs w:val="28"/>
        </w:rPr>
        <w:tab/>
      </w:r>
    </w:p>
    <w:p w:rsidR="00515D3B" w:rsidRDefault="00515D3B" w:rsidP="00515D3B">
      <w:pPr>
        <w:pStyle w:val="Title"/>
        <w:spacing w:before="120"/>
        <w:jc w:val="left"/>
        <w:rPr>
          <w:b w:val="0"/>
          <w:bCs w:val="0"/>
          <w:sz w:val="28"/>
          <w:szCs w:val="28"/>
        </w:rPr>
      </w:pPr>
      <w:bookmarkStart w:id="29" w:name="_Toc277840399"/>
      <w:bookmarkStart w:id="30" w:name="_Toc277840456"/>
      <w:bookmarkStart w:id="31" w:name="_Toc277840603"/>
      <w:bookmarkStart w:id="32" w:name="_Toc277840683"/>
      <w:bookmarkStart w:id="33" w:name="_Toc277840755"/>
      <w:bookmarkStart w:id="34" w:name="_Toc277840811"/>
      <w:bookmarkStart w:id="35" w:name="_Toc331084065"/>
      <w:r>
        <w:rPr>
          <w:b w:val="0"/>
          <w:bCs w:val="0"/>
          <w:sz w:val="28"/>
          <w:szCs w:val="28"/>
        </w:rPr>
        <w:t>Approved by</w:t>
      </w:r>
      <w:bookmarkEnd w:id="29"/>
      <w:bookmarkEnd w:id="30"/>
      <w:bookmarkEnd w:id="31"/>
      <w:bookmarkEnd w:id="32"/>
      <w:bookmarkEnd w:id="33"/>
      <w:bookmarkEnd w:id="34"/>
      <w:bookmarkEnd w:id="35"/>
      <w:r>
        <w:rPr>
          <w:b w:val="0"/>
          <w:bCs w:val="0"/>
          <w:sz w:val="28"/>
          <w:szCs w:val="28"/>
        </w:rPr>
        <w:t xml:space="preserve">  </w:t>
      </w:r>
    </w:p>
    <w:p w:rsidR="00515D3B" w:rsidRDefault="00515D3B" w:rsidP="00BF6EA9">
      <w:pPr>
        <w:pStyle w:val="Title"/>
        <w:spacing w:before="120"/>
        <w:jc w:val="left"/>
        <w:rPr>
          <w:b w:val="0"/>
          <w:bCs w:val="0"/>
          <w:sz w:val="28"/>
          <w:szCs w:val="28"/>
        </w:rPr>
      </w:pPr>
      <w:bookmarkStart w:id="36" w:name="_Toc277840400"/>
      <w:bookmarkStart w:id="37" w:name="_Toc277840457"/>
      <w:bookmarkStart w:id="38" w:name="_Toc277840604"/>
      <w:bookmarkStart w:id="39" w:name="_Toc277840684"/>
      <w:bookmarkStart w:id="40" w:name="_Toc277840756"/>
      <w:bookmarkStart w:id="41" w:name="_Toc277840812"/>
      <w:bookmarkStart w:id="42" w:name="_Toc331084066"/>
      <w:r>
        <w:rPr>
          <w:b w:val="0"/>
          <w:bCs w:val="0"/>
          <w:sz w:val="28"/>
          <w:szCs w:val="28"/>
        </w:rPr>
        <w:t xml:space="preserve">Created </w:t>
      </w:r>
      <w:r w:rsidR="00BF6EA9">
        <w:rPr>
          <w:b w:val="0"/>
          <w:bCs w:val="0"/>
          <w:sz w:val="28"/>
          <w:szCs w:val="28"/>
        </w:rPr>
        <w:t>20 September 2010</w:t>
      </w:r>
      <w:bookmarkEnd w:id="36"/>
      <w:bookmarkEnd w:id="37"/>
      <w:bookmarkEnd w:id="38"/>
      <w:bookmarkEnd w:id="39"/>
      <w:bookmarkEnd w:id="40"/>
      <w:bookmarkEnd w:id="41"/>
      <w:bookmarkEnd w:id="42"/>
    </w:p>
    <w:p w:rsidR="00515D3B" w:rsidRDefault="00515D3B" w:rsidP="00515D3B">
      <w:pPr>
        <w:pStyle w:val="Title"/>
        <w:rPr>
          <w:b w:val="0"/>
          <w:bCs w:val="0"/>
        </w:rPr>
      </w:pPr>
      <w:bookmarkStart w:id="43" w:name="_Toc277840401"/>
      <w:bookmarkStart w:id="44" w:name="_Toc277840458"/>
      <w:bookmarkStart w:id="45" w:name="_Toc277840605"/>
      <w:bookmarkStart w:id="46" w:name="_Toc277840685"/>
      <w:bookmarkStart w:id="47" w:name="_Toc277840757"/>
      <w:bookmarkStart w:id="48" w:name="_Toc277840813"/>
      <w:bookmarkStart w:id="49" w:name="_Toc331084067"/>
      <w:r>
        <w:rPr>
          <w:b w:val="0"/>
          <w:bCs w:val="0"/>
        </w:rPr>
        <w:t>CONFIDENTIAL</w:t>
      </w:r>
      <w:bookmarkEnd w:id="43"/>
      <w:bookmarkEnd w:id="44"/>
      <w:bookmarkEnd w:id="45"/>
      <w:bookmarkEnd w:id="46"/>
      <w:bookmarkEnd w:id="47"/>
      <w:bookmarkEnd w:id="48"/>
      <w:bookmarkEnd w:id="49"/>
    </w:p>
    <w:p w:rsidR="00515D3B" w:rsidRDefault="00515D3B" w:rsidP="00515D3B">
      <w:pPr>
        <w:pStyle w:val="Title"/>
      </w:pPr>
      <w:r>
        <w:rPr>
          <w:b w:val="0"/>
          <w:bCs w:val="0"/>
        </w:rPr>
        <w:br w:type="page"/>
      </w:r>
      <w:bookmarkStart w:id="50" w:name="_Toc277840402"/>
      <w:bookmarkStart w:id="51" w:name="_Toc277840459"/>
      <w:bookmarkStart w:id="52" w:name="_Toc277840606"/>
      <w:bookmarkStart w:id="53" w:name="_Toc277840686"/>
      <w:bookmarkStart w:id="54" w:name="_Toc277840814"/>
      <w:bookmarkStart w:id="55" w:name="_Toc331084068"/>
      <w:r>
        <w:lastRenderedPageBreak/>
        <w:t>Change Control Information</w:t>
      </w:r>
      <w:bookmarkEnd w:id="50"/>
      <w:bookmarkEnd w:id="51"/>
      <w:bookmarkEnd w:id="52"/>
      <w:bookmarkEnd w:id="53"/>
      <w:bookmarkEnd w:id="54"/>
      <w:bookmarkEnd w:id="55"/>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firstRow="0" w:lastRow="0" w:firstColumn="0" w:lastColumn="0" w:noHBand="0" w:noVBand="0"/>
      </w:tblPr>
      <w:tblGrid>
        <w:gridCol w:w="1418"/>
        <w:gridCol w:w="1851"/>
        <w:gridCol w:w="1890"/>
        <w:gridCol w:w="4509"/>
      </w:tblGrid>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Version No.</w:t>
            </w:r>
          </w:p>
        </w:tc>
        <w:tc>
          <w:tcPr>
            <w:tcW w:w="1851"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515D3B" w:rsidRDefault="00515D3B" w:rsidP="00165310">
            <w:pPr>
              <w:pStyle w:val="HeaderCell"/>
            </w:pPr>
            <w:r>
              <w:t>Date</w:t>
            </w:r>
          </w:p>
        </w:tc>
        <w:tc>
          <w:tcPr>
            <w:tcW w:w="1890"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Changed by</w:t>
            </w:r>
          </w:p>
        </w:tc>
        <w:tc>
          <w:tcPr>
            <w:tcW w:w="4509"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Scope of Change</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1.00</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20-Sep-2010</w:t>
            </w:r>
          </w:p>
        </w:tc>
        <w:tc>
          <w:tcPr>
            <w:tcW w:w="1890" w:type="dxa"/>
            <w:tcBorders>
              <w:top w:val="single" w:sz="6" w:space="0" w:color="000000"/>
              <w:left w:val="single" w:sz="6" w:space="0" w:color="000000"/>
              <w:bottom w:val="single" w:sz="6" w:space="0" w:color="000000"/>
              <w:right w:val="single" w:sz="6" w:space="0" w:color="000000"/>
            </w:tcBorders>
            <w:vAlign w:val="center"/>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Initial version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required interfaces.</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26-Oct-2010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key manipulation.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New format. Added DLOG and KDF</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B77D43">
            <w:pPr>
              <w:pStyle w:val="Cell"/>
            </w:pPr>
            <w:r>
              <w:t>1.</w:t>
            </w:r>
            <w:r w:rsidR="00B77D43">
              <w:t>3</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15-Nov-2010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translation tool.</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17252F" w:rsidP="00B77D43">
            <w:pPr>
              <w:pStyle w:val="Cell"/>
            </w:pPr>
            <w:r>
              <w:t>1.</w:t>
            </w:r>
            <w:r w:rsidR="00B77D43">
              <w:t>4</w:t>
            </w:r>
          </w:p>
        </w:tc>
        <w:tc>
          <w:tcPr>
            <w:tcW w:w="1851"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12-Dec-2010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Changed Key usage</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227C49" w:rsidP="00B77D43">
            <w:pPr>
              <w:pStyle w:val="Cell"/>
            </w:pPr>
            <w:r>
              <w:t>1.</w:t>
            </w:r>
            <w:r w:rsidR="00B77D43">
              <w:t>5</w:t>
            </w:r>
          </w:p>
        </w:tc>
        <w:tc>
          <w:tcPr>
            <w:tcW w:w="1851"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20-Dec-2010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227C49" w:rsidP="0050140E">
            <w:pPr>
              <w:pStyle w:val="Cell"/>
            </w:pPr>
            <w:r>
              <w:t xml:space="preserve">Rephrasing, more </w:t>
            </w:r>
            <w:r w:rsidR="0050140E">
              <w:t>explanations</w:t>
            </w:r>
            <w:r>
              <w:t>, diagrams</w:t>
            </w:r>
            <w:r w:rsidR="0050140E">
              <w:t xml:space="preserve"> changes and code usage</w:t>
            </w:r>
            <w:r>
              <w:t xml:space="preserve"> due to Yael's comments</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4B7D3E" w:rsidP="00165310">
            <w:pPr>
              <w:pStyle w:val="Cell"/>
            </w:pPr>
            <w:r>
              <w:t>1.6</w:t>
            </w:r>
          </w:p>
        </w:tc>
        <w:tc>
          <w:tcPr>
            <w:tcW w:w="1851" w:type="dxa"/>
            <w:tcBorders>
              <w:top w:val="single" w:sz="6" w:space="0" w:color="000000"/>
              <w:left w:val="single" w:sz="6" w:space="0" w:color="000000"/>
              <w:bottom w:val="single" w:sz="6" w:space="0" w:color="000000"/>
              <w:right w:val="single" w:sz="6" w:space="0" w:color="000000"/>
            </w:tcBorders>
          </w:tcPr>
          <w:p w:rsidR="00515D3B" w:rsidRDefault="004B7D3E" w:rsidP="004B7D3E">
            <w:pPr>
              <w:pStyle w:val="Cell"/>
            </w:pPr>
            <w:r>
              <w:t>4-Jan-2011</w:t>
            </w:r>
          </w:p>
        </w:tc>
        <w:tc>
          <w:tcPr>
            <w:tcW w:w="1890" w:type="dxa"/>
            <w:tcBorders>
              <w:top w:val="single" w:sz="6" w:space="0" w:color="000000"/>
              <w:left w:val="single" w:sz="6" w:space="0" w:color="000000"/>
              <w:bottom w:val="single" w:sz="6" w:space="0" w:color="000000"/>
              <w:right w:val="single" w:sz="6" w:space="0" w:color="000000"/>
            </w:tcBorders>
          </w:tcPr>
          <w:p w:rsidR="00515D3B" w:rsidRDefault="00A27E15"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4B7D3E" w:rsidP="007C5F01">
            <w:pPr>
              <w:pStyle w:val="Cell"/>
              <w:numPr>
                <w:ilvl w:val="0"/>
                <w:numId w:val="13"/>
              </w:numPr>
            </w:pPr>
            <w:r>
              <w:t>Algorithms as interfaces</w:t>
            </w:r>
          </w:p>
          <w:p w:rsidR="003C7976" w:rsidRDefault="004B7D3E" w:rsidP="007C5F01">
            <w:pPr>
              <w:pStyle w:val="Cell"/>
              <w:numPr>
                <w:ilvl w:val="0"/>
                <w:numId w:val="13"/>
              </w:numPr>
            </w:pPr>
            <w:r>
              <w:t>Prf/prp have subinterface prp/prfFixed</w:t>
            </w:r>
          </w:p>
          <w:p w:rsidR="00636537" w:rsidRDefault="00636537" w:rsidP="007C5F01">
            <w:pPr>
              <w:pStyle w:val="Cell"/>
              <w:numPr>
                <w:ilvl w:val="0"/>
                <w:numId w:val="13"/>
              </w:numPr>
            </w:pPr>
            <w:r>
              <w:t>Factories tool changed</w:t>
            </w:r>
          </w:p>
          <w:p w:rsidR="00A27E15" w:rsidRDefault="00A27E15" w:rsidP="007C5F01">
            <w:pPr>
              <w:pStyle w:val="Cell"/>
              <w:numPr>
                <w:ilvl w:val="0"/>
                <w:numId w:val="13"/>
              </w:numPr>
            </w:pPr>
            <w:r>
              <w:t>Modifications to DLOG</w:t>
            </w:r>
          </w:p>
        </w:tc>
      </w:tr>
      <w:tr w:rsidR="003C7976"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1.7</w:t>
            </w:r>
          </w:p>
        </w:tc>
        <w:tc>
          <w:tcPr>
            <w:tcW w:w="1851" w:type="dxa"/>
            <w:tcBorders>
              <w:top w:val="single" w:sz="6" w:space="0" w:color="000000"/>
              <w:left w:val="single" w:sz="6" w:space="0" w:color="000000"/>
              <w:bottom w:val="single" w:sz="6" w:space="0" w:color="000000"/>
              <w:right w:val="single" w:sz="6" w:space="0" w:color="000000"/>
            </w:tcBorders>
          </w:tcPr>
          <w:p w:rsidR="003C7976" w:rsidRDefault="003C7976" w:rsidP="004B7D3E">
            <w:pPr>
              <w:pStyle w:val="Cell"/>
            </w:pPr>
            <w:r>
              <w:t>7-Apr-2011</w:t>
            </w:r>
          </w:p>
        </w:tc>
        <w:tc>
          <w:tcPr>
            <w:tcW w:w="1890"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Yael Egenberg</w:t>
            </w:r>
          </w:p>
        </w:tc>
        <w:tc>
          <w:tcPr>
            <w:tcW w:w="4509" w:type="dxa"/>
            <w:tcBorders>
              <w:top w:val="single" w:sz="6" w:space="0" w:color="000000"/>
              <w:left w:val="single" w:sz="6" w:space="0" w:color="000000"/>
              <w:bottom w:val="single" w:sz="6" w:space="0" w:color="000000"/>
              <w:right w:val="single" w:sz="6" w:space="0" w:color="000000"/>
            </w:tcBorders>
          </w:tcPr>
          <w:p w:rsidR="003C7976" w:rsidRDefault="003C7976" w:rsidP="007C5F01">
            <w:pPr>
              <w:pStyle w:val="Cell"/>
              <w:numPr>
                <w:ilvl w:val="0"/>
                <w:numId w:val="36"/>
              </w:numPr>
            </w:pPr>
            <w:r>
              <w:t>RC4 is used as a PRG</w:t>
            </w:r>
          </w:p>
          <w:p w:rsidR="003C7976" w:rsidRDefault="003C7976" w:rsidP="007C5F01">
            <w:pPr>
              <w:pStyle w:val="Cell"/>
              <w:numPr>
                <w:ilvl w:val="0"/>
                <w:numId w:val="36"/>
              </w:numPr>
            </w:pPr>
            <w:r>
              <w:t>Added Trapdoor Permutation Element design</w:t>
            </w:r>
          </w:p>
          <w:p w:rsidR="003C7976" w:rsidRDefault="003C7976" w:rsidP="007C5F01">
            <w:pPr>
              <w:pStyle w:val="Cell"/>
              <w:numPr>
                <w:ilvl w:val="0"/>
                <w:numId w:val="36"/>
              </w:numPr>
            </w:pPr>
            <w:r>
              <w:t>Added explanation for different ways of instantiating objects.</w:t>
            </w:r>
          </w:p>
          <w:p w:rsidR="005C6BDD" w:rsidRDefault="003C7976" w:rsidP="007C5F01">
            <w:pPr>
              <w:pStyle w:val="Cell"/>
              <w:numPr>
                <w:ilvl w:val="0"/>
                <w:numId w:val="36"/>
              </w:numPr>
            </w:pPr>
            <w:r>
              <w:t xml:space="preserve">General  rephrasing, more explanations, diagrams changes and code usage due to </w:t>
            </w:r>
          </w:p>
          <w:p w:rsidR="003C7976" w:rsidRDefault="003C7976" w:rsidP="007C5F01">
            <w:pPr>
              <w:pStyle w:val="Cell"/>
              <w:numPr>
                <w:ilvl w:val="0"/>
                <w:numId w:val="36"/>
              </w:numPr>
            </w:pPr>
            <w:r>
              <w:t>Yehuda's comments.</w:t>
            </w:r>
          </w:p>
        </w:tc>
      </w:tr>
      <w:tr w:rsidR="005C6BDD"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C6BDD" w:rsidRDefault="005C6BDD" w:rsidP="00165310">
            <w:pPr>
              <w:pStyle w:val="Cell"/>
            </w:pPr>
            <w:r>
              <w:t>1.8</w:t>
            </w:r>
          </w:p>
        </w:tc>
        <w:tc>
          <w:tcPr>
            <w:tcW w:w="1851" w:type="dxa"/>
            <w:tcBorders>
              <w:top w:val="single" w:sz="6" w:space="0" w:color="000000"/>
              <w:left w:val="single" w:sz="6" w:space="0" w:color="000000"/>
              <w:bottom w:val="single" w:sz="6" w:space="0" w:color="000000"/>
              <w:right w:val="single" w:sz="6" w:space="0" w:color="000000"/>
            </w:tcBorders>
          </w:tcPr>
          <w:p w:rsidR="005C6BDD" w:rsidRDefault="005C6BDD" w:rsidP="004B7D3E">
            <w:pPr>
              <w:pStyle w:val="Cell"/>
            </w:pPr>
            <w:r>
              <w:t>1-Jun-2011</w:t>
            </w:r>
          </w:p>
        </w:tc>
        <w:tc>
          <w:tcPr>
            <w:tcW w:w="1890" w:type="dxa"/>
            <w:tcBorders>
              <w:top w:val="single" w:sz="6" w:space="0" w:color="000000"/>
              <w:left w:val="single" w:sz="6" w:space="0" w:color="000000"/>
              <w:bottom w:val="single" w:sz="6" w:space="0" w:color="000000"/>
              <w:right w:val="single" w:sz="6" w:space="0" w:color="000000"/>
            </w:tcBorders>
          </w:tcPr>
          <w:p w:rsidR="005C6BDD" w:rsidRDefault="005C6BDD"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C6BDD" w:rsidRDefault="005C6BDD" w:rsidP="007C5F01">
            <w:pPr>
              <w:pStyle w:val="Cell"/>
              <w:numPr>
                <w:ilvl w:val="0"/>
                <w:numId w:val="40"/>
              </w:numPr>
            </w:pPr>
            <w:r>
              <w:t>Added functionality explanations of Trapdoor Permutation classes in the Dynamic View.</w:t>
            </w:r>
          </w:p>
          <w:p w:rsidR="005C6BDD" w:rsidRDefault="005C6BDD" w:rsidP="007C5F01">
            <w:pPr>
              <w:pStyle w:val="Cell"/>
              <w:numPr>
                <w:ilvl w:val="0"/>
                <w:numId w:val="40"/>
              </w:numPr>
            </w:pPr>
            <w:r>
              <w:t>Fixed Trapdoor Permutation diagrams.</w:t>
            </w:r>
          </w:p>
          <w:p w:rsidR="005C6BDD" w:rsidRDefault="005C6BDD" w:rsidP="007C5F01">
            <w:pPr>
              <w:pStyle w:val="Cell"/>
              <w:numPr>
                <w:ilvl w:val="0"/>
                <w:numId w:val="40"/>
              </w:numPr>
            </w:pPr>
            <w:r>
              <w:t>General layout fixing.</w:t>
            </w:r>
          </w:p>
        </w:tc>
      </w:tr>
      <w:tr w:rsidR="007C7D09"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7C7D09" w:rsidRDefault="007C7D09" w:rsidP="00165310">
            <w:pPr>
              <w:pStyle w:val="Cell"/>
            </w:pPr>
            <w:r>
              <w:t>1.9</w:t>
            </w:r>
          </w:p>
        </w:tc>
        <w:tc>
          <w:tcPr>
            <w:tcW w:w="1851" w:type="dxa"/>
            <w:tcBorders>
              <w:top w:val="single" w:sz="6" w:space="0" w:color="000000"/>
              <w:left w:val="single" w:sz="6" w:space="0" w:color="000000"/>
              <w:bottom w:val="single" w:sz="6" w:space="0" w:color="000000"/>
              <w:right w:val="single" w:sz="6" w:space="0" w:color="000000"/>
            </w:tcBorders>
          </w:tcPr>
          <w:p w:rsidR="007C7D09" w:rsidRDefault="007C7D09" w:rsidP="004B7D3E">
            <w:pPr>
              <w:pStyle w:val="Cell"/>
            </w:pPr>
            <w:r>
              <w:t>26-Jun-2011</w:t>
            </w:r>
          </w:p>
        </w:tc>
        <w:tc>
          <w:tcPr>
            <w:tcW w:w="1890" w:type="dxa"/>
            <w:tcBorders>
              <w:top w:val="single" w:sz="6" w:space="0" w:color="000000"/>
              <w:left w:val="single" w:sz="6" w:space="0" w:color="000000"/>
              <w:bottom w:val="single" w:sz="6" w:space="0" w:color="000000"/>
              <w:right w:val="single" w:sz="6" w:space="0" w:color="000000"/>
            </w:tcBorders>
          </w:tcPr>
          <w:p w:rsidR="007C7D09" w:rsidRDefault="007C7D09" w:rsidP="00165310">
            <w:pPr>
              <w:pStyle w:val="Cell"/>
            </w:pPr>
            <w:r>
              <w:t>Moriya Farbstein</w:t>
            </w:r>
          </w:p>
        </w:tc>
        <w:tc>
          <w:tcPr>
            <w:tcW w:w="4509" w:type="dxa"/>
            <w:tcBorders>
              <w:top w:val="single" w:sz="6" w:space="0" w:color="000000"/>
              <w:left w:val="single" w:sz="6" w:space="0" w:color="000000"/>
              <w:bottom w:val="single" w:sz="6" w:space="0" w:color="000000"/>
              <w:right w:val="single" w:sz="6" w:space="0" w:color="000000"/>
            </w:tcBorders>
          </w:tcPr>
          <w:p w:rsidR="007C7D09" w:rsidRDefault="007C7D09" w:rsidP="0020385C">
            <w:pPr>
              <w:pStyle w:val="Cell"/>
            </w:pPr>
            <w:r>
              <w:t xml:space="preserve">Added </w:t>
            </w:r>
            <w:r w:rsidR="0020385C">
              <w:t>diagrams and functionality explanations of DlogGroup.</w:t>
            </w:r>
          </w:p>
        </w:tc>
      </w:tr>
      <w:tr w:rsidR="00A46FCF"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A46FCF" w:rsidRDefault="00A46FCF" w:rsidP="00165310">
            <w:pPr>
              <w:pStyle w:val="Cell"/>
            </w:pPr>
            <w:r>
              <w:t>2.0</w:t>
            </w:r>
          </w:p>
        </w:tc>
        <w:tc>
          <w:tcPr>
            <w:tcW w:w="1851" w:type="dxa"/>
            <w:tcBorders>
              <w:top w:val="single" w:sz="6" w:space="0" w:color="000000"/>
              <w:left w:val="single" w:sz="6" w:space="0" w:color="000000"/>
              <w:bottom w:val="single" w:sz="6" w:space="0" w:color="000000"/>
              <w:right w:val="single" w:sz="6" w:space="0" w:color="000000"/>
            </w:tcBorders>
          </w:tcPr>
          <w:p w:rsidR="00A46FCF" w:rsidRDefault="00EB5B16" w:rsidP="004B7D3E">
            <w:pPr>
              <w:pStyle w:val="Cell"/>
            </w:pPr>
            <w:r>
              <w:t>14</w:t>
            </w:r>
            <w:r w:rsidR="00A46FCF">
              <w:t>-july-2011</w:t>
            </w:r>
          </w:p>
        </w:tc>
        <w:tc>
          <w:tcPr>
            <w:tcW w:w="1890" w:type="dxa"/>
            <w:tcBorders>
              <w:top w:val="single" w:sz="6" w:space="0" w:color="000000"/>
              <w:left w:val="single" w:sz="6" w:space="0" w:color="000000"/>
              <w:bottom w:val="single" w:sz="6" w:space="0" w:color="000000"/>
              <w:right w:val="single" w:sz="6" w:space="0" w:color="000000"/>
            </w:tcBorders>
          </w:tcPr>
          <w:p w:rsidR="00A46FCF" w:rsidRDefault="00A46FCF"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A46FCF" w:rsidRDefault="00A46FCF" w:rsidP="00D54590">
            <w:pPr>
              <w:pStyle w:val="Cell"/>
              <w:numPr>
                <w:ilvl w:val="0"/>
                <w:numId w:val="57"/>
              </w:numPr>
            </w:pPr>
            <w:r>
              <w:t>Changed kdf and hkdf</w:t>
            </w:r>
          </w:p>
          <w:p w:rsidR="00A46FCF" w:rsidRDefault="00A46FCF" w:rsidP="00D54590">
            <w:pPr>
              <w:pStyle w:val="Cell"/>
              <w:numPr>
                <w:ilvl w:val="0"/>
                <w:numId w:val="57"/>
              </w:numPr>
            </w:pPr>
            <w:r>
              <w:t>Changed PerfectUniversalHash and added pseudocode for EvaluationHashFunction.</w:t>
            </w:r>
          </w:p>
          <w:p w:rsidR="00EB5B16" w:rsidRDefault="00EB5B16" w:rsidP="00D54590">
            <w:pPr>
              <w:pStyle w:val="Cell"/>
              <w:numPr>
                <w:ilvl w:val="0"/>
                <w:numId w:val="57"/>
              </w:numPr>
            </w:pPr>
            <w:r>
              <w:t xml:space="preserve">Adding the possibility to create complex object directly for the inner user. This is mentioned in </w:t>
            </w:r>
            <w:hyperlink w:anchor="_Creation_of_SCAPI_1" w:history="1">
              <w:r w:rsidRPr="00EB5B16">
                <w:rPr>
                  <w:rStyle w:val="Hyperlink"/>
                </w:rPr>
                <w:t>Creation of SCAPI objects</w:t>
              </w:r>
            </w:hyperlink>
            <w:r>
              <w:t>.</w:t>
            </w:r>
          </w:p>
        </w:tc>
      </w:tr>
      <w:tr w:rsidR="0061491F"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61491F" w:rsidRDefault="0061491F" w:rsidP="00165310">
            <w:pPr>
              <w:pStyle w:val="Cell"/>
            </w:pPr>
            <w:r>
              <w:t>2.01</w:t>
            </w:r>
          </w:p>
        </w:tc>
        <w:tc>
          <w:tcPr>
            <w:tcW w:w="1851" w:type="dxa"/>
            <w:tcBorders>
              <w:top w:val="single" w:sz="6" w:space="0" w:color="000000"/>
              <w:left w:val="single" w:sz="6" w:space="0" w:color="000000"/>
              <w:bottom w:val="single" w:sz="6" w:space="0" w:color="000000"/>
              <w:right w:val="single" w:sz="6" w:space="0" w:color="000000"/>
            </w:tcBorders>
          </w:tcPr>
          <w:p w:rsidR="0061491F" w:rsidRDefault="0061491F" w:rsidP="004B7D3E">
            <w:pPr>
              <w:pStyle w:val="Cell"/>
            </w:pPr>
            <w:r>
              <w:t>22-Aug-2011</w:t>
            </w:r>
          </w:p>
        </w:tc>
        <w:tc>
          <w:tcPr>
            <w:tcW w:w="1890" w:type="dxa"/>
            <w:tcBorders>
              <w:top w:val="single" w:sz="6" w:space="0" w:color="000000"/>
              <w:left w:val="single" w:sz="6" w:space="0" w:color="000000"/>
              <w:bottom w:val="single" w:sz="6" w:space="0" w:color="000000"/>
              <w:right w:val="single" w:sz="6" w:space="0" w:color="000000"/>
            </w:tcBorders>
          </w:tcPr>
          <w:p w:rsidR="0061491F" w:rsidRDefault="0061491F"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61491F" w:rsidRDefault="0061491F" w:rsidP="0061491F">
            <w:pPr>
              <w:pStyle w:val="Cell"/>
              <w:ind w:left="360"/>
            </w:pPr>
            <w:r>
              <w:t>Rephrasing, dialog updating.</w:t>
            </w:r>
          </w:p>
        </w:tc>
      </w:tr>
      <w:tr w:rsidR="00F24845"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F24845" w:rsidRDefault="00F24845" w:rsidP="00165310">
            <w:pPr>
              <w:pStyle w:val="Cell"/>
            </w:pPr>
            <w:r>
              <w:t>2.1</w:t>
            </w:r>
          </w:p>
        </w:tc>
        <w:tc>
          <w:tcPr>
            <w:tcW w:w="1851" w:type="dxa"/>
            <w:tcBorders>
              <w:top w:val="single" w:sz="6" w:space="0" w:color="000000"/>
              <w:left w:val="single" w:sz="6" w:space="0" w:color="000000"/>
              <w:bottom w:val="single" w:sz="6" w:space="0" w:color="000000"/>
              <w:right w:val="single" w:sz="6" w:space="0" w:color="000000"/>
            </w:tcBorders>
          </w:tcPr>
          <w:p w:rsidR="00F24845" w:rsidRDefault="00F24845" w:rsidP="004B7D3E">
            <w:pPr>
              <w:pStyle w:val="Cell"/>
            </w:pPr>
            <w:r>
              <w:t>2-Oct-2011</w:t>
            </w:r>
          </w:p>
        </w:tc>
        <w:tc>
          <w:tcPr>
            <w:tcW w:w="1890" w:type="dxa"/>
            <w:tcBorders>
              <w:top w:val="single" w:sz="6" w:space="0" w:color="000000"/>
              <w:left w:val="single" w:sz="6" w:space="0" w:color="000000"/>
              <w:bottom w:val="single" w:sz="6" w:space="0" w:color="000000"/>
              <w:right w:val="single" w:sz="6" w:space="0" w:color="000000"/>
            </w:tcBorders>
          </w:tcPr>
          <w:p w:rsidR="00F24845" w:rsidRDefault="00F24845" w:rsidP="00165310">
            <w:pPr>
              <w:pStyle w:val="Cell"/>
            </w:pPr>
            <w:r>
              <w:t>Moriya Farbstein</w:t>
            </w:r>
          </w:p>
        </w:tc>
        <w:tc>
          <w:tcPr>
            <w:tcW w:w="4509" w:type="dxa"/>
            <w:tcBorders>
              <w:top w:val="single" w:sz="6" w:space="0" w:color="000000"/>
              <w:left w:val="single" w:sz="6" w:space="0" w:color="000000"/>
              <w:bottom w:val="single" w:sz="6" w:space="0" w:color="000000"/>
              <w:right w:val="single" w:sz="6" w:space="0" w:color="000000"/>
            </w:tcBorders>
          </w:tcPr>
          <w:p w:rsidR="00F24845" w:rsidRDefault="00AD7757" w:rsidP="00D54590">
            <w:pPr>
              <w:pStyle w:val="Cell"/>
              <w:numPr>
                <w:ilvl w:val="0"/>
                <w:numId w:val="68"/>
              </w:numPr>
            </w:pPr>
            <w:r>
              <w:t>Added DlogGroup explanations and diagrams.</w:t>
            </w:r>
          </w:p>
          <w:p w:rsidR="00F24845" w:rsidRDefault="00F24845" w:rsidP="00D54590">
            <w:pPr>
              <w:pStyle w:val="Cell"/>
              <w:numPr>
                <w:ilvl w:val="0"/>
                <w:numId w:val="68"/>
              </w:numPr>
            </w:pPr>
            <w:r>
              <w:t>Updated GroupParams family.</w:t>
            </w:r>
          </w:p>
          <w:p w:rsidR="00F24845" w:rsidRDefault="00F24845" w:rsidP="00D54590">
            <w:pPr>
              <w:pStyle w:val="Cell"/>
              <w:numPr>
                <w:ilvl w:val="0"/>
                <w:numId w:val="68"/>
              </w:numPr>
            </w:pPr>
            <w:r>
              <w:t xml:space="preserve">Changed Dlog layout. </w:t>
            </w:r>
          </w:p>
        </w:tc>
      </w:tr>
      <w:tr w:rsidR="003A0039"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3A0039" w:rsidRDefault="003A0039" w:rsidP="00165310">
            <w:pPr>
              <w:pStyle w:val="Cell"/>
            </w:pPr>
            <w:r>
              <w:t>2.2</w:t>
            </w:r>
          </w:p>
        </w:tc>
        <w:tc>
          <w:tcPr>
            <w:tcW w:w="1851" w:type="dxa"/>
            <w:tcBorders>
              <w:top w:val="single" w:sz="6" w:space="0" w:color="000000"/>
              <w:left w:val="single" w:sz="6" w:space="0" w:color="000000"/>
              <w:bottom w:val="single" w:sz="6" w:space="0" w:color="000000"/>
              <w:right w:val="single" w:sz="6" w:space="0" w:color="000000"/>
            </w:tcBorders>
          </w:tcPr>
          <w:p w:rsidR="003A0039" w:rsidRDefault="003A0039" w:rsidP="004B7D3E">
            <w:pPr>
              <w:pStyle w:val="Cell"/>
            </w:pPr>
            <w:r>
              <w:t>14-Dec-2011</w:t>
            </w:r>
          </w:p>
        </w:tc>
        <w:tc>
          <w:tcPr>
            <w:tcW w:w="1890" w:type="dxa"/>
            <w:tcBorders>
              <w:top w:val="single" w:sz="6" w:space="0" w:color="000000"/>
              <w:left w:val="single" w:sz="6" w:space="0" w:color="000000"/>
              <w:bottom w:val="single" w:sz="6" w:space="0" w:color="000000"/>
              <w:right w:val="single" w:sz="6" w:space="0" w:color="000000"/>
            </w:tcBorders>
          </w:tcPr>
          <w:p w:rsidR="003A0039" w:rsidRDefault="003A0039" w:rsidP="00165310">
            <w:pPr>
              <w:pStyle w:val="Cell"/>
            </w:pPr>
            <w:r>
              <w:t>Moriya Farbstein</w:t>
            </w:r>
          </w:p>
        </w:tc>
        <w:tc>
          <w:tcPr>
            <w:tcW w:w="4509" w:type="dxa"/>
            <w:tcBorders>
              <w:top w:val="single" w:sz="6" w:space="0" w:color="000000"/>
              <w:left w:val="single" w:sz="6" w:space="0" w:color="000000"/>
              <w:bottom w:val="single" w:sz="6" w:space="0" w:color="000000"/>
              <w:right w:val="single" w:sz="6" w:space="0" w:color="000000"/>
            </w:tcBorders>
          </w:tcPr>
          <w:p w:rsidR="003A0039" w:rsidRDefault="003A0039" w:rsidP="003A0039">
            <w:pPr>
              <w:pStyle w:val="Cell"/>
            </w:pPr>
            <w:r>
              <w:t>Changed Universal hash</w:t>
            </w:r>
          </w:p>
        </w:tc>
      </w:tr>
      <w:tr w:rsidR="005F4D19"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F4D19" w:rsidRDefault="005F4D19" w:rsidP="00165310">
            <w:pPr>
              <w:pStyle w:val="Cell"/>
            </w:pPr>
            <w:r>
              <w:t>2.3</w:t>
            </w:r>
          </w:p>
        </w:tc>
        <w:tc>
          <w:tcPr>
            <w:tcW w:w="1851" w:type="dxa"/>
            <w:tcBorders>
              <w:top w:val="single" w:sz="6" w:space="0" w:color="000000"/>
              <w:left w:val="single" w:sz="6" w:space="0" w:color="000000"/>
              <w:bottom w:val="single" w:sz="6" w:space="0" w:color="000000"/>
              <w:right w:val="single" w:sz="6" w:space="0" w:color="000000"/>
            </w:tcBorders>
          </w:tcPr>
          <w:p w:rsidR="005F4D19" w:rsidRDefault="005F4D19" w:rsidP="004B7D3E">
            <w:pPr>
              <w:pStyle w:val="Cell"/>
            </w:pPr>
            <w:r>
              <w:t>24-Jan-2012</w:t>
            </w:r>
          </w:p>
        </w:tc>
        <w:tc>
          <w:tcPr>
            <w:tcW w:w="1890" w:type="dxa"/>
            <w:tcBorders>
              <w:top w:val="single" w:sz="6" w:space="0" w:color="000000"/>
              <w:left w:val="single" w:sz="6" w:space="0" w:color="000000"/>
              <w:bottom w:val="single" w:sz="6" w:space="0" w:color="000000"/>
              <w:right w:val="single" w:sz="6" w:space="0" w:color="000000"/>
            </w:tcBorders>
          </w:tcPr>
          <w:p w:rsidR="005F4D19" w:rsidRDefault="005F4D19" w:rsidP="002C5CE2">
            <w:pPr>
              <w:pStyle w:val="Cell"/>
            </w:pPr>
            <w:r>
              <w:t>Moriya Farbstein</w:t>
            </w:r>
          </w:p>
        </w:tc>
        <w:tc>
          <w:tcPr>
            <w:tcW w:w="4509" w:type="dxa"/>
            <w:tcBorders>
              <w:top w:val="single" w:sz="6" w:space="0" w:color="000000"/>
              <w:left w:val="single" w:sz="6" w:space="0" w:color="000000"/>
              <w:bottom w:val="single" w:sz="6" w:space="0" w:color="000000"/>
              <w:right w:val="single" w:sz="6" w:space="0" w:color="000000"/>
            </w:tcBorders>
          </w:tcPr>
          <w:p w:rsidR="005F4D19" w:rsidRDefault="005F4D19" w:rsidP="00D54590">
            <w:pPr>
              <w:pStyle w:val="Cell"/>
              <w:numPr>
                <w:ilvl w:val="0"/>
                <w:numId w:val="69"/>
              </w:numPr>
              <w:ind w:left="342" w:hanging="342"/>
            </w:pPr>
            <w:r>
              <w:t xml:space="preserve">Updated the families’ diagrams due to </w:t>
            </w:r>
            <w:r>
              <w:lastRenderedPageBreak/>
              <w:t>code changes.</w:t>
            </w:r>
          </w:p>
          <w:p w:rsidR="005F4D19" w:rsidRDefault="005F4D19" w:rsidP="00D54590">
            <w:pPr>
              <w:pStyle w:val="Cell"/>
              <w:numPr>
                <w:ilvl w:val="0"/>
                <w:numId w:val="69"/>
              </w:numPr>
              <w:ind w:left="342" w:hanging="342"/>
            </w:pPr>
            <w:r>
              <w:t>Added explanations about TPElementFactory.</w:t>
            </w:r>
          </w:p>
          <w:p w:rsidR="00624E7B" w:rsidRDefault="00624E7B" w:rsidP="00D54590">
            <w:pPr>
              <w:pStyle w:val="Cell"/>
              <w:numPr>
                <w:ilvl w:val="0"/>
                <w:numId w:val="69"/>
              </w:numPr>
              <w:ind w:left="342" w:hanging="342"/>
            </w:pPr>
            <w:r>
              <w:t>Added securityLevels diagram</w:t>
            </w:r>
          </w:p>
          <w:p w:rsidR="005F4D19" w:rsidRDefault="00624E7B" w:rsidP="00D54590">
            <w:pPr>
              <w:pStyle w:val="Cell"/>
              <w:numPr>
                <w:ilvl w:val="0"/>
                <w:numId w:val="69"/>
              </w:numPr>
              <w:ind w:left="342" w:hanging="342"/>
            </w:pPr>
            <w:r>
              <w:t>General fixing</w:t>
            </w:r>
          </w:p>
        </w:tc>
      </w:tr>
      <w:tr w:rsidR="00630017"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630017" w:rsidRDefault="00630017" w:rsidP="00165310">
            <w:pPr>
              <w:pStyle w:val="Cell"/>
            </w:pPr>
            <w:r>
              <w:lastRenderedPageBreak/>
              <w:t>3.0</w:t>
            </w:r>
          </w:p>
        </w:tc>
        <w:tc>
          <w:tcPr>
            <w:tcW w:w="1851" w:type="dxa"/>
            <w:tcBorders>
              <w:top w:val="single" w:sz="6" w:space="0" w:color="000000"/>
              <w:left w:val="single" w:sz="6" w:space="0" w:color="000000"/>
              <w:bottom w:val="single" w:sz="6" w:space="0" w:color="000000"/>
              <w:right w:val="single" w:sz="6" w:space="0" w:color="000000"/>
            </w:tcBorders>
          </w:tcPr>
          <w:p w:rsidR="00630017" w:rsidRDefault="00630017" w:rsidP="004B7D3E">
            <w:pPr>
              <w:pStyle w:val="Cell"/>
            </w:pPr>
            <w:r>
              <w:t>1-May-2012</w:t>
            </w:r>
          </w:p>
        </w:tc>
        <w:tc>
          <w:tcPr>
            <w:tcW w:w="1890" w:type="dxa"/>
            <w:tcBorders>
              <w:top w:val="single" w:sz="6" w:space="0" w:color="000000"/>
              <w:left w:val="single" w:sz="6" w:space="0" w:color="000000"/>
              <w:bottom w:val="single" w:sz="6" w:space="0" w:color="000000"/>
              <w:right w:val="single" w:sz="6" w:space="0" w:color="000000"/>
            </w:tcBorders>
          </w:tcPr>
          <w:p w:rsidR="00630017" w:rsidRDefault="00630017" w:rsidP="002C5CE2">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630017" w:rsidRDefault="00630017" w:rsidP="00D54590">
            <w:pPr>
              <w:pStyle w:val="Cell"/>
              <w:numPr>
                <w:ilvl w:val="0"/>
                <w:numId w:val="71"/>
              </w:numPr>
            </w:pPr>
            <w:r>
              <w:t xml:space="preserve">Major change in design. Therefore the version jumped to 3.0. In this version we changed the concept of how objects/algorithms are created in SCAPI. In all previous versions in order to work with an algorithm we first created it as basically an empty object and only then initialized it with the data it needed; that also required constantly checking that the object had been initialized in order to proceed with its regular computation. </w:t>
            </w:r>
            <w:r>
              <w:br/>
              <w:t>In this version every object is created upon construction with all the parameters it needs, such as Secure Random objects, PRFs, Dlog groups, etc. Only the key or keys are set in a dedicated function setKey since they are not parameters of the algorithm but rather parameters of a current calculation.</w:t>
            </w:r>
          </w:p>
          <w:p w:rsidR="00051D86" w:rsidRDefault="00051D86" w:rsidP="00D54590">
            <w:pPr>
              <w:pStyle w:val="Cell"/>
              <w:numPr>
                <w:ilvl w:val="0"/>
                <w:numId w:val="71"/>
              </w:numPr>
            </w:pPr>
            <w:r>
              <w:t>Eliminated TPElementFactory.</w:t>
            </w:r>
            <w:r w:rsidR="007C761D">
              <w:t xml:space="preserve"> Creating a TPElement through the factory involved knowing internal structure of TPElement, which is the opposite purpose of the factory.</w:t>
            </w:r>
          </w:p>
        </w:tc>
      </w:tr>
      <w:tr w:rsidR="007E07E7"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7E07E7" w:rsidRDefault="007E07E7" w:rsidP="00165310">
            <w:pPr>
              <w:pStyle w:val="Cell"/>
            </w:pPr>
            <w:r>
              <w:t>3.1</w:t>
            </w:r>
          </w:p>
        </w:tc>
        <w:tc>
          <w:tcPr>
            <w:tcW w:w="1851" w:type="dxa"/>
            <w:tcBorders>
              <w:top w:val="single" w:sz="6" w:space="0" w:color="000000"/>
              <w:left w:val="single" w:sz="6" w:space="0" w:color="000000"/>
              <w:bottom w:val="single" w:sz="6" w:space="0" w:color="000000"/>
              <w:right w:val="single" w:sz="6" w:space="0" w:color="000000"/>
            </w:tcBorders>
          </w:tcPr>
          <w:p w:rsidR="007E07E7" w:rsidRDefault="007E07E7" w:rsidP="007E07E7">
            <w:pPr>
              <w:pStyle w:val="Cell"/>
            </w:pPr>
            <w:r>
              <w:t>1-Jul-2012</w:t>
            </w:r>
          </w:p>
        </w:tc>
        <w:tc>
          <w:tcPr>
            <w:tcW w:w="1890" w:type="dxa"/>
            <w:tcBorders>
              <w:top w:val="single" w:sz="6" w:space="0" w:color="000000"/>
              <w:left w:val="single" w:sz="6" w:space="0" w:color="000000"/>
              <w:bottom w:val="single" w:sz="6" w:space="0" w:color="000000"/>
              <w:right w:val="single" w:sz="6" w:space="0" w:color="000000"/>
            </w:tcBorders>
          </w:tcPr>
          <w:p w:rsidR="007E07E7" w:rsidRDefault="007E07E7" w:rsidP="002C5CE2">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7E07E7" w:rsidRDefault="007E07E7" w:rsidP="00D54590">
            <w:pPr>
              <w:pStyle w:val="Cell"/>
              <w:numPr>
                <w:ilvl w:val="0"/>
                <w:numId w:val="116"/>
              </w:numPr>
              <w:ind w:left="201" w:hanging="201"/>
            </w:pPr>
            <w:r>
              <w:t xml:space="preserve">  General revision of the document.</w:t>
            </w:r>
          </w:p>
          <w:p w:rsidR="007E07E7" w:rsidRDefault="007E07E7" w:rsidP="00D54590">
            <w:pPr>
              <w:pStyle w:val="Cell"/>
              <w:numPr>
                <w:ilvl w:val="0"/>
                <w:numId w:val="116"/>
              </w:numPr>
              <w:ind w:left="201" w:hanging="201"/>
            </w:pPr>
            <w:r>
              <w:t xml:space="preserve">  Major changes in the DlogGroup section.</w:t>
            </w:r>
          </w:p>
        </w:tc>
      </w:tr>
    </w:tbl>
    <w:p w:rsidR="005F4D19" w:rsidRDefault="005F4D19" w:rsidP="00515D3B"/>
    <w:p w:rsidR="005F4D19" w:rsidRDefault="005F4D19">
      <w:pPr>
        <w:autoSpaceDE/>
        <w:autoSpaceDN/>
        <w:adjustRightInd/>
      </w:pPr>
      <w:r>
        <w:br w:type="page"/>
      </w:r>
    </w:p>
    <w:bookmarkStart w:id="56" w:name="_Toc277840815" w:displacedByCustomXml="next"/>
    <w:bookmarkStart w:id="57" w:name="_Toc277840687" w:displacedByCustomXml="next"/>
    <w:bookmarkStart w:id="58" w:name="_Toc277840607" w:displacedByCustomXml="next"/>
    <w:bookmarkStart w:id="59" w:name="_Toc277840461" w:displacedByCustomXml="next"/>
    <w:bookmarkStart w:id="60" w:name="_Toc277840404" w:displacedByCustomXml="next"/>
    <w:bookmarkStart w:id="61" w:name="_Toc277840034" w:displacedByCustomXml="next"/>
    <w:bookmarkStart w:id="62" w:name="_Toc104538326" w:displacedByCustomXml="next"/>
    <w:sdt>
      <w:sdtPr>
        <w:rPr>
          <w:rFonts w:ascii="Times New Roman" w:hAnsi="Times New Roman"/>
          <w:b w:val="0"/>
          <w:bCs w:val="0"/>
          <w:color w:val="auto"/>
          <w:sz w:val="24"/>
          <w:szCs w:val="24"/>
          <w:lang w:bidi="he-IL"/>
        </w:rPr>
        <w:id w:val="-1748563726"/>
        <w:docPartObj>
          <w:docPartGallery w:val="Table of Contents"/>
          <w:docPartUnique/>
        </w:docPartObj>
      </w:sdtPr>
      <w:sdtEndPr>
        <w:rPr>
          <w:noProof/>
        </w:rPr>
      </w:sdtEndPr>
      <w:sdtContent>
        <w:p w:rsidR="00F24845" w:rsidRDefault="00F24845">
          <w:pPr>
            <w:pStyle w:val="TOCHeading"/>
          </w:pPr>
          <w:r>
            <w:t>Contents</w:t>
          </w:r>
        </w:p>
        <w:p w:rsidR="00D276DE" w:rsidRDefault="00F24845">
          <w:pPr>
            <w:pStyle w:val="TOC1"/>
            <w:tabs>
              <w:tab w:val="right" w:leader="dot" w:pos="9771"/>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331084061" w:history="1">
            <w:r w:rsidR="00D276DE" w:rsidRPr="00A52B01">
              <w:rPr>
                <w:rStyle w:val="Hyperlink"/>
                <w:iCs/>
                <w:noProof/>
              </w:rPr>
              <w:t>SCAPI Primitives Layer</w:t>
            </w:r>
            <w:r w:rsidR="00D276DE">
              <w:rPr>
                <w:noProof/>
                <w:webHidden/>
              </w:rPr>
              <w:tab/>
            </w:r>
            <w:r w:rsidR="00D276DE">
              <w:rPr>
                <w:noProof/>
                <w:webHidden/>
              </w:rPr>
              <w:fldChar w:fldCharType="begin"/>
            </w:r>
            <w:r w:rsidR="00D276DE">
              <w:rPr>
                <w:noProof/>
                <w:webHidden/>
              </w:rPr>
              <w:instrText xml:space="preserve"> PAGEREF _Toc331084061 \h </w:instrText>
            </w:r>
            <w:r w:rsidR="00D276DE">
              <w:rPr>
                <w:noProof/>
                <w:webHidden/>
              </w:rPr>
            </w:r>
            <w:r w:rsidR="00D276DE">
              <w:rPr>
                <w:noProof/>
                <w:webHidden/>
              </w:rPr>
              <w:fldChar w:fldCharType="separate"/>
            </w:r>
            <w:r w:rsidR="00D276DE">
              <w:rPr>
                <w:noProof/>
                <w:webHidden/>
              </w:rPr>
              <w:t>1</w:t>
            </w:r>
            <w:r w:rsidR="00D276DE">
              <w:rPr>
                <w:noProof/>
                <w:webHidden/>
              </w:rPr>
              <w:fldChar w:fldCharType="end"/>
            </w:r>
          </w:hyperlink>
        </w:p>
        <w:p w:rsidR="00D276DE" w:rsidRDefault="00D276DE">
          <w:pPr>
            <w:pStyle w:val="TOC1"/>
            <w:tabs>
              <w:tab w:val="right" w:leader="dot" w:pos="9771"/>
            </w:tabs>
            <w:rPr>
              <w:rFonts w:asciiTheme="minorHAnsi" w:eastAsiaTheme="minorEastAsia" w:hAnsiTheme="minorHAnsi" w:cstheme="minorBidi"/>
              <w:noProof/>
              <w:sz w:val="22"/>
              <w:szCs w:val="22"/>
            </w:rPr>
          </w:pPr>
          <w:hyperlink w:anchor="_Toc331084062" w:history="1">
            <w:r w:rsidRPr="00A52B01">
              <w:rPr>
                <w:rStyle w:val="Hyperlink"/>
                <w:iCs/>
                <w:noProof/>
              </w:rPr>
              <w:t>R&amp;D Group</w:t>
            </w:r>
            <w:r>
              <w:rPr>
                <w:noProof/>
                <w:webHidden/>
              </w:rPr>
              <w:tab/>
            </w:r>
            <w:r>
              <w:rPr>
                <w:noProof/>
                <w:webHidden/>
              </w:rPr>
              <w:fldChar w:fldCharType="begin"/>
            </w:r>
            <w:r>
              <w:rPr>
                <w:noProof/>
                <w:webHidden/>
              </w:rPr>
              <w:instrText xml:space="preserve"> PAGEREF _Toc331084062 \h </w:instrText>
            </w:r>
            <w:r>
              <w:rPr>
                <w:noProof/>
                <w:webHidden/>
              </w:rPr>
            </w:r>
            <w:r>
              <w:rPr>
                <w:noProof/>
                <w:webHidden/>
              </w:rPr>
              <w:fldChar w:fldCharType="separate"/>
            </w:r>
            <w:r>
              <w:rPr>
                <w:noProof/>
                <w:webHidden/>
              </w:rPr>
              <w:t>1</w:t>
            </w:r>
            <w:r>
              <w:rPr>
                <w:noProof/>
                <w:webHidden/>
              </w:rPr>
              <w:fldChar w:fldCharType="end"/>
            </w:r>
          </w:hyperlink>
        </w:p>
        <w:p w:rsidR="00D276DE" w:rsidRDefault="00D276DE">
          <w:pPr>
            <w:pStyle w:val="TOC1"/>
            <w:tabs>
              <w:tab w:val="right" w:leader="dot" w:pos="9771"/>
            </w:tabs>
            <w:rPr>
              <w:rFonts w:asciiTheme="minorHAnsi" w:eastAsiaTheme="minorEastAsia" w:hAnsiTheme="minorHAnsi" w:cstheme="minorBidi"/>
              <w:noProof/>
              <w:sz w:val="22"/>
              <w:szCs w:val="22"/>
            </w:rPr>
          </w:pPr>
          <w:hyperlink w:anchor="_Toc331084063" w:history="1">
            <w:r w:rsidRPr="00A52B01">
              <w:rPr>
                <w:rStyle w:val="Hyperlink"/>
                <w:noProof/>
              </w:rPr>
              <w:t>Software Design Description</w:t>
            </w:r>
            <w:r>
              <w:rPr>
                <w:noProof/>
                <w:webHidden/>
              </w:rPr>
              <w:tab/>
            </w:r>
            <w:r>
              <w:rPr>
                <w:noProof/>
                <w:webHidden/>
              </w:rPr>
              <w:fldChar w:fldCharType="begin"/>
            </w:r>
            <w:r>
              <w:rPr>
                <w:noProof/>
                <w:webHidden/>
              </w:rPr>
              <w:instrText xml:space="preserve"> PAGEREF _Toc331084063 \h </w:instrText>
            </w:r>
            <w:r>
              <w:rPr>
                <w:noProof/>
                <w:webHidden/>
              </w:rPr>
            </w:r>
            <w:r>
              <w:rPr>
                <w:noProof/>
                <w:webHidden/>
              </w:rPr>
              <w:fldChar w:fldCharType="separate"/>
            </w:r>
            <w:r>
              <w:rPr>
                <w:noProof/>
                <w:webHidden/>
              </w:rPr>
              <w:t>1</w:t>
            </w:r>
            <w:r>
              <w:rPr>
                <w:noProof/>
                <w:webHidden/>
              </w:rPr>
              <w:fldChar w:fldCharType="end"/>
            </w:r>
          </w:hyperlink>
        </w:p>
        <w:p w:rsidR="00D276DE" w:rsidRDefault="00D276DE">
          <w:pPr>
            <w:pStyle w:val="TOC1"/>
            <w:tabs>
              <w:tab w:val="right" w:leader="dot" w:pos="9771"/>
            </w:tabs>
            <w:rPr>
              <w:rFonts w:asciiTheme="minorHAnsi" w:eastAsiaTheme="minorEastAsia" w:hAnsiTheme="minorHAnsi" w:cstheme="minorBidi"/>
              <w:noProof/>
              <w:sz w:val="22"/>
              <w:szCs w:val="22"/>
            </w:rPr>
          </w:pPr>
          <w:hyperlink w:anchor="_Toc331084064" w:history="1">
            <w:r w:rsidRPr="00A52B01">
              <w:rPr>
                <w:rStyle w:val="Hyperlink"/>
                <w:noProof/>
              </w:rPr>
              <w:t>Written by Meital Levy and Yael Ejgenberg</w:t>
            </w:r>
            <w:r>
              <w:rPr>
                <w:noProof/>
                <w:webHidden/>
              </w:rPr>
              <w:tab/>
            </w:r>
            <w:r>
              <w:rPr>
                <w:noProof/>
                <w:webHidden/>
              </w:rPr>
              <w:fldChar w:fldCharType="begin"/>
            </w:r>
            <w:r>
              <w:rPr>
                <w:noProof/>
                <w:webHidden/>
              </w:rPr>
              <w:instrText xml:space="preserve"> PAGEREF _Toc331084064 \h </w:instrText>
            </w:r>
            <w:r>
              <w:rPr>
                <w:noProof/>
                <w:webHidden/>
              </w:rPr>
            </w:r>
            <w:r>
              <w:rPr>
                <w:noProof/>
                <w:webHidden/>
              </w:rPr>
              <w:fldChar w:fldCharType="separate"/>
            </w:r>
            <w:r>
              <w:rPr>
                <w:noProof/>
                <w:webHidden/>
              </w:rPr>
              <w:t>1</w:t>
            </w:r>
            <w:r>
              <w:rPr>
                <w:noProof/>
                <w:webHidden/>
              </w:rPr>
              <w:fldChar w:fldCharType="end"/>
            </w:r>
          </w:hyperlink>
        </w:p>
        <w:p w:rsidR="00D276DE" w:rsidRDefault="00D276DE">
          <w:pPr>
            <w:pStyle w:val="TOC1"/>
            <w:tabs>
              <w:tab w:val="right" w:leader="dot" w:pos="9771"/>
            </w:tabs>
            <w:rPr>
              <w:rFonts w:asciiTheme="minorHAnsi" w:eastAsiaTheme="minorEastAsia" w:hAnsiTheme="minorHAnsi" w:cstheme="minorBidi"/>
              <w:noProof/>
              <w:sz w:val="22"/>
              <w:szCs w:val="22"/>
            </w:rPr>
          </w:pPr>
          <w:hyperlink w:anchor="_Toc331084065" w:history="1">
            <w:r w:rsidRPr="00A52B01">
              <w:rPr>
                <w:rStyle w:val="Hyperlink"/>
                <w:noProof/>
              </w:rPr>
              <w:t>Approved by</w:t>
            </w:r>
            <w:r>
              <w:rPr>
                <w:noProof/>
                <w:webHidden/>
              </w:rPr>
              <w:tab/>
            </w:r>
            <w:r>
              <w:rPr>
                <w:noProof/>
                <w:webHidden/>
              </w:rPr>
              <w:fldChar w:fldCharType="begin"/>
            </w:r>
            <w:r>
              <w:rPr>
                <w:noProof/>
                <w:webHidden/>
              </w:rPr>
              <w:instrText xml:space="preserve"> PAGEREF _Toc331084065 \h </w:instrText>
            </w:r>
            <w:r>
              <w:rPr>
                <w:noProof/>
                <w:webHidden/>
              </w:rPr>
            </w:r>
            <w:r>
              <w:rPr>
                <w:noProof/>
                <w:webHidden/>
              </w:rPr>
              <w:fldChar w:fldCharType="separate"/>
            </w:r>
            <w:r>
              <w:rPr>
                <w:noProof/>
                <w:webHidden/>
              </w:rPr>
              <w:t>1</w:t>
            </w:r>
            <w:r>
              <w:rPr>
                <w:noProof/>
                <w:webHidden/>
              </w:rPr>
              <w:fldChar w:fldCharType="end"/>
            </w:r>
          </w:hyperlink>
        </w:p>
        <w:p w:rsidR="00D276DE" w:rsidRDefault="00D276DE">
          <w:pPr>
            <w:pStyle w:val="TOC1"/>
            <w:tabs>
              <w:tab w:val="right" w:leader="dot" w:pos="9771"/>
            </w:tabs>
            <w:rPr>
              <w:rFonts w:asciiTheme="minorHAnsi" w:eastAsiaTheme="minorEastAsia" w:hAnsiTheme="minorHAnsi" w:cstheme="minorBidi"/>
              <w:noProof/>
              <w:sz w:val="22"/>
              <w:szCs w:val="22"/>
            </w:rPr>
          </w:pPr>
          <w:hyperlink w:anchor="_Toc331084066" w:history="1">
            <w:r w:rsidRPr="00A52B01">
              <w:rPr>
                <w:rStyle w:val="Hyperlink"/>
                <w:noProof/>
              </w:rPr>
              <w:t>Created 20 September 2010</w:t>
            </w:r>
            <w:r>
              <w:rPr>
                <w:noProof/>
                <w:webHidden/>
              </w:rPr>
              <w:tab/>
            </w:r>
            <w:r>
              <w:rPr>
                <w:noProof/>
                <w:webHidden/>
              </w:rPr>
              <w:fldChar w:fldCharType="begin"/>
            </w:r>
            <w:r>
              <w:rPr>
                <w:noProof/>
                <w:webHidden/>
              </w:rPr>
              <w:instrText xml:space="preserve"> PAGEREF _Toc331084066 \h </w:instrText>
            </w:r>
            <w:r>
              <w:rPr>
                <w:noProof/>
                <w:webHidden/>
              </w:rPr>
            </w:r>
            <w:r>
              <w:rPr>
                <w:noProof/>
                <w:webHidden/>
              </w:rPr>
              <w:fldChar w:fldCharType="separate"/>
            </w:r>
            <w:r>
              <w:rPr>
                <w:noProof/>
                <w:webHidden/>
              </w:rPr>
              <w:t>1</w:t>
            </w:r>
            <w:r>
              <w:rPr>
                <w:noProof/>
                <w:webHidden/>
              </w:rPr>
              <w:fldChar w:fldCharType="end"/>
            </w:r>
          </w:hyperlink>
        </w:p>
        <w:p w:rsidR="00D276DE" w:rsidRDefault="00D276DE">
          <w:pPr>
            <w:pStyle w:val="TOC1"/>
            <w:tabs>
              <w:tab w:val="right" w:leader="dot" w:pos="9771"/>
            </w:tabs>
            <w:rPr>
              <w:rFonts w:asciiTheme="minorHAnsi" w:eastAsiaTheme="minorEastAsia" w:hAnsiTheme="minorHAnsi" w:cstheme="minorBidi"/>
              <w:noProof/>
              <w:sz w:val="22"/>
              <w:szCs w:val="22"/>
            </w:rPr>
          </w:pPr>
          <w:hyperlink w:anchor="_Toc331084067" w:history="1">
            <w:r w:rsidRPr="00A52B01">
              <w:rPr>
                <w:rStyle w:val="Hyperlink"/>
                <w:noProof/>
              </w:rPr>
              <w:t>CONFIDENTIAL</w:t>
            </w:r>
            <w:r>
              <w:rPr>
                <w:noProof/>
                <w:webHidden/>
              </w:rPr>
              <w:tab/>
            </w:r>
            <w:r>
              <w:rPr>
                <w:noProof/>
                <w:webHidden/>
              </w:rPr>
              <w:fldChar w:fldCharType="begin"/>
            </w:r>
            <w:r>
              <w:rPr>
                <w:noProof/>
                <w:webHidden/>
              </w:rPr>
              <w:instrText xml:space="preserve"> PAGEREF _Toc331084067 \h </w:instrText>
            </w:r>
            <w:r>
              <w:rPr>
                <w:noProof/>
                <w:webHidden/>
              </w:rPr>
            </w:r>
            <w:r>
              <w:rPr>
                <w:noProof/>
                <w:webHidden/>
              </w:rPr>
              <w:fldChar w:fldCharType="separate"/>
            </w:r>
            <w:r>
              <w:rPr>
                <w:noProof/>
                <w:webHidden/>
              </w:rPr>
              <w:t>1</w:t>
            </w:r>
            <w:r>
              <w:rPr>
                <w:noProof/>
                <w:webHidden/>
              </w:rPr>
              <w:fldChar w:fldCharType="end"/>
            </w:r>
          </w:hyperlink>
        </w:p>
        <w:p w:rsidR="00D276DE" w:rsidRDefault="00D276DE">
          <w:pPr>
            <w:pStyle w:val="TOC1"/>
            <w:tabs>
              <w:tab w:val="right" w:leader="dot" w:pos="9771"/>
            </w:tabs>
            <w:rPr>
              <w:rFonts w:asciiTheme="minorHAnsi" w:eastAsiaTheme="minorEastAsia" w:hAnsiTheme="minorHAnsi" w:cstheme="minorBidi"/>
              <w:noProof/>
              <w:sz w:val="22"/>
              <w:szCs w:val="22"/>
            </w:rPr>
          </w:pPr>
          <w:hyperlink w:anchor="_Toc331084068" w:history="1">
            <w:r w:rsidRPr="00A52B01">
              <w:rPr>
                <w:rStyle w:val="Hyperlink"/>
                <w:noProof/>
              </w:rPr>
              <w:t>Change Control Information</w:t>
            </w:r>
            <w:r>
              <w:rPr>
                <w:noProof/>
                <w:webHidden/>
              </w:rPr>
              <w:tab/>
            </w:r>
            <w:r>
              <w:rPr>
                <w:noProof/>
                <w:webHidden/>
              </w:rPr>
              <w:fldChar w:fldCharType="begin"/>
            </w:r>
            <w:r>
              <w:rPr>
                <w:noProof/>
                <w:webHidden/>
              </w:rPr>
              <w:instrText xml:space="preserve"> PAGEREF _Toc331084068 \h </w:instrText>
            </w:r>
            <w:r>
              <w:rPr>
                <w:noProof/>
                <w:webHidden/>
              </w:rPr>
            </w:r>
            <w:r>
              <w:rPr>
                <w:noProof/>
                <w:webHidden/>
              </w:rPr>
              <w:fldChar w:fldCharType="separate"/>
            </w:r>
            <w:r>
              <w:rPr>
                <w:noProof/>
                <w:webHidden/>
              </w:rPr>
              <w:t>2</w:t>
            </w:r>
            <w:r>
              <w:rPr>
                <w:noProof/>
                <w:webHidden/>
              </w:rPr>
              <w:fldChar w:fldCharType="end"/>
            </w:r>
          </w:hyperlink>
        </w:p>
        <w:p w:rsidR="00D276DE" w:rsidRDefault="00D276DE">
          <w:pPr>
            <w:pStyle w:val="TOC1"/>
            <w:tabs>
              <w:tab w:val="left" w:pos="400"/>
              <w:tab w:val="right" w:leader="dot" w:pos="9771"/>
            </w:tabs>
            <w:rPr>
              <w:rFonts w:asciiTheme="minorHAnsi" w:eastAsiaTheme="minorEastAsia" w:hAnsiTheme="minorHAnsi" w:cstheme="minorBidi"/>
              <w:noProof/>
              <w:sz w:val="22"/>
              <w:szCs w:val="22"/>
            </w:rPr>
          </w:pPr>
          <w:hyperlink w:anchor="_Toc331084069" w:history="1">
            <w:r w:rsidRPr="00A52B01">
              <w:rPr>
                <w:rStyle w:val="Hyperlink"/>
                <w:noProof/>
              </w:rPr>
              <w:t>1</w:t>
            </w:r>
            <w:r>
              <w:rPr>
                <w:rFonts w:asciiTheme="minorHAnsi" w:eastAsiaTheme="minorEastAsia" w:hAnsiTheme="minorHAnsi" w:cstheme="minorBidi"/>
                <w:noProof/>
                <w:sz w:val="22"/>
                <w:szCs w:val="22"/>
              </w:rPr>
              <w:tab/>
            </w:r>
            <w:r w:rsidRPr="00A52B01">
              <w:rPr>
                <w:rStyle w:val="Hyperlink"/>
                <w:noProof/>
              </w:rPr>
              <w:t>Scope</w:t>
            </w:r>
            <w:r>
              <w:rPr>
                <w:noProof/>
                <w:webHidden/>
              </w:rPr>
              <w:tab/>
            </w:r>
            <w:r>
              <w:rPr>
                <w:noProof/>
                <w:webHidden/>
              </w:rPr>
              <w:fldChar w:fldCharType="begin"/>
            </w:r>
            <w:r>
              <w:rPr>
                <w:noProof/>
                <w:webHidden/>
              </w:rPr>
              <w:instrText xml:space="preserve"> PAGEREF _Toc331084069 \h </w:instrText>
            </w:r>
            <w:r>
              <w:rPr>
                <w:noProof/>
                <w:webHidden/>
              </w:rPr>
            </w:r>
            <w:r>
              <w:rPr>
                <w:noProof/>
                <w:webHidden/>
              </w:rPr>
              <w:fldChar w:fldCharType="separate"/>
            </w:r>
            <w:r>
              <w:rPr>
                <w:noProof/>
                <w:webHidden/>
              </w:rPr>
              <w:t>7</w:t>
            </w:r>
            <w:r>
              <w:rPr>
                <w:noProof/>
                <w:webHidden/>
              </w:rPr>
              <w:fldChar w:fldCharType="end"/>
            </w:r>
          </w:hyperlink>
        </w:p>
        <w:p w:rsidR="00D276DE" w:rsidRDefault="00D276DE">
          <w:pPr>
            <w:pStyle w:val="TOC2"/>
            <w:tabs>
              <w:tab w:val="left" w:pos="800"/>
              <w:tab w:val="right" w:leader="dot" w:pos="9771"/>
            </w:tabs>
            <w:rPr>
              <w:rFonts w:asciiTheme="minorHAnsi" w:eastAsiaTheme="minorEastAsia" w:hAnsiTheme="minorHAnsi" w:cstheme="minorBidi"/>
              <w:noProof/>
              <w:sz w:val="22"/>
              <w:szCs w:val="22"/>
            </w:rPr>
          </w:pPr>
          <w:hyperlink w:anchor="_Toc331084070" w:history="1">
            <w:r w:rsidRPr="00A52B01">
              <w:rPr>
                <w:rStyle w:val="Hyperlink"/>
                <w:noProof/>
              </w:rPr>
              <w:t>1.1</w:t>
            </w:r>
            <w:r>
              <w:rPr>
                <w:rFonts w:asciiTheme="minorHAnsi" w:eastAsiaTheme="minorEastAsia" w:hAnsiTheme="minorHAnsi" w:cstheme="minorBidi"/>
                <w:noProof/>
                <w:sz w:val="22"/>
                <w:szCs w:val="22"/>
              </w:rPr>
              <w:tab/>
            </w:r>
            <w:r w:rsidRPr="00A52B01">
              <w:rPr>
                <w:rStyle w:val="Hyperlink"/>
                <w:noProof/>
              </w:rPr>
              <w:t>Introduction</w:t>
            </w:r>
            <w:r>
              <w:rPr>
                <w:noProof/>
                <w:webHidden/>
              </w:rPr>
              <w:tab/>
            </w:r>
            <w:r>
              <w:rPr>
                <w:noProof/>
                <w:webHidden/>
              </w:rPr>
              <w:fldChar w:fldCharType="begin"/>
            </w:r>
            <w:r>
              <w:rPr>
                <w:noProof/>
                <w:webHidden/>
              </w:rPr>
              <w:instrText xml:space="preserve"> PAGEREF _Toc331084070 \h </w:instrText>
            </w:r>
            <w:r>
              <w:rPr>
                <w:noProof/>
                <w:webHidden/>
              </w:rPr>
            </w:r>
            <w:r>
              <w:rPr>
                <w:noProof/>
                <w:webHidden/>
              </w:rPr>
              <w:fldChar w:fldCharType="separate"/>
            </w:r>
            <w:r>
              <w:rPr>
                <w:noProof/>
                <w:webHidden/>
              </w:rPr>
              <w:t>7</w:t>
            </w:r>
            <w:r>
              <w:rPr>
                <w:noProof/>
                <w:webHidden/>
              </w:rPr>
              <w:fldChar w:fldCharType="end"/>
            </w:r>
          </w:hyperlink>
        </w:p>
        <w:p w:rsidR="00D276DE" w:rsidRDefault="00D276DE">
          <w:pPr>
            <w:pStyle w:val="TOC2"/>
            <w:tabs>
              <w:tab w:val="left" w:pos="800"/>
              <w:tab w:val="right" w:leader="dot" w:pos="9771"/>
            </w:tabs>
            <w:rPr>
              <w:rFonts w:asciiTheme="minorHAnsi" w:eastAsiaTheme="minorEastAsia" w:hAnsiTheme="minorHAnsi" w:cstheme="minorBidi"/>
              <w:noProof/>
              <w:sz w:val="22"/>
              <w:szCs w:val="22"/>
            </w:rPr>
          </w:pPr>
          <w:hyperlink w:anchor="_Toc331084071" w:history="1">
            <w:r w:rsidRPr="00A52B01">
              <w:rPr>
                <w:rStyle w:val="Hyperlink"/>
                <w:noProof/>
              </w:rPr>
              <w:t>1.2</w:t>
            </w:r>
            <w:r>
              <w:rPr>
                <w:rFonts w:asciiTheme="minorHAnsi" w:eastAsiaTheme="minorEastAsia" w:hAnsiTheme="minorHAnsi" w:cstheme="minorBidi"/>
                <w:noProof/>
                <w:sz w:val="22"/>
                <w:szCs w:val="22"/>
              </w:rPr>
              <w:tab/>
            </w:r>
            <w:r w:rsidRPr="00A52B01">
              <w:rPr>
                <w:rStyle w:val="Hyperlink"/>
                <w:noProof/>
              </w:rPr>
              <w:t>Goals</w:t>
            </w:r>
            <w:r>
              <w:rPr>
                <w:noProof/>
                <w:webHidden/>
              </w:rPr>
              <w:tab/>
            </w:r>
            <w:r>
              <w:rPr>
                <w:noProof/>
                <w:webHidden/>
              </w:rPr>
              <w:fldChar w:fldCharType="begin"/>
            </w:r>
            <w:r>
              <w:rPr>
                <w:noProof/>
                <w:webHidden/>
              </w:rPr>
              <w:instrText xml:space="preserve"> PAGEREF _Toc331084071 \h </w:instrText>
            </w:r>
            <w:r>
              <w:rPr>
                <w:noProof/>
                <w:webHidden/>
              </w:rPr>
            </w:r>
            <w:r>
              <w:rPr>
                <w:noProof/>
                <w:webHidden/>
              </w:rPr>
              <w:fldChar w:fldCharType="separate"/>
            </w:r>
            <w:r>
              <w:rPr>
                <w:noProof/>
                <w:webHidden/>
              </w:rPr>
              <w:t>7</w:t>
            </w:r>
            <w:r>
              <w:rPr>
                <w:noProof/>
                <w:webHidden/>
              </w:rPr>
              <w:fldChar w:fldCharType="end"/>
            </w:r>
          </w:hyperlink>
        </w:p>
        <w:p w:rsidR="00D276DE" w:rsidRDefault="00D276DE">
          <w:pPr>
            <w:pStyle w:val="TOC1"/>
            <w:tabs>
              <w:tab w:val="left" w:pos="400"/>
              <w:tab w:val="right" w:leader="dot" w:pos="9771"/>
            </w:tabs>
            <w:rPr>
              <w:rFonts w:asciiTheme="minorHAnsi" w:eastAsiaTheme="minorEastAsia" w:hAnsiTheme="minorHAnsi" w:cstheme="minorBidi"/>
              <w:noProof/>
              <w:sz w:val="22"/>
              <w:szCs w:val="22"/>
            </w:rPr>
          </w:pPr>
          <w:hyperlink w:anchor="_Toc331084072" w:history="1">
            <w:r w:rsidRPr="00A52B01">
              <w:rPr>
                <w:rStyle w:val="Hyperlink"/>
                <w:noProof/>
              </w:rPr>
              <w:t>2</w:t>
            </w:r>
            <w:r>
              <w:rPr>
                <w:rFonts w:asciiTheme="minorHAnsi" w:eastAsiaTheme="minorEastAsia" w:hAnsiTheme="minorHAnsi" w:cstheme="minorBidi"/>
                <w:noProof/>
                <w:sz w:val="22"/>
                <w:szCs w:val="22"/>
              </w:rPr>
              <w:tab/>
            </w:r>
            <w:r w:rsidRPr="00A52B01">
              <w:rPr>
                <w:rStyle w:val="Hyperlink"/>
                <w:noProof/>
              </w:rPr>
              <w:t>Definitions Acronyms and Abbreviations</w:t>
            </w:r>
            <w:r>
              <w:rPr>
                <w:noProof/>
                <w:webHidden/>
              </w:rPr>
              <w:tab/>
            </w:r>
            <w:r>
              <w:rPr>
                <w:noProof/>
                <w:webHidden/>
              </w:rPr>
              <w:fldChar w:fldCharType="begin"/>
            </w:r>
            <w:r>
              <w:rPr>
                <w:noProof/>
                <w:webHidden/>
              </w:rPr>
              <w:instrText xml:space="preserve"> PAGEREF _Toc331084072 \h </w:instrText>
            </w:r>
            <w:r>
              <w:rPr>
                <w:noProof/>
                <w:webHidden/>
              </w:rPr>
            </w:r>
            <w:r>
              <w:rPr>
                <w:noProof/>
                <w:webHidden/>
              </w:rPr>
              <w:fldChar w:fldCharType="separate"/>
            </w:r>
            <w:r>
              <w:rPr>
                <w:noProof/>
                <w:webHidden/>
              </w:rPr>
              <w:t>7</w:t>
            </w:r>
            <w:r>
              <w:rPr>
                <w:noProof/>
                <w:webHidden/>
              </w:rPr>
              <w:fldChar w:fldCharType="end"/>
            </w:r>
          </w:hyperlink>
        </w:p>
        <w:p w:rsidR="00D276DE" w:rsidRDefault="00D276DE">
          <w:pPr>
            <w:pStyle w:val="TOC1"/>
            <w:tabs>
              <w:tab w:val="left" w:pos="400"/>
              <w:tab w:val="right" w:leader="dot" w:pos="9771"/>
            </w:tabs>
            <w:rPr>
              <w:rFonts w:asciiTheme="minorHAnsi" w:eastAsiaTheme="minorEastAsia" w:hAnsiTheme="minorHAnsi" w:cstheme="minorBidi"/>
              <w:noProof/>
              <w:sz w:val="22"/>
              <w:szCs w:val="22"/>
            </w:rPr>
          </w:pPr>
          <w:hyperlink w:anchor="_Toc331084073" w:history="1">
            <w:r w:rsidRPr="00A52B01">
              <w:rPr>
                <w:rStyle w:val="Hyperlink"/>
                <w:noProof/>
              </w:rPr>
              <w:t>3</w:t>
            </w:r>
            <w:r>
              <w:rPr>
                <w:rFonts w:asciiTheme="minorHAnsi" w:eastAsiaTheme="minorEastAsia" w:hAnsiTheme="minorHAnsi" w:cstheme="minorBidi"/>
                <w:noProof/>
                <w:sz w:val="22"/>
                <w:szCs w:val="22"/>
              </w:rPr>
              <w:tab/>
            </w:r>
            <w:r w:rsidRPr="00A52B01">
              <w:rPr>
                <w:rStyle w:val="Hyperlink"/>
                <w:noProof/>
              </w:rPr>
              <w:t>References</w:t>
            </w:r>
            <w:r>
              <w:rPr>
                <w:noProof/>
                <w:webHidden/>
              </w:rPr>
              <w:tab/>
            </w:r>
            <w:r>
              <w:rPr>
                <w:noProof/>
                <w:webHidden/>
              </w:rPr>
              <w:fldChar w:fldCharType="begin"/>
            </w:r>
            <w:r>
              <w:rPr>
                <w:noProof/>
                <w:webHidden/>
              </w:rPr>
              <w:instrText xml:space="preserve"> PAGEREF _Toc331084073 \h </w:instrText>
            </w:r>
            <w:r>
              <w:rPr>
                <w:noProof/>
                <w:webHidden/>
              </w:rPr>
            </w:r>
            <w:r>
              <w:rPr>
                <w:noProof/>
                <w:webHidden/>
              </w:rPr>
              <w:fldChar w:fldCharType="separate"/>
            </w:r>
            <w:r>
              <w:rPr>
                <w:noProof/>
                <w:webHidden/>
              </w:rPr>
              <w:t>8</w:t>
            </w:r>
            <w:r>
              <w:rPr>
                <w:noProof/>
                <w:webHidden/>
              </w:rPr>
              <w:fldChar w:fldCharType="end"/>
            </w:r>
          </w:hyperlink>
        </w:p>
        <w:p w:rsidR="00D276DE" w:rsidRDefault="00D276DE">
          <w:pPr>
            <w:pStyle w:val="TOC1"/>
            <w:tabs>
              <w:tab w:val="left" w:pos="400"/>
              <w:tab w:val="right" w:leader="dot" w:pos="9771"/>
            </w:tabs>
            <w:rPr>
              <w:rFonts w:asciiTheme="minorHAnsi" w:eastAsiaTheme="minorEastAsia" w:hAnsiTheme="minorHAnsi" w:cstheme="minorBidi"/>
              <w:noProof/>
              <w:sz w:val="22"/>
              <w:szCs w:val="22"/>
            </w:rPr>
          </w:pPr>
          <w:hyperlink w:anchor="_Toc331084074" w:history="1">
            <w:r w:rsidRPr="00A52B01">
              <w:rPr>
                <w:rStyle w:val="Hyperlink"/>
                <w:noProof/>
              </w:rPr>
              <w:t>4</w:t>
            </w:r>
            <w:r>
              <w:rPr>
                <w:rFonts w:asciiTheme="minorHAnsi" w:eastAsiaTheme="minorEastAsia" w:hAnsiTheme="minorHAnsi" w:cstheme="minorBidi"/>
                <w:noProof/>
                <w:sz w:val="22"/>
                <w:szCs w:val="22"/>
              </w:rPr>
              <w:tab/>
            </w:r>
            <w:r w:rsidRPr="00A52B01">
              <w:rPr>
                <w:rStyle w:val="Hyperlink"/>
                <w:noProof/>
              </w:rPr>
              <w:t>Wide Design Decisions</w:t>
            </w:r>
            <w:r>
              <w:rPr>
                <w:noProof/>
                <w:webHidden/>
              </w:rPr>
              <w:tab/>
            </w:r>
            <w:r>
              <w:rPr>
                <w:noProof/>
                <w:webHidden/>
              </w:rPr>
              <w:fldChar w:fldCharType="begin"/>
            </w:r>
            <w:r>
              <w:rPr>
                <w:noProof/>
                <w:webHidden/>
              </w:rPr>
              <w:instrText xml:space="preserve"> PAGEREF _Toc331084074 \h </w:instrText>
            </w:r>
            <w:r>
              <w:rPr>
                <w:noProof/>
                <w:webHidden/>
              </w:rPr>
            </w:r>
            <w:r>
              <w:rPr>
                <w:noProof/>
                <w:webHidden/>
              </w:rPr>
              <w:fldChar w:fldCharType="separate"/>
            </w:r>
            <w:r>
              <w:rPr>
                <w:noProof/>
                <w:webHidden/>
              </w:rPr>
              <w:t>8</w:t>
            </w:r>
            <w:r>
              <w:rPr>
                <w:noProof/>
                <w:webHidden/>
              </w:rPr>
              <w:fldChar w:fldCharType="end"/>
            </w:r>
          </w:hyperlink>
        </w:p>
        <w:p w:rsidR="00D276DE" w:rsidRDefault="00D276DE">
          <w:pPr>
            <w:pStyle w:val="TOC2"/>
            <w:tabs>
              <w:tab w:val="left" w:pos="800"/>
              <w:tab w:val="right" w:leader="dot" w:pos="9771"/>
            </w:tabs>
            <w:rPr>
              <w:rFonts w:asciiTheme="minorHAnsi" w:eastAsiaTheme="minorEastAsia" w:hAnsiTheme="minorHAnsi" w:cstheme="minorBidi"/>
              <w:noProof/>
              <w:sz w:val="22"/>
              <w:szCs w:val="22"/>
            </w:rPr>
          </w:pPr>
          <w:hyperlink w:anchor="_Toc331084075" w:history="1">
            <w:r w:rsidRPr="00A52B01">
              <w:rPr>
                <w:rStyle w:val="Hyperlink"/>
                <w:noProof/>
              </w:rPr>
              <w:t>4.1</w:t>
            </w:r>
            <w:r>
              <w:rPr>
                <w:rFonts w:asciiTheme="minorHAnsi" w:eastAsiaTheme="minorEastAsia" w:hAnsiTheme="minorHAnsi" w:cstheme="minorBidi"/>
                <w:noProof/>
                <w:sz w:val="22"/>
                <w:szCs w:val="22"/>
              </w:rPr>
              <w:tab/>
            </w:r>
            <w:r w:rsidRPr="00A52B01">
              <w:rPr>
                <w:rStyle w:val="Hyperlink"/>
                <w:noProof/>
              </w:rPr>
              <w:t>Language</w:t>
            </w:r>
            <w:r>
              <w:rPr>
                <w:noProof/>
                <w:webHidden/>
              </w:rPr>
              <w:tab/>
            </w:r>
            <w:r>
              <w:rPr>
                <w:noProof/>
                <w:webHidden/>
              </w:rPr>
              <w:fldChar w:fldCharType="begin"/>
            </w:r>
            <w:r>
              <w:rPr>
                <w:noProof/>
                <w:webHidden/>
              </w:rPr>
              <w:instrText xml:space="preserve"> PAGEREF _Toc331084075 \h </w:instrText>
            </w:r>
            <w:r>
              <w:rPr>
                <w:noProof/>
                <w:webHidden/>
              </w:rPr>
            </w:r>
            <w:r>
              <w:rPr>
                <w:noProof/>
                <w:webHidden/>
              </w:rPr>
              <w:fldChar w:fldCharType="separate"/>
            </w:r>
            <w:r>
              <w:rPr>
                <w:noProof/>
                <w:webHidden/>
              </w:rPr>
              <w:t>8</w:t>
            </w:r>
            <w:r>
              <w:rPr>
                <w:noProof/>
                <w:webHidden/>
              </w:rPr>
              <w:fldChar w:fldCharType="end"/>
            </w:r>
          </w:hyperlink>
        </w:p>
        <w:p w:rsidR="00D276DE" w:rsidRDefault="00D276DE">
          <w:pPr>
            <w:pStyle w:val="TOC2"/>
            <w:tabs>
              <w:tab w:val="left" w:pos="800"/>
              <w:tab w:val="right" w:leader="dot" w:pos="9771"/>
            </w:tabs>
            <w:rPr>
              <w:rFonts w:asciiTheme="minorHAnsi" w:eastAsiaTheme="minorEastAsia" w:hAnsiTheme="minorHAnsi" w:cstheme="minorBidi"/>
              <w:noProof/>
              <w:sz w:val="22"/>
              <w:szCs w:val="22"/>
            </w:rPr>
          </w:pPr>
          <w:hyperlink w:anchor="_Toc331084076" w:history="1">
            <w:r w:rsidRPr="00A52B01">
              <w:rPr>
                <w:rStyle w:val="Hyperlink"/>
                <w:noProof/>
              </w:rPr>
              <w:t>4.2</w:t>
            </w:r>
            <w:r>
              <w:rPr>
                <w:rFonts w:asciiTheme="minorHAnsi" w:eastAsiaTheme="minorEastAsia" w:hAnsiTheme="minorHAnsi" w:cstheme="minorBidi"/>
                <w:noProof/>
                <w:sz w:val="22"/>
                <w:szCs w:val="22"/>
              </w:rPr>
              <w:tab/>
            </w:r>
            <w:r w:rsidRPr="00A52B01">
              <w:rPr>
                <w:rStyle w:val="Hyperlink"/>
                <w:noProof/>
              </w:rPr>
              <w:t>General Architecture</w:t>
            </w:r>
            <w:r>
              <w:rPr>
                <w:noProof/>
                <w:webHidden/>
              </w:rPr>
              <w:tab/>
            </w:r>
            <w:r>
              <w:rPr>
                <w:noProof/>
                <w:webHidden/>
              </w:rPr>
              <w:fldChar w:fldCharType="begin"/>
            </w:r>
            <w:r>
              <w:rPr>
                <w:noProof/>
                <w:webHidden/>
              </w:rPr>
              <w:instrText xml:space="preserve"> PAGEREF _Toc331084076 \h </w:instrText>
            </w:r>
            <w:r>
              <w:rPr>
                <w:noProof/>
                <w:webHidden/>
              </w:rPr>
            </w:r>
            <w:r>
              <w:rPr>
                <w:noProof/>
                <w:webHidden/>
              </w:rPr>
              <w:fldChar w:fldCharType="separate"/>
            </w:r>
            <w:r>
              <w:rPr>
                <w:noProof/>
                <w:webHidden/>
              </w:rPr>
              <w:t>8</w:t>
            </w:r>
            <w:r>
              <w:rPr>
                <w:noProof/>
                <w:webHidden/>
              </w:rPr>
              <w:fldChar w:fldCharType="end"/>
            </w:r>
          </w:hyperlink>
        </w:p>
        <w:p w:rsidR="00D276DE" w:rsidRDefault="00D276DE">
          <w:pPr>
            <w:pStyle w:val="TOC2"/>
            <w:tabs>
              <w:tab w:val="left" w:pos="800"/>
              <w:tab w:val="right" w:leader="dot" w:pos="9771"/>
            </w:tabs>
            <w:rPr>
              <w:rFonts w:asciiTheme="minorHAnsi" w:eastAsiaTheme="minorEastAsia" w:hAnsiTheme="minorHAnsi" w:cstheme="minorBidi"/>
              <w:noProof/>
              <w:sz w:val="22"/>
              <w:szCs w:val="22"/>
            </w:rPr>
          </w:pPr>
          <w:hyperlink w:anchor="_Toc331084077" w:history="1">
            <w:r w:rsidRPr="00A52B01">
              <w:rPr>
                <w:rStyle w:val="Hyperlink"/>
                <w:noProof/>
              </w:rPr>
              <w:t>4.3</w:t>
            </w:r>
            <w:r>
              <w:rPr>
                <w:rFonts w:asciiTheme="minorHAnsi" w:eastAsiaTheme="minorEastAsia" w:hAnsiTheme="minorHAnsi" w:cstheme="minorBidi"/>
                <w:noProof/>
                <w:sz w:val="22"/>
                <w:szCs w:val="22"/>
              </w:rPr>
              <w:tab/>
            </w:r>
            <w:r w:rsidRPr="00A52B01">
              <w:rPr>
                <w:rStyle w:val="Hyperlink"/>
                <w:noProof/>
              </w:rPr>
              <w:t>Interfaces</w:t>
            </w:r>
            <w:r>
              <w:rPr>
                <w:noProof/>
                <w:webHidden/>
              </w:rPr>
              <w:tab/>
            </w:r>
            <w:r>
              <w:rPr>
                <w:noProof/>
                <w:webHidden/>
              </w:rPr>
              <w:fldChar w:fldCharType="begin"/>
            </w:r>
            <w:r>
              <w:rPr>
                <w:noProof/>
                <w:webHidden/>
              </w:rPr>
              <w:instrText xml:space="preserve"> PAGEREF _Toc331084077 \h </w:instrText>
            </w:r>
            <w:r>
              <w:rPr>
                <w:noProof/>
                <w:webHidden/>
              </w:rPr>
            </w:r>
            <w:r>
              <w:rPr>
                <w:noProof/>
                <w:webHidden/>
              </w:rPr>
              <w:fldChar w:fldCharType="separate"/>
            </w:r>
            <w:r>
              <w:rPr>
                <w:noProof/>
                <w:webHidden/>
              </w:rPr>
              <w:t>9</w:t>
            </w:r>
            <w:r>
              <w:rPr>
                <w:noProof/>
                <w:webHidden/>
              </w:rPr>
              <w:fldChar w:fldCharType="end"/>
            </w:r>
          </w:hyperlink>
        </w:p>
        <w:p w:rsidR="00D276DE" w:rsidRDefault="00D276DE">
          <w:pPr>
            <w:pStyle w:val="TOC2"/>
            <w:tabs>
              <w:tab w:val="left" w:pos="800"/>
              <w:tab w:val="right" w:leader="dot" w:pos="9771"/>
            </w:tabs>
            <w:rPr>
              <w:rFonts w:asciiTheme="minorHAnsi" w:eastAsiaTheme="minorEastAsia" w:hAnsiTheme="minorHAnsi" w:cstheme="minorBidi"/>
              <w:noProof/>
              <w:sz w:val="22"/>
              <w:szCs w:val="22"/>
            </w:rPr>
          </w:pPr>
          <w:hyperlink w:anchor="_Toc331084078" w:history="1">
            <w:r w:rsidRPr="00A52B01">
              <w:rPr>
                <w:rStyle w:val="Hyperlink"/>
                <w:noProof/>
              </w:rPr>
              <w:t>4.4</w:t>
            </w:r>
            <w:r>
              <w:rPr>
                <w:rFonts w:asciiTheme="minorHAnsi" w:eastAsiaTheme="minorEastAsia" w:hAnsiTheme="minorHAnsi" w:cstheme="minorBidi"/>
                <w:noProof/>
                <w:sz w:val="22"/>
                <w:szCs w:val="22"/>
              </w:rPr>
              <w:tab/>
            </w:r>
            <w:r w:rsidRPr="00A52B01">
              <w:rPr>
                <w:rStyle w:val="Hyperlink"/>
                <w:noProof/>
              </w:rPr>
              <w:t>External Libraries</w:t>
            </w:r>
            <w:r>
              <w:rPr>
                <w:noProof/>
                <w:webHidden/>
              </w:rPr>
              <w:tab/>
            </w:r>
            <w:r>
              <w:rPr>
                <w:noProof/>
                <w:webHidden/>
              </w:rPr>
              <w:fldChar w:fldCharType="begin"/>
            </w:r>
            <w:r>
              <w:rPr>
                <w:noProof/>
                <w:webHidden/>
              </w:rPr>
              <w:instrText xml:space="preserve"> PAGEREF _Toc331084078 \h </w:instrText>
            </w:r>
            <w:r>
              <w:rPr>
                <w:noProof/>
                <w:webHidden/>
              </w:rPr>
            </w:r>
            <w:r>
              <w:rPr>
                <w:noProof/>
                <w:webHidden/>
              </w:rPr>
              <w:fldChar w:fldCharType="separate"/>
            </w:r>
            <w:r>
              <w:rPr>
                <w:noProof/>
                <w:webHidden/>
              </w:rPr>
              <w:t>9</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079" w:history="1">
            <w:r w:rsidRPr="00A52B01">
              <w:rPr>
                <w:rStyle w:val="Hyperlink"/>
                <w:noProof/>
              </w:rPr>
              <w:t>4.4.1</w:t>
            </w:r>
            <w:r>
              <w:rPr>
                <w:rFonts w:asciiTheme="minorHAnsi" w:eastAsiaTheme="minorEastAsia" w:hAnsiTheme="minorHAnsi" w:cstheme="minorBidi"/>
                <w:noProof/>
                <w:sz w:val="22"/>
                <w:szCs w:val="22"/>
              </w:rPr>
              <w:tab/>
            </w:r>
            <w:r w:rsidRPr="00A52B01">
              <w:rPr>
                <w:rStyle w:val="Hyperlink"/>
                <w:noProof/>
              </w:rPr>
              <w:t>Java</w:t>
            </w:r>
            <w:r>
              <w:rPr>
                <w:noProof/>
                <w:webHidden/>
              </w:rPr>
              <w:tab/>
            </w:r>
            <w:r>
              <w:rPr>
                <w:noProof/>
                <w:webHidden/>
              </w:rPr>
              <w:fldChar w:fldCharType="begin"/>
            </w:r>
            <w:r>
              <w:rPr>
                <w:noProof/>
                <w:webHidden/>
              </w:rPr>
              <w:instrText xml:space="preserve"> PAGEREF _Toc331084079 \h </w:instrText>
            </w:r>
            <w:r>
              <w:rPr>
                <w:noProof/>
                <w:webHidden/>
              </w:rPr>
            </w:r>
            <w:r>
              <w:rPr>
                <w:noProof/>
                <w:webHidden/>
              </w:rPr>
              <w:fldChar w:fldCharType="separate"/>
            </w:r>
            <w:r>
              <w:rPr>
                <w:noProof/>
                <w:webHidden/>
              </w:rPr>
              <w:t>9</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080" w:history="1">
            <w:r w:rsidRPr="00A52B01">
              <w:rPr>
                <w:rStyle w:val="Hyperlink"/>
                <w:noProof/>
              </w:rPr>
              <w:t>4.4.2</w:t>
            </w:r>
            <w:r>
              <w:rPr>
                <w:rFonts w:asciiTheme="minorHAnsi" w:eastAsiaTheme="minorEastAsia" w:hAnsiTheme="minorHAnsi" w:cstheme="minorBidi"/>
                <w:noProof/>
                <w:sz w:val="22"/>
                <w:szCs w:val="22"/>
              </w:rPr>
              <w:tab/>
            </w:r>
            <w:r w:rsidRPr="00A52B01">
              <w:rPr>
                <w:rStyle w:val="Hyperlink"/>
                <w:noProof/>
              </w:rPr>
              <w:t>C/C++</w:t>
            </w:r>
            <w:r>
              <w:rPr>
                <w:noProof/>
                <w:webHidden/>
              </w:rPr>
              <w:tab/>
            </w:r>
            <w:r>
              <w:rPr>
                <w:noProof/>
                <w:webHidden/>
              </w:rPr>
              <w:fldChar w:fldCharType="begin"/>
            </w:r>
            <w:r>
              <w:rPr>
                <w:noProof/>
                <w:webHidden/>
              </w:rPr>
              <w:instrText xml:space="preserve"> PAGEREF _Toc331084080 \h </w:instrText>
            </w:r>
            <w:r>
              <w:rPr>
                <w:noProof/>
                <w:webHidden/>
              </w:rPr>
            </w:r>
            <w:r>
              <w:rPr>
                <w:noProof/>
                <w:webHidden/>
              </w:rPr>
              <w:fldChar w:fldCharType="separate"/>
            </w:r>
            <w:r>
              <w:rPr>
                <w:noProof/>
                <w:webHidden/>
              </w:rPr>
              <w:t>9</w:t>
            </w:r>
            <w:r>
              <w:rPr>
                <w:noProof/>
                <w:webHidden/>
              </w:rPr>
              <w:fldChar w:fldCharType="end"/>
            </w:r>
          </w:hyperlink>
        </w:p>
        <w:p w:rsidR="00D276DE" w:rsidRDefault="00D276DE">
          <w:pPr>
            <w:pStyle w:val="TOC2"/>
            <w:tabs>
              <w:tab w:val="left" w:pos="800"/>
              <w:tab w:val="right" w:leader="dot" w:pos="9771"/>
            </w:tabs>
            <w:rPr>
              <w:rFonts w:asciiTheme="minorHAnsi" w:eastAsiaTheme="minorEastAsia" w:hAnsiTheme="minorHAnsi" w:cstheme="minorBidi"/>
              <w:noProof/>
              <w:sz w:val="22"/>
              <w:szCs w:val="22"/>
            </w:rPr>
          </w:pPr>
          <w:hyperlink w:anchor="_Toc331084081" w:history="1">
            <w:r w:rsidRPr="00A52B01">
              <w:rPr>
                <w:rStyle w:val="Hyperlink"/>
                <w:noProof/>
              </w:rPr>
              <w:t>4.5</w:t>
            </w:r>
            <w:r>
              <w:rPr>
                <w:rFonts w:asciiTheme="minorHAnsi" w:eastAsiaTheme="minorEastAsia" w:hAnsiTheme="minorHAnsi" w:cstheme="minorBidi"/>
                <w:noProof/>
                <w:sz w:val="22"/>
                <w:szCs w:val="22"/>
              </w:rPr>
              <w:tab/>
            </w:r>
            <w:r w:rsidRPr="00A52B01">
              <w:rPr>
                <w:rStyle w:val="Hyperlink"/>
                <w:noProof/>
              </w:rPr>
              <w:t>Usage</w:t>
            </w:r>
            <w:r>
              <w:rPr>
                <w:noProof/>
                <w:webHidden/>
              </w:rPr>
              <w:tab/>
            </w:r>
            <w:r>
              <w:rPr>
                <w:noProof/>
                <w:webHidden/>
              </w:rPr>
              <w:fldChar w:fldCharType="begin"/>
            </w:r>
            <w:r>
              <w:rPr>
                <w:noProof/>
                <w:webHidden/>
              </w:rPr>
              <w:instrText xml:space="preserve"> PAGEREF _Toc331084081 \h </w:instrText>
            </w:r>
            <w:r>
              <w:rPr>
                <w:noProof/>
                <w:webHidden/>
              </w:rPr>
            </w:r>
            <w:r>
              <w:rPr>
                <w:noProof/>
                <w:webHidden/>
              </w:rPr>
              <w:fldChar w:fldCharType="separate"/>
            </w:r>
            <w:r>
              <w:rPr>
                <w:noProof/>
                <w:webHidden/>
              </w:rPr>
              <w:t>10</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082" w:history="1">
            <w:r w:rsidRPr="00A52B01">
              <w:rPr>
                <w:rStyle w:val="Hyperlink"/>
                <w:noProof/>
              </w:rPr>
              <w:t>4.5.1</w:t>
            </w:r>
            <w:r>
              <w:rPr>
                <w:rFonts w:asciiTheme="minorHAnsi" w:eastAsiaTheme="minorEastAsia" w:hAnsiTheme="minorHAnsi" w:cstheme="minorBidi"/>
                <w:noProof/>
                <w:sz w:val="22"/>
                <w:szCs w:val="22"/>
              </w:rPr>
              <w:tab/>
            </w:r>
            <w:r w:rsidRPr="00A52B01">
              <w:rPr>
                <w:rStyle w:val="Hyperlink"/>
                <w:noProof/>
              </w:rPr>
              <w:t>Direct object instantiation</w:t>
            </w:r>
            <w:r>
              <w:rPr>
                <w:noProof/>
                <w:webHidden/>
              </w:rPr>
              <w:tab/>
            </w:r>
            <w:r>
              <w:rPr>
                <w:noProof/>
                <w:webHidden/>
              </w:rPr>
              <w:fldChar w:fldCharType="begin"/>
            </w:r>
            <w:r>
              <w:rPr>
                <w:noProof/>
                <w:webHidden/>
              </w:rPr>
              <w:instrText xml:space="preserve"> PAGEREF _Toc331084082 \h </w:instrText>
            </w:r>
            <w:r>
              <w:rPr>
                <w:noProof/>
                <w:webHidden/>
              </w:rPr>
            </w:r>
            <w:r>
              <w:rPr>
                <w:noProof/>
                <w:webHidden/>
              </w:rPr>
              <w:fldChar w:fldCharType="separate"/>
            </w:r>
            <w:r>
              <w:rPr>
                <w:noProof/>
                <w:webHidden/>
              </w:rPr>
              <w:t>10</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083" w:history="1">
            <w:r w:rsidRPr="00A52B01">
              <w:rPr>
                <w:rStyle w:val="Hyperlink"/>
                <w:noProof/>
              </w:rPr>
              <w:t>4.5.2</w:t>
            </w:r>
            <w:r>
              <w:rPr>
                <w:rFonts w:asciiTheme="minorHAnsi" w:eastAsiaTheme="minorEastAsia" w:hAnsiTheme="minorHAnsi" w:cstheme="minorBidi"/>
                <w:noProof/>
                <w:sz w:val="22"/>
                <w:szCs w:val="22"/>
              </w:rPr>
              <w:tab/>
            </w:r>
            <w:r w:rsidRPr="00A52B01">
              <w:rPr>
                <w:rStyle w:val="Hyperlink"/>
                <w:noProof/>
              </w:rPr>
              <w:t>Provider</w:t>
            </w:r>
            <w:r>
              <w:rPr>
                <w:noProof/>
                <w:webHidden/>
              </w:rPr>
              <w:tab/>
            </w:r>
            <w:r>
              <w:rPr>
                <w:noProof/>
                <w:webHidden/>
              </w:rPr>
              <w:fldChar w:fldCharType="begin"/>
            </w:r>
            <w:r>
              <w:rPr>
                <w:noProof/>
                <w:webHidden/>
              </w:rPr>
              <w:instrText xml:space="preserve"> PAGEREF _Toc331084083 \h </w:instrText>
            </w:r>
            <w:r>
              <w:rPr>
                <w:noProof/>
                <w:webHidden/>
              </w:rPr>
            </w:r>
            <w:r>
              <w:rPr>
                <w:noProof/>
                <w:webHidden/>
              </w:rPr>
              <w:fldChar w:fldCharType="separate"/>
            </w:r>
            <w:r>
              <w:rPr>
                <w:noProof/>
                <w:webHidden/>
              </w:rPr>
              <w:t>11</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084" w:history="1">
            <w:r w:rsidRPr="00A52B01">
              <w:rPr>
                <w:rStyle w:val="Hyperlink"/>
                <w:noProof/>
              </w:rPr>
              <w:t>4.5.3</w:t>
            </w:r>
            <w:r>
              <w:rPr>
                <w:rFonts w:asciiTheme="minorHAnsi" w:eastAsiaTheme="minorEastAsia" w:hAnsiTheme="minorHAnsi" w:cstheme="minorBidi"/>
                <w:noProof/>
                <w:sz w:val="22"/>
                <w:szCs w:val="22"/>
              </w:rPr>
              <w:tab/>
            </w:r>
            <w:r w:rsidRPr="00A52B01">
              <w:rPr>
                <w:rStyle w:val="Hyperlink"/>
                <w:noProof/>
              </w:rPr>
              <w:t>Factories</w:t>
            </w:r>
            <w:r>
              <w:rPr>
                <w:noProof/>
                <w:webHidden/>
              </w:rPr>
              <w:tab/>
            </w:r>
            <w:r>
              <w:rPr>
                <w:noProof/>
                <w:webHidden/>
              </w:rPr>
              <w:fldChar w:fldCharType="begin"/>
            </w:r>
            <w:r>
              <w:rPr>
                <w:noProof/>
                <w:webHidden/>
              </w:rPr>
              <w:instrText xml:space="preserve"> PAGEREF _Toc331084084 \h </w:instrText>
            </w:r>
            <w:r>
              <w:rPr>
                <w:noProof/>
                <w:webHidden/>
              </w:rPr>
            </w:r>
            <w:r>
              <w:rPr>
                <w:noProof/>
                <w:webHidden/>
              </w:rPr>
              <w:fldChar w:fldCharType="separate"/>
            </w:r>
            <w:r>
              <w:rPr>
                <w:noProof/>
                <w:webHidden/>
              </w:rPr>
              <w:t>11</w:t>
            </w:r>
            <w:r>
              <w:rPr>
                <w:noProof/>
                <w:webHidden/>
              </w:rPr>
              <w:fldChar w:fldCharType="end"/>
            </w:r>
          </w:hyperlink>
        </w:p>
        <w:p w:rsidR="00D276DE" w:rsidRDefault="00D276DE">
          <w:pPr>
            <w:pStyle w:val="TOC2"/>
            <w:tabs>
              <w:tab w:val="left" w:pos="800"/>
              <w:tab w:val="right" w:leader="dot" w:pos="9771"/>
            </w:tabs>
            <w:rPr>
              <w:rFonts w:asciiTheme="minorHAnsi" w:eastAsiaTheme="minorEastAsia" w:hAnsiTheme="minorHAnsi" w:cstheme="minorBidi"/>
              <w:noProof/>
              <w:sz w:val="22"/>
              <w:szCs w:val="22"/>
            </w:rPr>
          </w:pPr>
          <w:hyperlink w:anchor="_Toc331084085" w:history="1">
            <w:r w:rsidRPr="00A52B01">
              <w:rPr>
                <w:rStyle w:val="Hyperlink"/>
                <w:noProof/>
              </w:rPr>
              <w:t>4.6</w:t>
            </w:r>
            <w:r>
              <w:rPr>
                <w:rFonts w:asciiTheme="minorHAnsi" w:eastAsiaTheme="minorEastAsia" w:hAnsiTheme="minorHAnsi" w:cstheme="minorBidi"/>
                <w:noProof/>
                <w:sz w:val="22"/>
                <w:szCs w:val="22"/>
              </w:rPr>
              <w:tab/>
            </w:r>
            <w:r w:rsidRPr="00A52B01">
              <w:rPr>
                <w:rStyle w:val="Hyperlink"/>
                <w:noProof/>
              </w:rPr>
              <w:t>Key usage</w:t>
            </w:r>
            <w:r>
              <w:rPr>
                <w:noProof/>
                <w:webHidden/>
              </w:rPr>
              <w:tab/>
            </w:r>
            <w:r>
              <w:rPr>
                <w:noProof/>
                <w:webHidden/>
              </w:rPr>
              <w:fldChar w:fldCharType="begin"/>
            </w:r>
            <w:r>
              <w:rPr>
                <w:noProof/>
                <w:webHidden/>
              </w:rPr>
              <w:instrText xml:space="preserve"> PAGEREF _Toc331084085 \h </w:instrText>
            </w:r>
            <w:r>
              <w:rPr>
                <w:noProof/>
                <w:webHidden/>
              </w:rPr>
            </w:r>
            <w:r>
              <w:rPr>
                <w:noProof/>
                <w:webHidden/>
              </w:rPr>
              <w:fldChar w:fldCharType="separate"/>
            </w:r>
            <w:r>
              <w:rPr>
                <w:noProof/>
                <w:webHidden/>
              </w:rPr>
              <w:t>13</w:t>
            </w:r>
            <w:r>
              <w:rPr>
                <w:noProof/>
                <w:webHidden/>
              </w:rPr>
              <w:fldChar w:fldCharType="end"/>
            </w:r>
          </w:hyperlink>
        </w:p>
        <w:p w:rsidR="00D276DE" w:rsidRDefault="00D276DE">
          <w:pPr>
            <w:pStyle w:val="TOC2"/>
            <w:tabs>
              <w:tab w:val="left" w:pos="800"/>
              <w:tab w:val="right" w:leader="dot" w:pos="9771"/>
            </w:tabs>
            <w:rPr>
              <w:rFonts w:asciiTheme="minorHAnsi" w:eastAsiaTheme="minorEastAsia" w:hAnsiTheme="minorHAnsi" w:cstheme="minorBidi"/>
              <w:noProof/>
              <w:sz w:val="22"/>
              <w:szCs w:val="22"/>
            </w:rPr>
          </w:pPr>
          <w:hyperlink w:anchor="_Toc331084086" w:history="1">
            <w:r w:rsidRPr="00A52B01">
              <w:rPr>
                <w:rStyle w:val="Hyperlink"/>
                <w:noProof/>
              </w:rPr>
              <w:t>4.7</w:t>
            </w:r>
            <w:r>
              <w:rPr>
                <w:rFonts w:asciiTheme="minorHAnsi" w:eastAsiaTheme="minorEastAsia" w:hAnsiTheme="minorHAnsi" w:cstheme="minorBidi"/>
                <w:noProof/>
                <w:sz w:val="22"/>
                <w:szCs w:val="22"/>
              </w:rPr>
              <w:tab/>
            </w:r>
            <w:r w:rsidRPr="00A52B01">
              <w:rPr>
                <w:rStyle w:val="Hyperlink"/>
                <w:noProof/>
              </w:rPr>
              <w:t>Parameters</w:t>
            </w:r>
            <w:r>
              <w:rPr>
                <w:noProof/>
                <w:webHidden/>
              </w:rPr>
              <w:tab/>
            </w:r>
            <w:r>
              <w:rPr>
                <w:noProof/>
                <w:webHidden/>
              </w:rPr>
              <w:fldChar w:fldCharType="begin"/>
            </w:r>
            <w:r>
              <w:rPr>
                <w:noProof/>
                <w:webHidden/>
              </w:rPr>
              <w:instrText xml:space="preserve"> PAGEREF _Toc331084086 \h </w:instrText>
            </w:r>
            <w:r>
              <w:rPr>
                <w:noProof/>
                <w:webHidden/>
              </w:rPr>
            </w:r>
            <w:r>
              <w:rPr>
                <w:noProof/>
                <w:webHidden/>
              </w:rPr>
              <w:fldChar w:fldCharType="separate"/>
            </w:r>
            <w:r>
              <w:rPr>
                <w:noProof/>
                <w:webHidden/>
              </w:rPr>
              <w:t>13</w:t>
            </w:r>
            <w:r>
              <w:rPr>
                <w:noProof/>
                <w:webHidden/>
              </w:rPr>
              <w:fldChar w:fldCharType="end"/>
            </w:r>
          </w:hyperlink>
        </w:p>
        <w:p w:rsidR="00D276DE" w:rsidRDefault="00D276DE">
          <w:pPr>
            <w:pStyle w:val="TOC1"/>
            <w:tabs>
              <w:tab w:val="left" w:pos="400"/>
              <w:tab w:val="right" w:leader="dot" w:pos="9771"/>
            </w:tabs>
            <w:rPr>
              <w:rFonts w:asciiTheme="minorHAnsi" w:eastAsiaTheme="minorEastAsia" w:hAnsiTheme="minorHAnsi" w:cstheme="minorBidi"/>
              <w:noProof/>
              <w:sz w:val="22"/>
              <w:szCs w:val="22"/>
            </w:rPr>
          </w:pPr>
          <w:hyperlink w:anchor="_Toc331084087" w:history="1">
            <w:r w:rsidRPr="00A52B01">
              <w:rPr>
                <w:rStyle w:val="Hyperlink"/>
                <w:noProof/>
              </w:rPr>
              <w:t>5</w:t>
            </w:r>
            <w:r>
              <w:rPr>
                <w:rFonts w:asciiTheme="minorHAnsi" w:eastAsiaTheme="minorEastAsia" w:hAnsiTheme="minorHAnsi" w:cstheme="minorBidi"/>
                <w:noProof/>
                <w:sz w:val="22"/>
                <w:szCs w:val="22"/>
              </w:rPr>
              <w:tab/>
            </w:r>
            <w:r w:rsidRPr="00A52B01">
              <w:rPr>
                <w:rStyle w:val="Hyperlink"/>
                <w:noProof/>
              </w:rPr>
              <w:t>Architectural design</w:t>
            </w:r>
            <w:r>
              <w:rPr>
                <w:noProof/>
                <w:webHidden/>
              </w:rPr>
              <w:tab/>
            </w:r>
            <w:r>
              <w:rPr>
                <w:noProof/>
                <w:webHidden/>
              </w:rPr>
              <w:fldChar w:fldCharType="begin"/>
            </w:r>
            <w:r>
              <w:rPr>
                <w:noProof/>
                <w:webHidden/>
              </w:rPr>
              <w:instrText xml:space="preserve"> PAGEREF _Toc331084087 \h </w:instrText>
            </w:r>
            <w:r>
              <w:rPr>
                <w:noProof/>
                <w:webHidden/>
              </w:rPr>
            </w:r>
            <w:r>
              <w:rPr>
                <w:noProof/>
                <w:webHidden/>
              </w:rPr>
              <w:fldChar w:fldCharType="separate"/>
            </w:r>
            <w:r>
              <w:rPr>
                <w:noProof/>
                <w:webHidden/>
              </w:rPr>
              <w:t>14</w:t>
            </w:r>
            <w:r>
              <w:rPr>
                <w:noProof/>
                <w:webHidden/>
              </w:rPr>
              <w:fldChar w:fldCharType="end"/>
            </w:r>
          </w:hyperlink>
        </w:p>
        <w:p w:rsidR="00D276DE" w:rsidRDefault="00D276DE">
          <w:pPr>
            <w:pStyle w:val="TOC2"/>
            <w:tabs>
              <w:tab w:val="left" w:pos="800"/>
              <w:tab w:val="right" w:leader="dot" w:pos="9771"/>
            </w:tabs>
            <w:rPr>
              <w:rFonts w:asciiTheme="minorHAnsi" w:eastAsiaTheme="minorEastAsia" w:hAnsiTheme="minorHAnsi" w:cstheme="minorBidi"/>
              <w:noProof/>
              <w:sz w:val="22"/>
              <w:szCs w:val="22"/>
            </w:rPr>
          </w:pPr>
          <w:hyperlink w:anchor="_Toc331084088" w:history="1">
            <w:r w:rsidRPr="00A52B01">
              <w:rPr>
                <w:rStyle w:val="Hyperlink"/>
                <w:noProof/>
              </w:rPr>
              <w:t>5.1</w:t>
            </w:r>
            <w:r>
              <w:rPr>
                <w:rFonts w:asciiTheme="minorHAnsi" w:eastAsiaTheme="minorEastAsia" w:hAnsiTheme="minorHAnsi" w:cstheme="minorBidi"/>
                <w:noProof/>
                <w:sz w:val="22"/>
                <w:szCs w:val="22"/>
              </w:rPr>
              <w:tab/>
            </w:r>
            <w:r w:rsidRPr="00A52B01">
              <w:rPr>
                <w:rStyle w:val="Hyperlink"/>
                <w:noProof/>
              </w:rPr>
              <w:t>General</w:t>
            </w:r>
            <w:r>
              <w:rPr>
                <w:noProof/>
                <w:webHidden/>
              </w:rPr>
              <w:tab/>
            </w:r>
            <w:r>
              <w:rPr>
                <w:noProof/>
                <w:webHidden/>
              </w:rPr>
              <w:fldChar w:fldCharType="begin"/>
            </w:r>
            <w:r>
              <w:rPr>
                <w:noProof/>
                <w:webHidden/>
              </w:rPr>
              <w:instrText xml:space="preserve"> PAGEREF _Toc331084088 \h </w:instrText>
            </w:r>
            <w:r>
              <w:rPr>
                <w:noProof/>
                <w:webHidden/>
              </w:rPr>
            </w:r>
            <w:r>
              <w:rPr>
                <w:noProof/>
                <w:webHidden/>
              </w:rPr>
              <w:fldChar w:fldCharType="separate"/>
            </w:r>
            <w:r>
              <w:rPr>
                <w:noProof/>
                <w:webHidden/>
              </w:rPr>
              <w:t>14</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089" w:history="1">
            <w:r w:rsidRPr="00A52B01">
              <w:rPr>
                <w:rStyle w:val="Hyperlink"/>
                <w:noProof/>
                <w:lang w:eastAsia="en-GB"/>
              </w:rPr>
              <w:t>5.1.1</w:t>
            </w:r>
            <w:r>
              <w:rPr>
                <w:rFonts w:asciiTheme="minorHAnsi" w:eastAsiaTheme="minorEastAsia" w:hAnsiTheme="minorHAnsi" w:cstheme="minorBidi"/>
                <w:noProof/>
                <w:sz w:val="22"/>
                <w:szCs w:val="22"/>
              </w:rPr>
              <w:tab/>
            </w:r>
            <w:r w:rsidRPr="00A52B01">
              <w:rPr>
                <w:rStyle w:val="Hyperlink"/>
                <w:noProof/>
                <w:lang w:eastAsia="en-GB"/>
              </w:rPr>
              <w:t>Cryptographic primitives</w:t>
            </w:r>
            <w:r>
              <w:rPr>
                <w:noProof/>
                <w:webHidden/>
              </w:rPr>
              <w:tab/>
            </w:r>
            <w:r>
              <w:rPr>
                <w:noProof/>
                <w:webHidden/>
              </w:rPr>
              <w:fldChar w:fldCharType="begin"/>
            </w:r>
            <w:r>
              <w:rPr>
                <w:noProof/>
                <w:webHidden/>
              </w:rPr>
              <w:instrText xml:space="preserve"> PAGEREF _Toc331084089 \h </w:instrText>
            </w:r>
            <w:r>
              <w:rPr>
                <w:noProof/>
                <w:webHidden/>
              </w:rPr>
            </w:r>
            <w:r>
              <w:rPr>
                <w:noProof/>
                <w:webHidden/>
              </w:rPr>
              <w:fldChar w:fldCharType="separate"/>
            </w:r>
            <w:r>
              <w:rPr>
                <w:noProof/>
                <w:webHidden/>
              </w:rPr>
              <w:t>15</w:t>
            </w:r>
            <w:r>
              <w:rPr>
                <w:noProof/>
                <w:webHidden/>
              </w:rPr>
              <w:fldChar w:fldCharType="end"/>
            </w:r>
          </w:hyperlink>
        </w:p>
        <w:p w:rsidR="00D276DE" w:rsidRDefault="00D276DE">
          <w:pPr>
            <w:pStyle w:val="TOC4"/>
            <w:tabs>
              <w:tab w:val="right" w:leader="dot" w:pos="9771"/>
            </w:tabs>
            <w:rPr>
              <w:rFonts w:asciiTheme="minorHAnsi" w:eastAsiaTheme="minorEastAsia" w:hAnsiTheme="minorHAnsi" w:cstheme="minorBidi"/>
              <w:noProof/>
              <w:sz w:val="22"/>
              <w:szCs w:val="22"/>
            </w:rPr>
          </w:pPr>
          <w:hyperlink w:anchor="_Toc331084090" w:history="1">
            <w:r w:rsidRPr="00A52B01">
              <w:rPr>
                <w:rStyle w:val="Hyperlink"/>
                <w:noProof/>
              </w:rPr>
              <w:t>5.1.1.1 Interfaces’ hierarchy</w:t>
            </w:r>
            <w:r>
              <w:rPr>
                <w:noProof/>
                <w:webHidden/>
              </w:rPr>
              <w:tab/>
            </w:r>
            <w:r>
              <w:rPr>
                <w:noProof/>
                <w:webHidden/>
              </w:rPr>
              <w:fldChar w:fldCharType="begin"/>
            </w:r>
            <w:r>
              <w:rPr>
                <w:noProof/>
                <w:webHidden/>
              </w:rPr>
              <w:instrText xml:space="preserve"> PAGEREF _Toc331084090 \h </w:instrText>
            </w:r>
            <w:r>
              <w:rPr>
                <w:noProof/>
                <w:webHidden/>
              </w:rPr>
            </w:r>
            <w:r>
              <w:rPr>
                <w:noProof/>
                <w:webHidden/>
              </w:rPr>
              <w:fldChar w:fldCharType="separate"/>
            </w:r>
            <w:r>
              <w:rPr>
                <w:noProof/>
                <w:webHidden/>
              </w:rPr>
              <w:t>16</w:t>
            </w:r>
            <w:r>
              <w:rPr>
                <w:noProof/>
                <w:webHidden/>
              </w:rPr>
              <w:fldChar w:fldCharType="end"/>
            </w:r>
          </w:hyperlink>
        </w:p>
        <w:p w:rsidR="00D276DE" w:rsidRDefault="00D276DE">
          <w:pPr>
            <w:pStyle w:val="TOC4"/>
            <w:tabs>
              <w:tab w:val="right" w:leader="dot" w:pos="9771"/>
            </w:tabs>
            <w:rPr>
              <w:rFonts w:asciiTheme="minorHAnsi" w:eastAsiaTheme="minorEastAsia" w:hAnsiTheme="minorHAnsi" w:cstheme="minorBidi"/>
              <w:noProof/>
              <w:sz w:val="22"/>
              <w:szCs w:val="22"/>
            </w:rPr>
          </w:pPr>
          <w:hyperlink w:anchor="_Toc331084091" w:history="1">
            <w:r w:rsidRPr="00A52B01">
              <w:rPr>
                <w:rStyle w:val="Hyperlink"/>
                <w:noProof/>
              </w:rPr>
              <w:t>5.1.1.2 Abstract classes</w:t>
            </w:r>
            <w:r>
              <w:rPr>
                <w:noProof/>
                <w:webHidden/>
              </w:rPr>
              <w:tab/>
            </w:r>
            <w:r>
              <w:rPr>
                <w:noProof/>
                <w:webHidden/>
              </w:rPr>
              <w:fldChar w:fldCharType="begin"/>
            </w:r>
            <w:r>
              <w:rPr>
                <w:noProof/>
                <w:webHidden/>
              </w:rPr>
              <w:instrText xml:space="preserve"> PAGEREF _Toc331084091 \h </w:instrText>
            </w:r>
            <w:r>
              <w:rPr>
                <w:noProof/>
                <w:webHidden/>
              </w:rPr>
            </w:r>
            <w:r>
              <w:rPr>
                <w:noProof/>
                <w:webHidden/>
              </w:rPr>
              <w:fldChar w:fldCharType="separate"/>
            </w:r>
            <w:r>
              <w:rPr>
                <w:noProof/>
                <w:webHidden/>
              </w:rPr>
              <w:t>17</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092" w:history="1">
            <w:r w:rsidRPr="00A52B01">
              <w:rPr>
                <w:rStyle w:val="Hyperlink"/>
                <w:noProof/>
              </w:rPr>
              <w:t>5.1.2</w:t>
            </w:r>
            <w:r>
              <w:rPr>
                <w:rFonts w:asciiTheme="minorHAnsi" w:eastAsiaTheme="minorEastAsia" w:hAnsiTheme="minorHAnsi" w:cstheme="minorBidi"/>
                <w:noProof/>
                <w:sz w:val="22"/>
                <w:szCs w:val="22"/>
              </w:rPr>
              <w:tab/>
            </w:r>
            <w:r w:rsidRPr="00A52B01">
              <w:rPr>
                <w:rStyle w:val="Hyperlink"/>
                <w:noProof/>
              </w:rPr>
              <w:t>Security Levels</w:t>
            </w:r>
            <w:r>
              <w:rPr>
                <w:noProof/>
                <w:webHidden/>
              </w:rPr>
              <w:tab/>
            </w:r>
            <w:r>
              <w:rPr>
                <w:noProof/>
                <w:webHidden/>
              </w:rPr>
              <w:fldChar w:fldCharType="begin"/>
            </w:r>
            <w:r>
              <w:rPr>
                <w:noProof/>
                <w:webHidden/>
              </w:rPr>
              <w:instrText xml:space="preserve"> PAGEREF _Toc331084092 \h </w:instrText>
            </w:r>
            <w:r>
              <w:rPr>
                <w:noProof/>
                <w:webHidden/>
              </w:rPr>
            </w:r>
            <w:r>
              <w:rPr>
                <w:noProof/>
                <w:webHidden/>
              </w:rPr>
              <w:fldChar w:fldCharType="separate"/>
            </w:r>
            <w:r>
              <w:rPr>
                <w:noProof/>
                <w:webHidden/>
              </w:rPr>
              <w:t>18</w:t>
            </w:r>
            <w:r>
              <w:rPr>
                <w:noProof/>
                <w:webHidden/>
              </w:rPr>
              <w:fldChar w:fldCharType="end"/>
            </w:r>
          </w:hyperlink>
        </w:p>
        <w:p w:rsidR="00D276DE" w:rsidRDefault="00D276DE">
          <w:pPr>
            <w:pStyle w:val="TOC2"/>
            <w:tabs>
              <w:tab w:val="left" w:pos="800"/>
              <w:tab w:val="right" w:leader="dot" w:pos="9771"/>
            </w:tabs>
            <w:rPr>
              <w:rFonts w:asciiTheme="minorHAnsi" w:eastAsiaTheme="minorEastAsia" w:hAnsiTheme="minorHAnsi" w:cstheme="minorBidi"/>
              <w:noProof/>
              <w:sz w:val="22"/>
              <w:szCs w:val="22"/>
            </w:rPr>
          </w:pPr>
          <w:hyperlink w:anchor="_Toc331084093" w:history="1">
            <w:r w:rsidRPr="00A52B01">
              <w:rPr>
                <w:rStyle w:val="Hyperlink"/>
                <w:noProof/>
              </w:rPr>
              <w:t>5.2</w:t>
            </w:r>
            <w:r>
              <w:rPr>
                <w:rFonts w:asciiTheme="minorHAnsi" w:eastAsiaTheme="minorEastAsia" w:hAnsiTheme="minorHAnsi" w:cstheme="minorBidi"/>
                <w:noProof/>
                <w:sz w:val="22"/>
                <w:szCs w:val="22"/>
              </w:rPr>
              <w:tab/>
            </w:r>
            <w:r w:rsidRPr="00A52B01">
              <w:rPr>
                <w:rStyle w:val="Hyperlink"/>
                <w:noProof/>
              </w:rPr>
              <w:t>High Level Description</w:t>
            </w:r>
            <w:r>
              <w:rPr>
                <w:noProof/>
                <w:webHidden/>
              </w:rPr>
              <w:tab/>
            </w:r>
            <w:r>
              <w:rPr>
                <w:noProof/>
                <w:webHidden/>
              </w:rPr>
              <w:fldChar w:fldCharType="begin"/>
            </w:r>
            <w:r>
              <w:rPr>
                <w:noProof/>
                <w:webHidden/>
              </w:rPr>
              <w:instrText xml:space="preserve"> PAGEREF _Toc331084093 \h </w:instrText>
            </w:r>
            <w:r>
              <w:rPr>
                <w:noProof/>
                <w:webHidden/>
              </w:rPr>
            </w:r>
            <w:r>
              <w:rPr>
                <w:noProof/>
                <w:webHidden/>
              </w:rPr>
              <w:fldChar w:fldCharType="separate"/>
            </w:r>
            <w:r>
              <w:rPr>
                <w:noProof/>
                <w:webHidden/>
              </w:rPr>
              <w:t>19</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094" w:history="1">
            <w:r w:rsidRPr="00A52B01">
              <w:rPr>
                <w:rStyle w:val="Hyperlink"/>
                <w:noProof/>
              </w:rPr>
              <w:t>5.2.1</w:t>
            </w:r>
            <w:r>
              <w:rPr>
                <w:rFonts w:asciiTheme="minorHAnsi" w:eastAsiaTheme="minorEastAsia" w:hAnsiTheme="minorHAnsi" w:cstheme="minorBidi"/>
                <w:noProof/>
                <w:sz w:val="22"/>
                <w:szCs w:val="22"/>
              </w:rPr>
              <w:tab/>
            </w:r>
            <w:r w:rsidRPr="00A52B01">
              <w:rPr>
                <w:rStyle w:val="Hyperlink"/>
                <w:noProof/>
              </w:rPr>
              <w:t>General static view</w:t>
            </w:r>
            <w:r>
              <w:rPr>
                <w:noProof/>
                <w:webHidden/>
              </w:rPr>
              <w:tab/>
            </w:r>
            <w:r>
              <w:rPr>
                <w:noProof/>
                <w:webHidden/>
              </w:rPr>
              <w:fldChar w:fldCharType="begin"/>
            </w:r>
            <w:r>
              <w:rPr>
                <w:noProof/>
                <w:webHidden/>
              </w:rPr>
              <w:instrText xml:space="preserve"> PAGEREF _Toc331084094 \h </w:instrText>
            </w:r>
            <w:r>
              <w:rPr>
                <w:noProof/>
                <w:webHidden/>
              </w:rPr>
            </w:r>
            <w:r>
              <w:rPr>
                <w:noProof/>
                <w:webHidden/>
              </w:rPr>
              <w:fldChar w:fldCharType="separate"/>
            </w:r>
            <w:r>
              <w:rPr>
                <w:noProof/>
                <w:webHidden/>
              </w:rPr>
              <w:t>19</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095" w:history="1">
            <w:r w:rsidRPr="00A52B01">
              <w:rPr>
                <w:rStyle w:val="Hyperlink"/>
                <w:noProof/>
              </w:rPr>
              <w:t>5.2.1.1</w:t>
            </w:r>
            <w:r>
              <w:rPr>
                <w:rFonts w:asciiTheme="minorHAnsi" w:eastAsiaTheme="minorEastAsia" w:hAnsiTheme="minorHAnsi" w:cstheme="minorBidi"/>
                <w:noProof/>
                <w:sz w:val="22"/>
                <w:szCs w:val="22"/>
              </w:rPr>
              <w:tab/>
            </w:r>
            <w:r w:rsidRPr="00A52B01">
              <w:rPr>
                <w:rStyle w:val="Hyperlink"/>
                <w:noProof/>
              </w:rPr>
              <w:t>CryptographicHash</w:t>
            </w:r>
            <w:r>
              <w:rPr>
                <w:noProof/>
                <w:webHidden/>
              </w:rPr>
              <w:tab/>
            </w:r>
            <w:r>
              <w:rPr>
                <w:noProof/>
                <w:webHidden/>
              </w:rPr>
              <w:fldChar w:fldCharType="begin"/>
            </w:r>
            <w:r>
              <w:rPr>
                <w:noProof/>
                <w:webHidden/>
              </w:rPr>
              <w:instrText xml:space="preserve"> PAGEREF _Toc331084095 \h </w:instrText>
            </w:r>
            <w:r>
              <w:rPr>
                <w:noProof/>
                <w:webHidden/>
              </w:rPr>
            </w:r>
            <w:r>
              <w:rPr>
                <w:noProof/>
                <w:webHidden/>
              </w:rPr>
              <w:fldChar w:fldCharType="separate"/>
            </w:r>
            <w:r>
              <w:rPr>
                <w:noProof/>
                <w:webHidden/>
              </w:rPr>
              <w:t>19</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096" w:history="1">
            <w:r w:rsidRPr="00A52B01">
              <w:rPr>
                <w:rStyle w:val="Hyperlink"/>
                <w:noProof/>
              </w:rPr>
              <w:t>5.2.1.2</w:t>
            </w:r>
            <w:r>
              <w:rPr>
                <w:rFonts w:asciiTheme="minorHAnsi" w:eastAsiaTheme="minorEastAsia" w:hAnsiTheme="minorHAnsi" w:cstheme="minorBidi"/>
                <w:noProof/>
                <w:sz w:val="22"/>
                <w:szCs w:val="22"/>
              </w:rPr>
              <w:tab/>
            </w:r>
            <w:r w:rsidRPr="00A52B01">
              <w:rPr>
                <w:rStyle w:val="Hyperlink"/>
                <w:noProof/>
              </w:rPr>
              <w:t>UniversalHash</w:t>
            </w:r>
            <w:r>
              <w:rPr>
                <w:noProof/>
                <w:webHidden/>
              </w:rPr>
              <w:tab/>
            </w:r>
            <w:r>
              <w:rPr>
                <w:noProof/>
                <w:webHidden/>
              </w:rPr>
              <w:fldChar w:fldCharType="begin"/>
            </w:r>
            <w:r>
              <w:rPr>
                <w:noProof/>
                <w:webHidden/>
              </w:rPr>
              <w:instrText xml:space="preserve"> PAGEREF _Toc331084096 \h </w:instrText>
            </w:r>
            <w:r>
              <w:rPr>
                <w:noProof/>
                <w:webHidden/>
              </w:rPr>
            </w:r>
            <w:r>
              <w:rPr>
                <w:noProof/>
                <w:webHidden/>
              </w:rPr>
              <w:fldChar w:fldCharType="separate"/>
            </w:r>
            <w:r>
              <w:rPr>
                <w:noProof/>
                <w:webHidden/>
              </w:rPr>
              <w:t>19</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097" w:history="1">
            <w:r w:rsidRPr="00A52B01">
              <w:rPr>
                <w:rStyle w:val="Hyperlink"/>
                <w:noProof/>
              </w:rPr>
              <w:t>5.2.1.3</w:t>
            </w:r>
            <w:r>
              <w:rPr>
                <w:rFonts w:asciiTheme="minorHAnsi" w:eastAsiaTheme="minorEastAsia" w:hAnsiTheme="minorHAnsi" w:cstheme="minorBidi"/>
                <w:noProof/>
                <w:sz w:val="22"/>
                <w:szCs w:val="22"/>
              </w:rPr>
              <w:tab/>
            </w:r>
            <w:r w:rsidRPr="00A52B01">
              <w:rPr>
                <w:rStyle w:val="Hyperlink"/>
                <w:noProof/>
              </w:rPr>
              <w:t>PseudorandomFunction</w:t>
            </w:r>
            <w:r>
              <w:rPr>
                <w:noProof/>
                <w:webHidden/>
              </w:rPr>
              <w:tab/>
            </w:r>
            <w:r>
              <w:rPr>
                <w:noProof/>
                <w:webHidden/>
              </w:rPr>
              <w:fldChar w:fldCharType="begin"/>
            </w:r>
            <w:r>
              <w:rPr>
                <w:noProof/>
                <w:webHidden/>
              </w:rPr>
              <w:instrText xml:space="preserve"> PAGEREF _Toc331084097 \h </w:instrText>
            </w:r>
            <w:r>
              <w:rPr>
                <w:noProof/>
                <w:webHidden/>
              </w:rPr>
            </w:r>
            <w:r>
              <w:rPr>
                <w:noProof/>
                <w:webHidden/>
              </w:rPr>
              <w:fldChar w:fldCharType="separate"/>
            </w:r>
            <w:r>
              <w:rPr>
                <w:noProof/>
                <w:webHidden/>
              </w:rPr>
              <w:t>20</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098" w:history="1">
            <w:r w:rsidRPr="00A52B01">
              <w:rPr>
                <w:rStyle w:val="Hyperlink"/>
                <w:noProof/>
              </w:rPr>
              <w:t>5.2.1.4</w:t>
            </w:r>
            <w:r>
              <w:rPr>
                <w:rFonts w:asciiTheme="minorHAnsi" w:eastAsiaTheme="minorEastAsia" w:hAnsiTheme="minorHAnsi" w:cstheme="minorBidi"/>
                <w:noProof/>
                <w:sz w:val="22"/>
                <w:szCs w:val="22"/>
              </w:rPr>
              <w:tab/>
            </w:r>
            <w:r w:rsidRPr="00A52B01">
              <w:rPr>
                <w:rStyle w:val="Hyperlink"/>
                <w:noProof/>
              </w:rPr>
              <w:t>PseudorandomGenerator</w:t>
            </w:r>
            <w:r>
              <w:rPr>
                <w:noProof/>
                <w:webHidden/>
              </w:rPr>
              <w:tab/>
            </w:r>
            <w:r>
              <w:rPr>
                <w:noProof/>
                <w:webHidden/>
              </w:rPr>
              <w:fldChar w:fldCharType="begin"/>
            </w:r>
            <w:r>
              <w:rPr>
                <w:noProof/>
                <w:webHidden/>
              </w:rPr>
              <w:instrText xml:space="preserve"> PAGEREF _Toc331084098 \h </w:instrText>
            </w:r>
            <w:r>
              <w:rPr>
                <w:noProof/>
                <w:webHidden/>
              </w:rPr>
            </w:r>
            <w:r>
              <w:rPr>
                <w:noProof/>
                <w:webHidden/>
              </w:rPr>
              <w:fldChar w:fldCharType="separate"/>
            </w:r>
            <w:r>
              <w:rPr>
                <w:noProof/>
                <w:webHidden/>
              </w:rPr>
              <w:t>20</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099" w:history="1">
            <w:r w:rsidRPr="00A52B01">
              <w:rPr>
                <w:rStyle w:val="Hyperlink"/>
                <w:noProof/>
              </w:rPr>
              <w:t>5.2.1.5</w:t>
            </w:r>
            <w:r>
              <w:rPr>
                <w:rFonts w:asciiTheme="minorHAnsi" w:eastAsiaTheme="minorEastAsia" w:hAnsiTheme="minorHAnsi" w:cstheme="minorBidi"/>
                <w:noProof/>
                <w:sz w:val="22"/>
                <w:szCs w:val="22"/>
              </w:rPr>
              <w:tab/>
            </w:r>
            <w:r w:rsidRPr="00A52B01">
              <w:rPr>
                <w:rStyle w:val="Hyperlink"/>
                <w:noProof/>
              </w:rPr>
              <w:t>TrapdoorPermutation</w:t>
            </w:r>
            <w:r>
              <w:rPr>
                <w:noProof/>
                <w:webHidden/>
              </w:rPr>
              <w:tab/>
            </w:r>
            <w:r>
              <w:rPr>
                <w:noProof/>
                <w:webHidden/>
              </w:rPr>
              <w:fldChar w:fldCharType="begin"/>
            </w:r>
            <w:r>
              <w:rPr>
                <w:noProof/>
                <w:webHidden/>
              </w:rPr>
              <w:instrText xml:space="preserve"> PAGEREF _Toc331084099 \h </w:instrText>
            </w:r>
            <w:r>
              <w:rPr>
                <w:noProof/>
                <w:webHidden/>
              </w:rPr>
            </w:r>
            <w:r>
              <w:rPr>
                <w:noProof/>
                <w:webHidden/>
              </w:rPr>
              <w:fldChar w:fldCharType="separate"/>
            </w:r>
            <w:r>
              <w:rPr>
                <w:noProof/>
                <w:webHidden/>
              </w:rPr>
              <w:t>21</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00" w:history="1">
            <w:r w:rsidRPr="00A52B01">
              <w:rPr>
                <w:rStyle w:val="Hyperlink"/>
                <w:noProof/>
              </w:rPr>
              <w:t>5.2.1.6</w:t>
            </w:r>
            <w:r>
              <w:rPr>
                <w:rFonts w:asciiTheme="minorHAnsi" w:eastAsiaTheme="minorEastAsia" w:hAnsiTheme="minorHAnsi" w:cstheme="minorBidi"/>
                <w:noProof/>
                <w:sz w:val="22"/>
                <w:szCs w:val="22"/>
              </w:rPr>
              <w:tab/>
            </w:r>
            <w:r w:rsidRPr="00A52B01">
              <w:rPr>
                <w:rStyle w:val="Hyperlink"/>
                <w:noProof/>
              </w:rPr>
              <w:t>DlogGroup</w:t>
            </w:r>
            <w:r>
              <w:rPr>
                <w:noProof/>
                <w:webHidden/>
              </w:rPr>
              <w:tab/>
            </w:r>
            <w:r>
              <w:rPr>
                <w:noProof/>
                <w:webHidden/>
              </w:rPr>
              <w:fldChar w:fldCharType="begin"/>
            </w:r>
            <w:r>
              <w:rPr>
                <w:noProof/>
                <w:webHidden/>
              </w:rPr>
              <w:instrText xml:space="preserve"> PAGEREF _Toc331084100 \h </w:instrText>
            </w:r>
            <w:r>
              <w:rPr>
                <w:noProof/>
                <w:webHidden/>
              </w:rPr>
            </w:r>
            <w:r>
              <w:rPr>
                <w:noProof/>
                <w:webHidden/>
              </w:rPr>
              <w:fldChar w:fldCharType="separate"/>
            </w:r>
            <w:r>
              <w:rPr>
                <w:noProof/>
                <w:webHidden/>
              </w:rPr>
              <w:t>21</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01" w:history="1">
            <w:r w:rsidRPr="00A52B01">
              <w:rPr>
                <w:rStyle w:val="Hyperlink"/>
                <w:noProof/>
              </w:rPr>
              <w:t>5.2.1.7</w:t>
            </w:r>
            <w:r>
              <w:rPr>
                <w:rFonts w:asciiTheme="minorHAnsi" w:eastAsiaTheme="minorEastAsia" w:hAnsiTheme="minorHAnsi" w:cstheme="minorBidi"/>
                <w:noProof/>
                <w:sz w:val="22"/>
                <w:szCs w:val="22"/>
              </w:rPr>
              <w:tab/>
            </w:r>
            <w:r w:rsidRPr="00A52B01">
              <w:rPr>
                <w:rStyle w:val="Hyperlink"/>
                <w:noProof/>
              </w:rPr>
              <w:t>KeyDerivationFunction</w:t>
            </w:r>
            <w:r>
              <w:rPr>
                <w:noProof/>
                <w:webHidden/>
              </w:rPr>
              <w:tab/>
            </w:r>
            <w:r>
              <w:rPr>
                <w:noProof/>
                <w:webHidden/>
              </w:rPr>
              <w:fldChar w:fldCharType="begin"/>
            </w:r>
            <w:r>
              <w:rPr>
                <w:noProof/>
                <w:webHidden/>
              </w:rPr>
              <w:instrText xml:space="preserve"> PAGEREF _Toc331084101 \h </w:instrText>
            </w:r>
            <w:r>
              <w:rPr>
                <w:noProof/>
                <w:webHidden/>
              </w:rPr>
            </w:r>
            <w:r>
              <w:rPr>
                <w:noProof/>
                <w:webHidden/>
              </w:rPr>
              <w:fldChar w:fldCharType="separate"/>
            </w:r>
            <w:r>
              <w:rPr>
                <w:noProof/>
                <w:webHidden/>
              </w:rPr>
              <w:t>22</w:t>
            </w:r>
            <w:r>
              <w:rPr>
                <w:noProof/>
                <w:webHidden/>
              </w:rPr>
              <w:fldChar w:fldCharType="end"/>
            </w:r>
          </w:hyperlink>
        </w:p>
        <w:p w:rsidR="00D276DE" w:rsidRDefault="00D276DE">
          <w:pPr>
            <w:pStyle w:val="TOC2"/>
            <w:tabs>
              <w:tab w:val="left" w:pos="800"/>
              <w:tab w:val="right" w:leader="dot" w:pos="9771"/>
            </w:tabs>
            <w:rPr>
              <w:rFonts w:asciiTheme="minorHAnsi" w:eastAsiaTheme="minorEastAsia" w:hAnsiTheme="minorHAnsi" w:cstheme="minorBidi"/>
              <w:noProof/>
              <w:sz w:val="22"/>
              <w:szCs w:val="22"/>
            </w:rPr>
          </w:pPr>
          <w:hyperlink w:anchor="_Toc331084105" w:history="1">
            <w:r w:rsidRPr="00A52B01">
              <w:rPr>
                <w:rStyle w:val="Hyperlink"/>
                <w:noProof/>
              </w:rPr>
              <w:t>5.3</w:t>
            </w:r>
            <w:r>
              <w:rPr>
                <w:rFonts w:asciiTheme="minorHAnsi" w:eastAsiaTheme="minorEastAsia" w:hAnsiTheme="minorHAnsi" w:cstheme="minorBidi"/>
                <w:noProof/>
                <w:sz w:val="22"/>
                <w:szCs w:val="22"/>
              </w:rPr>
              <w:tab/>
            </w:r>
            <w:r w:rsidRPr="00A52B01">
              <w:rPr>
                <w:rStyle w:val="Hyperlink"/>
                <w:noProof/>
              </w:rPr>
              <w:t>Detailed Description</w:t>
            </w:r>
            <w:r>
              <w:rPr>
                <w:noProof/>
                <w:webHidden/>
              </w:rPr>
              <w:tab/>
            </w:r>
            <w:r>
              <w:rPr>
                <w:noProof/>
                <w:webHidden/>
              </w:rPr>
              <w:fldChar w:fldCharType="begin"/>
            </w:r>
            <w:r>
              <w:rPr>
                <w:noProof/>
                <w:webHidden/>
              </w:rPr>
              <w:instrText xml:space="preserve"> PAGEREF _Toc331084105 \h </w:instrText>
            </w:r>
            <w:r>
              <w:rPr>
                <w:noProof/>
                <w:webHidden/>
              </w:rPr>
            </w:r>
            <w:r>
              <w:rPr>
                <w:noProof/>
                <w:webHidden/>
              </w:rPr>
              <w:fldChar w:fldCharType="separate"/>
            </w:r>
            <w:r>
              <w:rPr>
                <w:noProof/>
                <w:webHidden/>
              </w:rPr>
              <w:t>23</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106" w:history="1">
            <w:r w:rsidRPr="00A52B01">
              <w:rPr>
                <w:rStyle w:val="Hyperlink"/>
                <w:noProof/>
              </w:rPr>
              <w:t>5.3.1</w:t>
            </w:r>
            <w:r>
              <w:rPr>
                <w:rFonts w:asciiTheme="minorHAnsi" w:eastAsiaTheme="minorEastAsia" w:hAnsiTheme="minorHAnsi" w:cstheme="minorBidi"/>
                <w:noProof/>
                <w:sz w:val="22"/>
                <w:szCs w:val="22"/>
              </w:rPr>
              <w:tab/>
            </w:r>
            <w:r w:rsidRPr="00A52B01">
              <w:rPr>
                <w:rStyle w:val="Hyperlink"/>
                <w:noProof/>
              </w:rPr>
              <w:t>CryptographicHash</w:t>
            </w:r>
            <w:r>
              <w:rPr>
                <w:noProof/>
                <w:webHidden/>
              </w:rPr>
              <w:tab/>
            </w:r>
            <w:r>
              <w:rPr>
                <w:noProof/>
                <w:webHidden/>
              </w:rPr>
              <w:fldChar w:fldCharType="begin"/>
            </w:r>
            <w:r>
              <w:rPr>
                <w:noProof/>
                <w:webHidden/>
              </w:rPr>
              <w:instrText xml:space="preserve"> PAGEREF _Toc331084106 \h </w:instrText>
            </w:r>
            <w:r>
              <w:rPr>
                <w:noProof/>
                <w:webHidden/>
              </w:rPr>
            </w:r>
            <w:r>
              <w:rPr>
                <w:noProof/>
                <w:webHidden/>
              </w:rPr>
              <w:fldChar w:fldCharType="separate"/>
            </w:r>
            <w:r>
              <w:rPr>
                <w:noProof/>
                <w:webHidden/>
              </w:rPr>
              <w:t>23</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07" w:history="1">
            <w:r w:rsidRPr="00A52B01">
              <w:rPr>
                <w:rStyle w:val="Hyperlink"/>
                <w:noProof/>
              </w:rPr>
              <w:t>5.3.1.1</w:t>
            </w:r>
            <w:r>
              <w:rPr>
                <w:rFonts w:asciiTheme="minorHAnsi" w:eastAsiaTheme="minorEastAsia" w:hAnsiTheme="minorHAnsi" w:cstheme="minorBidi"/>
                <w:noProof/>
                <w:sz w:val="22"/>
                <w:szCs w:val="22"/>
              </w:rPr>
              <w:tab/>
            </w:r>
            <w:r w:rsidRPr="00A52B01">
              <w:rPr>
                <w:rStyle w:val="Hyperlink"/>
                <w:noProof/>
              </w:rPr>
              <w:t>Static View</w:t>
            </w:r>
            <w:r>
              <w:rPr>
                <w:noProof/>
                <w:webHidden/>
              </w:rPr>
              <w:tab/>
            </w:r>
            <w:r>
              <w:rPr>
                <w:noProof/>
                <w:webHidden/>
              </w:rPr>
              <w:fldChar w:fldCharType="begin"/>
            </w:r>
            <w:r>
              <w:rPr>
                <w:noProof/>
                <w:webHidden/>
              </w:rPr>
              <w:instrText xml:space="preserve"> PAGEREF _Toc331084107 \h </w:instrText>
            </w:r>
            <w:r>
              <w:rPr>
                <w:noProof/>
                <w:webHidden/>
              </w:rPr>
            </w:r>
            <w:r>
              <w:rPr>
                <w:noProof/>
                <w:webHidden/>
              </w:rPr>
              <w:fldChar w:fldCharType="separate"/>
            </w:r>
            <w:r>
              <w:rPr>
                <w:noProof/>
                <w:webHidden/>
              </w:rPr>
              <w:t>23</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08" w:history="1">
            <w:r w:rsidRPr="00A52B01">
              <w:rPr>
                <w:rStyle w:val="Hyperlink"/>
                <w:noProof/>
              </w:rPr>
              <w:t>5.3.1.2</w:t>
            </w:r>
            <w:r>
              <w:rPr>
                <w:rFonts w:asciiTheme="minorHAnsi" w:eastAsiaTheme="minorEastAsia" w:hAnsiTheme="minorHAnsi" w:cstheme="minorBidi"/>
                <w:noProof/>
                <w:sz w:val="22"/>
                <w:szCs w:val="22"/>
              </w:rPr>
              <w:tab/>
            </w:r>
            <w:r w:rsidRPr="00A52B01">
              <w:rPr>
                <w:rStyle w:val="Hyperlink"/>
                <w:noProof/>
              </w:rPr>
              <w:t>Dynamic View</w:t>
            </w:r>
            <w:r>
              <w:rPr>
                <w:noProof/>
                <w:webHidden/>
              </w:rPr>
              <w:tab/>
            </w:r>
            <w:r>
              <w:rPr>
                <w:noProof/>
                <w:webHidden/>
              </w:rPr>
              <w:fldChar w:fldCharType="begin"/>
            </w:r>
            <w:r>
              <w:rPr>
                <w:noProof/>
                <w:webHidden/>
              </w:rPr>
              <w:instrText xml:space="preserve"> PAGEREF _Toc331084108 \h </w:instrText>
            </w:r>
            <w:r>
              <w:rPr>
                <w:noProof/>
                <w:webHidden/>
              </w:rPr>
            </w:r>
            <w:r>
              <w:rPr>
                <w:noProof/>
                <w:webHidden/>
              </w:rPr>
              <w:fldChar w:fldCharType="separate"/>
            </w:r>
            <w:r>
              <w:rPr>
                <w:noProof/>
                <w:webHidden/>
              </w:rPr>
              <w:t>24</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09" w:history="1">
            <w:r w:rsidRPr="00A52B01">
              <w:rPr>
                <w:rStyle w:val="Hyperlink"/>
                <w:noProof/>
              </w:rPr>
              <w:t>5.3.1.3</w:t>
            </w:r>
            <w:r>
              <w:rPr>
                <w:rFonts w:asciiTheme="minorHAnsi" w:eastAsiaTheme="minorEastAsia" w:hAnsiTheme="minorHAnsi" w:cstheme="minorBidi"/>
                <w:noProof/>
                <w:sz w:val="22"/>
                <w:szCs w:val="22"/>
              </w:rPr>
              <w:tab/>
            </w:r>
            <w:r w:rsidRPr="00A52B01">
              <w:rPr>
                <w:rStyle w:val="Hyperlink"/>
                <w:noProof/>
              </w:rPr>
              <w:t>Usage</w:t>
            </w:r>
            <w:r>
              <w:rPr>
                <w:noProof/>
                <w:webHidden/>
              </w:rPr>
              <w:tab/>
            </w:r>
            <w:r>
              <w:rPr>
                <w:noProof/>
                <w:webHidden/>
              </w:rPr>
              <w:fldChar w:fldCharType="begin"/>
            </w:r>
            <w:r>
              <w:rPr>
                <w:noProof/>
                <w:webHidden/>
              </w:rPr>
              <w:instrText xml:space="preserve"> PAGEREF _Toc331084109 \h </w:instrText>
            </w:r>
            <w:r>
              <w:rPr>
                <w:noProof/>
                <w:webHidden/>
              </w:rPr>
            </w:r>
            <w:r>
              <w:rPr>
                <w:noProof/>
                <w:webHidden/>
              </w:rPr>
              <w:fldChar w:fldCharType="separate"/>
            </w:r>
            <w:r>
              <w:rPr>
                <w:noProof/>
                <w:webHidden/>
              </w:rPr>
              <w:t>24</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110" w:history="1">
            <w:r w:rsidRPr="00A52B01">
              <w:rPr>
                <w:rStyle w:val="Hyperlink"/>
                <w:noProof/>
              </w:rPr>
              <w:t>5.3.2</w:t>
            </w:r>
            <w:r>
              <w:rPr>
                <w:rFonts w:asciiTheme="minorHAnsi" w:eastAsiaTheme="minorEastAsia" w:hAnsiTheme="minorHAnsi" w:cstheme="minorBidi"/>
                <w:noProof/>
                <w:sz w:val="22"/>
                <w:szCs w:val="22"/>
              </w:rPr>
              <w:tab/>
            </w:r>
            <w:r w:rsidRPr="00A52B01">
              <w:rPr>
                <w:rStyle w:val="Hyperlink"/>
                <w:noProof/>
              </w:rPr>
              <w:t>Universal hash</w:t>
            </w:r>
            <w:r>
              <w:rPr>
                <w:noProof/>
                <w:webHidden/>
              </w:rPr>
              <w:tab/>
            </w:r>
            <w:r>
              <w:rPr>
                <w:noProof/>
                <w:webHidden/>
              </w:rPr>
              <w:fldChar w:fldCharType="begin"/>
            </w:r>
            <w:r>
              <w:rPr>
                <w:noProof/>
                <w:webHidden/>
              </w:rPr>
              <w:instrText xml:space="preserve"> PAGEREF _Toc331084110 \h </w:instrText>
            </w:r>
            <w:r>
              <w:rPr>
                <w:noProof/>
                <w:webHidden/>
              </w:rPr>
            </w:r>
            <w:r>
              <w:rPr>
                <w:noProof/>
                <w:webHidden/>
              </w:rPr>
              <w:fldChar w:fldCharType="separate"/>
            </w:r>
            <w:r>
              <w:rPr>
                <w:noProof/>
                <w:webHidden/>
              </w:rPr>
              <w:t>25</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11" w:history="1">
            <w:r w:rsidRPr="00A52B01">
              <w:rPr>
                <w:rStyle w:val="Hyperlink"/>
                <w:noProof/>
              </w:rPr>
              <w:t>5.3.2.1</w:t>
            </w:r>
            <w:r>
              <w:rPr>
                <w:rFonts w:asciiTheme="minorHAnsi" w:eastAsiaTheme="minorEastAsia" w:hAnsiTheme="minorHAnsi" w:cstheme="minorBidi"/>
                <w:noProof/>
                <w:sz w:val="22"/>
                <w:szCs w:val="22"/>
              </w:rPr>
              <w:tab/>
            </w:r>
            <w:r w:rsidRPr="00A52B01">
              <w:rPr>
                <w:rStyle w:val="Hyperlink"/>
                <w:noProof/>
              </w:rPr>
              <w:t>Static View</w:t>
            </w:r>
            <w:r>
              <w:rPr>
                <w:noProof/>
                <w:webHidden/>
              </w:rPr>
              <w:tab/>
            </w:r>
            <w:r>
              <w:rPr>
                <w:noProof/>
                <w:webHidden/>
              </w:rPr>
              <w:fldChar w:fldCharType="begin"/>
            </w:r>
            <w:r>
              <w:rPr>
                <w:noProof/>
                <w:webHidden/>
              </w:rPr>
              <w:instrText xml:space="preserve"> PAGEREF _Toc331084111 \h </w:instrText>
            </w:r>
            <w:r>
              <w:rPr>
                <w:noProof/>
                <w:webHidden/>
              </w:rPr>
            </w:r>
            <w:r>
              <w:rPr>
                <w:noProof/>
                <w:webHidden/>
              </w:rPr>
              <w:fldChar w:fldCharType="separate"/>
            </w:r>
            <w:r>
              <w:rPr>
                <w:noProof/>
                <w:webHidden/>
              </w:rPr>
              <w:t>25</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12" w:history="1">
            <w:r w:rsidRPr="00A52B01">
              <w:rPr>
                <w:rStyle w:val="Hyperlink"/>
                <w:noProof/>
              </w:rPr>
              <w:t>5.3.2.2</w:t>
            </w:r>
            <w:r>
              <w:rPr>
                <w:rFonts w:asciiTheme="minorHAnsi" w:eastAsiaTheme="minorEastAsia" w:hAnsiTheme="minorHAnsi" w:cstheme="minorBidi"/>
                <w:noProof/>
                <w:sz w:val="22"/>
                <w:szCs w:val="22"/>
              </w:rPr>
              <w:tab/>
            </w:r>
            <w:r w:rsidRPr="00A52B01">
              <w:rPr>
                <w:rStyle w:val="Hyperlink"/>
                <w:noProof/>
              </w:rPr>
              <w:t>Dynamic View</w:t>
            </w:r>
            <w:r>
              <w:rPr>
                <w:noProof/>
                <w:webHidden/>
              </w:rPr>
              <w:tab/>
            </w:r>
            <w:r>
              <w:rPr>
                <w:noProof/>
                <w:webHidden/>
              </w:rPr>
              <w:fldChar w:fldCharType="begin"/>
            </w:r>
            <w:r>
              <w:rPr>
                <w:noProof/>
                <w:webHidden/>
              </w:rPr>
              <w:instrText xml:space="preserve"> PAGEREF _Toc331084112 \h </w:instrText>
            </w:r>
            <w:r>
              <w:rPr>
                <w:noProof/>
                <w:webHidden/>
              </w:rPr>
            </w:r>
            <w:r>
              <w:rPr>
                <w:noProof/>
                <w:webHidden/>
              </w:rPr>
              <w:fldChar w:fldCharType="separate"/>
            </w:r>
            <w:r>
              <w:rPr>
                <w:noProof/>
                <w:webHidden/>
              </w:rPr>
              <w:t>26</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13" w:history="1">
            <w:r w:rsidRPr="00A52B01">
              <w:rPr>
                <w:rStyle w:val="Hyperlink"/>
                <w:noProof/>
              </w:rPr>
              <w:t>5.3.2.3</w:t>
            </w:r>
            <w:r>
              <w:rPr>
                <w:rFonts w:asciiTheme="minorHAnsi" w:eastAsiaTheme="minorEastAsia" w:hAnsiTheme="minorHAnsi" w:cstheme="minorBidi"/>
                <w:noProof/>
                <w:sz w:val="22"/>
                <w:szCs w:val="22"/>
              </w:rPr>
              <w:tab/>
            </w:r>
            <w:r w:rsidRPr="00A52B01">
              <w:rPr>
                <w:rStyle w:val="Hyperlink"/>
                <w:noProof/>
              </w:rPr>
              <w:t>Usage</w:t>
            </w:r>
            <w:r>
              <w:rPr>
                <w:noProof/>
                <w:webHidden/>
              </w:rPr>
              <w:tab/>
            </w:r>
            <w:r>
              <w:rPr>
                <w:noProof/>
                <w:webHidden/>
              </w:rPr>
              <w:fldChar w:fldCharType="begin"/>
            </w:r>
            <w:r>
              <w:rPr>
                <w:noProof/>
                <w:webHidden/>
              </w:rPr>
              <w:instrText xml:space="preserve"> PAGEREF _Toc331084113 \h </w:instrText>
            </w:r>
            <w:r>
              <w:rPr>
                <w:noProof/>
                <w:webHidden/>
              </w:rPr>
            </w:r>
            <w:r>
              <w:rPr>
                <w:noProof/>
                <w:webHidden/>
              </w:rPr>
              <w:fldChar w:fldCharType="separate"/>
            </w:r>
            <w:r>
              <w:rPr>
                <w:noProof/>
                <w:webHidden/>
              </w:rPr>
              <w:t>27</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116" w:history="1">
            <w:r w:rsidRPr="00A52B01">
              <w:rPr>
                <w:rStyle w:val="Hyperlink"/>
                <w:noProof/>
              </w:rPr>
              <w:t>5.3.3</w:t>
            </w:r>
            <w:r>
              <w:rPr>
                <w:rFonts w:asciiTheme="minorHAnsi" w:eastAsiaTheme="minorEastAsia" w:hAnsiTheme="minorHAnsi" w:cstheme="minorBidi"/>
                <w:noProof/>
                <w:sz w:val="22"/>
                <w:szCs w:val="22"/>
              </w:rPr>
              <w:tab/>
            </w:r>
            <w:r w:rsidRPr="00A52B01">
              <w:rPr>
                <w:rStyle w:val="Hyperlink"/>
                <w:noProof/>
              </w:rPr>
              <w:t>Pseudorandom Function Family</w:t>
            </w:r>
            <w:r>
              <w:rPr>
                <w:noProof/>
                <w:webHidden/>
              </w:rPr>
              <w:tab/>
            </w:r>
            <w:r>
              <w:rPr>
                <w:noProof/>
                <w:webHidden/>
              </w:rPr>
              <w:fldChar w:fldCharType="begin"/>
            </w:r>
            <w:r>
              <w:rPr>
                <w:noProof/>
                <w:webHidden/>
              </w:rPr>
              <w:instrText xml:space="preserve"> PAGEREF _Toc331084116 \h </w:instrText>
            </w:r>
            <w:r>
              <w:rPr>
                <w:noProof/>
                <w:webHidden/>
              </w:rPr>
            </w:r>
            <w:r>
              <w:rPr>
                <w:noProof/>
                <w:webHidden/>
              </w:rPr>
              <w:fldChar w:fldCharType="separate"/>
            </w:r>
            <w:r>
              <w:rPr>
                <w:noProof/>
                <w:webHidden/>
              </w:rPr>
              <w:t>28</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18" w:history="1">
            <w:r w:rsidRPr="00A52B01">
              <w:rPr>
                <w:rStyle w:val="Hyperlink"/>
                <w:noProof/>
              </w:rPr>
              <w:t>5.3.3.1</w:t>
            </w:r>
            <w:r>
              <w:rPr>
                <w:rFonts w:asciiTheme="minorHAnsi" w:eastAsiaTheme="minorEastAsia" w:hAnsiTheme="minorHAnsi" w:cstheme="minorBidi"/>
                <w:noProof/>
                <w:sz w:val="22"/>
                <w:szCs w:val="22"/>
              </w:rPr>
              <w:tab/>
            </w:r>
            <w:r w:rsidRPr="00A52B01">
              <w:rPr>
                <w:rStyle w:val="Hyperlink"/>
                <w:noProof/>
              </w:rPr>
              <w:t>General Static View of PRF</w:t>
            </w:r>
            <w:r>
              <w:rPr>
                <w:noProof/>
                <w:webHidden/>
              </w:rPr>
              <w:tab/>
            </w:r>
            <w:r>
              <w:rPr>
                <w:noProof/>
                <w:webHidden/>
              </w:rPr>
              <w:fldChar w:fldCharType="begin"/>
            </w:r>
            <w:r>
              <w:rPr>
                <w:noProof/>
                <w:webHidden/>
              </w:rPr>
              <w:instrText xml:space="preserve"> PAGEREF _Toc331084118 \h </w:instrText>
            </w:r>
            <w:r>
              <w:rPr>
                <w:noProof/>
                <w:webHidden/>
              </w:rPr>
            </w:r>
            <w:r>
              <w:rPr>
                <w:noProof/>
                <w:webHidden/>
              </w:rPr>
              <w:fldChar w:fldCharType="separate"/>
            </w:r>
            <w:r>
              <w:rPr>
                <w:noProof/>
                <w:webHidden/>
              </w:rPr>
              <w:t>28</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19" w:history="1">
            <w:r w:rsidRPr="00A52B01">
              <w:rPr>
                <w:rStyle w:val="Hyperlink"/>
                <w:noProof/>
              </w:rPr>
              <w:t>5.3.3.2</w:t>
            </w:r>
            <w:r>
              <w:rPr>
                <w:rFonts w:asciiTheme="minorHAnsi" w:eastAsiaTheme="minorEastAsia" w:hAnsiTheme="minorHAnsi" w:cstheme="minorBidi"/>
                <w:noProof/>
                <w:sz w:val="22"/>
                <w:szCs w:val="22"/>
              </w:rPr>
              <w:tab/>
            </w:r>
            <w:r w:rsidRPr="00A52B01">
              <w:rPr>
                <w:rStyle w:val="Hyperlink"/>
                <w:noProof/>
              </w:rPr>
              <w:t>General Dynamic View of PRF</w:t>
            </w:r>
            <w:r>
              <w:rPr>
                <w:noProof/>
                <w:webHidden/>
              </w:rPr>
              <w:tab/>
            </w:r>
            <w:r>
              <w:rPr>
                <w:noProof/>
                <w:webHidden/>
              </w:rPr>
              <w:fldChar w:fldCharType="begin"/>
            </w:r>
            <w:r>
              <w:rPr>
                <w:noProof/>
                <w:webHidden/>
              </w:rPr>
              <w:instrText xml:space="preserve"> PAGEREF _Toc331084119 \h </w:instrText>
            </w:r>
            <w:r>
              <w:rPr>
                <w:noProof/>
                <w:webHidden/>
              </w:rPr>
            </w:r>
            <w:r>
              <w:rPr>
                <w:noProof/>
                <w:webHidden/>
              </w:rPr>
              <w:fldChar w:fldCharType="separate"/>
            </w:r>
            <w:r>
              <w:rPr>
                <w:noProof/>
                <w:webHidden/>
              </w:rPr>
              <w:t>29</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20" w:history="1">
            <w:r w:rsidRPr="00A52B01">
              <w:rPr>
                <w:rStyle w:val="Hyperlink"/>
                <w:noProof/>
              </w:rPr>
              <w:t>5.3.3.3</w:t>
            </w:r>
            <w:r>
              <w:rPr>
                <w:rFonts w:asciiTheme="minorHAnsi" w:eastAsiaTheme="minorEastAsia" w:hAnsiTheme="minorHAnsi" w:cstheme="minorBidi"/>
                <w:noProof/>
                <w:sz w:val="22"/>
                <w:szCs w:val="22"/>
              </w:rPr>
              <w:tab/>
            </w:r>
            <w:r w:rsidRPr="00A52B01">
              <w:rPr>
                <w:rStyle w:val="Hyperlink"/>
                <w:noProof/>
              </w:rPr>
              <w:t>General Usage of PRF</w:t>
            </w:r>
            <w:r>
              <w:rPr>
                <w:noProof/>
                <w:webHidden/>
              </w:rPr>
              <w:tab/>
            </w:r>
            <w:r>
              <w:rPr>
                <w:noProof/>
                <w:webHidden/>
              </w:rPr>
              <w:fldChar w:fldCharType="begin"/>
            </w:r>
            <w:r>
              <w:rPr>
                <w:noProof/>
                <w:webHidden/>
              </w:rPr>
              <w:instrText xml:space="preserve"> PAGEREF _Toc331084120 \h </w:instrText>
            </w:r>
            <w:r>
              <w:rPr>
                <w:noProof/>
                <w:webHidden/>
              </w:rPr>
            </w:r>
            <w:r>
              <w:rPr>
                <w:noProof/>
                <w:webHidden/>
              </w:rPr>
              <w:fldChar w:fldCharType="separate"/>
            </w:r>
            <w:r>
              <w:rPr>
                <w:noProof/>
                <w:webHidden/>
              </w:rPr>
              <w:t>30</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121" w:history="1">
            <w:r w:rsidRPr="00A52B01">
              <w:rPr>
                <w:rStyle w:val="Hyperlink"/>
                <w:noProof/>
              </w:rPr>
              <w:t>5.3.4</w:t>
            </w:r>
            <w:r>
              <w:rPr>
                <w:rFonts w:asciiTheme="minorHAnsi" w:eastAsiaTheme="minorEastAsia" w:hAnsiTheme="minorHAnsi" w:cstheme="minorBidi"/>
                <w:noProof/>
                <w:sz w:val="22"/>
                <w:szCs w:val="22"/>
              </w:rPr>
              <w:tab/>
            </w:r>
            <w:r w:rsidRPr="00A52B01">
              <w:rPr>
                <w:rStyle w:val="Hyperlink"/>
                <w:noProof/>
              </w:rPr>
              <w:t>Pseudorandom Permutation with Fixed Lengths</w:t>
            </w:r>
            <w:r>
              <w:rPr>
                <w:noProof/>
                <w:webHidden/>
              </w:rPr>
              <w:tab/>
            </w:r>
            <w:r>
              <w:rPr>
                <w:noProof/>
                <w:webHidden/>
              </w:rPr>
              <w:fldChar w:fldCharType="begin"/>
            </w:r>
            <w:r>
              <w:rPr>
                <w:noProof/>
                <w:webHidden/>
              </w:rPr>
              <w:instrText xml:space="preserve"> PAGEREF _Toc331084121 \h </w:instrText>
            </w:r>
            <w:r>
              <w:rPr>
                <w:noProof/>
                <w:webHidden/>
              </w:rPr>
            </w:r>
            <w:r>
              <w:rPr>
                <w:noProof/>
                <w:webHidden/>
              </w:rPr>
              <w:fldChar w:fldCharType="separate"/>
            </w:r>
            <w:r>
              <w:rPr>
                <w:noProof/>
                <w:webHidden/>
              </w:rPr>
              <w:t>31</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23" w:history="1">
            <w:r w:rsidRPr="00A52B01">
              <w:rPr>
                <w:rStyle w:val="Hyperlink"/>
                <w:noProof/>
              </w:rPr>
              <w:t>5.3.4.1</w:t>
            </w:r>
            <w:r>
              <w:rPr>
                <w:rFonts w:asciiTheme="minorHAnsi" w:eastAsiaTheme="minorEastAsia" w:hAnsiTheme="minorHAnsi" w:cstheme="minorBidi"/>
                <w:noProof/>
                <w:sz w:val="22"/>
                <w:szCs w:val="22"/>
              </w:rPr>
              <w:tab/>
            </w:r>
            <w:r w:rsidRPr="00A52B01">
              <w:rPr>
                <w:rStyle w:val="Hyperlink"/>
                <w:noProof/>
              </w:rPr>
              <w:t>General Static View of PRP</w:t>
            </w:r>
            <w:r>
              <w:rPr>
                <w:noProof/>
                <w:webHidden/>
              </w:rPr>
              <w:tab/>
            </w:r>
            <w:r>
              <w:rPr>
                <w:noProof/>
                <w:webHidden/>
              </w:rPr>
              <w:fldChar w:fldCharType="begin"/>
            </w:r>
            <w:r>
              <w:rPr>
                <w:noProof/>
                <w:webHidden/>
              </w:rPr>
              <w:instrText xml:space="preserve"> PAGEREF _Toc331084123 \h </w:instrText>
            </w:r>
            <w:r>
              <w:rPr>
                <w:noProof/>
                <w:webHidden/>
              </w:rPr>
            </w:r>
            <w:r>
              <w:rPr>
                <w:noProof/>
                <w:webHidden/>
              </w:rPr>
              <w:fldChar w:fldCharType="separate"/>
            </w:r>
            <w:r>
              <w:rPr>
                <w:noProof/>
                <w:webHidden/>
              </w:rPr>
              <w:t>31</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24" w:history="1">
            <w:r w:rsidRPr="00A52B01">
              <w:rPr>
                <w:rStyle w:val="Hyperlink"/>
                <w:noProof/>
              </w:rPr>
              <w:t>5.3.4.2</w:t>
            </w:r>
            <w:r>
              <w:rPr>
                <w:rFonts w:asciiTheme="minorHAnsi" w:eastAsiaTheme="minorEastAsia" w:hAnsiTheme="minorHAnsi" w:cstheme="minorBidi"/>
                <w:noProof/>
                <w:sz w:val="22"/>
                <w:szCs w:val="22"/>
              </w:rPr>
              <w:tab/>
            </w:r>
            <w:r w:rsidRPr="00A52B01">
              <w:rPr>
                <w:rStyle w:val="Hyperlink"/>
                <w:noProof/>
              </w:rPr>
              <w:t>General Dynamic View of PRP</w:t>
            </w:r>
            <w:r>
              <w:rPr>
                <w:noProof/>
                <w:webHidden/>
              </w:rPr>
              <w:tab/>
            </w:r>
            <w:r>
              <w:rPr>
                <w:noProof/>
                <w:webHidden/>
              </w:rPr>
              <w:fldChar w:fldCharType="begin"/>
            </w:r>
            <w:r>
              <w:rPr>
                <w:noProof/>
                <w:webHidden/>
              </w:rPr>
              <w:instrText xml:space="preserve"> PAGEREF _Toc331084124 \h </w:instrText>
            </w:r>
            <w:r>
              <w:rPr>
                <w:noProof/>
                <w:webHidden/>
              </w:rPr>
            </w:r>
            <w:r>
              <w:rPr>
                <w:noProof/>
                <w:webHidden/>
              </w:rPr>
              <w:fldChar w:fldCharType="separate"/>
            </w:r>
            <w:r>
              <w:rPr>
                <w:noProof/>
                <w:webHidden/>
              </w:rPr>
              <w:t>31</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125" w:history="1">
            <w:r w:rsidRPr="00A52B01">
              <w:rPr>
                <w:rStyle w:val="Hyperlink"/>
                <w:noProof/>
              </w:rPr>
              <w:t>5.3.5</w:t>
            </w:r>
            <w:r>
              <w:rPr>
                <w:rFonts w:asciiTheme="minorHAnsi" w:eastAsiaTheme="minorEastAsia" w:hAnsiTheme="minorHAnsi" w:cstheme="minorBidi"/>
                <w:noProof/>
                <w:sz w:val="22"/>
                <w:szCs w:val="22"/>
              </w:rPr>
              <w:tab/>
            </w:r>
            <w:r w:rsidRPr="00A52B01">
              <w:rPr>
                <w:rStyle w:val="Hyperlink"/>
                <w:noProof/>
              </w:rPr>
              <w:t>Pseudorandom Function with Varying Input-Output Lengths</w:t>
            </w:r>
            <w:r>
              <w:rPr>
                <w:noProof/>
                <w:webHidden/>
              </w:rPr>
              <w:tab/>
            </w:r>
            <w:r>
              <w:rPr>
                <w:noProof/>
                <w:webHidden/>
              </w:rPr>
              <w:fldChar w:fldCharType="begin"/>
            </w:r>
            <w:r>
              <w:rPr>
                <w:noProof/>
                <w:webHidden/>
              </w:rPr>
              <w:instrText xml:space="preserve"> PAGEREF _Toc331084125 \h </w:instrText>
            </w:r>
            <w:r>
              <w:rPr>
                <w:noProof/>
                <w:webHidden/>
              </w:rPr>
            </w:r>
            <w:r>
              <w:rPr>
                <w:noProof/>
                <w:webHidden/>
              </w:rPr>
              <w:fldChar w:fldCharType="separate"/>
            </w:r>
            <w:r>
              <w:rPr>
                <w:noProof/>
                <w:webHidden/>
              </w:rPr>
              <w:t>32</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27" w:history="1">
            <w:r w:rsidRPr="00A52B01">
              <w:rPr>
                <w:rStyle w:val="Hyperlink"/>
                <w:noProof/>
              </w:rPr>
              <w:t>5.3.5.1</w:t>
            </w:r>
            <w:r>
              <w:rPr>
                <w:rFonts w:asciiTheme="minorHAnsi" w:eastAsiaTheme="minorEastAsia" w:hAnsiTheme="minorHAnsi" w:cstheme="minorBidi"/>
                <w:noProof/>
                <w:sz w:val="22"/>
                <w:szCs w:val="22"/>
              </w:rPr>
              <w:tab/>
            </w:r>
            <w:r w:rsidRPr="00A52B01">
              <w:rPr>
                <w:rStyle w:val="Hyperlink"/>
                <w:noProof/>
              </w:rPr>
              <w:t>Static View of PrfVaryingIOLength</w:t>
            </w:r>
            <w:r>
              <w:rPr>
                <w:noProof/>
                <w:webHidden/>
              </w:rPr>
              <w:tab/>
            </w:r>
            <w:r>
              <w:rPr>
                <w:noProof/>
                <w:webHidden/>
              </w:rPr>
              <w:fldChar w:fldCharType="begin"/>
            </w:r>
            <w:r>
              <w:rPr>
                <w:noProof/>
                <w:webHidden/>
              </w:rPr>
              <w:instrText xml:space="preserve"> PAGEREF _Toc331084127 \h </w:instrText>
            </w:r>
            <w:r>
              <w:rPr>
                <w:noProof/>
                <w:webHidden/>
              </w:rPr>
            </w:r>
            <w:r>
              <w:rPr>
                <w:noProof/>
                <w:webHidden/>
              </w:rPr>
              <w:fldChar w:fldCharType="separate"/>
            </w:r>
            <w:r>
              <w:rPr>
                <w:noProof/>
                <w:webHidden/>
              </w:rPr>
              <w:t>32</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28" w:history="1">
            <w:r w:rsidRPr="00A52B01">
              <w:rPr>
                <w:rStyle w:val="Hyperlink"/>
                <w:noProof/>
              </w:rPr>
              <w:t>5.3.5.2</w:t>
            </w:r>
            <w:r>
              <w:rPr>
                <w:rFonts w:asciiTheme="minorHAnsi" w:eastAsiaTheme="minorEastAsia" w:hAnsiTheme="minorHAnsi" w:cstheme="minorBidi"/>
                <w:noProof/>
                <w:sz w:val="22"/>
                <w:szCs w:val="22"/>
              </w:rPr>
              <w:tab/>
            </w:r>
            <w:r w:rsidRPr="00A52B01">
              <w:rPr>
                <w:rStyle w:val="Hyperlink"/>
                <w:noProof/>
              </w:rPr>
              <w:t>Dynamic view of PrfVaryingIOLength</w:t>
            </w:r>
            <w:r>
              <w:rPr>
                <w:noProof/>
                <w:webHidden/>
              </w:rPr>
              <w:tab/>
            </w:r>
            <w:r>
              <w:rPr>
                <w:noProof/>
                <w:webHidden/>
              </w:rPr>
              <w:fldChar w:fldCharType="begin"/>
            </w:r>
            <w:r>
              <w:rPr>
                <w:noProof/>
                <w:webHidden/>
              </w:rPr>
              <w:instrText xml:space="preserve"> PAGEREF _Toc331084128 \h </w:instrText>
            </w:r>
            <w:r>
              <w:rPr>
                <w:noProof/>
                <w:webHidden/>
              </w:rPr>
            </w:r>
            <w:r>
              <w:rPr>
                <w:noProof/>
                <w:webHidden/>
              </w:rPr>
              <w:fldChar w:fldCharType="separate"/>
            </w:r>
            <w:r>
              <w:rPr>
                <w:noProof/>
                <w:webHidden/>
              </w:rPr>
              <w:t>33</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29" w:history="1">
            <w:r w:rsidRPr="00A52B01">
              <w:rPr>
                <w:rStyle w:val="Hyperlink"/>
                <w:noProof/>
              </w:rPr>
              <w:t>5.3.5.3</w:t>
            </w:r>
            <w:r>
              <w:rPr>
                <w:rFonts w:asciiTheme="minorHAnsi" w:eastAsiaTheme="minorEastAsia" w:hAnsiTheme="minorHAnsi" w:cstheme="minorBidi"/>
                <w:noProof/>
                <w:sz w:val="22"/>
                <w:szCs w:val="22"/>
              </w:rPr>
              <w:tab/>
            </w:r>
            <w:r w:rsidRPr="00A52B01">
              <w:rPr>
                <w:rStyle w:val="Hyperlink"/>
                <w:noProof/>
              </w:rPr>
              <w:t>Usage of PrfVaryingIOLength</w:t>
            </w:r>
            <w:r>
              <w:rPr>
                <w:noProof/>
                <w:webHidden/>
              </w:rPr>
              <w:tab/>
            </w:r>
            <w:r>
              <w:rPr>
                <w:noProof/>
                <w:webHidden/>
              </w:rPr>
              <w:fldChar w:fldCharType="begin"/>
            </w:r>
            <w:r>
              <w:rPr>
                <w:noProof/>
                <w:webHidden/>
              </w:rPr>
              <w:instrText xml:space="preserve"> PAGEREF _Toc331084129 \h </w:instrText>
            </w:r>
            <w:r>
              <w:rPr>
                <w:noProof/>
                <w:webHidden/>
              </w:rPr>
            </w:r>
            <w:r>
              <w:rPr>
                <w:noProof/>
                <w:webHidden/>
              </w:rPr>
              <w:fldChar w:fldCharType="separate"/>
            </w:r>
            <w:r>
              <w:rPr>
                <w:noProof/>
                <w:webHidden/>
              </w:rPr>
              <w:t>34</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30" w:history="1">
            <w:r w:rsidRPr="00A52B01">
              <w:rPr>
                <w:rStyle w:val="Hyperlink"/>
                <w:noProof/>
              </w:rPr>
              <w:t>5.3.5.4</w:t>
            </w:r>
            <w:r>
              <w:rPr>
                <w:rFonts w:asciiTheme="minorHAnsi" w:eastAsiaTheme="minorEastAsia" w:hAnsiTheme="minorHAnsi" w:cstheme="minorBidi"/>
                <w:noProof/>
                <w:sz w:val="22"/>
                <w:szCs w:val="22"/>
              </w:rPr>
              <w:tab/>
            </w:r>
            <w:r w:rsidRPr="00A52B01">
              <w:rPr>
                <w:rStyle w:val="Hyperlink"/>
                <w:noProof/>
              </w:rPr>
              <w:t>Static View of PrfVaryingInputLength</w:t>
            </w:r>
            <w:r>
              <w:rPr>
                <w:noProof/>
                <w:webHidden/>
              </w:rPr>
              <w:tab/>
            </w:r>
            <w:r>
              <w:rPr>
                <w:noProof/>
                <w:webHidden/>
              </w:rPr>
              <w:fldChar w:fldCharType="begin"/>
            </w:r>
            <w:r>
              <w:rPr>
                <w:noProof/>
                <w:webHidden/>
              </w:rPr>
              <w:instrText xml:space="preserve"> PAGEREF _Toc331084130 \h </w:instrText>
            </w:r>
            <w:r>
              <w:rPr>
                <w:noProof/>
                <w:webHidden/>
              </w:rPr>
            </w:r>
            <w:r>
              <w:rPr>
                <w:noProof/>
                <w:webHidden/>
              </w:rPr>
              <w:fldChar w:fldCharType="separate"/>
            </w:r>
            <w:r>
              <w:rPr>
                <w:noProof/>
                <w:webHidden/>
              </w:rPr>
              <w:t>35</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31" w:history="1">
            <w:r w:rsidRPr="00A52B01">
              <w:rPr>
                <w:rStyle w:val="Hyperlink"/>
                <w:noProof/>
              </w:rPr>
              <w:t>5.3.5.5</w:t>
            </w:r>
            <w:r>
              <w:rPr>
                <w:rFonts w:asciiTheme="minorHAnsi" w:eastAsiaTheme="minorEastAsia" w:hAnsiTheme="minorHAnsi" w:cstheme="minorBidi"/>
                <w:noProof/>
                <w:sz w:val="22"/>
                <w:szCs w:val="22"/>
              </w:rPr>
              <w:tab/>
            </w:r>
            <w:r w:rsidRPr="00A52B01">
              <w:rPr>
                <w:rStyle w:val="Hyperlink"/>
                <w:noProof/>
              </w:rPr>
              <w:t>Dynamic View of PrfVaryingInputLength</w:t>
            </w:r>
            <w:r>
              <w:rPr>
                <w:noProof/>
                <w:webHidden/>
              </w:rPr>
              <w:tab/>
            </w:r>
            <w:r>
              <w:rPr>
                <w:noProof/>
                <w:webHidden/>
              </w:rPr>
              <w:fldChar w:fldCharType="begin"/>
            </w:r>
            <w:r>
              <w:rPr>
                <w:noProof/>
                <w:webHidden/>
              </w:rPr>
              <w:instrText xml:space="preserve"> PAGEREF _Toc331084131 \h </w:instrText>
            </w:r>
            <w:r>
              <w:rPr>
                <w:noProof/>
                <w:webHidden/>
              </w:rPr>
            </w:r>
            <w:r>
              <w:rPr>
                <w:noProof/>
                <w:webHidden/>
              </w:rPr>
              <w:fldChar w:fldCharType="separate"/>
            </w:r>
            <w:r>
              <w:rPr>
                <w:noProof/>
                <w:webHidden/>
              </w:rPr>
              <w:t>35</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132" w:history="1">
            <w:r w:rsidRPr="00A52B01">
              <w:rPr>
                <w:rStyle w:val="Hyperlink"/>
                <w:noProof/>
              </w:rPr>
              <w:t>5.3.6</w:t>
            </w:r>
            <w:r>
              <w:rPr>
                <w:rFonts w:asciiTheme="minorHAnsi" w:eastAsiaTheme="minorEastAsia" w:hAnsiTheme="minorHAnsi" w:cstheme="minorBidi"/>
                <w:noProof/>
                <w:sz w:val="22"/>
                <w:szCs w:val="22"/>
              </w:rPr>
              <w:tab/>
            </w:r>
            <w:r w:rsidRPr="00A52B01">
              <w:rPr>
                <w:rStyle w:val="Hyperlink"/>
                <w:noProof/>
              </w:rPr>
              <w:t>Pseudorandom Permutation with Varying Input-Output Lengths</w:t>
            </w:r>
            <w:r>
              <w:rPr>
                <w:noProof/>
                <w:webHidden/>
              </w:rPr>
              <w:tab/>
            </w:r>
            <w:r>
              <w:rPr>
                <w:noProof/>
                <w:webHidden/>
              </w:rPr>
              <w:fldChar w:fldCharType="begin"/>
            </w:r>
            <w:r>
              <w:rPr>
                <w:noProof/>
                <w:webHidden/>
              </w:rPr>
              <w:instrText xml:space="preserve"> PAGEREF _Toc331084132 \h </w:instrText>
            </w:r>
            <w:r>
              <w:rPr>
                <w:noProof/>
                <w:webHidden/>
              </w:rPr>
            </w:r>
            <w:r>
              <w:rPr>
                <w:noProof/>
                <w:webHidden/>
              </w:rPr>
              <w:fldChar w:fldCharType="separate"/>
            </w:r>
            <w:r>
              <w:rPr>
                <w:noProof/>
                <w:webHidden/>
              </w:rPr>
              <w:t>37</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34" w:history="1">
            <w:r w:rsidRPr="00A52B01">
              <w:rPr>
                <w:rStyle w:val="Hyperlink"/>
                <w:noProof/>
              </w:rPr>
              <w:t>5.3.6.1</w:t>
            </w:r>
            <w:r>
              <w:rPr>
                <w:rFonts w:asciiTheme="minorHAnsi" w:eastAsiaTheme="minorEastAsia" w:hAnsiTheme="minorHAnsi" w:cstheme="minorBidi"/>
                <w:noProof/>
                <w:sz w:val="22"/>
                <w:szCs w:val="22"/>
              </w:rPr>
              <w:tab/>
            </w:r>
            <w:r w:rsidRPr="00A52B01">
              <w:rPr>
                <w:rStyle w:val="Hyperlink"/>
                <w:noProof/>
              </w:rPr>
              <w:t>Static View of PrpVaryingIOLength</w:t>
            </w:r>
            <w:r>
              <w:rPr>
                <w:noProof/>
                <w:webHidden/>
              </w:rPr>
              <w:tab/>
            </w:r>
            <w:r>
              <w:rPr>
                <w:noProof/>
                <w:webHidden/>
              </w:rPr>
              <w:fldChar w:fldCharType="begin"/>
            </w:r>
            <w:r>
              <w:rPr>
                <w:noProof/>
                <w:webHidden/>
              </w:rPr>
              <w:instrText xml:space="preserve"> PAGEREF _Toc331084134 \h </w:instrText>
            </w:r>
            <w:r>
              <w:rPr>
                <w:noProof/>
                <w:webHidden/>
              </w:rPr>
            </w:r>
            <w:r>
              <w:rPr>
                <w:noProof/>
                <w:webHidden/>
              </w:rPr>
              <w:fldChar w:fldCharType="separate"/>
            </w:r>
            <w:r>
              <w:rPr>
                <w:noProof/>
                <w:webHidden/>
              </w:rPr>
              <w:t>37</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35" w:history="1">
            <w:r w:rsidRPr="00A52B01">
              <w:rPr>
                <w:rStyle w:val="Hyperlink"/>
                <w:noProof/>
              </w:rPr>
              <w:t>5.3.6.2</w:t>
            </w:r>
            <w:r>
              <w:rPr>
                <w:rFonts w:asciiTheme="minorHAnsi" w:eastAsiaTheme="minorEastAsia" w:hAnsiTheme="minorHAnsi" w:cstheme="minorBidi"/>
                <w:noProof/>
                <w:sz w:val="22"/>
                <w:szCs w:val="22"/>
              </w:rPr>
              <w:tab/>
            </w:r>
            <w:r w:rsidRPr="00A52B01">
              <w:rPr>
                <w:rStyle w:val="Hyperlink"/>
                <w:noProof/>
              </w:rPr>
              <w:t>Dynamic View of PrpVaryingIOLength</w:t>
            </w:r>
            <w:r>
              <w:rPr>
                <w:noProof/>
                <w:webHidden/>
              </w:rPr>
              <w:tab/>
            </w:r>
            <w:r>
              <w:rPr>
                <w:noProof/>
                <w:webHidden/>
              </w:rPr>
              <w:fldChar w:fldCharType="begin"/>
            </w:r>
            <w:r>
              <w:rPr>
                <w:noProof/>
                <w:webHidden/>
              </w:rPr>
              <w:instrText xml:space="preserve"> PAGEREF _Toc331084135 \h </w:instrText>
            </w:r>
            <w:r>
              <w:rPr>
                <w:noProof/>
                <w:webHidden/>
              </w:rPr>
            </w:r>
            <w:r>
              <w:rPr>
                <w:noProof/>
                <w:webHidden/>
              </w:rPr>
              <w:fldChar w:fldCharType="separate"/>
            </w:r>
            <w:r>
              <w:rPr>
                <w:noProof/>
                <w:webHidden/>
              </w:rPr>
              <w:t>38</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36" w:history="1">
            <w:r w:rsidRPr="00A52B01">
              <w:rPr>
                <w:rStyle w:val="Hyperlink"/>
                <w:noProof/>
              </w:rPr>
              <w:t>5.3.6.3</w:t>
            </w:r>
            <w:r>
              <w:rPr>
                <w:rFonts w:asciiTheme="minorHAnsi" w:eastAsiaTheme="minorEastAsia" w:hAnsiTheme="minorHAnsi" w:cstheme="minorBidi"/>
                <w:noProof/>
                <w:sz w:val="22"/>
                <w:szCs w:val="22"/>
              </w:rPr>
              <w:tab/>
            </w:r>
            <w:r w:rsidRPr="00A52B01">
              <w:rPr>
                <w:rStyle w:val="Hyperlink"/>
                <w:noProof/>
              </w:rPr>
              <w:t>Usage</w:t>
            </w:r>
            <w:r>
              <w:rPr>
                <w:noProof/>
                <w:webHidden/>
              </w:rPr>
              <w:tab/>
            </w:r>
            <w:r>
              <w:rPr>
                <w:noProof/>
                <w:webHidden/>
              </w:rPr>
              <w:fldChar w:fldCharType="begin"/>
            </w:r>
            <w:r>
              <w:rPr>
                <w:noProof/>
                <w:webHidden/>
              </w:rPr>
              <w:instrText xml:space="preserve"> PAGEREF _Toc331084136 \h </w:instrText>
            </w:r>
            <w:r>
              <w:rPr>
                <w:noProof/>
                <w:webHidden/>
              </w:rPr>
            </w:r>
            <w:r>
              <w:rPr>
                <w:noProof/>
                <w:webHidden/>
              </w:rPr>
              <w:fldChar w:fldCharType="separate"/>
            </w:r>
            <w:r>
              <w:rPr>
                <w:noProof/>
                <w:webHidden/>
              </w:rPr>
              <w:t>39</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142" w:history="1">
            <w:r w:rsidRPr="00A52B01">
              <w:rPr>
                <w:rStyle w:val="Hyperlink"/>
                <w:noProof/>
              </w:rPr>
              <w:t>5.3.7</w:t>
            </w:r>
            <w:r>
              <w:rPr>
                <w:rFonts w:asciiTheme="minorHAnsi" w:eastAsiaTheme="minorEastAsia" w:hAnsiTheme="minorHAnsi" w:cstheme="minorBidi"/>
                <w:noProof/>
                <w:sz w:val="22"/>
                <w:szCs w:val="22"/>
              </w:rPr>
              <w:tab/>
            </w:r>
            <w:r w:rsidRPr="00A52B01">
              <w:rPr>
                <w:rStyle w:val="Hyperlink"/>
                <w:noProof/>
              </w:rPr>
              <w:t>Pseudorandom Generator</w:t>
            </w:r>
            <w:r>
              <w:rPr>
                <w:noProof/>
                <w:webHidden/>
              </w:rPr>
              <w:tab/>
            </w:r>
            <w:r>
              <w:rPr>
                <w:noProof/>
                <w:webHidden/>
              </w:rPr>
              <w:fldChar w:fldCharType="begin"/>
            </w:r>
            <w:r>
              <w:rPr>
                <w:noProof/>
                <w:webHidden/>
              </w:rPr>
              <w:instrText xml:space="preserve"> PAGEREF _Toc331084142 \h </w:instrText>
            </w:r>
            <w:r>
              <w:rPr>
                <w:noProof/>
                <w:webHidden/>
              </w:rPr>
            </w:r>
            <w:r>
              <w:rPr>
                <w:noProof/>
                <w:webHidden/>
              </w:rPr>
              <w:fldChar w:fldCharType="separate"/>
            </w:r>
            <w:r>
              <w:rPr>
                <w:noProof/>
                <w:webHidden/>
              </w:rPr>
              <w:t>40</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44" w:history="1">
            <w:r w:rsidRPr="00A52B01">
              <w:rPr>
                <w:rStyle w:val="Hyperlink"/>
                <w:noProof/>
              </w:rPr>
              <w:t>5.3.7.1</w:t>
            </w:r>
            <w:r>
              <w:rPr>
                <w:rFonts w:asciiTheme="minorHAnsi" w:eastAsiaTheme="minorEastAsia" w:hAnsiTheme="minorHAnsi" w:cstheme="minorBidi"/>
                <w:noProof/>
                <w:sz w:val="22"/>
                <w:szCs w:val="22"/>
              </w:rPr>
              <w:tab/>
            </w:r>
            <w:r w:rsidRPr="00A52B01">
              <w:rPr>
                <w:rStyle w:val="Hyperlink"/>
                <w:noProof/>
              </w:rPr>
              <w:t>Static View</w:t>
            </w:r>
            <w:r>
              <w:rPr>
                <w:noProof/>
                <w:webHidden/>
              </w:rPr>
              <w:tab/>
            </w:r>
            <w:r>
              <w:rPr>
                <w:noProof/>
                <w:webHidden/>
              </w:rPr>
              <w:fldChar w:fldCharType="begin"/>
            </w:r>
            <w:r>
              <w:rPr>
                <w:noProof/>
                <w:webHidden/>
              </w:rPr>
              <w:instrText xml:space="preserve"> PAGEREF _Toc331084144 \h </w:instrText>
            </w:r>
            <w:r>
              <w:rPr>
                <w:noProof/>
                <w:webHidden/>
              </w:rPr>
            </w:r>
            <w:r>
              <w:rPr>
                <w:noProof/>
                <w:webHidden/>
              </w:rPr>
              <w:fldChar w:fldCharType="separate"/>
            </w:r>
            <w:r>
              <w:rPr>
                <w:noProof/>
                <w:webHidden/>
              </w:rPr>
              <w:t>40</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45" w:history="1">
            <w:r w:rsidRPr="00A52B01">
              <w:rPr>
                <w:rStyle w:val="Hyperlink"/>
                <w:noProof/>
              </w:rPr>
              <w:t>5.3.7.2</w:t>
            </w:r>
            <w:r>
              <w:rPr>
                <w:rFonts w:asciiTheme="minorHAnsi" w:eastAsiaTheme="minorEastAsia" w:hAnsiTheme="minorHAnsi" w:cstheme="minorBidi"/>
                <w:noProof/>
                <w:sz w:val="22"/>
                <w:szCs w:val="22"/>
              </w:rPr>
              <w:tab/>
            </w:r>
            <w:r w:rsidRPr="00A52B01">
              <w:rPr>
                <w:rStyle w:val="Hyperlink"/>
                <w:noProof/>
              </w:rPr>
              <w:t>Dynamic View</w:t>
            </w:r>
            <w:r>
              <w:rPr>
                <w:noProof/>
                <w:webHidden/>
              </w:rPr>
              <w:tab/>
            </w:r>
            <w:r>
              <w:rPr>
                <w:noProof/>
                <w:webHidden/>
              </w:rPr>
              <w:fldChar w:fldCharType="begin"/>
            </w:r>
            <w:r>
              <w:rPr>
                <w:noProof/>
                <w:webHidden/>
              </w:rPr>
              <w:instrText xml:space="preserve"> PAGEREF _Toc331084145 \h </w:instrText>
            </w:r>
            <w:r>
              <w:rPr>
                <w:noProof/>
                <w:webHidden/>
              </w:rPr>
            </w:r>
            <w:r>
              <w:rPr>
                <w:noProof/>
                <w:webHidden/>
              </w:rPr>
              <w:fldChar w:fldCharType="separate"/>
            </w:r>
            <w:r>
              <w:rPr>
                <w:noProof/>
                <w:webHidden/>
              </w:rPr>
              <w:t>40</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46" w:history="1">
            <w:r w:rsidRPr="00A52B01">
              <w:rPr>
                <w:rStyle w:val="Hyperlink"/>
                <w:noProof/>
              </w:rPr>
              <w:t>5.3.7.3</w:t>
            </w:r>
            <w:r>
              <w:rPr>
                <w:rFonts w:asciiTheme="minorHAnsi" w:eastAsiaTheme="minorEastAsia" w:hAnsiTheme="minorHAnsi" w:cstheme="minorBidi"/>
                <w:noProof/>
                <w:sz w:val="22"/>
                <w:szCs w:val="22"/>
              </w:rPr>
              <w:tab/>
            </w:r>
            <w:r w:rsidRPr="00A52B01">
              <w:rPr>
                <w:rStyle w:val="Hyperlink"/>
                <w:noProof/>
              </w:rPr>
              <w:t>Usage</w:t>
            </w:r>
            <w:r>
              <w:rPr>
                <w:noProof/>
                <w:webHidden/>
              </w:rPr>
              <w:tab/>
            </w:r>
            <w:r>
              <w:rPr>
                <w:noProof/>
                <w:webHidden/>
              </w:rPr>
              <w:fldChar w:fldCharType="begin"/>
            </w:r>
            <w:r>
              <w:rPr>
                <w:noProof/>
                <w:webHidden/>
              </w:rPr>
              <w:instrText xml:space="preserve"> PAGEREF _Toc331084146 \h </w:instrText>
            </w:r>
            <w:r>
              <w:rPr>
                <w:noProof/>
                <w:webHidden/>
              </w:rPr>
            </w:r>
            <w:r>
              <w:rPr>
                <w:noProof/>
                <w:webHidden/>
              </w:rPr>
              <w:fldChar w:fldCharType="separate"/>
            </w:r>
            <w:r>
              <w:rPr>
                <w:noProof/>
                <w:webHidden/>
              </w:rPr>
              <w:t>41</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147" w:history="1">
            <w:r w:rsidRPr="00A52B01">
              <w:rPr>
                <w:rStyle w:val="Hyperlink"/>
                <w:noProof/>
              </w:rPr>
              <w:t>5.3.8</w:t>
            </w:r>
            <w:r>
              <w:rPr>
                <w:rFonts w:asciiTheme="minorHAnsi" w:eastAsiaTheme="minorEastAsia" w:hAnsiTheme="minorHAnsi" w:cstheme="minorBidi"/>
                <w:noProof/>
                <w:sz w:val="22"/>
                <w:szCs w:val="22"/>
              </w:rPr>
              <w:tab/>
            </w:r>
            <w:r w:rsidRPr="00A52B01">
              <w:rPr>
                <w:rStyle w:val="Hyperlink"/>
                <w:noProof/>
              </w:rPr>
              <w:t>Trapdoor Permutation</w:t>
            </w:r>
            <w:r>
              <w:rPr>
                <w:noProof/>
                <w:webHidden/>
              </w:rPr>
              <w:tab/>
            </w:r>
            <w:r>
              <w:rPr>
                <w:noProof/>
                <w:webHidden/>
              </w:rPr>
              <w:fldChar w:fldCharType="begin"/>
            </w:r>
            <w:r>
              <w:rPr>
                <w:noProof/>
                <w:webHidden/>
              </w:rPr>
              <w:instrText xml:space="preserve"> PAGEREF _Toc331084147 \h </w:instrText>
            </w:r>
            <w:r>
              <w:rPr>
                <w:noProof/>
                <w:webHidden/>
              </w:rPr>
            </w:r>
            <w:r>
              <w:rPr>
                <w:noProof/>
                <w:webHidden/>
              </w:rPr>
              <w:fldChar w:fldCharType="separate"/>
            </w:r>
            <w:r>
              <w:rPr>
                <w:noProof/>
                <w:webHidden/>
              </w:rPr>
              <w:t>42</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49" w:history="1">
            <w:r w:rsidRPr="00A52B01">
              <w:rPr>
                <w:rStyle w:val="Hyperlink"/>
                <w:noProof/>
              </w:rPr>
              <w:t>5.3.8.1</w:t>
            </w:r>
            <w:r>
              <w:rPr>
                <w:rFonts w:asciiTheme="minorHAnsi" w:eastAsiaTheme="minorEastAsia" w:hAnsiTheme="minorHAnsi" w:cstheme="minorBidi"/>
                <w:noProof/>
                <w:sz w:val="22"/>
                <w:szCs w:val="22"/>
              </w:rPr>
              <w:tab/>
            </w:r>
            <w:r w:rsidRPr="00A52B01">
              <w:rPr>
                <w:rStyle w:val="Hyperlink"/>
                <w:noProof/>
              </w:rPr>
              <w:t>Static View</w:t>
            </w:r>
            <w:r>
              <w:rPr>
                <w:noProof/>
                <w:webHidden/>
              </w:rPr>
              <w:tab/>
            </w:r>
            <w:r>
              <w:rPr>
                <w:noProof/>
                <w:webHidden/>
              </w:rPr>
              <w:fldChar w:fldCharType="begin"/>
            </w:r>
            <w:r>
              <w:rPr>
                <w:noProof/>
                <w:webHidden/>
              </w:rPr>
              <w:instrText xml:space="preserve"> PAGEREF _Toc331084149 \h </w:instrText>
            </w:r>
            <w:r>
              <w:rPr>
                <w:noProof/>
                <w:webHidden/>
              </w:rPr>
            </w:r>
            <w:r>
              <w:rPr>
                <w:noProof/>
                <w:webHidden/>
              </w:rPr>
              <w:fldChar w:fldCharType="separate"/>
            </w:r>
            <w:r>
              <w:rPr>
                <w:noProof/>
                <w:webHidden/>
              </w:rPr>
              <w:t>42</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50" w:history="1">
            <w:r w:rsidRPr="00A52B01">
              <w:rPr>
                <w:rStyle w:val="Hyperlink"/>
                <w:noProof/>
              </w:rPr>
              <w:t>5.3.8.2</w:t>
            </w:r>
            <w:r>
              <w:rPr>
                <w:rFonts w:asciiTheme="minorHAnsi" w:eastAsiaTheme="minorEastAsia" w:hAnsiTheme="minorHAnsi" w:cstheme="minorBidi"/>
                <w:noProof/>
                <w:sz w:val="22"/>
                <w:szCs w:val="22"/>
              </w:rPr>
              <w:tab/>
            </w:r>
            <w:r w:rsidRPr="00A52B01">
              <w:rPr>
                <w:rStyle w:val="Hyperlink"/>
                <w:noProof/>
              </w:rPr>
              <w:t>Dynamic View</w:t>
            </w:r>
            <w:r>
              <w:rPr>
                <w:noProof/>
                <w:webHidden/>
              </w:rPr>
              <w:tab/>
            </w:r>
            <w:r>
              <w:rPr>
                <w:noProof/>
                <w:webHidden/>
              </w:rPr>
              <w:fldChar w:fldCharType="begin"/>
            </w:r>
            <w:r>
              <w:rPr>
                <w:noProof/>
                <w:webHidden/>
              </w:rPr>
              <w:instrText xml:space="preserve"> PAGEREF _Toc331084150 \h </w:instrText>
            </w:r>
            <w:r>
              <w:rPr>
                <w:noProof/>
                <w:webHidden/>
              </w:rPr>
            </w:r>
            <w:r>
              <w:rPr>
                <w:noProof/>
                <w:webHidden/>
              </w:rPr>
              <w:fldChar w:fldCharType="separate"/>
            </w:r>
            <w:r>
              <w:rPr>
                <w:noProof/>
                <w:webHidden/>
              </w:rPr>
              <w:t>43</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51" w:history="1">
            <w:r w:rsidRPr="00A52B01">
              <w:rPr>
                <w:rStyle w:val="Hyperlink"/>
                <w:noProof/>
              </w:rPr>
              <w:t>5.3.8.3</w:t>
            </w:r>
            <w:r>
              <w:rPr>
                <w:rFonts w:asciiTheme="minorHAnsi" w:eastAsiaTheme="minorEastAsia" w:hAnsiTheme="minorHAnsi" w:cstheme="minorBidi"/>
                <w:noProof/>
                <w:sz w:val="22"/>
                <w:szCs w:val="22"/>
              </w:rPr>
              <w:tab/>
            </w:r>
            <w:r w:rsidRPr="00A52B01">
              <w:rPr>
                <w:rStyle w:val="Hyperlink"/>
                <w:noProof/>
              </w:rPr>
              <w:t>Usage</w:t>
            </w:r>
            <w:r>
              <w:rPr>
                <w:noProof/>
                <w:webHidden/>
              </w:rPr>
              <w:tab/>
            </w:r>
            <w:r>
              <w:rPr>
                <w:noProof/>
                <w:webHidden/>
              </w:rPr>
              <w:fldChar w:fldCharType="begin"/>
            </w:r>
            <w:r>
              <w:rPr>
                <w:noProof/>
                <w:webHidden/>
              </w:rPr>
              <w:instrText xml:space="preserve"> PAGEREF _Toc331084151 \h </w:instrText>
            </w:r>
            <w:r>
              <w:rPr>
                <w:noProof/>
                <w:webHidden/>
              </w:rPr>
            </w:r>
            <w:r>
              <w:rPr>
                <w:noProof/>
                <w:webHidden/>
              </w:rPr>
              <w:fldChar w:fldCharType="separate"/>
            </w:r>
            <w:r>
              <w:rPr>
                <w:noProof/>
                <w:webHidden/>
              </w:rPr>
              <w:t>45</w:t>
            </w:r>
            <w:r>
              <w:rPr>
                <w:noProof/>
                <w:webHidden/>
              </w:rPr>
              <w:fldChar w:fldCharType="end"/>
            </w:r>
          </w:hyperlink>
        </w:p>
        <w:p w:rsidR="00D276DE" w:rsidRDefault="00D276DE">
          <w:pPr>
            <w:pStyle w:val="TOC3"/>
            <w:tabs>
              <w:tab w:val="left" w:pos="1400"/>
              <w:tab w:val="right" w:leader="dot" w:pos="9771"/>
            </w:tabs>
            <w:rPr>
              <w:rFonts w:asciiTheme="minorHAnsi" w:eastAsiaTheme="minorEastAsia" w:hAnsiTheme="minorHAnsi" w:cstheme="minorBidi"/>
              <w:noProof/>
              <w:sz w:val="22"/>
              <w:szCs w:val="22"/>
            </w:rPr>
          </w:pPr>
          <w:hyperlink w:anchor="_Toc331084152" w:history="1">
            <w:r w:rsidRPr="00A52B01">
              <w:rPr>
                <w:rStyle w:val="Hyperlink"/>
                <w:noProof/>
              </w:rPr>
              <w:t>5.3.10</w:t>
            </w:r>
            <w:r>
              <w:rPr>
                <w:rFonts w:asciiTheme="minorHAnsi" w:eastAsiaTheme="minorEastAsia" w:hAnsiTheme="minorHAnsi" w:cstheme="minorBidi"/>
                <w:noProof/>
                <w:sz w:val="22"/>
                <w:szCs w:val="22"/>
              </w:rPr>
              <w:tab/>
            </w:r>
            <w:r w:rsidRPr="00A52B01">
              <w:rPr>
                <w:rStyle w:val="Hyperlink"/>
                <w:noProof/>
              </w:rPr>
              <w:t>Dlog Group General Description</w:t>
            </w:r>
            <w:r>
              <w:rPr>
                <w:noProof/>
                <w:webHidden/>
              </w:rPr>
              <w:tab/>
            </w:r>
            <w:r>
              <w:rPr>
                <w:noProof/>
                <w:webHidden/>
              </w:rPr>
              <w:fldChar w:fldCharType="begin"/>
            </w:r>
            <w:r>
              <w:rPr>
                <w:noProof/>
                <w:webHidden/>
              </w:rPr>
              <w:instrText xml:space="preserve"> PAGEREF _Toc331084152 \h </w:instrText>
            </w:r>
            <w:r>
              <w:rPr>
                <w:noProof/>
                <w:webHidden/>
              </w:rPr>
            </w:r>
            <w:r>
              <w:rPr>
                <w:noProof/>
                <w:webHidden/>
              </w:rPr>
              <w:fldChar w:fldCharType="separate"/>
            </w:r>
            <w:r>
              <w:rPr>
                <w:noProof/>
                <w:webHidden/>
              </w:rPr>
              <w:t>46</w:t>
            </w:r>
            <w:r>
              <w:rPr>
                <w:noProof/>
                <w:webHidden/>
              </w:rPr>
              <w:fldChar w:fldCharType="end"/>
            </w:r>
          </w:hyperlink>
        </w:p>
        <w:p w:rsidR="00D276DE" w:rsidRDefault="00D276DE">
          <w:pPr>
            <w:pStyle w:val="TOC3"/>
            <w:tabs>
              <w:tab w:val="left" w:pos="1400"/>
              <w:tab w:val="right" w:leader="dot" w:pos="9771"/>
            </w:tabs>
            <w:rPr>
              <w:rFonts w:asciiTheme="minorHAnsi" w:eastAsiaTheme="minorEastAsia" w:hAnsiTheme="minorHAnsi" w:cstheme="minorBidi"/>
              <w:noProof/>
              <w:sz w:val="22"/>
              <w:szCs w:val="22"/>
            </w:rPr>
          </w:pPr>
          <w:hyperlink w:anchor="_Toc331084162" w:history="1">
            <w:r w:rsidRPr="00A52B01">
              <w:rPr>
                <w:rStyle w:val="Hyperlink"/>
                <w:noProof/>
                <w:lang w:eastAsia="en-GB"/>
              </w:rPr>
              <w:t>5.3.11</w:t>
            </w:r>
            <w:r>
              <w:rPr>
                <w:rFonts w:asciiTheme="minorHAnsi" w:eastAsiaTheme="minorEastAsia" w:hAnsiTheme="minorHAnsi" w:cstheme="minorBidi"/>
                <w:noProof/>
                <w:sz w:val="22"/>
                <w:szCs w:val="22"/>
              </w:rPr>
              <w:tab/>
            </w:r>
            <w:r w:rsidRPr="00A52B01">
              <w:rPr>
                <w:rStyle w:val="Hyperlink"/>
                <w:noProof/>
              </w:rPr>
              <w:t>DlogGroup</w:t>
            </w:r>
            <w:r w:rsidRPr="00A52B01">
              <w:rPr>
                <w:rStyle w:val="Hyperlink"/>
                <w:noProof/>
                <w:lang w:eastAsia="en-GB"/>
              </w:rPr>
              <w:t xml:space="preserve"> detailed description</w:t>
            </w:r>
            <w:r>
              <w:rPr>
                <w:noProof/>
                <w:webHidden/>
              </w:rPr>
              <w:tab/>
            </w:r>
            <w:r>
              <w:rPr>
                <w:noProof/>
                <w:webHidden/>
              </w:rPr>
              <w:fldChar w:fldCharType="begin"/>
            </w:r>
            <w:r>
              <w:rPr>
                <w:noProof/>
                <w:webHidden/>
              </w:rPr>
              <w:instrText xml:space="preserve"> PAGEREF _Toc331084162 \h </w:instrText>
            </w:r>
            <w:r>
              <w:rPr>
                <w:noProof/>
                <w:webHidden/>
              </w:rPr>
            </w:r>
            <w:r>
              <w:rPr>
                <w:noProof/>
                <w:webHidden/>
              </w:rPr>
              <w:fldChar w:fldCharType="separate"/>
            </w:r>
            <w:r>
              <w:rPr>
                <w:noProof/>
                <w:webHidden/>
              </w:rPr>
              <w:t>49</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63" w:history="1">
            <w:r w:rsidRPr="00A52B01">
              <w:rPr>
                <w:rStyle w:val="Hyperlink"/>
                <w:noProof/>
                <w:lang w:eastAsia="en-GB"/>
              </w:rPr>
              <w:t>5.3.11.1</w:t>
            </w:r>
            <w:r>
              <w:rPr>
                <w:rFonts w:asciiTheme="minorHAnsi" w:eastAsiaTheme="minorEastAsia" w:hAnsiTheme="minorHAnsi" w:cstheme="minorBidi"/>
                <w:noProof/>
                <w:sz w:val="22"/>
                <w:szCs w:val="22"/>
              </w:rPr>
              <w:tab/>
            </w:r>
            <w:r w:rsidRPr="00A52B01">
              <w:rPr>
                <w:rStyle w:val="Hyperlink"/>
                <w:noProof/>
              </w:rPr>
              <w:t>DlogGroupAbs</w:t>
            </w:r>
            <w:r w:rsidRPr="00A52B01">
              <w:rPr>
                <w:rStyle w:val="Hyperlink"/>
                <w:noProof/>
                <w:lang w:eastAsia="en-GB"/>
              </w:rPr>
              <w:t xml:space="preserve"> Static view</w:t>
            </w:r>
            <w:r>
              <w:rPr>
                <w:noProof/>
                <w:webHidden/>
              </w:rPr>
              <w:tab/>
            </w:r>
            <w:r>
              <w:rPr>
                <w:noProof/>
                <w:webHidden/>
              </w:rPr>
              <w:fldChar w:fldCharType="begin"/>
            </w:r>
            <w:r>
              <w:rPr>
                <w:noProof/>
                <w:webHidden/>
              </w:rPr>
              <w:instrText xml:space="preserve"> PAGEREF _Toc331084163 \h </w:instrText>
            </w:r>
            <w:r>
              <w:rPr>
                <w:noProof/>
                <w:webHidden/>
              </w:rPr>
            </w:r>
            <w:r>
              <w:rPr>
                <w:noProof/>
                <w:webHidden/>
              </w:rPr>
              <w:fldChar w:fldCharType="separate"/>
            </w:r>
            <w:r>
              <w:rPr>
                <w:noProof/>
                <w:webHidden/>
              </w:rPr>
              <w:t>49</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64" w:history="1">
            <w:r w:rsidRPr="00A52B01">
              <w:rPr>
                <w:rStyle w:val="Hyperlink"/>
                <w:noProof/>
              </w:rPr>
              <w:t>5.3.11.2</w:t>
            </w:r>
            <w:r>
              <w:rPr>
                <w:rFonts w:asciiTheme="minorHAnsi" w:eastAsiaTheme="minorEastAsia" w:hAnsiTheme="minorHAnsi" w:cstheme="minorBidi"/>
                <w:noProof/>
                <w:sz w:val="22"/>
                <w:szCs w:val="22"/>
              </w:rPr>
              <w:tab/>
            </w:r>
            <w:r w:rsidRPr="00A52B01">
              <w:rPr>
                <w:rStyle w:val="Hyperlink"/>
                <w:noProof/>
              </w:rPr>
              <w:t>DlogGroupAbs Dynamic view</w:t>
            </w:r>
            <w:r>
              <w:rPr>
                <w:noProof/>
                <w:webHidden/>
              </w:rPr>
              <w:tab/>
            </w:r>
            <w:r>
              <w:rPr>
                <w:noProof/>
                <w:webHidden/>
              </w:rPr>
              <w:fldChar w:fldCharType="begin"/>
            </w:r>
            <w:r>
              <w:rPr>
                <w:noProof/>
                <w:webHidden/>
              </w:rPr>
              <w:instrText xml:space="preserve"> PAGEREF _Toc331084164 \h </w:instrText>
            </w:r>
            <w:r>
              <w:rPr>
                <w:noProof/>
                <w:webHidden/>
              </w:rPr>
            </w:r>
            <w:r>
              <w:rPr>
                <w:noProof/>
                <w:webHidden/>
              </w:rPr>
              <w:fldChar w:fldCharType="separate"/>
            </w:r>
            <w:r>
              <w:rPr>
                <w:noProof/>
                <w:webHidden/>
              </w:rPr>
              <w:t>50</w:t>
            </w:r>
            <w:r>
              <w:rPr>
                <w:noProof/>
                <w:webHidden/>
              </w:rPr>
              <w:fldChar w:fldCharType="end"/>
            </w:r>
          </w:hyperlink>
        </w:p>
        <w:p w:rsidR="00D276DE" w:rsidRDefault="00D276DE">
          <w:pPr>
            <w:pStyle w:val="TOC4"/>
            <w:tabs>
              <w:tab w:val="right" w:leader="dot" w:pos="9771"/>
            </w:tabs>
            <w:rPr>
              <w:rFonts w:asciiTheme="minorHAnsi" w:eastAsiaTheme="minorEastAsia" w:hAnsiTheme="minorHAnsi" w:cstheme="minorBidi"/>
              <w:noProof/>
              <w:sz w:val="22"/>
              <w:szCs w:val="22"/>
            </w:rPr>
          </w:pPr>
          <w:hyperlink w:anchor="_Toc331084177" w:history="1">
            <w:r w:rsidRPr="00A52B01">
              <w:rPr>
                <w:rStyle w:val="Hyperlink"/>
                <w:b/>
                <w:bCs/>
                <w:noProof/>
                <w14:scene3d>
                  <w14:camera w14:prst="orthographicFront"/>
                  <w14:lightRig w14:rig="threePt" w14:dir="t">
                    <w14:rot w14:lat="0" w14:lon="0" w14:rev="0"/>
                  </w14:lightRig>
                </w14:scene3d>
              </w:rPr>
              <w:t>5.3.11.1</w:t>
            </w:r>
            <w:r>
              <w:rPr>
                <w:noProof/>
                <w:webHidden/>
              </w:rPr>
              <w:tab/>
            </w:r>
            <w:r>
              <w:rPr>
                <w:noProof/>
                <w:webHidden/>
              </w:rPr>
              <w:fldChar w:fldCharType="begin"/>
            </w:r>
            <w:r>
              <w:rPr>
                <w:noProof/>
                <w:webHidden/>
              </w:rPr>
              <w:instrText xml:space="preserve"> PAGEREF _Toc331084177 \h </w:instrText>
            </w:r>
            <w:r>
              <w:rPr>
                <w:noProof/>
                <w:webHidden/>
              </w:rPr>
            </w:r>
            <w:r>
              <w:rPr>
                <w:noProof/>
                <w:webHidden/>
              </w:rPr>
              <w:fldChar w:fldCharType="separate"/>
            </w:r>
            <w:r>
              <w:rPr>
                <w:noProof/>
                <w:webHidden/>
              </w:rPr>
              <w:t>55</w:t>
            </w:r>
            <w:r>
              <w:rPr>
                <w:noProof/>
                <w:webHidden/>
              </w:rPr>
              <w:fldChar w:fldCharType="end"/>
            </w:r>
          </w:hyperlink>
        </w:p>
        <w:p w:rsidR="00D276DE" w:rsidRDefault="00D276DE">
          <w:pPr>
            <w:pStyle w:val="TOC4"/>
            <w:tabs>
              <w:tab w:val="right" w:leader="dot" w:pos="9771"/>
            </w:tabs>
            <w:rPr>
              <w:rFonts w:asciiTheme="minorHAnsi" w:eastAsiaTheme="minorEastAsia" w:hAnsiTheme="minorHAnsi" w:cstheme="minorBidi"/>
              <w:noProof/>
              <w:sz w:val="22"/>
              <w:szCs w:val="22"/>
            </w:rPr>
          </w:pPr>
          <w:hyperlink w:anchor="_Toc331084178" w:history="1">
            <w:r w:rsidRPr="00A52B01">
              <w:rPr>
                <w:rStyle w:val="Hyperlink"/>
                <w:b/>
                <w:bCs/>
                <w:noProof/>
                <w14:scene3d>
                  <w14:camera w14:prst="orthographicFront"/>
                  <w14:lightRig w14:rig="threePt" w14:dir="t">
                    <w14:rot w14:lat="0" w14:lon="0" w14:rev="0"/>
                  </w14:lightRig>
                </w14:scene3d>
              </w:rPr>
              <w:t>5.3.11.2</w:t>
            </w:r>
            <w:r>
              <w:rPr>
                <w:noProof/>
                <w:webHidden/>
              </w:rPr>
              <w:tab/>
            </w:r>
            <w:r>
              <w:rPr>
                <w:noProof/>
                <w:webHidden/>
              </w:rPr>
              <w:fldChar w:fldCharType="begin"/>
            </w:r>
            <w:r>
              <w:rPr>
                <w:noProof/>
                <w:webHidden/>
              </w:rPr>
              <w:instrText xml:space="preserve"> PAGEREF _Toc331084178 \h </w:instrText>
            </w:r>
            <w:r>
              <w:rPr>
                <w:noProof/>
                <w:webHidden/>
              </w:rPr>
            </w:r>
            <w:r>
              <w:rPr>
                <w:noProof/>
                <w:webHidden/>
              </w:rPr>
              <w:fldChar w:fldCharType="separate"/>
            </w:r>
            <w:r>
              <w:rPr>
                <w:noProof/>
                <w:webHidden/>
              </w:rPr>
              <w:t>55</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79" w:history="1">
            <w:r w:rsidRPr="00A52B01">
              <w:rPr>
                <w:rStyle w:val="Hyperlink"/>
                <w:noProof/>
                <w14:scene3d>
                  <w14:camera w14:prst="orthographicFront"/>
                  <w14:lightRig w14:rig="threePt" w14:dir="t">
                    <w14:rot w14:lat="0" w14:lon="0" w14:rev="0"/>
                  </w14:lightRig>
                </w14:scene3d>
              </w:rPr>
              <w:t>5.3.11.3</w:t>
            </w:r>
            <w:r>
              <w:rPr>
                <w:rFonts w:asciiTheme="minorHAnsi" w:eastAsiaTheme="minorEastAsia" w:hAnsiTheme="minorHAnsi" w:cstheme="minorBidi"/>
                <w:noProof/>
                <w:sz w:val="22"/>
                <w:szCs w:val="22"/>
              </w:rPr>
              <w:tab/>
            </w:r>
            <w:r w:rsidRPr="00A52B01">
              <w:rPr>
                <w:rStyle w:val="Hyperlink"/>
                <w:noProof/>
              </w:rPr>
              <w:t>Dlog Concrete Implementations’ Static View</w:t>
            </w:r>
            <w:r>
              <w:rPr>
                <w:noProof/>
                <w:webHidden/>
              </w:rPr>
              <w:tab/>
            </w:r>
            <w:r>
              <w:rPr>
                <w:noProof/>
                <w:webHidden/>
              </w:rPr>
              <w:fldChar w:fldCharType="begin"/>
            </w:r>
            <w:r>
              <w:rPr>
                <w:noProof/>
                <w:webHidden/>
              </w:rPr>
              <w:instrText xml:space="preserve"> PAGEREF _Toc331084179 \h </w:instrText>
            </w:r>
            <w:r>
              <w:rPr>
                <w:noProof/>
                <w:webHidden/>
              </w:rPr>
            </w:r>
            <w:r>
              <w:rPr>
                <w:noProof/>
                <w:webHidden/>
              </w:rPr>
              <w:fldChar w:fldCharType="separate"/>
            </w:r>
            <w:r>
              <w:rPr>
                <w:noProof/>
                <w:webHidden/>
              </w:rPr>
              <w:t>55</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80" w:history="1">
            <w:r w:rsidRPr="00A52B01">
              <w:rPr>
                <w:rStyle w:val="Hyperlink"/>
                <w:noProof/>
                <w14:scene3d>
                  <w14:camera w14:prst="orthographicFront"/>
                  <w14:lightRig w14:rig="threePt" w14:dir="t">
                    <w14:rot w14:lat="0" w14:lon="0" w14:rev="0"/>
                  </w14:lightRig>
                </w14:scene3d>
              </w:rPr>
              <w:t>5.3.11.4</w:t>
            </w:r>
            <w:r>
              <w:rPr>
                <w:rFonts w:asciiTheme="minorHAnsi" w:eastAsiaTheme="minorEastAsia" w:hAnsiTheme="minorHAnsi" w:cstheme="minorBidi"/>
                <w:noProof/>
                <w:sz w:val="22"/>
                <w:szCs w:val="22"/>
              </w:rPr>
              <w:tab/>
            </w:r>
            <w:r w:rsidRPr="00A52B01">
              <w:rPr>
                <w:rStyle w:val="Hyperlink"/>
                <w:noProof/>
              </w:rPr>
              <w:t>Dlog Concrete Implementations’ Dynamic View</w:t>
            </w:r>
            <w:r>
              <w:rPr>
                <w:noProof/>
                <w:webHidden/>
              </w:rPr>
              <w:tab/>
            </w:r>
            <w:r>
              <w:rPr>
                <w:noProof/>
                <w:webHidden/>
              </w:rPr>
              <w:fldChar w:fldCharType="begin"/>
            </w:r>
            <w:r>
              <w:rPr>
                <w:noProof/>
                <w:webHidden/>
              </w:rPr>
              <w:instrText xml:space="preserve"> PAGEREF _Toc331084180 \h </w:instrText>
            </w:r>
            <w:r>
              <w:rPr>
                <w:noProof/>
                <w:webHidden/>
              </w:rPr>
            </w:r>
            <w:r>
              <w:rPr>
                <w:noProof/>
                <w:webHidden/>
              </w:rPr>
              <w:fldChar w:fldCharType="separate"/>
            </w:r>
            <w:r>
              <w:rPr>
                <w:noProof/>
                <w:webHidden/>
              </w:rPr>
              <w:t>56</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81" w:history="1">
            <w:r w:rsidRPr="00A52B01">
              <w:rPr>
                <w:rStyle w:val="Hyperlink"/>
                <w:noProof/>
                <w14:scene3d>
                  <w14:camera w14:prst="orthographicFront"/>
                  <w14:lightRig w14:rig="threePt" w14:dir="t">
                    <w14:rot w14:lat="0" w14:lon="0" w14:rev="0"/>
                  </w14:lightRig>
                </w14:scene3d>
              </w:rPr>
              <w:t>5.3.11.5</w:t>
            </w:r>
            <w:r>
              <w:rPr>
                <w:rFonts w:asciiTheme="minorHAnsi" w:eastAsiaTheme="minorEastAsia" w:hAnsiTheme="minorHAnsi" w:cstheme="minorBidi"/>
                <w:noProof/>
                <w:sz w:val="22"/>
                <w:szCs w:val="22"/>
              </w:rPr>
              <w:tab/>
            </w:r>
            <w:r w:rsidRPr="00A52B01">
              <w:rPr>
                <w:rStyle w:val="Hyperlink"/>
                <w:noProof/>
              </w:rPr>
              <w:t>Bouncy Castle’s Wrapper Static view</w:t>
            </w:r>
            <w:r>
              <w:rPr>
                <w:noProof/>
                <w:webHidden/>
              </w:rPr>
              <w:tab/>
            </w:r>
            <w:r>
              <w:rPr>
                <w:noProof/>
                <w:webHidden/>
              </w:rPr>
              <w:fldChar w:fldCharType="begin"/>
            </w:r>
            <w:r>
              <w:rPr>
                <w:noProof/>
                <w:webHidden/>
              </w:rPr>
              <w:instrText xml:space="preserve"> PAGEREF _Toc331084181 \h </w:instrText>
            </w:r>
            <w:r>
              <w:rPr>
                <w:noProof/>
                <w:webHidden/>
              </w:rPr>
            </w:r>
            <w:r>
              <w:rPr>
                <w:noProof/>
                <w:webHidden/>
              </w:rPr>
              <w:fldChar w:fldCharType="separate"/>
            </w:r>
            <w:r>
              <w:rPr>
                <w:noProof/>
                <w:webHidden/>
              </w:rPr>
              <w:t>61</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82" w:history="1">
            <w:r w:rsidRPr="00A52B01">
              <w:rPr>
                <w:rStyle w:val="Hyperlink"/>
                <w:noProof/>
                <w14:scene3d>
                  <w14:camera w14:prst="orthographicFront"/>
                  <w14:lightRig w14:rig="threePt" w14:dir="t">
                    <w14:rot w14:lat="0" w14:lon="0" w14:rev="0"/>
                  </w14:lightRig>
                </w14:scene3d>
              </w:rPr>
              <w:t>5.3.11.6</w:t>
            </w:r>
            <w:r>
              <w:rPr>
                <w:rFonts w:asciiTheme="minorHAnsi" w:eastAsiaTheme="minorEastAsia" w:hAnsiTheme="minorHAnsi" w:cstheme="minorBidi"/>
                <w:noProof/>
                <w:sz w:val="22"/>
                <w:szCs w:val="22"/>
              </w:rPr>
              <w:tab/>
            </w:r>
            <w:r w:rsidRPr="00A52B01">
              <w:rPr>
                <w:rStyle w:val="Hyperlink"/>
                <w:noProof/>
              </w:rPr>
              <w:t>Bouncy Castle’s Wrapper Dynamic View</w:t>
            </w:r>
            <w:r>
              <w:rPr>
                <w:noProof/>
                <w:webHidden/>
              </w:rPr>
              <w:tab/>
            </w:r>
            <w:r>
              <w:rPr>
                <w:noProof/>
                <w:webHidden/>
              </w:rPr>
              <w:fldChar w:fldCharType="begin"/>
            </w:r>
            <w:r>
              <w:rPr>
                <w:noProof/>
                <w:webHidden/>
              </w:rPr>
              <w:instrText xml:space="preserve"> PAGEREF _Toc331084182 \h </w:instrText>
            </w:r>
            <w:r>
              <w:rPr>
                <w:noProof/>
                <w:webHidden/>
              </w:rPr>
            </w:r>
            <w:r>
              <w:rPr>
                <w:noProof/>
                <w:webHidden/>
              </w:rPr>
              <w:fldChar w:fldCharType="separate"/>
            </w:r>
            <w:r>
              <w:rPr>
                <w:noProof/>
                <w:webHidden/>
              </w:rPr>
              <w:t>62</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83" w:history="1">
            <w:r w:rsidRPr="00A52B01">
              <w:rPr>
                <w:rStyle w:val="Hyperlink"/>
                <w:noProof/>
                <w14:scene3d>
                  <w14:camera w14:prst="orthographicFront"/>
                  <w14:lightRig w14:rig="threePt" w14:dir="t">
                    <w14:rot w14:lat="0" w14:lon="0" w14:rev="0"/>
                  </w14:lightRig>
                </w14:scene3d>
              </w:rPr>
              <w:t>5.3.11.7</w:t>
            </w:r>
            <w:r>
              <w:rPr>
                <w:rFonts w:asciiTheme="minorHAnsi" w:eastAsiaTheme="minorEastAsia" w:hAnsiTheme="minorHAnsi" w:cstheme="minorBidi"/>
                <w:noProof/>
                <w:sz w:val="22"/>
                <w:szCs w:val="22"/>
              </w:rPr>
              <w:tab/>
            </w:r>
            <w:r w:rsidRPr="00A52B01">
              <w:rPr>
                <w:rStyle w:val="Hyperlink"/>
                <w:noProof/>
              </w:rPr>
              <w:t>Miracl’s Wrapper Static view</w:t>
            </w:r>
            <w:r>
              <w:rPr>
                <w:noProof/>
                <w:webHidden/>
              </w:rPr>
              <w:tab/>
            </w:r>
            <w:r>
              <w:rPr>
                <w:noProof/>
                <w:webHidden/>
              </w:rPr>
              <w:fldChar w:fldCharType="begin"/>
            </w:r>
            <w:r>
              <w:rPr>
                <w:noProof/>
                <w:webHidden/>
              </w:rPr>
              <w:instrText xml:space="preserve"> PAGEREF _Toc331084183 \h </w:instrText>
            </w:r>
            <w:r>
              <w:rPr>
                <w:noProof/>
                <w:webHidden/>
              </w:rPr>
            </w:r>
            <w:r>
              <w:rPr>
                <w:noProof/>
                <w:webHidden/>
              </w:rPr>
              <w:fldChar w:fldCharType="separate"/>
            </w:r>
            <w:r>
              <w:rPr>
                <w:noProof/>
                <w:webHidden/>
              </w:rPr>
              <w:t>68</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84" w:history="1">
            <w:r w:rsidRPr="00A52B01">
              <w:rPr>
                <w:rStyle w:val="Hyperlink"/>
                <w:noProof/>
                <w:lang w:eastAsia="en-GB"/>
                <w14:scene3d>
                  <w14:camera w14:prst="orthographicFront"/>
                  <w14:lightRig w14:rig="threePt" w14:dir="t">
                    <w14:rot w14:lat="0" w14:lon="0" w14:rev="0"/>
                  </w14:lightRig>
                </w14:scene3d>
              </w:rPr>
              <w:t>5.3.11.8</w:t>
            </w:r>
            <w:r>
              <w:rPr>
                <w:rFonts w:asciiTheme="minorHAnsi" w:eastAsiaTheme="minorEastAsia" w:hAnsiTheme="minorHAnsi" w:cstheme="minorBidi"/>
                <w:noProof/>
                <w:sz w:val="22"/>
                <w:szCs w:val="22"/>
              </w:rPr>
              <w:tab/>
            </w:r>
            <w:r w:rsidRPr="00A52B01">
              <w:rPr>
                <w:rStyle w:val="Hyperlink"/>
                <w:noProof/>
                <w:lang w:eastAsia="en-GB"/>
              </w:rPr>
              <w:t>Miracl’s Dynamic View</w:t>
            </w:r>
            <w:r>
              <w:rPr>
                <w:noProof/>
                <w:webHidden/>
              </w:rPr>
              <w:tab/>
            </w:r>
            <w:r>
              <w:rPr>
                <w:noProof/>
                <w:webHidden/>
              </w:rPr>
              <w:fldChar w:fldCharType="begin"/>
            </w:r>
            <w:r>
              <w:rPr>
                <w:noProof/>
                <w:webHidden/>
              </w:rPr>
              <w:instrText xml:space="preserve"> PAGEREF _Toc331084184 \h </w:instrText>
            </w:r>
            <w:r>
              <w:rPr>
                <w:noProof/>
                <w:webHidden/>
              </w:rPr>
            </w:r>
            <w:r>
              <w:rPr>
                <w:noProof/>
                <w:webHidden/>
              </w:rPr>
              <w:fldChar w:fldCharType="separate"/>
            </w:r>
            <w:r>
              <w:rPr>
                <w:noProof/>
                <w:webHidden/>
              </w:rPr>
              <w:t>69</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85" w:history="1">
            <w:r w:rsidRPr="00A52B01">
              <w:rPr>
                <w:rStyle w:val="Hyperlink"/>
                <w:noProof/>
                <w14:scene3d>
                  <w14:camera w14:prst="orthographicFront"/>
                  <w14:lightRig w14:rig="threePt" w14:dir="t">
                    <w14:rot w14:lat="0" w14:lon="0" w14:rev="0"/>
                  </w14:lightRig>
                </w14:scene3d>
              </w:rPr>
              <w:t>5.3.11.9</w:t>
            </w:r>
            <w:r>
              <w:rPr>
                <w:rFonts w:asciiTheme="minorHAnsi" w:eastAsiaTheme="minorEastAsia" w:hAnsiTheme="minorHAnsi" w:cstheme="minorBidi"/>
                <w:noProof/>
                <w:sz w:val="22"/>
                <w:szCs w:val="22"/>
              </w:rPr>
              <w:tab/>
            </w:r>
            <w:r w:rsidRPr="00A52B01">
              <w:rPr>
                <w:rStyle w:val="Hyperlink"/>
                <w:noProof/>
              </w:rPr>
              <w:t>Crypto++‘s Static View</w:t>
            </w:r>
            <w:r>
              <w:rPr>
                <w:noProof/>
                <w:webHidden/>
              </w:rPr>
              <w:tab/>
            </w:r>
            <w:r>
              <w:rPr>
                <w:noProof/>
                <w:webHidden/>
              </w:rPr>
              <w:fldChar w:fldCharType="begin"/>
            </w:r>
            <w:r>
              <w:rPr>
                <w:noProof/>
                <w:webHidden/>
              </w:rPr>
              <w:instrText xml:space="preserve"> PAGEREF _Toc331084185 \h </w:instrText>
            </w:r>
            <w:r>
              <w:rPr>
                <w:noProof/>
                <w:webHidden/>
              </w:rPr>
            </w:r>
            <w:r>
              <w:rPr>
                <w:noProof/>
                <w:webHidden/>
              </w:rPr>
              <w:fldChar w:fldCharType="separate"/>
            </w:r>
            <w:r>
              <w:rPr>
                <w:noProof/>
                <w:webHidden/>
              </w:rPr>
              <w:t>76</w:t>
            </w:r>
            <w:r>
              <w:rPr>
                <w:noProof/>
                <w:webHidden/>
              </w:rPr>
              <w:fldChar w:fldCharType="end"/>
            </w:r>
          </w:hyperlink>
        </w:p>
        <w:p w:rsidR="00D276DE" w:rsidRDefault="00D276DE">
          <w:pPr>
            <w:pStyle w:val="TOC4"/>
            <w:tabs>
              <w:tab w:val="left" w:pos="1720"/>
              <w:tab w:val="right" w:leader="dot" w:pos="9771"/>
            </w:tabs>
            <w:rPr>
              <w:rFonts w:asciiTheme="minorHAnsi" w:eastAsiaTheme="minorEastAsia" w:hAnsiTheme="minorHAnsi" w:cstheme="minorBidi"/>
              <w:noProof/>
              <w:sz w:val="22"/>
              <w:szCs w:val="22"/>
            </w:rPr>
          </w:pPr>
          <w:hyperlink w:anchor="_Toc331084186" w:history="1">
            <w:r w:rsidRPr="00A52B01">
              <w:rPr>
                <w:rStyle w:val="Hyperlink"/>
                <w:noProof/>
                <w14:scene3d>
                  <w14:camera w14:prst="orthographicFront"/>
                  <w14:lightRig w14:rig="threePt" w14:dir="t">
                    <w14:rot w14:lat="0" w14:lon="0" w14:rev="0"/>
                  </w14:lightRig>
                </w14:scene3d>
              </w:rPr>
              <w:t>5.3.11.10</w:t>
            </w:r>
            <w:r>
              <w:rPr>
                <w:rFonts w:asciiTheme="minorHAnsi" w:eastAsiaTheme="minorEastAsia" w:hAnsiTheme="minorHAnsi" w:cstheme="minorBidi"/>
                <w:noProof/>
                <w:sz w:val="22"/>
                <w:szCs w:val="22"/>
              </w:rPr>
              <w:tab/>
            </w:r>
            <w:r w:rsidRPr="00A52B01">
              <w:rPr>
                <w:rStyle w:val="Hyperlink"/>
                <w:noProof/>
              </w:rPr>
              <w:t>Crypto++’s Dynamic View</w:t>
            </w:r>
            <w:r>
              <w:rPr>
                <w:noProof/>
                <w:webHidden/>
              </w:rPr>
              <w:tab/>
            </w:r>
            <w:r>
              <w:rPr>
                <w:noProof/>
                <w:webHidden/>
              </w:rPr>
              <w:fldChar w:fldCharType="begin"/>
            </w:r>
            <w:r>
              <w:rPr>
                <w:noProof/>
                <w:webHidden/>
              </w:rPr>
              <w:instrText xml:space="preserve"> PAGEREF _Toc331084186 \h </w:instrText>
            </w:r>
            <w:r>
              <w:rPr>
                <w:noProof/>
                <w:webHidden/>
              </w:rPr>
            </w:r>
            <w:r>
              <w:rPr>
                <w:noProof/>
                <w:webHidden/>
              </w:rPr>
              <w:fldChar w:fldCharType="separate"/>
            </w:r>
            <w:r>
              <w:rPr>
                <w:noProof/>
                <w:webHidden/>
              </w:rPr>
              <w:t>77</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189" w:history="1">
            <w:r w:rsidRPr="00A52B01">
              <w:rPr>
                <w:rStyle w:val="Hyperlink"/>
                <w:noProof/>
              </w:rPr>
              <w:t>5.3.9</w:t>
            </w:r>
            <w:r>
              <w:rPr>
                <w:rFonts w:asciiTheme="minorHAnsi" w:eastAsiaTheme="minorEastAsia" w:hAnsiTheme="minorHAnsi" w:cstheme="minorBidi"/>
                <w:noProof/>
                <w:sz w:val="22"/>
                <w:szCs w:val="22"/>
              </w:rPr>
              <w:tab/>
            </w:r>
            <w:r w:rsidRPr="00A52B01">
              <w:rPr>
                <w:rStyle w:val="Hyperlink"/>
                <w:noProof/>
                <w:lang w:val="en-GB"/>
              </w:rPr>
              <w:t>Dlog</w:t>
            </w:r>
            <w:r w:rsidRPr="00A52B01">
              <w:rPr>
                <w:rStyle w:val="Hyperlink"/>
                <w:noProof/>
              </w:rPr>
              <w:t xml:space="preserve"> auxiliary classes</w:t>
            </w:r>
            <w:r>
              <w:rPr>
                <w:noProof/>
                <w:webHidden/>
              </w:rPr>
              <w:tab/>
            </w:r>
            <w:r>
              <w:rPr>
                <w:noProof/>
                <w:webHidden/>
              </w:rPr>
              <w:fldChar w:fldCharType="begin"/>
            </w:r>
            <w:r>
              <w:rPr>
                <w:noProof/>
                <w:webHidden/>
              </w:rPr>
              <w:instrText xml:space="preserve"> PAGEREF _Toc331084189 \h </w:instrText>
            </w:r>
            <w:r>
              <w:rPr>
                <w:noProof/>
                <w:webHidden/>
              </w:rPr>
            </w:r>
            <w:r>
              <w:rPr>
                <w:noProof/>
                <w:webHidden/>
              </w:rPr>
              <w:fldChar w:fldCharType="separate"/>
            </w:r>
            <w:r>
              <w:rPr>
                <w:noProof/>
                <w:webHidden/>
              </w:rPr>
              <w:t>81</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91" w:history="1">
            <w:r w:rsidRPr="00A52B01">
              <w:rPr>
                <w:rStyle w:val="Hyperlink"/>
                <w:noProof/>
              </w:rPr>
              <w:t>5.3.12.1</w:t>
            </w:r>
            <w:r>
              <w:rPr>
                <w:rFonts w:asciiTheme="minorHAnsi" w:eastAsiaTheme="minorEastAsia" w:hAnsiTheme="minorHAnsi" w:cstheme="minorBidi"/>
                <w:noProof/>
                <w:sz w:val="22"/>
                <w:szCs w:val="22"/>
              </w:rPr>
              <w:tab/>
            </w:r>
            <w:r w:rsidRPr="00A52B01">
              <w:rPr>
                <w:rStyle w:val="Hyperlink"/>
                <w:noProof/>
              </w:rPr>
              <w:t>GroupParams Static view</w:t>
            </w:r>
            <w:r>
              <w:rPr>
                <w:noProof/>
                <w:webHidden/>
              </w:rPr>
              <w:tab/>
            </w:r>
            <w:r>
              <w:rPr>
                <w:noProof/>
                <w:webHidden/>
              </w:rPr>
              <w:fldChar w:fldCharType="begin"/>
            </w:r>
            <w:r>
              <w:rPr>
                <w:noProof/>
                <w:webHidden/>
              </w:rPr>
              <w:instrText xml:space="preserve"> PAGEREF _Toc331084191 \h </w:instrText>
            </w:r>
            <w:r>
              <w:rPr>
                <w:noProof/>
                <w:webHidden/>
              </w:rPr>
            </w:r>
            <w:r>
              <w:rPr>
                <w:noProof/>
                <w:webHidden/>
              </w:rPr>
              <w:fldChar w:fldCharType="separate"/>
            </w:r>
            <w:r>
              <w:rPr>
                <w:noProof/>
                <w:webHidden/>
              </w:rPr>
              <w:t>81</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92" w:history="1">
            <w:r w:rsidRPr="00A52B01">
              <w:rPr>
                <w:rStyle w:val="Hyperlink"/>
                <w:noProof/>
              </w:rPr>
              <w:t>5.3.12.2</w:t>
            </w:r>
            <w:r>
              <w:rPr>
                <w:rFonts w:asciiTheme="minorHAnsi" w:eastAsiaTheme="minorEastAsia" w:hAnsiTheme="minorHAnsi" w:cstheme="minorBidi"/>
                <w:noProof/>
                <w:sz w:val="22"/>
                <w:szCs w:val="22"/>
              </w:rPr>
              <w:tab/>
            </w:r>
            <w:r w:rsidRPr="00A52B01">
              <w:rPr>
                <w:rStyle w:val="Hyperlink"/>
                <w:noProof/>
              </w:rPr>
              <w:t>GroupParams Dynamic view</w:t>
            </w:r>
            <w:r>
              <w:rPr>
                <w:noProof/>
                <w:webHidden/>
              </w:rPr>
              <w:tab/>
            </w:r>
            <w:r>
              <w:rPr>
                <w:noProof/>
                <w:webHidden/>
              </w:rPr>
              <w:fldChar w:fldCharType="begin"/>
            </w:r>
            <w:r>
              <w:rPr>
                <w:noProof/>
                <w:webHidden/>
              </w:rPr>
              <w:instrText xml:space="preserve"> PAGEREF _Toc331084192 \h </w:instrText>
            </w:r>
            <w:r>
              <w:rPr>
                <w:noProof/>
                <w:webHidden/>
              </w:rPr>
            </w:r>
            <w:r>
              <w:rPr>
                <w:noProof/>
                <w:webHidden/>
              </w:rPr>
              <w:fldChar w:fldCharType="separate"/>
            </w:r>
            <w:r>
              <w:rPr>
                <w:noProof/>
                <w:webHidden/>
              </w:rPr>
              <w:t>83</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93" w:history="1">
            <w:r w:rsidRPr="00A52B01">
              <w:rPr>
                <w:rStyle w:val="Hyperlink"/>
                <w:noProof/>
              </w:rPr>
              <w:t>5.3.12.3</w:t>
            </w:r>
            <w:r>
              <w:rPr>
                <w:rFonts w:asciiTheme="minorHAnsi" w:eastAsiaTheme="minorEastAsia" w:hAnsiTheme="minorHAnsi" w:cstheme="minorBidi"/>
                <w:noProof/>
                <w:sz w:val="22"/>
                <w:szCs w:val="22"/>
              </w:rPr>
              <w:tab/>
            </w:r>
            <w:r w:rsidRPr="00A52B01">
              <w:rPr>
                <w:rStyle w:val="Hyperlink"/>
                <w:noProof/>
              </w:rPr>
              <w:t>GroupElement Static view</w:t>
            </w:r>
            <w:r>
              <w:rPr>
                <w:noProof/>
                <w:webHidden/>
              </w:rPr>
              <w:tab/>
            </w:r>
            <w:r>
              <w:rPr>
                <w:noProof/>
                <w:webHidden/>
              </w:rPr>
              <w:fldChar w:fldCharType="begin"/>
            </w:r>
            <w:r>
              <w:rPr>
                <w:noProof/>
                <w:webHidden/>
              </w:rPr>
              <w:instrText xml:space="preserve"> PAGEREF _Toc331084193 \h </w:instrText>
            </w:r>
            <w:r>
              <w:rPr>
                <w:noProof/>
                <w:webHidden/>
              </w:rPr>
            </w:r>
            <w:r>
              <w:rPr>
                <w:noProof/>
                <w:webHidden/>
              </w:rPr>
              <w:fldChar w:fldCharType="separate"/>
            </w:r>
            <w:r>
              <w:rPr>
                <w:noProof/>
                <w:webHidden/>
              </w:rPr>
              <w:t>83</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94" w:history="1">
            <w:r w:rsidRPr="00A52B01">
              <w:rPr>
                <w:rStyle w:val="Hyperlink"/>
                <w:noProof/>
              </w:rPr>
              <w:t>5.3.12.4</w:t>
            </w:r>
            <w:r>
              <w:rPr>
                <w:rFonts w:asciiTheme="minorHAnsi" w:eastAsiaTheme="minorEastAsia" w:hAnsiTheme="minorHAnsi" w:cstheme="minorBidi"/>
                <w:noProof/>
                <w:sz w:val="22"/>
                <w:szCs w:val="22"/>
              </w:rPr>
              <w:tab/>
            </w:r>
            <w:r w:rsidRPr="00A52B01">
              <w:rPr>
                <w:rStyle w:val="Hyperlink"/>
                <w:noProof/>
              </w:rPr>
              <w:t>GroupElement Dynamic view</w:t>
            </w:r>
            <w:r>
              <w:rPr>
                <w:noProof/>
                <w:webHidden/>
              </w:rPr>
              <w:tab/>
            </w:r>
            <w:r>
              <w:rPr>
                <w:noProof/>
                <w:webHidden/>
              </w:rPr>
              <w:fldChar w:fldCharType="begin"/>
            </w:r>
            <w:r>
              <w:rPr>
                <w:noProof/>
                <w:webHidden/>
              </w:rPr>
              <w:instrText xml:space="preserve"> PAGEREF _Toc331084194 \h </w:instrText>
            </w:r>
            <w:r>
              <w:rPr>
                <w:noProof/>
                <w:webHidden/>
              </w:rPr>
            </w:r>
            <w:r>
              <w:rPr>
                <w:noProof/>
                <w:webHidden/>
              </w:rPr>
              <w:fldChar w:fldCharType="separate"/>
            </w:r>
            <w:r>
              <w:rPr>
                <w:noProof/>
                <w:webHidden/>
              </w:rPr>
              <w:t>83</w:t>
            </w:r>
            <w:r>
              <w:rPr>
                <w:noProof/>
                <w:webHidden/>
              </w:rPr>
              <w:fldChar w:fldCharType="end"/>
            </w:r>
          </w:hyperlink>
        </w:p>
        <w:p w:rsidR="00D276DE" w:rsidRDefault="00D276DE">
          <w:pPr>
            <w:pStyle w:val="TOC3"/>
            <w:tabs>
              <w:tab w:val="left" w:pos="1400"/>
              <w:tab w:val="right" w:leader="dot" w:pos="9771"/>
            </w:tabs>
            <w:rPr>
              <w:rFonts w:asciiTheme="minorHAnsi" w:eastAsiaTheme="minorEastAsia" w:hAnsiTheme="minorHAnsi" w:cstheme="minorBidi"/>
              <w:noProof/>
              <w:sz w:val="22"/>
              <w:szCs w:val="22"/>
            </w:rPr>
          </w:pPr>
          <w:hyperlink w:anchor="_Toc331084195" w:history="1">
            <w:r w:rsidRPr="00A52B01">
              <w:rPr>
                <w:rStyle w:val="Hyperlink"/>
                <w:noProof/>
              </w:rPr>
              <w:t>5.3.14</w:t>
            </w:r>
            <w:r>
              <w:rPr>
                <w:rFonts w:asciiTheme="minorHAnsi" w:eastAsiaTheme="minorEastAsia" w:hAnsiTheme="minorHAnsi" w:cstheme="minorBidi"/>
                <w:noProof/>
                <w:sz w:val="22"/>
                <w:szCs w:val="22"/>
              </w:rPr>
              <w:tab/>
            </w:r>
            <w:r w:rsidRPr="00A52B01">
              <w:rPr>
                <w:rStyle w:val="Hyperlink"/>
                <w:noProof/>
              </w:rPr>
              <w:t>KeyDerivationFunction</w:t>
            </w:r>
            <w:r>
              <w:rPr>
                <w:noProof/>
                <w:webHidden/>
              </w:rPr>
              <w:tab/>
            </w:r>
            <w:r>
              <w:rPr>
                <w:noProof/>
                <w:webHidden/>
              </w:rPr>
              <w:fldChar w:fldCharType="begin"/>
            </w:r>
            <w:r>
              <w:rPr>
                <w:noProof/>
                <w:webHidden/>
              </w:rPr>
              <w:instrText xml:space="preserve"> PAGEREF _Toc331084195 \h </w:instrText>
            </w:r>
            <w:r>
              <w:rPr>
                <w:noProof/>
                <w:webHidden/>
              </w:rPr>
            </w:r>
            <w:r>
              <w:rPr>
                <w:noProof/>
                <w:webHidden/>
              </w:rPr>
              <w:fldChar w:fldCharType="separate"/>
            </w:r>
            <w:r>
              <w:rPr>
                <w:noProof/>
                <w:webHidden/>
              </w:rPr>
              <w:t>86</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97" w:history="1">
            <w:r w:rsidRPr="00A52B01">
              <w:rPr>
                <w:rStyle w:val="Hyperlink"/>
                <w:noProof/>
              </w:rPr>
              <w:t>5.3.13.1</w:t>
            </w:r>
            <w:r>
              <w:rPr>
                <w:rFonts w:asciiTheme="minorHAnsi" w:eastAsiaTheme="minorEastAsia" w:hAnsiTheme="minorHAnsi" w:cstheme="minorBidi"/>
                <w:noProof/>
                <w:sz w:val="22"/>
                <w:szCs w:val="22"/>
              </w:rPr>
              <w:tab/>
            </w:r>
            <w:r w:rsidRPr="00A52B01">
              <w:rPr>
                <w:rStyle w:val="Hyperlink"/>
                <w:noProof/>
              </w:rPr>
              <w:t>Static View</w:t>
            </w:r>
            <w:r>
              <w:rPr>
                <w:noProof/>
                <w:webHidden/>
              </w:rPr>
              <w:tab/>
            </w:r>
            <w:r>
              <w:rPr>
                <w:noProof/>
                <w:webHidden/>
              </w:rPr>
              <w:fldChar w:fldCharType="begin"/>
            </w:r>
            <w:r>
              <w:rPr>
                <w:noProof/>
                <w:webHidden/>
              </w:rPr>
              <w:instrText xml:space="preserve"> PAGEREF _Toc331084197 \h </w:instrText>
            </w:r>
            <w:r>
              <w:rPr>
                <w:noProof/>
                <w:webHidden/>
              </w:rPr>
            </w:r>
            <w:r>
              <w:rPr>
                <w:noProof/>
                <w:webHidden/>
              </w:rPr>
              <w:fldChar w:fldCharType="separate"/>
            </w:r>
            <w:r>
              <w:rPr>
                <w:noProof/>
                <w:webHidden/>
              </w:rPr>
              <w:t>86</w:t>
            </w:r>
            <w:r>
              <w:rPr>
                <w:noProof/>
                <w:webHidden/>
              </w:rPr>
              <w:fldChar w:fldCharType="end"/>
            </w:r>
          </w:hyperlink>
        </w:p>
        <w:p w:rsidR="00D276DE" w:rsidRDefault="00D276DE">
          <w:pPr>
            <w:pStyle w:val="TOC4"/>
            <w:tabs>
              <w:tab w:val="left" w:pos="1600"/>
              <w:tab w:val="right" w:leader="dot" w:pos="9771"/>
            </w:tabs>
            <w:rPr>
              <w:rFonts w:asciiTheme="minorHAnsi" w:eastAsiaTheme="minorEastAsia" w:hAnsiTheme="minorHAnsi" w:cstheme="minorBidi"/>
              <w:noProof/>
              <w:sz w:val="22"/>
              <w:szCs w:val="22"/>
            </w:rPr>
          </w:pPr>
          <w:hyperlink w:anchor="_Toc331084198" w:history="1">
            <w:r w:rsidRPr="00A52B01">
              <w:rPr>
                <w:rStyle w:val="Hyperlink"/>
                <w:noProof/>
              </w:rPr>
              <w:t>5.3.13.2</w:t>
            </w:r>
            <w:r>
              <w:rPr>
                <w:rFonts w:asciiTheme="minorHAnsi" w:eastAsiaTheme="minorEastAsia" w:hAnsiTheme="minorHAnsi" w:cstheme="minorBidi"/>
                <w:noProof/>
                <w:sz w:val="22"/>
                <w:szCs w:val="22"/>
              </w:rPr>
              <w:tab/>
            </w:r>
            <w:r w:rsidRPr="00A52B01">
              <w:rPr>
                <w:rStyle w:val="Hyperlink"/>
                <w:noProof/>
              </w:rPr>
              <w:t>Dynamic View</w:t>
            </w:r>
            <w:r>
              <w:rPr>
                <w:noProof/>
                <w:webHidden/>
              </w:rPr>
              <w:tab/>
            </w:r>
            <w:r>
              <w:rPr>
                <w:noProof/>
                <w:webHidden/>
              </w:rPr>
              <w:fldChar w:fldCharType="begin"/>
            </w:r>
            <w:r>
              <w:rPr>
                <w:noProof/>
                <w:webHidden/>
              </w:rPr>
              <w:instrText xml:space="preserve"> PAGEREF _Toc331084198 \h </w:instrText>
            </w:r>
            <w:r>
              <w:rPr>
                <w:noProof/>
                <w:webHidden/>
              </w:rPr>
            </w:r>
            <w:r>
              <w:rPr>
                <w:noProof/>
                <w:webHidden/>
              </w:rPr>
              <w:fldChar w:fldCharType="separate"/>
            </w:r>
            <w:r>
              <w:rPr>
                <w:noProof/>
                <w:webHidden/>
              </w:rPr>
              <w:t>86</w:t>
            </w:r>
            <w:r>
              <w:rPr>
                <w:noProof/>
                <w:webHidden/>
              </w:rPr>
              <w:fldChar w:fldCharType="end"/>
            </w:r>
          </w:hyperlink>
        </w:p>
        <w:p w:rsidR="00D276DE" w:rsidRDefault="00D276DE">
          <w:pPr>
            <w:pStyle w:val="TOC2"/>
            <w:tabs>
              <w:tab w:val="left" w:pos="800"/>
              <w:tab w:val="right" w:leader="dot" w:pos="9771"/>
            </w:tabs>
            <w:rPr>
              <w:rFonts w:asciiTheme="minorHAnsi" w:eastAsiaTheme="minorEastAsia" w:hAnsiTheme="minorHAnsi" w:cstheme="minorBidi"/>
              <w:noProof/>
              <w:sz w:val="22"/>
              <w:szCs w:val="22"/>
            </w:rPr>
          </w:pPr>
          <w:hyperlink w:anchor="_Toc331084199" w:history="1">
            <w:r w:rsidRPr="00A52B01">
              <w:rPr>
                <w:rStyle w:val="Hyperlink"/>
                <w:noProof/>
              </w:rPr>
              <w:t>5.4</w:t>
            </w:r>
            <w:r>
              <w:rPr>
                <w:rFonts w:asciiTheme="minorHAnsi" w:eastAsiaTheme="minorEastAsia" w:hAnsiTheme="minorHAnsi" w:cstheme="minorBidi"/>
                <w:noProof/>
                <w:sz w:val="22"/>
                <w:szCs w:val="22"/>
              </w:rPr>
              <w:tab/>
            </w:r>
            <w:r w:rsidRPr="00A52B01">
              <w:rPr>
                <w:rStyle w:val="Hyperlink"/>
                <w:noProof/>
              </w:rPr>
              <w:t>Parameters</w:t>
            </w:r>
            <w:r>
              <w:rPr>
                <w:noProof/>
                <w:webHidden/>
              </w:rPr>
              <w:tab/>
            </w:r>
            <w:r>
              <w:rPr>
                <w:noProof/>
                <w:webHidden/>
              </w:rPr>
              <w:fldChar w:fldCharType="begin"/>
            </w:r>
            <w:r>
              <w:rPr>
                <w:noProof/>
                <w:webHidden/>
              </w:rPr>
              <w:instrText xml:space="preserve"> PAGEREF _Toc331084199 \h </w:instrText>
            </w:r>
            <w:r>
              <w:rPr>
                <w:noProof/>
                <w:webHidden/>
              </w:rPr>
            </w:r>
            <w:r>
              <w:rPr>
                <w:noProof/>
                <w:webHidden/>
              </w:rPr>
              <w:fldChar w:fldCharType="separate"/>
            </w:r>
            <w:r>
              <w:rPr>
                <w:noProof/>
                <w:webHidden/>
              </w:rPr>
              <w:t>88</w:t>
            </w:r>
            <w:r>
              <w:rPr>
                <w:noProof/>
                <w:webHidden/>
              </w:rPr>
              <w:fldChar w:fldCharType="end"/>
            </w:r>
          </w:hyperlink>
        </w:p>
        <w:p w:rsidR="00D276DE" w:rsidRDefault="00D276DE">
          <w:pPr>
            <w:pStyle w:val="TOC2"/>
            <w:tabs>
              <w:tab w:val="left" w:pos="800"/>
              <w:tab w:val="right" w:leader="dot" w:pos="9771"/>
            </w:tabs>
            <w:rPr>
              <w:rFonts w:asciiTheme="minorHAnsi" w:eastAsiaTheme="minorEastAsia" w:hAnsiTheme="minorHAnsi" w:cstheme="minorBidi"/>
              <w:noProof/>
              <w:sz w:val="22"/>
              <w:szCs w:val="22"/>
            </w:rPr>
          </w:pPr>
          <w:hyperlink w:anchor="_Toc331084200" w:history="1">
            <w:r w:rsidRPr="00A52B01">
              <w:rPr>
                <w:rStyle w:val="Hyperlink"/>
                <w:noProof/>
              </w:rPr>
              <w:t>5.5</w:t>
            </w:r>
            <w:r>
              <w:rPr>
                <w:rFonts w:asciiTheme="minorHAnsi" w:eastAsiaTheme="minorEastAsia" w:hAnsiTheme="minorHAnsi" w:cstheme="minorBidi"/>
                <w:noProof/>
                <w:sz w:val="22"/>
                <w:szCs w:val="22"/>
              </w:rPr>
              <w:tab/>
            </w:r>
            <w:r w:rsidRPr="00A52B01">
              <w:rPr>
                <w:rStyle w:val="Hyperlink"/>
                <w:noProof/>
              </w:rPr>
              <w:t>Key manipulation</w:t>
            </w:r>
            <w:r>
              <w:rPr>
                <w:noProof/>
                <w:webHidden/>
              </w:rPr>
              <w:tab/>
            </w:r>
            <w:r>
              <w:rPr>
                <w:noProof/>
                <w:webHidden/>
              </w:rPr>
              <w:fldChar w:fldCharType="begin"/>
            </w:r>
            <w:r>
              <w:rPr>
                <w:noProof/>
                <w:webHidden/>
              </w:rPr>
              <w:instrText xml:space="preserve"> PAGEREF _Toc331084200 \h </w:instrText>
            </w:r>
            <w:r>
              <w:rPr>
                <w:noProof/>
                <w:webHidden/>
              </w:rPr>
            </w:r>
            <w:r>
              <w:rPr>
                <w:noProof/>
                <w:webHidden/>
              </w:rPr>
              <w:fldChar w:fldCharType="separate"/>
            </w:r>
            <w:r>
              <w:rPr>
                <w:noProof/>
                <w:webHidden/>
              </w:rPr>
              <w:t>88</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201" w:history="1">
            <w:r w:rsidRPr="00A52B01">
              <w:rPr>
                <w:rStyle w:val="Hyperlink"/>
                <w:noProof/>
                <w:lang w:eastAsia="en-GB"/>
              </w:rPr>
              <w:t>5.5.1</w:t>
            </w:r>
            <w:r>
              <w:rPr>
                <w:rFonts w:asciiTheme="minorHAnsi" w:eastAsiaTheme="minorEastAsia" w:hAnsiTheme="minorHAnsi" w:cstheme="minorBidi"/>
                <w:noProof/>
                <w:sz w:val="22"/>
                <w:szCs w:val="22"/>
              </w:rPr>
              <w:tab/>
            </w:r>
            <w:r w:rsidRPr="00A52B01">
              <w:rPr>
                <w:rStyle w:val="Hyperlink"/>
                <w:noProof/>
                <w:lang w:eastAsia="en-GB"/>
              </w:rPr>
              <w:t>Key representations:</w:t>
            </w:r>
            <w:r>
              <w:rPr>
                <w:noProof/>
                <w:webHidden/>
              </w:rPr>
              <w:tab/>
            </w:r>
            <w:r>
              <w:rPr>
                <w:noProof/>
                <w:webHidden/>
              </w:rPr>
              <w:fldChar w:fldCharType="begin"/>
            </w:r>
            <w:r>
              <w:rPr>
                <w:noProof/>
                <w:webHidden/>
              </w:rPr>
              <w:instrText xml:space="preserve"> PAGEREF _Toc331084201 \h </w:instrText>
            </w:r>
            <w:r>
              <w:rPr>
                <w:noProof/>
                <w:webHidden/>
              </w:rPr>
            </w:r>
            <w:r>
              <w:rPr>
                <w:noProof/>
                <w:webHidden/>
              </w:rPr>
              <w:fldChar w:fldCharType="separate"/>
            </w:r>
            <w:r>
              <w:rPr>
                <w:noProof/>
                <w:webHidden/>
              </w:rPr>
              <w:t>89</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202" w:history="1">
            <w:r w:rsidRPr="00A52B01">
              <w:rPr>
                <w:rStyle w:val="Hyperlink"/>
                <w:noProof/>
                <w:lang w:eastAsia="en-GB"/>
              </w:rPr>
              <w:t>5.5.2</w:t>
            </w:r>
            <w:r>
              <w:rPr>
                <w:rFonts w:asciiTheme="minorHAnsi" w:eastAsiaTheme="minorEastAsia" w:hAnsiTheme="minorHAnsi" w:cstheme="minorBidi"/>
                <w:noProof/>
                <w:sz w:val="22"/>
                <w:szCs w:val="22"/>
              </w:rPr>
              <w:tab/>
            </w:r>
            <w:r w:rsidRPr="00A52B01">
              <w:rPr>
                <w:rStyle w:val="Hyperlink"/>
                <w:noProof/>
                <w:lang w:eastAsia="en-GB"/>
              </w:rPr>
              <w:t>Key translation</w:t>
            </w:r>
            <w:r>
              <w:rPr>
                <w:noProof/>
                <w:webHidden/>
              </w:rPr>
              <w:tab/>
            </w:r>
            <w:r>
              <w:rPr>
                <w:noProof/>
                <w:webHidden/>
              </w:rPr>
              <w:fldChar w:fldCharType="begin"/>
            </w:r>
            <w:r>
              <w:rPr>
                <w:noProof/>
                <w:webHidden/>
              </w:rPr>
              <w:instrText xml:space="preserve"> PAGEREF _Toc331084202 \h </w:instrText>
            </w:r>
            <w:r>
              <w:rPr>
                <w:noProof/>
                <w:webHidden/>
              </w:rPr>
            </w:r>
            <w:r>
              <w:rPr>
                <w:noProof/>
                <w:webHidden/>
              </w:rPr>
              <w:fldChar w:fldCharType="separate"/>
            </w:r>
            <w:r>
              <w:rPr>
                <w:noProof/>
                <w:webHidden/>
              </w:rPr>
              <w:t>89</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203" w:history="1">
            <w:r w:rsidRPr="00A52B01">
              <w:rPr>
                <w:rStyle w:val="Hyperlink"/>
                <w:noProof/>
              </w:rPr>
              <w:t>5.5.3</w:t>
            </w:r>
            <w:r>
              <w:rPr>
                <w:rFonts w:asciiTheme="minorHAnsi" w:eastAsiaTheme="minorEastAsia" w:hAnsiTheme="minorHAnsi" w:cstheme="minorBidi"/>
                <w:noProof/>
                <w:sz w:val="22"/>
                <w:szCs w:val="22"/>
              </w:rPr>
              <w:tab/>
            </w:r>
            <w:r w:rsidRPr="00A52B01">
              <w:rPr>
                <w:rStyle w:val="Hyperlink"/>
                <w:noProof/>
              </w:rPr>
              <w:t>Key creation</w:t>
            </w:r>
            <w:r>
              <w:rPr>
                <w:noProof/>
                <w:webHidden/>
              </w:rPr>
              <w:tab/>
            </w:r>
            <w:r>
              <w:rPr>
                <w:noProof/>
                <w:webHidden/>
              </w:rPr>
              <w:fldChar w:fldCharType="begin"/>
            </w:r>
            <w:r>
              <w:rPr>
                <w:noProof/>
                <w:webHidden/>
              </w:rPr>
              <w:instrText xml:space="preserve"> PAGEREF _Toc331084203 \h </w:instrText>
            </w:r>
            <w:r>
              <w:rPr>
                <w:noProof/>
                <w:webHidden/>
              </w:rPr>
            </w:r>
            <w:r>
              <w:rPr>
                <w:noProof/>
                <w:webHidden/>
              </w:rPr>
              <w:fldChar w:fldCharType="separate"/>
            </w:r>
            <w:r>
              <w:rPr>
                <w:noProof/>
                <w:webHidden/>
              </w:rPr>
              <w:t>90</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204" w:history="1">
            <w:r w:rsidRPr="00A52B01">
              <w:rPr>
                <w:rStyle w:val="Hyperlink"/>
                <w:noProof/>
              </w:rPr>
              <w:t>5.5.4</w:t>
            </w:r>
            <w:r>
              <w:rPr>
                <w:rFonts w:asciiTheme="minorHAnsi" w:eastAsiaTheme="minorEastAsia" w:hAnsiTheme="minorHAnsi" w:cstheme="minorBidi"/>
                <w:noProof/>
                <w:sz w:val="22"/>
                <w:szCs w:val="22"/>
              </w:rPr>
              <w:tab/>
            </w:r>
            <w:r w:rsidRPr="00A52B01">
              <w:rPr>
                <w:rStyle w:val="Hyperlink"/>
                <w:noProof/>
              </w:rPr>
              <w:t>Key creation for not widely known algorithms</w:t>
            </w:r>
            <w:r>
              <w:rPr>
                <w:noProof/>
                <w:webHidden/>
              </w:rPr>
              <w:tab/>
            </w:r>
            <w:r>
              <w:rPr>
                <w:noProof/>
                <w:webHidden/>
              </w:rPr>
              <w:fldChar w:fldCharType="begin"/>
            </w:r>
            <w:r>
              <w:rPr>
                <w:noProof/>
                <w:webHidden/>
              </w:rPr>
              <w:instrText xml:space="preserve"> PAGEREF _Toc331084204 \h </w:instrText>
            </w:r>
            <w:r>
              <w:rPr>
                <w:noProof/>
                <w:webHidden/>
              </w:rPr>
            </w:r>
            <w:r>
              <w:rPr>
                <w:noProof/>
                <w:webHidden/>
              </w:rPr>
              <w:fldChar w:fldCharType="separate"/>
            </w:r>
            <w:r>
              <w:rPr>
                <w:noProof/>
                <w:webHidden/>
              </w:rPr>
              <w:t>91</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205" w:history="1">
            <w:r w:rsidRPr="00A52B01">
              <w:rPr>
                <w:rStyle w:val="Hyperlink"/>
                <w:noProof/>
              </w:rPr>
              <w:t>5.5.5</w:t>
            </w:r>
            <w:r>
              <w:rPr>
                <w:rFonts w:asciiTheme="minorHAnsi" w:eastAsiaTheme="minorEastAsia" w:hAnsiTheme="minorHAnsi" w:cstheme="minorBidi"/>
                <w:noProof/>
                <w:sz w:val="22"/>
                <w:szCs w:val="22"/>
              </w:rPr>
              <w:tab/>
            </w:r>
            <w:r w:rsidRPr="00A52B01">
              <w:rPr>
                <w:rStyle w:val="Hyperlink"/>
                <w:noProof/>
              </w:rPr>
              <w:t>Key management</w:t>
            </w:r>
            <w:r>
              <w:rPr>
                <w:noProof/>
                <w:webHidden/>
              </w:rPr>
              <w:tab/>
            </w:r>
            <w:r>
              <w:rPr>
                <w:noProof/>
                <w:webHidden/>
              </w:rPr>
              <w:fldChar w:fldCharType="begin"/>
            </w:r>
            <w:r>
              <w:rPr>
                <w:noProof/>
                <w:webHidden/>
              </w:rPr>
              <w:instrText xml:space="preserve"> PAGEREF _Toc331084205 \h </w:instrText>
            </w:r>
            <w:r>
              <w:rPr>
                <w:noProof/>
                <w:webHidden/>
              </w:rPr>
            </w:r>
            <w:r>
              <w:rPr>
                <w:noProof/>
                <w:webHidden/>
              </w:rPr>
              <w:fldChar w:fldCharType="separate"/>
            </w:r>
            <w:r>
              <w:rPr>
                <w:noProof/>
                <w:webHidden/>
              </w:rPr>
              <w:t>91</w:t>
            </w:r>
            <w:r>
              <w:rPr>
                <w:noProof/>
                <w:webHidden/>
              </w:rPr>
              <w:fldChar w:fldCharType="end"/>
            </w:r>
          </w:hyperlink>
        </w:p>
        <w:p w:rsidR="00D276DE" w:rsidRDefault="00D276DE">
          <w:pPr>
            <w:pStyle w:val="TOC2"/>
            <w:tabs>
              <w:tab w:val="left" w:pos="800"/>
              <w:tab w:val="right" w:leader="dot" w:pos="9771"/>
            </w:tabs>
            <w:rPr>
              <w:rFonts w:asciiTheme="minorHAnsi" w:eastAsiaTheme="minorEastAsia" w:hAnsiTheme="minorHAnsi" w:cstheme="minorBidi"/>
              <w:noProof/>
              <w:sz w:val="22"/>
              <w:szCs w:val="22"/>
            </w:rPr>
          </w:pPr>
          <w:hyperlink w:anchor="_Toc331084206" w:history="1">
            <w:r w:rsidRPr="00A52B01">
              <w:rPr>
                <w:rStyle w:val="Hyperlink"/>
                <w:noProof/>
              </w:rPr>
              <w:t>5.6</w:t>
            </w:r>
            <w:r>
              <w:rPr>
                <w:rFonts w:asciiTheme="minorHAnsi" w:eastAsiaTheme="minorEastAsia" w:hAnsiTheme="minorHAnsi" w:cstheme="minorBidi"/>
                <w:noProof/>
                <w:sz w:val="22"/>
                <w:szCs w:val="22"/>
              </w:rPr>
              <w:tab/>
            </w:r>
            <w:r w:rsidRPr="00A52B01">
              <w:rPr>
                <w:rStyle w:val="Hyperlink"/>
                <w:noProof/>
              </w:rPr>
              <w:t>Implementation of concrete classes</w:t>
            </w:r>
            <w:r>
              <w:rPr>
                <w:noProof/>
                <w:webHidden/>
              </w:rPr>
              <w:tab/>
            </w:r>
            <w:r>
              <w:rPr>
                <w:noProof/>
                <w:webHidden/>
              </w:rPr>
              <w:fldChar w:fldCharType="begin"/>
            </w:r>
            <w:r>
              <w:rPr>
                <w:noProof/>
                <w:webHidden/>
              </w:rPr>
              <w:instrText xml:space="preserve"> PAGEREF _Toc331084206 \h </w:instrText>
            </w:r>
            <w:r>
              <w:rPr>
                <w:noProof/>
                <w:webHidden/>
              </w:rPr>
            </w:r>
            <w:r>
              <w:rPr>
                <w:noProof/>
                <w:webHidden/>
              </w:rPr>
              <w:fldChar w:fldCharType="separate"/>
            </w:r>
            <w:r>
              <w:rPr>
                <w:noProof/>
                <w:webHidden/>
              </w:rPr>
              <w:t>92</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207" w:history="1">
            <w:r w:rsidRPr="00A52B01">
              <w:rPr>
                <w:rStyle w:val="Hyperlink"/>
                <w:noProof/>
              </w:rPr>
              <w:t>5.6.1</w:t>
            </w:r>
            <w:r>
              <w:rPr>
                <w:rFonts w:asciiTheme="minorHAnsi" w:eastAsiaTheme="minorEastAsia" w:hAnsiTheme="minorHAnsi" w:cstheme="minorBidi"/>
                <w:noProof/>
                <w:sz w:val="22"/>
                <w:szCs w:val="22"/>
              </w:rPr>
              <w:tab/>
            </w:r>
            <w:r w:rsidRPr="00A52B01">
              <w:rPr>
                <w:rStyle w:val="Hyperlink"/>
                <w:noProof/>
              </w:rPr>
              <w:t>Wrapper for Hash functions in BC</w:t>
            </w:r>
            <w:r>
              <w:rPr>
                <w:noProof/>
                <w:webHidden/>
              </w:rPr>
              <w:tab/>
            </w:r>
            <w:r>
              <w:rPr>
                <w:noProof/>
                <w:webHidden/>
              </w:rPr>
              <w:fldChar w:fldCharType="begin"/>
            </w:r>
            <w:r>
              <w:rPr>
                <w:noProof/>
                <w:webHidden/>
              </w:rPr>
              <w:instrText xml:space="preserve"> PAGEREF _Toc331084207 \h </w:instrText>
            </w:r>
            <w:r>
              <w:rPr>
                <w:noProof/>
                <w:webHidden/>
              </w:rPr>
            </w:r>
            <w:r>
              <w:rPr>
                <w:noProof/>
                <w:webHidden/>
              </w:rPr>
              <w:fldChar w:fldCharType="separate"/>
            </w:r>
            <w:r>
              <w:rPr>
                <w:noProof/>
                <w:webHidden/>
              </w:rPr>
              <w:t>94</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208" w:history="1">
            <w:r w:rsidRPr="00A52B01">
              <w:rPr>
                <w:rStyle w:val="Hyperlink"/>
                <w:noProof/>
              </w:rPr>
              <w:t>5.6.2</w:t>
            </w:r>
            <w:r>
              <w:rPr>
                <w:rFonts w:asciiTheme="minorHAnsi" w:eastAsiaTheme="minorEastAsia" w:hAnsiTheme="minorHAnsi" w:cstheme="minorBidi"/>
                <w:noProof/>
                <w:sz w:val="22"/>
                <w:szCs w:val="22"/>
              </w:rPr>
              <w:tab/>
            </w:r>
            <w:r w:rsidRPr="00A52B01">
              <w:rPr>
                <w:rStyle w:val="Hyperlink"/>
                <w:noProof/>
              </w:rPr>
              <w:t>Wrapper for Hash functions in Crypto++</w:t>
            </w:r>
            <w:r>
              <w:rPr>
                <w:noProof/>
                <w:webHidden/>
              </w:rPr>
              <w:tab/>
            </w:r>
            <w:r>
              <w:rPr>
                <w:noProof/>
                <w:webHidden/>
              </w:rPr>
              <w:fldChar w:fldCharType="begin"/>
            </w:r>
            <w:r>
              <w:rPr>
                <w:noProof/>
                <w:webHidden/>
              </w:rPr>
              <w:instrText xml:space="preserve"> PAGEREF _Toc331084208 \h </w:instrText>
            </w:r>
            <w:r>
              <w:rPr>
                <w:noProof/>
                <w:webHidden/>
              </w:rPr>
            </w:r>
            <w:r>
              <w:rPr>
                <w:noProof/>
                <w:webHidden/>
              </w:rPr>
              <w:fldChar w:fldCharType="separate"/>
            </w:r>
            <w:r>
              <w:rPr>
                <w:noProof/>
                <w:webHidden/>
              </w:rPr>
              <w:t>95</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209" w:history="1">
            <w:r w:rsidRPr="00A52B01">
              <w:rPr>
                <w:rStyle w:val="Hyperlink"/>
                <w:noProof/>
              </w:rPr>
              <w:t>5.6.3</w:t>
            </w:r>
            <w:r>
              <w:rPr>
                <w:rFonts w:asciiTheme="minorHAnsi" w:eastAsiaTheme="minorEastAsia" w:hAnsiTheme="minorHAnsi" w:cstheme="minorBidi"/>
                <w:noProof/>
                <w:sz w:val="22"/>
                <w:szCs w:val="22"/>
              </w:rPr>
              <w:tab/>
            </w:r>
            <w:r w:rsidRPr="00A52B01">
              <w:rPr>
                <w:rStyle w:val="Hyperlink"/>
                <w:noProof/>
              </w:rPr>
              <w:t>Wrapper for PRP in BC</w:t>
            </w:r>
            <w:r>
              <w:rPr>
                <w:noProof/>
                <w:webHidden/>
              </w:rPr>
              <w:tab/>
            </w:r>
            <w:r>
              <w:rPr>
                <w:noProof/>
                <w:webHidden/>
              </w:rPr>
              <w:fldChar w:fldCharType="begin"/>
            </w:r>
            <w:r>
              <w:rPr>
                <w:noProof/>
                <w:webHidden/>
              </w:rPr>
              <w:instrText xml:space="preserve"> PAGEREF _Toc331084209 \h </w:instrText>
            </w:r>
            <w:r>
              <w:rPr>
                <w:noProof/>
                <w:webHidden/>
              </w:rPr>
            </w:r>
            <w:r>
              <w:rPr>
                <w:noProof/>
                <w:webHidden/>
              </w:rPr>
              <w:fldChar w:fldCharType="separate"/>
            </w:r>
            <w:r>
              <w:rPr>
                <w:noProof/>
                <w:webHidden/>
              </w:rPr>
              <w:t>96</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210" w:history="1">
            <w:r w:rsidRPr="00A52B01">
              <w:rPr>
                <w:rStyle w:val="Hyperlink"/>
                <w:noProof/>
              </w:rPr>
              <w:t>5.6.4</w:t>
            </w:r>
            <w:r>
              <w:rPr>
                <w:rFonts w:asciiTheme="minorHAnsi" w:eastAsiaTheme="minorEastAsia" w:hAnsiTheme="minorHAnsi" w:cstheme="minorBidi"/>
                <w:noProof/>
                <w:sz w:val="22"/>
                <w:szCs w:val="22"/>
              </w:rPr>
              <w:tab/>
            </w:r>
            <w:r w:rsidRPr="00A52B01">
              <w:rPr>
                <w:rStyle w:val="Hyperlink"/>
                <w:noProof/>
              </w:rPr>
              <w:t>Wrapper for Trapdoor Permutation (Rabin, RSA) in Crypto++</w:t>
            </w:r>
            <w:r>
              <w:rPr>
                <w:noProof/>
                <w:webHidden/>
              </w:rPr>
              <w:tab/>
            </w:r>
            <w:r>
              <w:rPr>
                <w:noProof/>
                <w:webHidden/>
              </w:rPr>
              <w:fldChar w:fldCharType="begin"/>
            </w:r>
            <w:r>
              <w:rPr>
                <w:noProof/>
                <w:webHidden/>
              </w:rPr>
              <w:instrText xml:space="preserve"> PAGEREF _Toc331084210 \h </w:instrText>
            </w:r>
            <w:r>
              <w:rPr>
                <w:noProof/>
                <w:webHidden/>
              </w:rPr>
            </w:r>
            <w:r>
              <w:rPr>
                <w:noProof/>
                <w:webHidden/>
              </w:rPr>
              <w:fldChar w:fldCharType="separate"/>
            </w:r>
            <w:r>
              <w:rPr>
                <w:noProof/>
                <w:webHidden/>
              </w:rPr>
              <w:t>97</w:t>
            </w:r>
            <w:r>
              <w:rPr>
                <w:noProof/>
                <w:webHidden/>
              </w:rPr>
              <w:fldChar w:fldCharType="end"/>
            </w:r>
          </w:hyperlink>
        </w:p>
        <w:p w:rsidR="00D276DE" w:rsidRDefault="00D276DE">
          <w:pPr>
            <w:pStyle w:val="TOC2"/>
            <w:tabs>
              <w:tab w:val="left" w:pos="800"/>
              <w:tab w:val="right" w:leader="dot" w:pos="9771"/>
            </w:tabs>
            <w:rPr>
              <w:rFonts w:asciiTheme="minorHAnsi" w:eastAsiaTheme="minorEastAsia" w:hAnsiTheme="minorHAnsi" w:cstheme="minorBidi"/>
              <w:noProof/>
              <w:sz w:val="22"/>
              <w:szCs w:val="22"/>
            </w:rPr>
          </w:pPr>
          <w:hyperlink w:anchor="_Toc331084214" w:history="1">
            <w:r w:rsidRPr="00A52B01">
              <w:rPr>
                <w:rStyle w:val="Hyperlink"/>
                <w:noProof/>
              </w:rPr>
              <w:t>5.7</w:t>
            </w:r>
            <w:r>
              <w:rPr>
                <w:rFonts w:asciiTheme="minorHAnsi" w:eastAsiaTheme="minorEastAsia" w:hAnsiTheme="minorHAnsi" w:cstheme="minorBidi"/>
                <w:noProof/>
                <w:sz w:val="22"/>
                <w:szCs w:val="22"/>
              </w:rPr>
              <w:tab/>
            </w:r>
            <w:r w:rsidRPr="00A52B01">
              <w:rPr>
                <w:rStyle w:val="Hyperlink"/>
                <w:noProof/>
              </w:rPr>
              <w:t>Creation of SCAPI objects</w:t>
            </w:r>
            <w:r>
              <w:rPr>
                <w:noProof/>
                <w:webHidden/>
              </w:rPr>
              <w:tab/>
            </w:r>
            <w:r>
              <w:rPr>
                <w:noProof/>
                <w:webHidden/>
              </w:rPr>
              <w:fldChar w:fldCharType="begin"/>
            </w:r>
            <w:r>
              <w:rPr>
                <w:noProof/>
                <w:webHidden/>
              </w:rPr>
              <w:instrText xml:space="preserve"> PAGEREF _Toc331084214 \h </w:instrText>
            </w:r>
            <w:r>
              <w:rPr>
                <w:noProof/>
                <w:webHidden/>
              </w:rPr>
            </w:r>
            <w:r>
              <w:rPr>
                <w:noProof/>
                <w:webHidden/>
              </w:rPr>
              <w:fldChar w:fldCharType="separate"/>
            </w:r>
            <w:r>
              <w:rPr>
                <w:noProof/>
                <w:webHidden/>
              </w:rPr>
              <w:t>98</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216" w:history="1">
            <w:r w:rsidRPr="00A52B01">
              <w:rPr>
                <w:rStyle w:val="Hyperlink"/>
                <w:noProof/>
              </w:rPr>
              <w:t>5.7.1</w:t>
            </w:r>
            <w:r>
              <w:rPr>
                <w:rFonts w:asciiTheme="minorHAnsi" w:eastAsiaTheme="minorEastAsia" w:hAnsiTheme="minorHAnsi" w:cstheme="minorBidi"/>
                <w:noProof/>
                <w:sz w:val="22"/>
                <w:szCs w:val="22"/>
              </w:rPr>
              <w:tab/>
            </w:r>
            <w:r w:rsidRPr="00A52B01">
              <w:rPr>
                <w:rStyle w:val="Hyperlink"/>
                <w:noProof/>
              </w:rPr>
              <w:t>Goals</w:t>
            </w:r>
            <w:r>
              <w:rPr>
                <w:noProof/>
                <w:webHidden/>
              </w:rPr>
              <w:tab/>
            </w:r>
            <w:r>
              <w:rPr>
                <w:noProof/>
                <w:webHidden/>
              </w:rPr>
              <w:fldChar w:fldCharType="begin"/>
            </w:r>
            <w:r>
              <w:rPr>
                <w:noProof/>
                <w:webHidden/>
              </w:rPr>
              <w:instrText xml:space="preserve"> PAGEREF _Toc331084216 \h </w:instrText>
            </w:r>
            <w:r>
              <w:rPr>
                <w:noProof/>
                <w:webHidden/>
              </w:rPr>
            </w:r>
            <w:r>
              <w:rPr>
                <w:noProof/>
                <w:webHidden/>
              </w:rPr>
              <w:fldChar w:fldCharType="separate"/>
            </w:r>
            <w:r>
              <w:rPr>
                <w:noProof/>
                <w:webHidden/>
              </w:rPr>
              <w:t>98</w:t>
            </w:r>
            <w:r>
              <w:rPr>
                <w:noProof/>
                <w:webHidden/>
              </w:rPr>
              <w:fldChar w:fldCharType="end"/>
            </w:r>
          </w:hyperlink>
        </w:p>
        <w:p w:rsidR="00D276DE" w:rsidRDefault="00D276DE">
          <w:pPr>
            <w:pStyle w:val="TOC4"/>
            <w:tabs>
              <w:tab w:val="right" w:leader="dot" w:pos="9771"/>
            </w:tabs>
            <w:rPr>
              <w:rFonts w:asciiTheme="minorHAnsi" w:eastAsiaTheme="minorEastAsia" w:hAnsiTheme="minorHAnsi" w:cstheme="minorBidi"/>
              <w:noProof/>
              <w:sz w:val="22"/>
              <w:szCs w:val="22"/>
            </w:rPr>
          </w:pPr>
          <w:hyperlink w:anchor="_Toc331084217" w:history="1">
            <w:r w:rsidRPr="00A52B01">
              <w:rPr>
                <w:rStyle w:val="Hyperlink"/>
                <w:noProof/>
              </w:rPr>
              <w:t xml:space="preserve">5.7.1.1 </w:t>
            </w:r>
            <w:r w:rsidRPr="00A52B01">
              <w:rPr>
                <w:rStyle w:val="Hyperlink"/>
                <w:noProof/>
                <w:lang w:eastAsia="en-GB"/>
              </w:rPr>
              <w:t>External Users</w:t>
            </w:r>
            <w:r>
              <w:rPr>
                <w:noProof/>
                <w:webHidden/>
              </w:rPr>
              <w:tab/>
            </w:r>
            <w:r>
              <w:rPr>
                <w:noProof/>
                <w:webHidden/>
              </w:rPr>
              <w:fldChar w:fldCharType="begin"/>
            </w:r>
            <w:r>
              <w:rPr>
                <w:noProof/>
                <w:webHidden/>
              </w:rPr>
              <w:instrText xml:space="preserve"> PAGEREF _Toc331084217 \h </w:instrText>
            </w:r>
            <w:r>
              <w:rPr>
                <w:noProof/>
                <w:webHidden/>
              </w:rPr>
            </w:r>
            <w:r>
              <w:rPr>
                <w:noProof/>
                <w:webHidden/>
              </w:rPr>
              <w:fldChar w:fldCharType="separate"/>
            </w:r>
            <w:r>
              <w:rPr>
                <w:noProof/>
                <w:webHidden/>
              </w:rPr>
              <w:t>98</w:t>
            </w:r>
            <w:r>
              <w:rPr>
                <w:noProof/>
                <w:webHidden/>
              </w:rPr>
              <w:fldChar w:fldCharType="end"/>
            </w:r>
          </w:hyperlink>
        </w:p>
        <w:p w:rsidR="00D276DE" w:rsidRDefault="00D276DE">
          <w:pPr>
            <w:pStyle w:val="TOC4"/>
            <w:tabs>
              <w:tab w:val="right" w:leader="dot" w:pos="9771"/>
            </w:tabs>
            <w:rPr>
              <w:rFonts w:asciiTheme="minorHAnsi" w:eastAsiaTheme="minorEastAsia" w:hAnsiTheme="minorHAnsi" w:cstheme="minorBidi"/>
              <w:noProof/>
              <w:sz w:val="22"/>
              <w:szCs w:val="22"/>
            </w:rPr>
          </w:pPr>
          <w:hyperlink w:anchor="_Toc331084218" w:history="1">
            <w:r w:rsidRPr="00A52B01">
              <w:rPr>
                <w:rStyle w:val="Hyperlink"/>
                <w:noProof/>
              </w:rPr>
              <w:t xml:space="preserve">5.7.1.2 </w:t>
            </w:r>
            <w:r w:rsidRPr="00A52B01">
              <w:rPr>
                <w:rStyle w:val="Hyperlink"/>
                <w:noProof/>
                <w:lang w:eastAsia="en-GB"/>
              </w:rPr>
              <w:t>Internal Users</w:t>
            </w:r>
            <w:r>
              <w:rPr>
                <w:noProof/>
                <w:webHidden/>
              </w:rPr>
              <w:tab/>
            </w:r>
            <w:r>
              <w:rPr>
                <w:noProof/>
                <w:webHidden/>
              </w:rPr>
              <w:fldChar w:fldCharType="begin"/>
            </w:r>
            <w:r>
              <w:rPr>
                <w:noProof/>
                <w:webHidden/>
              </w:rPr>
              <w:instrText xml:space="preserve"> PAGEREF _Toc331084218 \h </w:instrText>
            </w:r>
            <w:r>
              <w:rPr>
                <w:noProof/>
                <w:webHidden/>
              </w:rPr>
            </w:r>
            <w:r>
              <w:rPr>
                <w:noProof/>
                <w:webHidden/>
              </w:rPr>
              <w:fldChar w:fldCharType="separate"/>
            </w:r>
            <w:r>
              <w:rPr>
                <w:noProof/>
                <w:webHidden/>
              </w:rPr>
              <w:t>98</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219" w:history="1">
            <w:r w:rsidRPr="00A52B01">
              <w:rPr>
                <w:rStyle w:val="Hyperlink"/>
                <w:noProof/>
              </w:rPr>
              <w:t>5.7.2</w:t>
            </w:r>
            <w:r>
              <w:rPr>
                <w:rFonts w:asciiTheme="minorHAnsi" w:eastAsiaTheme="minorEastAsia" w:hAnsiTheme="minorHAnsi" w:cstheme="minorBidi"/>
                <w:noProof/>
                <w:sz w:val="22"/>
                <w:szCs w:val="22"/>
              </w:rPr>
              <w:tab/>
            </w:r>
            <w:r w:rsidRPr="00A52B01">
              <w:rPr>
                <w:rStyle w:val="Hyperlink"/>
                <w:noProof/>
              </w:rPr>
              <w:t>Solution</w:t>
            </w:r>
            <w:r>
              <w:rPr>
                <w:noProof/>
                <w:webHidden/>
              </w:rPr>
              <w:tab/>
            </w:r>
            <w:r>
              <w:rPr>
                <w:noProof/>
                <w:webHidden/>
              </w:rPr>
              <w:fldChar w:fldCharType="begin"/>
            </w:r>
            <w:r>
              <w:rPr>
                <w:noProof/>
                <w:webHidden/>
              </w:rPr>
              <w:instrText xml:space="preserve"> PAGEREF _Toc331084219 \h </w:instrText>
            </w:r>
            <w:r>
              <w:rPr>
                <w:noProof/>
                <w:webHidden/>
              </w:rPr>
            </w:r>
            <w:r>
              <w:rPr>
                <w:noProof/>
                <w:webHidden/>
              </w:rPr>
              <w:fldChar w:fldCharType="separate"/>
            </w:r>
            <w:r>
              <w:rPr>
                <w:noProof/>
                <w:webHidden/>
              </w:rPr>
              <w:t>98</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220" w:history="1">
            <w:r w:rsidRPr="00A52B01">
              <w:rPr>
                <w:rStyle w:val="Hyperlink"/>
                <w:noProof/>
              </w:rPr>
              <w:t>5.7.3</w:t>
            </w:r>
            <w:r>
              <w:rPr>
                <w:rFonts w:asciiTheme="minorHAnsi" w:eastAsiaTheme="minorEastAsia" w:hAnsiTheme="minorHAnsi" w:cstheme="minorBidi"/>
                <w:noProof/>
                <w:sz w:val="22"/>
                <w:szCs w:val="22"/>
              </w:rPr>
              <w:tab/>
            </w:r>
            <w:r w:rsidRPr="00A52B01">
              <w:rPr>
                <w:rStyle w:val="Hyperlink"/>
                <w:noProof/>
              </w:rPr>
              <w:t>Static view</w:t>
            </w:r>
            <w:r>
              <w:rPr>
                <w:noProof/>
                <w:webHidden/>
              </w:rPr>
              <w:tab/>
            </w:r>
            <w:r>
              <w:rPr>
                <w:noProof/>
                <w:webHidden/>
              </w:rPr>
              <w:fldChar w:fldCharType="begin"/>
            </w:r>
            <w:r>
              <w:rPr>
                <w:noProof/>
                <w:webHidden/>
              </w:rPr>
              <w:instrText xml:space="preserve"> PAGEREF _Toc331084220 \h </w:instrText>
            </w:r>
            <w:r>
              <w:rPr>
                <w:noProof/>
                <w:webHidden/>
              </w:rPr>
            </w:r>
            <w:r>
              <w:rPr>
                <w:noProof/>
                <w:webHidden/>
              </w:rPr>
              <w:fldChar w:fldCharType="separate"/>
            </w:r>
            <w:r>
              <w:rPr>
                <w:noProof/>
                <w:webHidden/>
              </w:rPr>
              <w:t>100</w:t>
            </w:r>
            <w:r>
              <w:rPr>
                <w:noProof/>
                <w:webHidden/>
              </w:rPr>
              <w:fldChar w:fldCharType="end"/>
            </w:r>
          </w:hyperlink>
        </w:p>
        <w:p w:rsidR="00D276DE" w:rsidRDefault="00D276DE">
          <w:pPr>
            <w:pStyle w:val="TOC4"/>
            <w:tabs>
              <w:tab w:val="right" w:leader="dot" w:pos="9771"/>
            </w:tabs>
            <w:rPr>
              <w:rFonts w:asciiTheme="minorHAnsi" w:eastAsiaTheme="minorEastAsia" w:hAnsiTheme="minorHAnsi" w:cstheme="minorBidi"/>
              <w:noProof/>
              <w:sz w:val="22"/>
              <w:szCs w:val="22"/>
            </w:rPr>
          </w:pPr>
          <w:hyperlink w:anchor="_Toc331084221" w:history="1">
            <w:r w:rsidRPr="00A52B01">
              <w:rPr>
                <w:rStyle w:val="Hyperlink"/>
                <w:noProof/>
              </w:rPr>
              <w:t>5.7.3.1 Classes</w:t>
            </w:r>
            <w:r>
              <w:rPr>
                <w:noProof/>
                <w:webHidden/>
              </w:rPr>
              <w:tab/>
            </w:r>
            <w:r>
              <w:rPr>
                <w:noProof/>
                <w:webHidden/>
              </w:rPr>
              <w:fldChar w:fldCharType="begin"/>
            </w:r>
            <w:r>
              <w:rPr>
                <w:noProof/>
                <w:webHidden/>
              </w:rPr>
              <w:instrText xml:space="preserve"> PAGEREF _Toc331084221 \h </w:instrText>
            </w:r>
            <w:r>
              <w:rPr>
                <w:noProof/>
                <w:webHidden/>
              </w:rPr>
            </w:r>
            <w:r>
              <w:rPr>
                <w:noProof/>
                <w:webHidden/>
              </w:rPr>
              <w:fldChar w:fldCharType="separate"/>
            </w:r>
            <w:r>
              <w:rPr>
                <w:noProof/>
                <w:webHidden/>
              </w:rPr>
              <w:t>100</w:t>
            </w:r>
            <w:r>
              <w:rPr>
                <w:noProof/>
                <w:webHidden/>
              </w:rPr>
              <w:fldChar w:fldCharType="end"/>
            </w:r>
          </w:hyperlink>
        </w:p>
        <w:p w:rsidR="00D276DE" w:rsidRDefault="00D276DE">
          <w:pPr>
            <w:pStyle w:val="TOC4"/>
            <w:tabs>
              <w:tab w:val="right" w:leader="dot" w:pos="9771"/>
            </w:tabs>
            <w:rPr>
              <w:rFonts w:asciiTheme="minorHAnsi" w:eastAsiaTheme="minorEastAsia" w:hAnsiTheme="minorHAnsi" w:cstheme="minorBidi"/>
              <w:noProof/>
              <w:sz w:val="22"/>
              <w:szCs w:val="22"/>
            </w:rPr>
          </w:pPr>
          <w:hyperlink w:anchor="_Toc331084232" w:history="1">
            <w:r w:rsidRPr="00A52B01">
              <w:rPr>
                <w:rStyle w:val="Hyperlink"/>
                <w:noProof/>
              </w:rPr>
              <w:t>5.7.3.2 Data</w:t>
            </w:r>
            <w:r>
              <w:rPr>
                <w:noProof/>
                <w:webHidden/>
              </w:rPr>
              <w:tab/>
            </w:r>
            <w:r>
              <w:rPr>
                <w:noProof/>
                <w:webHidden/>
              </w:rPr>
              <w:fldChar w:fldCharType="begin"/>
            </w:r>
            <w:r>
              <w:rPr>
                <w:noProof/>
                <w:webHidden/>
              </w:rPr>
              <w:instrText xml:space="preserve"> PAGEREF _Toc331084232 \h </w:instrText>
            </w:r>
            <w:r>
              <w:rPr>
                <w:noProof/>
                <w:webHidden/>
              </w:rPr>
            </w:r>
            <w:r>
              <w:rPr>
                <w:noProof/>
                <w:webHidden/>
              </w:rPr>
              <w:fldChar w:fldCharType="separate"/>
            </w:r>
            <w:r>
              <w:rPr>
                <w:noProof/>
                <w:webHidden/>
              </w:rPr>
              <w:t>101</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233" w:history="1">
            <w:r w:rsidRPr="00A52B01">
              <w:rPr>
                <w:rStyle w:val="Hyperlink"/>
                <w:noProof/>
              </w:rPr>
              <w:t>5.7.4</w:t>
            </w:r>
            <w:r>
              <w:rPr>
                <w:rFonts w:asciiTheme="minorHAnsi" w:eastAsiaTheme="minorEastAsia" w:hAnsiTheme="minorHAnsi" w:cstheme="minorBidi"/>
                <w:noProof/>
                <w:sz w:val="22"/>
                <w:szCs w:val="22"/>
              </w:rPr>
              <w:tab/>
            </w:r>
            <w:r w:rsidRPr="00A52B01">
              <w:rPr>
                <w:rStyle w:val="Hyperlink"/>
                <w:noProof/>
              </w:rPr>
              <w:t>Dynamic view</w:t>
            </w:r>
            <w:r>
              <w:rPr>
                <w:noProof/>
                <w:webHidden/>
              </w:rPr>
              <w:tab/>
            </w:r>
            <w:r>
              <w:rPr>
                <w:noProof/>
                <w:webHidden/>
              </w:rPr>
              <w:fldChar w:fldCharType="begin"/>
            </w:r>
            <w:r>
              <w:rPr>
                <w:noProof/>
                <w:webHidden/>
              </w:rPr>
              <w:instrText xml:space="preserve"> PAGEREF _Toc331084233 \h </w:instrText>
            </w:r>
            <w:r>
              <w:rPr>
                <w:noProof/>
                <w:webHidden/>
              </w:rPr>
            </w:r>
            <w:r>
              <w:rPr>
                <w:noProof/>
                <w:webHidden/>
              </w:rPr>
              <w:fldChar w:fldCharType="separate"/>
            </w:r>
            <w:r>
              <w:rPr>
                <w:noProof/>
                <w:webHidden/>
              </w:rPr>
              <w:t>102</w:t>
            </w:r>
            <w:r>
              <w:rPr>
                <w:noProof/>
                <w:webHidden/>
              </w:rPr>
              <w:fldChar w:fldCharType="end"/>
            </w:r>
          </w:hyperlink>
        </w:p>
        <w:p w:rsidR="00D276DE" w:rsidRDefault="00D276DE">
          <w:pPr>
            <w:pStyle w:val="TOC3"/>
            <w:tabs>
              <w:tab w:val="left" w:pos="1200"/>
              <w:tab w:val="right" w:leader="dot" w:pos="9771"/>
            </w:tabs>
            <w:rPr>
              <w:rFonts w:asciiTheme="minorHAnsi" w:eastAsiaTheme="minorEastAsia" w:hAnsiTheme="minorHAnsi" w:cstheme="minorBidi"/>
              <w:noProof/>
              <w:sz w:val="22"/>
              <w:szCs w:val="22"/>
            </w:rPr>
          </w:pPr>
          <w:hyperlink w:anchor="_Toc331084234" w:history="1">
            <w:r w:rsidRPr="00A52B01">
              <w:rPr>
                <w:rStyle w:val="Hyperlink"/>
                <w:noProof/>
              </w:rPr>
              <w:t>5.7.5</w:t>
            </w:r>
            <w:r>
              <w:rPr>
                <w:rFonts w:asciiTheme="minorHAnsi" w:eastAsiaTheme="minorEastAsia" w:hAnsiTheme="minorHAnsi" w:cstheme="minorBidi"/>
                <w:noProof/>
                <w:sz w:val="22"/>
                <w:szCs w:val="22"/>
              </w:rPr>
              <w:tab/>
            </w:r>
            <w:r w:rsidRPr="00A52B01">
              <w:rPr>
                <w:rStyle w:val="Hyperlink"/>
                <w:noProof/>
              </w:rPr>
              <w:t>Usage</w:t>
            </w:r>
            <w:r>
              <w:rPr>
                <w:noProof/>
                <w:webHidden/>
              </w:rPr>
              <w:tab/>
            </w:r>
            <w:r>
              <w:rPr>
                <w:noProof/>
                <w:webHidden/>
              </w:rPr>
              <w:fldChar w:fldCharType="begin"/>
            </w:r>
            <w:r>
              <w:rPr>
                <w:noProof/>
                <w:webHidden/>
              </w:rPr>
              <w:instrText xml:space="preserve"> PAGEREF _Toc331084234 \h </w:instrText>
            </w:r>
            <w:r>
              <w:rPr>
                <w:noProof/>
                <w:webHidden/>
              </w:rPr>
            </w:r>
            <w:r>
              <w:rPr>
                <w:noProof/>
                <w:webHidden/>
              </w:rPr>
              <w:fldChar w:fldCharType="separate"/>
            </w:r>
            <w:r>
              <w:rPr>
                <w:noProof/>
                <w:webHidden/>
              </w:rPr>
              <w:t>107</w:t>
            </w:r>
            <w:r>
              <w:rPr>
                <w:noProof/>
                <w:webHidden/>
              </w:rPr>
              <w:fldChar w:fldCharType="end"/>
            </w:r>
          </w:hyperlink>
        </w:p>
        <w:p w:rsidR="00D276DE" w:rsidRDefault="00D276DE">
          <w:pPr>
            <w:pStyle w:val="TOC2"/>
            <w:tabs>
              <w:tab w:val="left" w:pos="800"/>
              <w:tab w:val="right" w:leader="dot" w:pos="9771"/>
            </w:tabs>
            <w:rPr>
              <w:rFonts w:asciiTheme="minorHAnsi" w:eastAsiaTheme="minorEastAsia" w:hAnsiTheme="minorHAnsi" w:cstheme="minorBidi"/>
              <w:noProof/>
              <w:sz w:val="22"/>
              <w:szCs w:val="22"/>
            </w:rPr>
          </w:pPr>
          <w:hyperlink w:anchor="_Toc331084237" w:history="1">
            <w:r w:rsidRPr="00A52B01">
              <w:rPr>
                <w:rStyle w:val="Hyperlink"/>
                <w:noProof/>
              </w:rPr>
              <w:t>5.8</w:t>
            </w:r>
            <w:r>
              <w:rPr>
                <w:rFonts w:asciiTheme="minorHAnsi" w:eastAsiaTheme="minorEastAsia" w:hAnsiTheme="minorHAnsi" w:cstheme="minorBidi"/>
                <w:noProof/>
                <w:sz w:val="22"/>
                <w:szCs w:val="22"/>
              </w:rPr>
              <w:tab/>
            </w:r>
            <w:r w:rsidRPr="00A52B01">
              <w:rPr>
                <w:rStyle w:val="Hyperlink"/>
                <w:noProof/>
              </w:rPr>
              <w:t>SCAPI as a Provider</w:t>
            </w:r>
            <w:r>
              <w:rPr>
                <w:noProof/>
                <w:webHidden/>
              </w:rPr>
              <w:tab/>
            </w:r>
            <w:r>
              <w:rPr>
                <w:noProof/>
                <w:webHidden/>
              </w:rPr>
              <w:fldChar w:fldCharType="begin"/>
            </w:r>
            <w:r>
              <w:rPr>
                <w:noProof/>
                <w:webHidden/>
              </w:rPr>
              <w:instrText xml:space="preserve"> PAGEREF _Toc331084237 \h </w:instrText>
            </w:r>
            <w:r>
              <w:rPr>
                <w:noProof/>
                <w:webHidden/>
              </w:rPr>
            </w:r>
            <w:r>
              <w:rPr>
                <w:noProof/>
                <w:webHidden/>
              </w:rPr>
              <w:fldChar w:fldCharType="separate"/>
            </w:r>
            <w:r>
              <w:rPr>
                <w:noProof/>
                <w:webHidden/>
              </w:rPr>
              <w:t>109</w:t>
            </w:r>
            <w:r>
              <w:rPr>
                <w:noProof/>
                <w:webHidden/>
              </w:rPr>
              <w:fldChar w:fldCharType="end"/>
            </w:r>
          </w:hyperlink>
        </w:p>
        <w:p w:rsidR="00D276DE" w:rsidRDefault="00D276DE">
          <w:pPr>
            <w:pStyle w:val="TOC2"/>
            <w:tabs>
              <w:tab w:val="left" w:pos="800"/>
              <w:tab w:val="right" w:leader="dot" w:pos="9771"/>
            </w:tabs>
            <w:rPr>
              <w:rFonts w:asciiTheme="minorHAnsi" w:eastAsiaTheme="minorEastAsia" w:hAnsiTheme="minorHAnsi" w:cstheme="minorBidi"/>
              <w:noProof/>
              <w:sz w:val="22"/>
              <w:szCs w:val="22"/>
            </w:rPr>
          </w:pPr>
          <w:hyperlink w:anchor="_Toc331084238" w:history="1">
            <w:r w:rsidRPr="00A52B01">
              <w:rPr>
                <w:rStyle w:val="Hyperlink"/>
                <w:noProof/>
              </w:rPr>
              <w:t>5.9</w:t>
            </w:r>
            <w:r>
              <w:rPr>
                <w:rFonts w:asciiTheme="minorHAnsi" w:eastAsiaTheme="minorEastAsia" w:hAnsiTheme="minorHAnsi" w:cstheme="minorBidi"/>
                <w:noProof/>
                <w:sz w:val="22"/>
                <w:szCs w:val="22"/>
              </w:rPr>
              <w:tab/>
            </w:r>
            <w:r w:rsidRPr="00A52B01">
              <w:rPr>
                <w:rStyle w:val="Hyperlink"/>
                <w:noProof/>
              </w:rPr>
              <w:t>JNI technology</w:t>
            </w:r>
            <w:r>
              <w:rPr>
                <w:noProof/>
                <w:webHidden/>
              </w:rPr>
              <w:tab/>
            </w:r>
            <w:r>
              <w:rPr>
                <w:noProof/>
                <w:webHidden/>
              </w:rPr>
              <w:fldChar w:fldCharType="begin"/>
            </w:r>
            <w:r>
              <w:rPr>
                <w:noProof/>
                <w:webHidden/>
              </w:rPr>
              <w:instrText xml:space="preserve"> PAGEREF _Toc331084238 \h </w:instrText>
            </w:r>
            <w:r>
              <w:rPr>
                <w:noProof/>
                <w:webHidden/>
              </w:rPr>
            </w:r>
            <w:r>
              <w:rPr>
                <w:noProof/>
                <w:webHidden/>
              </w:rPr>
              <w:fldChar w:fldCharType="separate"/>
            </w:r>
            <w:r>
              <w:rPr>
                <w:noProof/>
                <w:webHidden/>
              </w:rPr>
              <w:t>110</w:t>
            </w:r>
            <w:r>
              <w:rPr>
                <w:noProof/>
                <w:webHidden/>
              </w:rPr>
              <w:fldChar w:fldCharType="end"/>
            </w:r>
          </w:hyperlink>
        </w:p>
        <w:p w:rsidR="00D276DE" w:rsidRDefault="00D276DE">
          <w:pPr>
            <w:pStyle w:val="TOC2"/>
            <w:tabs>
              <w:tab w:val="left" w:pos="800"/>
              <w:tab w:val="right" w:leader="dot" w:pos="9771"/>
            </w:tabs>
            <w:rPr>
              <w:rFonts w:asciiTheme="minorHAnsi" w:eastAsiaTheme="minorEastAsia" w:hAnsiTheme="minorHAnsi" w:cstheme="minorBidi"/>
              <w:noProof/>
              <w:sz w:val="22"/>
              <w:szCs w:val="22"/>
            </w:rPr>
          </w:pPr>
          <w:hyperlink w:anchor="_Toc331084241" w:history="1">
            <w:r w:rsidRPr="00A52B01">
              <w:rPr>
                <w:rStyle w:val="Hyperlink"/>
                <w:noProof/>
              </w:rPr>
              <w:t>5.6</w:t>
            </w:r>
            <w:r>
              <w:rPr>
                <w:rFonts w:asciiTheme="minorHAnsi" w:eastAsiaTheme="minorEastAsia" w:hAnsiTheme="minorHAnsi" w:cstheme="minorBidi"/>
                <w:noProof/>
                <w:sz w:val="22"/>
                <w:szCs w:val="22"/>
              </w:rPr>
              <w:tab/>
            </w:r>
            <w:r w:rsidRPr="00A52B01">
              <w:rPr>
                <w:rStyle w:val="Hyperlink"/>
                <w:noProof/>
              </w:rPr>
              <w:t>Crypto++ JNI dll high level design</w:t>
            </w:r>
            <w:r>
              <w:rPr>
                <w:noProof/>
                <w:webHidden/>
              </w:rPr>
              <w:tab/>
            </w:r>
            <w:r>
              <w:rPr>
                <w:noProof/>
                <w:webHidden/>
              </w:rPr>
              <w:fldChar w:fldCharType="begin"/>
            </w:r>
            <w:r>
              <w:rPr>
                <w:noProof/>
                <w:webHidden/>
              </w:rPr>
              <w:instrText xml:space="preserve"> PAGEREF _Toc331084241 \h </w:instrText>
            </w:r>
            <w:r>
              <w:rPr>
                <w:noProof/>
                <w:webHidden/>
              </w:rPr>
            </w:r>
            <w:r>
              <w:rPr>
                <w:noProof/>
                <w:webHidden/>
              </w:rPr>
              <w:fldChar w:fldCharType="separate"/>
            </w:r>
            <w:r>
              <w:rPr>
                <w:noProof/>
                <w:webHidden/>
              </w:rPr>
              <w:t>114</w:t>
            </w:r>
            <w:r>
              <w:rPr>
                <w:noProof/>
                <w:webHidden/>
              </w:rPr>
              <w:fldChar w:fldCharType="end"/>
            </w:r>
          </w:hyperlink>
        </w:p>
        <w:p w:rsidR="00D276DE" w:rsidRDefault="00D276DE">
          <w:pPr>
            <w:pStyle w:val="TOC1"/>
            <w:tabs>
              <w:tab w:val="left" w:pos="400"/>
              <w:tab w:val="right" w:leader="dot" w:pos="9771"/>
            </w:tabs>
            <w:rPr>
              <w:rFonts w:asciiTheme="minorHAnsi" w:eastAsiaTheme="minorEastAsia" w:hAnsiTheme="minorHAnsi" w:cstheme="minorBidi"/>
              <w:noProof/>
              <w:sz w:val="22"/>
              <w:szCs w:val="22"/>
            </w:rPr>
          </w:pPr>
          <w:hyperlink w:anchor="_Toc331084242" w:history="1">
            <w:r w:rsidRPr="00A52B01">
              <w:rPr>
                <w:rStyle w:val="Hyperlink"/>
                <w:noProof/>
              </w:rPr>
              <w:t>6</w:t>
            </w:r>
            <w:r>
              <w:rPr>
                <w:rFonts w:asciiTheme="minorHAnsi" w:eastAsiaTheme="minorEastAsia" w:hAnsiTheme="minorHAnsi" w:cstheme="minorBidi"/>
                <w:noProof/>
                <w:sz w:val="22"/>
                <w:szCs w:val="22"/>
              </w:rPr>
              <w:tab/>
            </w:r>
            <w:r w:rsidRPr="00A52B01">
              <w:rPr>
                <w:rStyle w:val="Hyperlink"/>
                <w:noProof/>
              </w:rPr>
              <w:t>Performance</w:t>
            </w:r>
            <w:r>
              <w:rPr>
                <w:noProof/>
                <w:webHidden/>
              </w:rPr>
              <w:tab/>
            </w:r>
            <w:r>
              <w:rPr>
                <w:noProof/>
                <w:webHidden/>
              </w:rPr>
              <w:fldChar w:fldCharType="begin"/>
            </w:r>
            <w:r>
              <w:rPr>
                <w:noProof/>
                <w:webHidden/>
              </w:rPr>
              <w:instrText xml:space="preserve"> PAGEREF _Toc331084242 \h </w:instrText>
            </w:r>
            <w:r>
              <w:rPr>
                <w:noProof/>
                <w:webHidden/>
              </w:rPr>
            </w:r>
            <w:r>
              <w:rPr>
                <w:noProof/>
                <w:webHidden/>
              </w:rPr>
              <w:fldChar w:fldCharType="separate"/>
            </w:r>
            <w:r>
              <w:rPr>
                <w:noProof/>
                <w:webHidden/>
              </w:rPr>
              <w:t>115</w:t>
            </w:r>
            <w:r>
              <w:rPr>
                <w:noProof/>
                <w:webHidden/>
              </w:rPr>
              <w:fldChar w:fldCharType="end"/>
            </w:r>
          </w:hyperlink>
        </w:p>
        <w:p w:rsidR="00D276DE" w:rsidRDefault="00D276DE">
          <w:pPr>
            <w:pStyle w:val="TOC1"/>
            <w:tabs>
              <w:tab w:val="left" w:pos="400"/>
              <w:tab w:val="right" w:leader="dot" w:pos="9771"/>
            </w:tabs>
            <w:rPr>
              <w:rFonts w:asciiTheme="minorHAnsi" w:eastAsiaTheme="minorEastAsia" w:hAnsiTheme="minorHAnsi" w:cstheme="minorBidi"/>
              <w:noProof/>
              <w:sz w:val="22"/>
              <w:szCs w:val="22"/>
            </w:rPr>
          </w:pPr>
          <w:hyperlink w:anchor="_Toc331084243" w:history="1">
            <w:r w:rsidRPr="00A52B01">
              <w:rPr>
                <w:rStyle w:val="Hyperlink"/>
                <w:noProof/>
              </w:rPr>
              <w:t>7</w:t>
            </w:r>
            <w:r>
              <w:rPr>
                <w:rFonts w:asciiTheme="minorHAnsi" w:eastAsiaTheme="minorEastAsia" w:hAnsiTheme="minorHAnsi" w:cstheme="minorBidi"/>
                <w:noProof/>
                <w:sz w:val="22"/>
                <w:szCs w:val="22"/>
              </w:rPr>
              <w:tab/>
            </w:r>
            <w:r w:rsidRPr="00A52B01">
              <w:rPr>
                <w:rStyle w:val="Hyperlink"/>
                <w:noProof/>
              </w:rPr>
              <w:t>Multi-Platform Issues</w:t>
            </w:r>
            <w:r>
              <w:rPr>
                <w:noProof/>
                <w:webHidden/>
              </w:rPr>
              <w:tab/>
            </w:r>
            <w:r>
              <w:rPr>
                <w:noProof/>
                <w:webHidden/>
              </w:rPr>
              <w:fldChar w:fldCharType="begin"/>
            </w:r>
            <w:r>
              <w:rPr>
                <w:noProof/>
                <w:webHidden/>
              </w:rPr>
              <w:instrText xml:space="preserve"> PAGEREF _Toc331084243 \h </w:instrText>
            </w:r>
            <w:r>
              <w:rPr>
                <w:noProof/>
                <w:webHidden/>
              </w:rPr>
            </w:r>
            <w:r>
              <w:rPr>
                <w:noProof/>
                <w:webHidden/>
              </w:rPr>
              <w:fldChar w:fldCharType="separate"/>
            </w:r>
            <w:r>
              <w:rPr>
                <w:noProof/>
                <w:webHidden/>
              </w:rPr>
              <w:t>115</w:t>
            </w:r>
            <w:r>
              <w:rPr>
                <w:noProof/>
                <w:webHidden/>
              </w:rPr>
              <w:fldChar w:fldCharType="end"/>
            </w:r>
          </w:hyperlink>
        </w:p>
        <w:p w:rsidR="00D276DE" w:rsidRDefault="00D276DE">
          <w:pPr>
            <w:pStyle w:val="TOC1"/>
            <w:tabs>
              <w:tab w:val="left" w:pos="400"/>
              <w:tab w:val="right" w:leader="dot" w:pos="9771"/>
            </w:tabs>
            <w:rPr>
              <w:rFonts w:asciiTheme="minorHAnsi" w:eastAsiaTheme="minorEastAsia" w:hAnsiTheme="minorHAnsi" w:cstheme="minorBidi"/>
              <w:noProof/>
              <w:sz w:val="22"/>
              <w:szCs w:val="22"/>
            </w:rPr>
          </w:pPr>
          <w:hyperlink w:anchor="_Toc331084244" w:history="1">
            <w:r w:rsidRPr="00A52B01">
              <w:rPr>
                <w:rStyle w:val="Hyperlink"/>
                <w:noProof/>
              </w:rPr>
              <w:t>8</w:t>
            </w:r>
            <w:r>
              <w:rPr>
                <w:rFonts w:asciiTheme="minorHAnsi" w:eastAsiaTheme="minorEastAsia" w:hAnsiTheme="minorHAnsi" w:cstheme="minorBidi"/>
                <w:noProof/>
                <w:sz w:val="22"/>
                <w:szCs w:val="22"/>
              </w:rPr>
              <w:tab/>
            </w:r>
            <w:r w:rsidRPr="00A52B01">
              <w:rPr>
                <w:rStyle w:val="Hyperlink"/>
                <w:noProof/>
              </w:rPr>
              <w:t>Backward-Compatibility</w:t>
            </w:r>
            <w:r>
              <w:rPr>
                <w:noProof/>
                <w:webHidden/>
              </w:rPr>
              <w:tab/>
            </w:r>
            <w:r>
              <w:rPr>
                <w:noProof/>
                <w:webHidden/>
              </w:rPr>
              <w:fldChar w:fldCharType="begin"/>
            </w:r>
            <w:r>
              <w:rPr>
                <w:noProof/>
                <w:webHidden/>
              </w:rPr>
              <w:instrText xml:space="preserve"> PAGEREF _Toc331084244 \h </w:instrText>
            </w:r>
            <w:r>
              <w:rPr>
                <w:noProof/>
                <w:webHidden/>
              </w:rPr>
            </w:r>
            <w:r>
              <w:rPr>
                <w:noProof/>
                <w:webHidden/>
              </w:rPr>
              <w:fldChar w:fldCharType="separate"/>
            </w:r>
            <w:r>
              <w:rPr>
                <w:noProof/>
                <w:webHidden/>
              </w:rPr>
              <w:t>115</w:t>
            </w:r>
            <w:r>
              <w:rPr>
                <w:noProof/>
                <w:webHidden/>
              </w:rPr>
              <w:fldChar w:fldCharType="end"/>
            </w:r>
          </w:hyperlink>
        </w:p>
        <w:p w:rsidR="00D276DE" w:rsidRDefault="00D276DE">
          <w:pPr>
            <w:pStyle w:val="TOC1"/>
            <w:tabs>
              <w:tab w:val="left" w:pos="400"/>
              <w:tab w:val="right" w:leader="dot" w:pos="9771"/>
            </w:tabs>
            <w:rPr>
              <w:rFonts w:asciiTheme="minorHAnsi" w:eastAsiaTheme="minorEastAsia" w:hAnsiTheme="minorHAnsi" w:cstheme="minorBidi"/>
              <w:noProof/>
              <w:sz w:val="22"/>
              <w:szCs w:val="22"/>
            </w:rPr>
          </w:pPr>
          <w:hyperlink w:anchor="_Toc331084245" w:history="1">
            <w:r w:rsidRPr="00A52B01">
              <w:rPr>
                <w:rStyle w:val="Hyperlink"/>
                <w:noProof/>
              </w:rPr>
              <w:t>9</w:t>
            </w:r>
            <w:r>
              <w:rPr>
                <w:rFonts w:asciiTheme="minorHAnsi" w:eastAsiaTheme="minorEastAsia" w:hAnsiTheme="minorHAnsi" w:cstheme="minorBidi"/>
                <w:noProof/>
                <w:sz w:val="22"/>
                <w:szCs w:val="22"/>
              </w:rPr>
              <w:tab/>
            </w:r>
            <w:r w:rsidRPr="00A52B01">
              <w:rPr>
                <w:rStyle w:val="Hyperlink"/>
                <w:noProof/>
              </w:rPr>
              <w:t>Benchmarking</w:t>
            </w:r>
            <w:r>
              <w:rPr>
                <w:noProof/>
                <w:webHidden/>
              </w:rPr>
              <w:tab/>
            </w:r>
            <w:r>
              <w:rPr>
                <w:noProof/>
                <w:webHidden/>
              </w:rPr>
              <w:fldChar w:fldCharType="begin"/>
            </w:r>
            <w:r>
              <w:rPr>
                <w:noProof/>
                <w:webHidden/>
              </w:rPr>
              <w:instrText xml:space="preserve"> PAGEREF _Toc331084245 \h </w:instrText>
            </w:r>
            <w:r>
              <w:rPr>
                <w:noProof/>
                <w:webHidden/>
              </w:rPr>
            </w:r>
            <w:r>
              <w:rPr>
                <w:noProof/>
                <w:webHidden/>
              </w:rPr>
              <w:fldChar w:fldCharType="separate"/>
            </w:r>
            <w:r>
              <w:rPr>
                <w:noProof/>
                <w:webHidden/>
              </w:rPr>
              <w:t>115</w:t>
            </w:r>
            <w:r>
              <w:rPr>
                <w:noProof/>
                <w:webHidden/>
              </w:rPr>
              <w:fldChar w:fldCharType="end"/>
            </w:r>
          </w:hyperlink>
        </w:p>
        <w:p w:rsidR="00D276DE" w:rsidRDefault="00D276DE">
          <w:pPr>
            <w:pStyle w:val="TOC1"/>
            <w:tabs>
              <w:tab w:val="left" w:pos="600"/>
              <w:tab w:val="right" w:leader="dot" w:pos="9771"/>
            </w:tabs>
            <w:rPr>
              <w:rFonts w:asciiTheme="minorHAnsi" w:eastAsiaTheme="minorEastAsia" w:hAnsiTheme="minorHAnsi" w:cstheme="minorBidi"/>
              <w:noProof/>
              <w:sz w:val="22"/>
              <w:szCs w:val="22"/>
            </w:rPr>
          </w:pPr>
          <w:hyperlink w:anchor="_Toc331084246" w:history="1">
            <w:r w:rsidRPr="00A52B01">
              <w:rPr>
                <w:rStyle w:val="Hyperlink"/>
                <w:noProof/>
              </w:rPr>
              <w:t>10</w:t>
            </w:r>
            <w:r>
              <w:rPr>
                <w:rFonts w:asciiTheme="minorHAnsi" w:eastAsiaTheme="minorEastAsia" w:hAnsiTheme="minorHAnsi" w:cstheme="minorBidi"/>
                <w:noProof/>
                <w:sz w:val="22"/>
                <w:szCs w:val="22"/>
              </w:rPr>
              <w:tab/>
            </w:r>
            <w:r w:rsidRPr="00A52B01">
              <w:rPr>
                <w:rStyle w:val="Hyperlink"/>
                <w:noProof/>
              </w:rPr>
              <w:t>Open Issues</w:t>
            </w:r>
            <w:r>
              <w:rPr>
                <w:noProof/>
                <w:webHidden/>
              </w:rPr>
              <w:tab/>
            </w:r>
            <w:r>
              <w:rPr>
                <w:noProof/>
                <w:webHidden/>
              </w:rPr>
              <w:fldChar w:fldCharType="begin"/>
            </w:r>
            <w:r>
              <w:rPr>
                <w:noProof/>
                <w:webHidden/>
              </w:rPr>
              <w:instrText xml:space="preserve"> PAGEREF _Toc331084246 \h </w:instrText>
            </w:r>
            <w:r>
              <w:rPr>
                <w:noProof/>
                <w:webHidden/>
              </w:rPr>
            </w:r>
            <w:r>
              <w:rPr>
                <w:noProof/>
                <w:webHidden/>
              </w:rPr>
              <w:fldChar w:fldCharType="separate"/>
            </w:r>
            <w:r>
              <w:rPr>
                <w:noProof/>
                <w:webHidden/>
              </w:rPr>
              <w:t>116</w:t>
            </w:r>
            <w:r>
              <w:rPr>
                <w:noProof/>
                <w:webHidden/>
              </w:rPr>
              <w:fldChar w:fldCharType="end"/>
            </w:r>
          </w:hyperlink>
        </w:p>
        <w:p w:rsidR="00D276DE" w:rsidRDefault="00D276DE">
          <w:pPr>
            <w:pStyle w:val="TOC1"/>
            <w:tabs>
              <w:tab w:val="left" w:pos="600"/>
              <w:tab w:val="right" w:leader="dot" w:pos="9771"/>
            </w:tabs>
            <w:rPr>
              <w:rFonts w:asciiTheme="minorHAnsi" w:eastAsiaTheme="minorEastAsia" w:hAnsiTheme="minorHAnsi" w:cstheme="minorBidi"/>
              <w:noProof/>
              <w:sz w:val="22"/>
              <w:szCs w:val="22"/>
            </w:rPr>
          </w:pPr>
          <w:hyperlink w:anchor="_Toc331084247" w:history="1">
            <w:r w:rsidRPr="00A52B01">
              <w:rPr>
                <w:rStyle w:val="Hyperlink"/>
                <w:noProof/>
              </w:rPr>
              <w:t>11</w:t>
            </w:r>
            <w:r>
              <w:rPr>
                <w:rFonts w:asciiTheme="minorHAnsi" w:eastAsiaTheme="minorEastAsia" w:hAnsiTheme="minorHAnsi" w:cstheme="minorBidi"/>
                <w:noProof/>
                <w:sz w:val="22"/>
                <w:szCs w:val="22"/>
              </w:rPr>
              <w:tab/>
            </w:r>
            <w:r w:rsidRPr="00A52B01">
              <w:rPr>
                <w:rStyle w:val="Hyperlink"/>
                <w:noProof/>
              </w:rPr>
              <w:t>Appendix</w:t>
            </w:r>
            <w:r>
              <w:rPr>
                <w:noProof/>
                <w:webHidden/>
              </w:rPr>
              <w:tab/>
            </w:r>
            <w:r>
              <w:rPr>
                <w:noProof/>
                <w:webHidden/>
              </w:rPr>
              <w:fldChar w:fldCharType="begin"/>
            </w:r>
            <w:r>
              <w:rPr>
                <w:noProof/>
                <w:webHidden/>
              </w:rPr>
              <w:instrText xml:space="preserve"> PAGEREF _Toc331084247 \h </w:instrText>
            </w:r>
            <w:r>
              <w:rPr>
                <w:noProof/>
                <w:webHidden/>
              </w:rPr>
            </w:r>
            <w:r>
              <w:rPr>
                <w:noProof/>
                <w:webHidden/>
              </w:rPr>
              <w:fldChar w:fldCharType="separate"/>
            </w:r>
            <w:r>
              <w:rPr>
                <w:noProof/>
                <w:webHidden/>
              </w:rPr>
              <w:t>118</w:t>
            </w:r>
            <w:r>
              <w:rPr>
                <w:noProof/>
                <w:webHidden/>
              </w:rPr>
              <w:fldChar w:fldCharType="end"/>
            </w:r>
          </w:hyperlink>
        </w:p>
        <w:p w:rsidR="00D276DE" w:rsidRDefault="00D276DE">
          <w:pPr>
            <w:pStyle w:val="TOC2"/>
            <w:tabs>
              <w:tab w:val="left" w:pos="1000"/>
              <w:tab w:val="right" w:leader="dot" w:pos="9771"/>
            </w:tabs>
            <w:rPr>
              <w:rFonts w:asciiTheme="minorHAnsi" w:eastAsiaTheme="minorEastAsia" w:hAnsiTheme="minorHAnsi" w:cstheme="minorBidi"/>
              <w:noProof/>
              <w:sz w:val="22"/>
              <w:szCs w:val="22"/>
            </w:rPr>
          </w:pPr>
          <w:hyperlink w:anchor="_Toc331084248" w:history="1">
            <w:r w:rsidRPr="00A52B01">
              <w:rPr>
                <w:rStyle w:val="Hyperlink"/>
                <w:noProof/>
              </w:rPr>
              <w:t>11.1</w:t>
            </w:r>
            <w:r>
              <w:rPr>
                <w:rFonts w:asciiTheme="minorHAnsi" w:eastAsiaTheme="minorEastAsia" w:hAnsiTheme="minorHAnsi" w:cstheme="minorBidi"/>
                <w:noProof/>
                <w:sz w:val="22"/>
                <w:szCs w:val="22"/>
              </w:rPr>
              <w:tab/>
            </w:r>
            <w:r w:rsidRPr="00A52B01">
              <w:rPr>
                <w:rStyle w:val="Hyperlink"/>
                <w:noProof/>
              </w:rPr>
              <w:t>Low-level primitives table:</w:t>
            </w:r>
            <w:r>
              <w:rPr>
                <w:noProof/>
                <w:webHidden/>
              </w:rPr>
              <w:tab/>
            </w:r>
            <w:r>
              <w:rPr>
                <w:noProof/>
                <w:webHidden/>
              </w:rPr>
              <w:fldChar w:fldCharType="begin"/>
            </w:r>
            <w:r>
              <w:rPr>
                <w:noProof/>
                <w:webHidden/>
              </w:rPr>
              <w:instrText xml:space="preserve"> PAGEREF _Toc331084248 \h </w:instrText>
            </w:r>
            <w:r>
              <w:rPr>
                <w:noProof/>
                <w:webHidden/>
              </w:rPr>
            </w:r>
            <w:r>
              <w:rPr>
                <w:noProof/>
                <w:webHidden/>
              </w:rPr>
              <w:fldChar w:fldCharType="separate"/>
            </w:r>
            <w:r>
              <w:rPr>
                <w:noProof/>
                <w:webHidden/>
              </w:rPr>
              <w:t>118</w:t>
            </w:r>
            <w:r>
              <w:rPr>
                <w:noProof/>
                <w:webHidden/>
              </w:rPr>
              <w:fldChar w:fldCharType="end"/>
            </w:r>
          </w:hyperlink>
        </w:p>
        <w:p w:rsidR="00D276DE" w:rsidRDefault="00D276DE">
          <w:pPr>
            <w:pStyle w:val="TOC2"/>
            <w:tabs>
              <w:tab w:val="left" w:pos="1000"/>
              <w:tab w:val="right" w:leader="dot" w:pos="9771"/>
            </w:tabs>
            <w:rPr>
              <w:rFonts w:asciiTheme="minorHAnsi" w:eastAsiaTheme="minorEastAsia" w:hAnsiTheme="minorHAnsi" w:cstheme="minorBidi"/>
              <w:noProof/>
              <w:sz w:val="22"/>
              <w:szCs w:val="22"/>
            </w:rPr>
          </w:pPr>
          <w:hyperlink w:anchor="_Toc331084249" w:history="1">
            <w:r w:rsidRPr="00A52B01">
              <w:rPr>
                <w:rStyle w:val="Hyperlink"/>
                <w:noProof/>
              </w:rPr>
              <w:t>11.2</w:t>
            </w:r>
            <w:r>
              <w:rPr>
                <w:rFonts w:asciiTheme="minorHAnsi" w:eastAsiaTheme="minorEastAsia" w:hAnsiTheme="minorHAnsi" w:cstheme="minorBidi"/>
                <w:noProof/>
                <w:sz w:val="22"/>
                <w:szCs w:val="22"/>
              </w:rPr>
              <w:tab/>
            </w:r>
            <w:r w:rsidRPr="00A52B01">
              <w:rPr>
                <w:rStyle w:val="Hyperlink"/>
                <w:noProof/>
              </w:rPr>
              <w:t>Preliminary work</w:t>
            </w:r>
            <w:r>
              <w:rPr>
                <w:noProof/>
                <w:webHidden/>
              </w:rPr>
              <w:tab/>
            </w:r>
            <w:r>
              <w:rPr>
                <w:noProof/>
                <w:webHidden/>
              </w:rPr>
              <w:fldChar w:fldCharType="begin"/>
            </w:r>
            <w:r>
              <w:rPr>
                <w:noProof/>
                <w:webHidden/>
              </w:rPr>
              <w:instrText xml:space="preserve"> PAGEREF _Toc331084249 \h </w:instrText>
            </w:r>
            <w:r>
              <w:rPr>
                <w:noProof/>
                <w:webHidden/>
              </w:rPr>
            </w:r>
            <w:r>
              <w:rPr>
                <w:noProof/>
                <w:webHidden/>
              </w:rPr>
              <w:fldChar w:fldCharType="separate"/>
            </w:r>
            <w:r>
              <w:rPr>
                <w:noProof/>
                <w:webHidden/>
              </w:rPr>
              <w:t>120</w:t>
            </w:r>
            <w:r>
              <w:rPr>
                <w:noProof/>
                <w:webHidden/>
              </w:rPr>
              <w:fldChar w:fldCharType="end"/>
            </w:r>
          </w:hyperlink>
        </w:p>
        <w:p w:rsidR="00D276DE" w:rsidRDefault="00D276DE">
          <w:pPr>
            <w:pStyle w:val="TOC2"/>
            <w:tabs>
              <w:tab w:val="left" w:pos="1000"/>
              <w:tab w:val="right" w:leader="dot" w:pos="9771"/>
            </w:tabs>
            <w:rPr>
              <w:rFonts w:asciiTheme="minorHAnsi" w:eastAsiaTheme="minorEastAsia" w:hAnsiTheme="minorHAnsi" w:cstheme="minorBidi"/>
              <w:noProof/>
              <w:sz w:val="22"/>
              <w:szCs w:val="22"/>
            </w:rPr>
          </w:pPr>
          <w:hyperlink w:anchor="_Toc331084250" w:history="1">
            <w:r w:rsidRPr="00A52B01">
              <w:rPr>
                <w:rStyle w:val="Hyperlink"/>
                <w:noProof/>
              </w:rPr>
              <w:t>11.3</w:t>
            </w:r>
            <w:r>
              <w:rPr>
                <w:rFonts w:asciiTheme="minorHAnsi" w:eastAsiaTheme="minorEastAsia" w:hAnsiTheme="minorHAnsi" w:cstheme="minorBidi"/>
                <w:noProof/>
                <w:sz w:val="22"/>
                <w:szCs w:val="22"/>
              </w:rPr>
              <w:tab/>
            </w:r>
            <w:r w:rsidRPr="00A52B01">
              <w:rPr>
                <w:rStyle w:val="Hyperlink"/>
                <w:noProof/>
              </w:rPr>
              <w:t>The provider architecture:</w:t>
            </w:r>
            <w:r>
              <w:rPr>
                <w:noProof/>
                <w:webHidden/>
              </w:rPr>
              <w:tab/>
            </w:r>
            <w:r>
              <w:rPr>
                <w:noProof/>
                <w:webHidden/>
              </w:rPr>
              <w:fldChar w:fldCharType="begin"/>
            </w:r>
            <w:r>
              <w:rPr>
                <w:noProof/>
                <w:webHidden/>
              </w:rPr>
              <w:instrText xml:space="preserve"> PAGEREF _Toc331084250 \h </w:instrText>
            </w:r>
            <w:r>
              <w:rPr>
                <w:noProof/>
                <w:webHidden/>
              </w:rPr>
            </w:r>
            <w:r>
              <w:rPr>
                <w:noProof/>
                <w:webHidden/>
              </w:rPr>
              <w:fldChar w:fldCharType="separate"/>
            </w:r>
            <w:r>
              <w:rPr>
                <w:noProof/>
                <w:webHidden/>
              </w:rPr>
              <w:t>122</w:t>
            </w:r>
            <w:r>
              <w:rPr>
                <w:noProof/>
                <w:webHidden/>
              </w:rPr>
              <w:fldChar w:fldCharType="end"/>
            </w:r>
          </w:hyperlink>
        </w:p>
        <w:p w:rsidR="00D276DE" w:rsidRDefault="00D276DE">
          <w:pPr>
            <w:pStyle w:val="TOC2"/>
            <w:tabs>
              <w:tab w:val="left" w:pos="1000"/>
              <w:tab w:val="right" w:leader="dot" w:pos="9771"/>
            </w:tabs>
            <w:rPr>
              <w:rFonts w:asciiTheme="minorHAnsi" w:eastAsiaTheme="minorEastAsia" w:hAnsiTheme="minorHAnsi" w:cstheme="minorBidi"/>
              <w:noProof/>
              <w:sz w:val="22"/>
              <w:szCs w:val="22"/>
            </w:rPr>
          </w:pPr>
          <w:hyperlink w:anchor="_Toc331084251" w:history="1">
            <w:r w:rsidRPr="00A52B01">
              <w:rPr>
                <w:rStyle w:val="Hyperlink"/>
                <w:noProof/>
              </w:rPr>
              <w:t>11.4</w:t>
            </w:r>
            <w:r>
              <w:rPr>
                <w:rFonts w:asciiTheme="minorHAnsi" w:eastAsiaTheme="minorEastAsia" w:hAnsiTheme="minorHAnsi" w:cstheme="minorBidi"/>
                <w:noProof/>
                <w:sz w:val="22"/>
                <w:szCs w:val="22"/>
              </w:rPr>
              <w:tab/>
            </w:r>
            <w:r w:rsidRPr="00A52B01">
              <w:rPr>
                <w:rStyle w:val="Hyperlink"/>
                <w:noProof/>
              </w:rPr>
              <w:t>JNI (Java Native Interface ) technology</w:t>
            </w:r>
            <w:r>
              <w:rPr>
                <w:noProof/>
                <w:webHidden/>
              </w:rPr>
              <w:tab/>
            </w:r>
            <w:r>
              <w:rPr>
                <w:noProof/>
                <w:webHidden/>
              </w:rPr>
              <w:fldChar w:fldCharType="begin"/>
            </w:r>
            <w:r>
              <w:rPr>
                <w:noProof/>
                <w:webHidden/>
              </w:rPr>
              <w:instrText xml:space="preserve"> PAGEREF _Toc331084251 \h </w:instrText>
            </w:r>
            <w:r>
              <w:rPr>
                <w:noProof/>
                <w:webHidden/>
              </w:rPr>
            </w:r>
            <w:r>
              <w:rPr>
                <w:noProof/>
                <w:webHidden/>
              </w:rPr>
              <w:fldChar w:fldCharType="separate"/>
            </w:r>
            <w:r>
              <w:rPr>
                <w:noProof/>
                <w:webHidden/>
              </w:rPr>
              <w:t>123</w:t>
            </w:r>
            <w:r>
              <w:rPr>
                <w:noProof/>
                <w:webHidden/>
              </w:rPr>
              <w:fldChar w:fldCharType="end"/>
            </w:r>
          </w:hyperlink>
        </w:p>
        <w:p w:rsidR="00D276DE" w:rsidRDefault="00D276DE">
          <w:pPr>
            <w:pStyle w:val="TOC2"/>
            <w:tabs>
              <w:tab w:val="left" w:pos="1000"/>
              <w:tab w:val="right" w:leader="dot" w:pos="9771"/>
            </w:tabs>
            <w:rPr>
              <w:rFonts w:asciiTheme="minorHAnsi" w:eastAsiaTheme="minorEastAsia" w:hAnsiTheme="minorHAnsi" w:cstheme="minorBidi"/>
              <w:noProof/>
              <w:sz w:val="22"/>
              <w:szCs w:val="22"/>
            </w:rPr>
          </w:pPr>
          <w:hyperlink w:anchor="_Toc331084252" w:history="1">
            <w:r w:rsidRPr="00A52B01">
              <w:rPr>
                <w:rStyle w:val="Hyperlink"/>
                <w:noProof/>
              </w:rPr>
              <w:t>11.5</w:t>
            </w:r>
            <w:r>
              <w:rPr>
                <w:rFonts w:asciiTheme="minorHAnsi" w:eastAsiaTheme="minorEastAsia" w:hAnsiTheme="minorHAnsi" w:cstheme="minorBidi"/>
                <w:noProof/>
                <w:sz w:val="22"/>
                <w:szCs w:val="22"/>
              </w:rPr>
              <w:tab/>
            </w:r>
            <w:r w:rsidRPr="00A52B01">
              <w:rPr>
                <w:rStyle w:val="Hyperlink"/>
                <w:noProof/>
              </w:rPr>
              <w:t>MIRACL library compilation</w:t>
            </w:r>
            <w:r>
              <w:rPr>
                <w:noProof/>
                <w:webHidden/>
              </w:rPr>
              <w:tab/>
            </w:r>
            <w:r>
              <w:rPr>
                <w:noProof/>
                <w:webHidden/>
              </w:rPr>
              <w:fldChar w:fldCharType="begin"/>
            </w:r>
            <w:r>
              <w:rPr>
                <w:noProof/>
                <w:webHidden/>
              </w:rPr>
              <w:instrText xml:space="preserve"> PAGEREF _Toc331084252 \h </w:instrText>
            </w:r>
            <w:r>
              <w:rPr>
                <w:noProof/>
                <w:webHidden/>
              </w:rPr>
            </w:r>
            <w:r>
              <w:rPr>
                <w:noProof/>
                <w:webHidden/>
              </w:rPr>
              <w:fldChar w:fldCharType="separate"/>
            </w:r>
            <w:r>
              <w:rPr>
                <w:noProof/>
                <w:webHidden/>
              </w:rPr>
              <w:t>124</w:t>
            </w:r>
            <w:r>
              <w:rPr>
                <w:noProof/>
                <w:webHidden/>
              </w:rPr>
              <w:fldChar w:fldCharType="end"/>
            </w:r>
          </w:hyperlink>
        </w:p>
        <w:p w:rsidR="00D276DE" w:rsidRDefault="00D276DE">
          <w:pPr>
            <w:pStyle w:val="TOC2"/>
            <w:tabs>
              <w:tab w:val="left" w:pos="1000"/>
              <w:tab w:val="right" w:leader="dot" w:pos="9771"/>
            </w:tabs>
            <w:rPr>
              <w:rFonts w:asciiTheme="minorHAnsi" w:eastAsiaTheme="minorEastAsia" w:hAnsiTheme="minorHAnsi" w:cstheme="minorBidi"/>
              <w:noProof/>
              <w:sz w:val="22"/>
              <w:szCs w:val="22"/>
            </w:rPr>
          </w:pPr>
          <w:hyperlink w:anchor="_Toc331084253" w:history="1">
            <w:r w:rsidRPr="00A52B01">
              <w:rPr>
                <w:rStyle w:val="Hyperlink"/>
                <w:noProof/>
              </w:rPr>
              <w:t>11.6</w:t>
            </w:r>
            <w:r>
              <w:rPr>
                <w:rFonts w:asciiTheme="minorHAnsi" w:eastAsiaTheme="minorEastAsia" w:hAnsiTheme="minorHAnsi" w:cstheme="minorBidi"/>
                <w:noProof/>
                <w:sz w:val="22"/>
                <w:szCs w:val="22"/>
              </w:rPr>
              <w:tab/>
            </w:r>
            <w:r w:rsidRPr="00A52B01">
              <w:rPr>
                <w:rStyle w:val="Hyperlink"/>
                <w:noProof/>
              </w:rPr>
              <w:t>Code for FactoriesUtility::getObject:</w:t>
            </w:r>
            <w:r>
              <w:rPr>
                <w:noProof/>
                <w:webHidden/>
              </w:rPr>
              <w:tab/>
            </w:r>
            <w:r>
              <w:rPr>
                <w:noProof/>
                <w:webHidden/>
              </w:rPr>
              <w:fldChar w:fldCharType="begin"/>
            </w:r>
            <w:r>
              <w:rPr>
                <w:noProof/>
                <w:webHidden/>
              </w:rPr>
              <w:instrText xml:space="preserve"> PAGEREF _Toc331084253 \h </w:instrText>
            </w:r>
            <w:r>
              <w:rPr>
                <w:noProof/>
                <w:webHidden/>
              </w:rPr>
            </w:r>
            <w:r>
              <w:rPr>
                <w:noProof/>
                <w:webHidden/>
              </w:rPr>
              <w:fldChar w:fldCharType="separate"/>
            </w:r>
            <w:r>
              <w:rPr>
                <w:noProof/>
                <w:webHidden/>
              </w:rPr>
              <w:t>125</w:t>
            </w:r>
            <w:r>
              <w:rPr>
                <w:noProof/>
                <w:webHidden/>
              </w:rPr>
              <w:fldChar w:fldCharType="end"/>
            </w:r>
          </w:hyperlink>
        </w:p>
        <w:p w:rsidR="00D276DE" w:rsidRDefault="00D276DE">
          <w:pPr>
            <w:pStyle w:val="TOC2"/>
            <w:tabs>
              <w:tab w:val="left" w:pos="1000"/>
              <w:tab w:val="right" w:leader="dot" w:pos="9771"/>
            </w:tabs>
            <w:rPr>
              <w:rFonts w:asciiTheme="minorHAnsi" w:eastAsiaTheme="minorEastAsia" w:hAnsiTheme="minorHAnsi" w:cstheme="minorBidi"/>
              <w:noProof/>
              <w:sz w:val="22"/>
              <w:szCs w:val="22"/>
            </w:rPr>
          </w:pPr>
          <w:hyperlink w:anchor="_Toc331084254" w:history="1">
            <w:r w:rsidRPr="00A52B01">
              <w:rPr>
                <w:rStyle w:val="Hyperlink"/>
                <w:noProof/>
              </w:rPr>
              <w:t>11.7</w:t>
            </w:r>
            <w:r>
              <w:rPr>
                <w:rFonts w:asciiTheme="minorHAnsi" w:eastAsiaTheme="minorEastAsia" w:hAnsiTheme="minorHAnsi" w:cstheme="minorBidi"/>
                <w:noProof/>
                <w:sz w:val="22"/>
                <w:szCs w:val="22"/>
              </w:rPr>
              <w:tab/>
            </w:r>
            <w:r w:rsidRPr="00A52B01">
              <w:rPr>
                <w:rStyle w:val="Hyperlink"/>
                <w:noProof/>
              </w:rPr>
              <w:t>Performance Conclusions for Dlog Group Simultaneous Multiple Exponentiations</w:t>
            </w:r>
            <w:r>
              <w:rPr>
                <w:noProof/>
                <w:webHidden/>
              </w:rPr>
              <w:tab/>
            </w:r>
            <w:r>
              <w:rPr>
                <w:noProof/>
                <w:webHidden/>
              </w:rPr>
              <w:fldChar w:fldCharType="begin"/>
            </w:r>
            <w:r>
              <w:rPr>
                <w:noProof/>
                <w:webHidden/>
              </w:rPr>
              <w:instrText xml:space="preserve"> PAGEREF _Toc331084254 \h </w:instrText>
            </w:r>
            <w:r>
              <w:rPr>
                <w:noProof/>
                <w:webHidden/>
              </w:rPr>
            </w:r>
            <w:r>
              <w:rPr>
                <w:noProof/>
                <w:webHidden/>
              </w:rPr>
              <w:fldChar w:fldCharType="separate"/>
            </w:r>
            <w:r>
              <w:rPr>
                <w:noProof/>
                <w:webHidden/>
              </w:rPr>
              <w:t>126</w:t>
            </w:r>
            <w:r>
              <w:rPr>
                <w:noProof/>
                <w:webHidden/>
              </w:rPr>
              <w:fldChar w:fldCharType="end"/>
            </w:r>
          </w:hyperlink>
        </w:p>
        <w:p w:rsidR="00D276DE" w:rsidRDefault="00D276DE">
          <w:pPr>
            <w:pStyle w:val="TOC2"/>
            <w:tabs>
              <w:tab w:val="left" w:pos="1000"/>
              <w:tab w:val="right" w:leader="dot" w:pos="9771"/>
            </w:tabs>
            <w:rPr>
              <w:rFonts w:asciiTheme="minorHAnsi" w:eastAsiaTheme="minorEastAsia" w:hAnsiTheme="minorHAnsi" w:cstheme="minorBidi"/>
              <w:noProof/>
              <w:sz w:val="22"/>
              <w:szCs w:val="22"/>
            </w:rPr>
          </w:pPr>
          <w:hyperlink w:anchor="_Toc331084255" w:history="1">
            <w:r w:rsidRPr="00A52B01">
              <w:rPr>
                <w:rStyle w:val="Hyperlink"/>
                <w:noProof/>
              </w:rPr>
              <w:t>11.8</w:t>
            </w:r>
            <w:r>
              <w:rPr>
                <w:rFonts w:asciiTheme="minorHAnsi" w:eastAsiaTheme="minorEastAsia" w:hAnsiTheme="minorHAnsi" w:cstheme="minorBidi"/>
                <w:noProof/>
                <w:sz w:val="22"/>
                <w:szCs w:val="22"/>
              </w:rPr>
              <w:tab/>
            </w:r>
            <w:r w:rsidRPr="00A52B01">
              <w:rPr>
                <w:rStyle w:val="Hyperlink"/>
                <w:noProof/>
              </w:rPr>
              <w:t>Elliptic Curves Parameters File Format</w:t>
            </w:r>
            <w:r>
              <w:rPr>
                <w:noProof/>
                <w:webHidden/>
              </w:rPr>
              <w:tab/>
            </w:r>
            <w:r>
              <w:rPr>
                <w:noProof/>
                <w:webHidden/>
              </w:rPr>
              <w:fldChar w:fldCharType="begin"/>
            </w:r>
            <w:r>
              <w:rPr>
                <w:noProof/>
                <w:webHidden/>
              </w:rPr>
              <w:instrText xml:space="preserve"> PAGEREF _Toc331084255 \h </w:instrText>
            </w:r>
            <w:r>
              <w:rPr>
                <w:noProof/>
                <w:webHidden/>
              </w:rPr>
            </w:r>
            <w:r>
              <w:rPr>
                <w:noProof/>
                <w:webHidden/>
              </w:rPr>
              <w:fldChar w:fldCharType="separate"/>
            </w:r>
            <w:r>
              <w:rPr>
                <w:noProof/>
                <w:webHidden/>
              </w:rPr>
              <w:t>127</w:t>
            </w:r>
            <w:r>
              <w:rPr>
                <w:noProof/>
                <w:webHidden/>
              </w:rPr>
              <w:fldChar w:fldCharType="end"/>
            </w:r>
          </w:hyperlink>
        </w:p>
        <w:p w:rsidR="00F24845" w:rsidRDefault="00F24845">
          <w:r>
            <w:fldChar w:fldCharType="end"/>
          </w:r>
        </w:p>
      </w:sdtContent>
    </w:sdt>
    <w:p w:rsidR="006F2688" w:rsidRDefault="006F2688">
      <w:pPr>
        <w:autoSpaceDE/>
        <w:autoSpaceDN/>
        <w:adjustRightInd/>
        <w:rPr>
          <w:b/>
          <w:bCs/>
          <w:sz w:val="30"/>
          <w:szCs w:val="18"/>
        </w:rPr>
      </w:pPr>
      <w:r>
        <w:br w:type="page"/>
      </w:r>
    </w:p>
    <w:p w:rsidR="00515D3B" w:rsidRPr="00180484" w:rsidRDefault="00515D3B" w:rsidP="00AD7757">
      <w:pPr>
        <w:pStyle w:val="Heading1"/>
        <w:tabs>
          <w:tab w:val="clear" w:pos="2912"/>
          <w:tab w:val="num" w:pos="360"/>
          <w:tab w:val="left" w:pos="567"/>
        </w:tabs>
        <w:ind w:left="284"/>
      </w:pPr>
      <w:bookmarkStart w:id="63" w:name="_Toc331084069"/>
      <w:r>
        <w:lastRenderedPageBreak/>
        <w:t>Scope</w:t>
      </w:r>
      <w:bookmarkEnd w:id="62"/>
      <w:bookmarkEnd w:id="61"/>
      <w:bookmarkEnd w:id="60"/>
      <w:bookmarkEnd w:id="59"/>
      <w:bookmarkEnd w:id="58"/>
      <w:bookmarkEnd w:id="57"/>
      <w:bookmarkEnd w:id="56"/>
      <w:bookmarkEnd w:id="63"/>
    </w:p>
    <w:p w:rsidR="00515D3B" w:rsidRDefault="00515D3B" w:rsidP="00021C3A">
      <w:pPr>
        <w:pStyle w:val="Heading2"/>
      </w:pPr>
      <w:bookmarkStart w:id="64" w:name="_Toc277840035"/>
      <w:bookmarkStart w:id="65" w:name="_Toc277840405"/>
      <w:bookmarkStart w:id="66" w:name="_Toc277840462"/>
      <w:bookmarkStart w:id="67" w:name="_Toc277840608"/>
      <w:bookmarkStart w:id="68" w:name="_Toc277840816"/>
      <w:bookmarkStart w:id="69" w:name="_Toc104538327"/>
      <w:bookmarkStart w:id="70" w:name="_Toc331084070"/>
      <w:r w:rsidRPr="00BC410A">
        <w:t>Introduction</w:t>
      </w:r>
      <w:bookmarkEnd w:id="64"/>
      <w:bookmarkEnd w:id="65"/>
      <w:bookmarkEnd w:id="66"/>
      <w:bookmarkEnd w:id="67"/>
      <w:bookmarkEnd w:id="68"/>
      <w:bookmarkEnd w:id="70"/>
    </w:p>
    <w:p w:rsidR="005B7DA3" w:rsidRDefault="005B7DA3" w:rsidP="005B7DA3">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SCAPI is a service for high-level multi-party computation protocols as well as a standalone product. High-level protocols will be built upon the low-level primitives in SCAPI. SCAPI is composed of the following three layers. </w:t>
      </w:r>
    </w:p>
    <w:p w:rsidR="005B7DA3" w:rsidRDefault="005B7DA3" w:rsidP="007C5F01">
      <w:pPr>
        <w:pStyle w:val="ListParagraph"/>
        <w:numPr>
          <w:ilvl w:val="0"/>
          <w:numId w:val="2"/>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Low-level crypto functions:</w:t>
      </w:r>
      <w:r>
        <w:rPr>
          <w:rFonts w:ascii="Times New Roman" w:hAnsi="Times New Roman" w:cs="Times New Roman"/>
          <w:sz w:val="24"/>
          <w:szCs w:val="24"/>
        </w:rPr>
        <w:t xml:space="preserve"> these are functions that are basic building blocks for cryptographic construction</w:t>
      </w:r>
      <w:r w:rsidR="00294DDD">
        <w:rPr>
          <w:rFonts w:ascii="Times New Roman" w:hAnsi="Times New Roman" w:cs="Times New Roman"/>
          <w:sz w:val="24"/>
          <w:szCs w:val="24"/>
        </w:rPr>
        <w:t>s (e.g., pseudorandom functions,</w:t>
      </w:r>
      <w:r w:rsidR="00A0699A">
        <w:rPr>
          <w:rFonts w:ascii="Times New Roman" w:hAnsi="Times New Roman" w:cs="Times New Roman"/>
          <w:sz w:val="24"/>
          <w:szCs w:val="24"/>
        </w:rPr>
        <w:t xml:space="preserve"> pseudorandom generators</w:t>
      </w:r>
      <w:r w:rsidR="00294DDD">
        <w:rPr>
          <w:rFonts w:ascii="Times New Roman" w:hAnsi="Times New Roman" w:cs="Times New Roman"/>
          <w:sz w:val="24"/>
          <w:szCs w:val="24"/>
        </w:rPr>
        <w:t>, discrete logarithm groups, and hash functions</w:t>
      </w:r>
      <w:r w:rsidR="00A0699A">
        <w:rPr>
          <w:rFonts w:ascii="Times New Roman" w:hAnsi="Times New Roman" w:cs="Times New Roman"/>
          <w:sz w:val="24"/>
          <w:szCs w:val="24"/>
        </w:rPr>
        <w:t xml:space="preserve"> </w:t>
      </w:r>
      <w:r>
        <w:rPr>
          <w:rFonts w:ascii="Times New Roman" w:hAnsi="Times New Roman" w:cs="Times New Roman"/>
          <w:sz w:val="24"/>
          <w:szCs w:val="24"/>
        </w:rPr>
        <w:t>belong to this layer).</w:t>
      </w:r>
    </w:p>
    <w:p w:rsidR="005B7DA3" w:rsidRDefault="005B7DA3" w:rsidP="007C5F01">
      <w:pPr>
        <w:pStyle w:val="ListParagraph"/>
        <w:numPr>
          <w:ilvl w:val="0"/>
          <w:numId w:val="2"/>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Non-interactive mid-level crypto functions:</w:t>
      </w:r>
      <w:r>
        <w:rPr>
          <w:rFonts w:ascii="Times New Roman" w:hAnsi="Times New Roman" w:cs="Times New Roman"/>
          <w:sz w:val="24"/>
          <w:szCs w:val="24"/>
        </w:rPr>
        <w:t xml:space="preserve"> these are non-interactive functions that can be applications within themselves in addition to being tools (e.g., encryption and signature schemes belong to this layer).</w:t>
      </w:r>
    </w:p>
    <w:p w:rsidR="005B7DA3" w:rsidRDefault="006D6B74" w:rsidP="007C5F01">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b/>
          <w:bCs/>
          <w:sz w:val="24"/>
          <w:szCs w:val="24"/>
        </w:rPr>
        <w:t>Mid-</w:t>
      </w:r>
      <w:r w:rsidR="00D200B9">
        <w:rPr>
          <w:rFonts w:ascii="Times New Roman" w:hAnsi="Times New Roman" w:cs="Times New Roman"/>
          <w:b/>
          <w:bCs/>
          <w:sz w:val="24"/>
          <w:szCs w:val="24"/>
        </w:rPr>
        <w:t>level i</w:t>
      </w:r>
      <w:r w:rsidR="00D200B9" w:rsidRPr="00A27E15">
        <w:rPr>
          <w:rFonts w:ascii="Times New Roman" w:hAnsi="Times New Roman" w:cs="Times New Roman"/>
          <w:b/>
          <w:bCs/>
          <w:sz w:val="24"/>
          <w:szCs w:val="24"/>
        </w:rPr>
        <w:t xml:space="preserve">nteractive </w:t>
      </w:r>
      <w:r w:rsidR="005B7DA3" w:rsidRPr="00A27E15">
        <w:rPr>
          <w:rFonts w:ascii="Times New Roman" w:hAnsi="Times New Roman" w:cs="Times New Roman"/>
          <w:b/>
          <w:bCs/>
          <w:sz w:val="24"/>
          <w:szCs w:val="24"/>
        </w:rPr>
        <w:t xml:space="preserve">crypto </w:t>
      </w:r>
      <w:r w:rsidR="005B7DA3">
        <w:rPr>
          <w:rFonts w:ascii="Times New Roman" w:hAnsi="Times New Roman" w:cs="Times New Roman"/>
          <w:b/>
          <w:bCs/>
          <w:sz w:val="24"/>
          <w:szCs w:val="24"/>
        </w:rPr>
        <w:t>protocol</w:t>
      </w:r>
      <w:r w:rsidR="005B7DA3" w:rsidRPr="00A27E15">
        <w:rPr>
          <w:rFonts w:ascii="Times New Roman" w:hAnsi="Times New Roman" w:cs="Times New Roman"/>
          <w:b/>
          <w:bCs/>
          <w:sz w:val="24"/>
          <w:szCs w:val="24"/>
        </w:rPr>
        <w:t>s:</w:t>
      </w:r>
      <w:r w:rsidR="005B7DA3">
        <w:rPr>
          <w:rFonts w:ascii="Times New Roman" w:hAnsi="Times New Roman" w:cs="Times New Roman"/>
          <w:sz w:val="24"/>
          <w:szCs w:val="24"/>
        </w:rPr>
        <w:t xml:space="preserve"> these are interactive protocols involving two or more parties; typically, the protocols in this layer are popular building blocks like commitments, zero knowledge and oblivious transfer</w:t>
      </w:r>
      <w:r w:rsidR="00294DDD">
        <w:rPr>
          <w:rFonts w:ascii="Times New Roman" w:hAnsi="Times New Roman" w:cs="Times New Roman"/>
          <w:sz w:val="24"/>
          <w:szCs w:val="24"/>
        </w:rPr>
        <w:t>.</w:t>
      </w:r>
    </w:p>
    <w:p w:rsidR="006D6B74" w:rsidRDefault="006D6B74" w:rsidP="006D6B74">
      <w:pPr>
        <w:pStyle w:val="ListParagraph"/>
        <w:spacing w:after="0" w:line="240" w:lineRule="auto"/>
        <w:rPr>
          <w:rFonts w:ascii="Times New Roman" w:hAnsi="Times New Roman" w:cs="Times New Roman"/>
          <w:sz w:val="24"/>
          <w:szCs w:val="24"/>
        </w:rPr>
      </w:pPr>
    </w:p>
    <w:p w:rsidR="005B7DA3" w:rsidRDefault="005B7DA3" w:rsidP="005B7DA3">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The purpose of this SDD is to design the low-level crypto functions also based on existing packages.</w:t>
      </w:r>
    </w:p>
    <w:p w:rsidR="005B7DA3" w:rsidRDefault="005B7DA3" w:rsidP="00515D3B"/>
    <w:p w:rsidR="00515D3B" w:rsidRPr="007D2A38" w:rsidRDefault="00515D3B" w:rsidP="00515D3B">
      <w:r w:rsidRPr="007D2A38">
        <w:t xml:space="preserve">Functions in the first level are independent of other functions. </w:t>
      </w:r>
      <w:r>
        <w:t>They are the building blocks of functions of other layers as well as independent applications and as such should supply an easy to use API.</w:t>
      </w:r>
    </w:p>
    <w:p w:rsidR="00515D3B" w:rsidRPr="004C3D10" w:rsidRDefault="00515D3B" w:rsidP="00515D3B">
      <w:pPr>
        <w:rPr>
          <w:lang w:eastAsia="en-GB"/>
        </w:rPr>
      </w:pPr>
    </w:p>
    <w:p w:rsidR="00515D3B" w:rsidRDefault="00515D3B" w:rsidP="00D54590">
      <w:pPr>
        <w:pStyle w:val="Heading2"/>
        <w:numPr>
          <w:ilvl w:val="1"/>
          <w:numId w:val="46"/>
        </w:numPr>
        <w:tabs>
          <w:tab w:val="center" w:pos="1701"/>
        </w:tabs>
        <w:ind w:left="709" w:firstLine="284"/>
      </w:pPr>
      <w:bookmarkStart w:id="71" w:name="_Toc277840036"/>
      <w:bookmarkStart w:id="72" w:name="_Toc277840406"/>
      <w:bookmarkStart w:id="73" w:name="_Toc277840463"/>
      <w:bookmarkStart w:id="74" w:name="_Toc277840609"/>
      <w:bookmarkStart w:id="75" w:name="_Toc277840817"/>
      <w:bookmarkStart w:id="76" w:name="_Toc331084071"/>
      <w:r w:rsidRPr="00BC410A">
        <w:t>Goals</w:t>
      </w:r>
      <w:bookmarkEnd w:id="69"/>
      <w:bookmarkEnd w:id="71"/>
      <w:bookmarkEnd w:id="72"/>
      <w:bookmarkEnd w:id="73"/>
      <w:bookmarkEnd w:id="74"/>
      <w:bookmarkEnd w:id="75"/>
      <w:bookmarkEnd w:id="76"/>
    </w:p>
    <w:p w:rsidR="00515D3B" w:rsidRDefault="00515D3B" w:rsidP="00294DDD">
      <w:pPr>
        <w:pStyle w:val="ListParagraph"/>
        <w:spacing w:after="0" w:line="240" w:lineRule="auto"/>
        <w:ind w:left="0"/>
        <w:rPr>
          <w:rFonts w:ascii="Times New Roman" w:hAnsi="Times New Roman" w:cs="Times New Roman"/>
          <w:sz w:val="24"/>
          <w:szCs w:val="24"/>
        </w:rPr>
      </w:pPr>
      <w:bookmarkStart w:id="77" w:name="_Toc30214769"/>
      <w:bookmarkStart w:id="78" w:name="_Toc33153563"/>
      <w:r>
        <w:rPr>
          <w:rFonts w:ascii="Times New Roman" w:hAnsi="Times New Roman" w:cs="Times New Roman"/>
          <w:sz w:val="24"/>
          <w:szCs w:val="24"/>
        </w:rPr>
        <w:t xml:space="preserve">The purpose is to provide a reliable, efficient, flexible cryptographic </w:t>
      </w:r>
      <w:r w:rsidR="006F2688">
        <w:rPr>
          <w:rFonts w:ascii="Times New Roman" w:hAnsi="Times New Roman" w:cs="Times New Roman"/>
          <w:sz w:val="24"/>
          <w:szCs w:val="24"/>
        </w:rPr>
        <w:t>low-level</w:t>
      </w:r>
      <w:r>
        <w:rPr>
          <w:rFonts w:ascii="Times New Roman" w:hAnsi="Times New Roman" w:cs="Times New Roman"/>
          <w:sz w:val="24"/>
          <w:szCs w:val="24"/>
        </w:rPr>
        <w:t xml:space="preserve"> layer as the basis </w:t>
      </w:r>
      <w:r w:rsidR="00A27E15">
        <w:rPr>
          <w:rFonts w:ascii="Times New Roman" w:hAnsi="Times New Roman" w:cs="Times New Roman"/>
          <w:sz w:val="24"/>
          <w:szCs w:val="24"/>
        </w:rPr>
        <w:t>for</w:t>
      </w:r>
      <w:r>
        <w:rPr>
          <w:rFonts w:ascii="Times New Roman" w:hAnsi="Times New Roman" w:cs="Times New Roman"/>
          <w:sz w:val="24"/>
          <w:szCs w:val="24"/>
        </w:rPr>
        <w:t xml:space="preserve"> the development of the two higher cryptographic layers</w:t>
      </w:r>
      <w:r w:rsidR="00A27E15">
        <w:rPr>
          <w:rFonts w:ascii="Times New Roman" w:hAnsi="Times New Roman" w:cs="Times New Roman"/>
          <w:sz w:val="24"/>
          <w:szCs w:val="24"/>
        </w:rPr>
        <w:t xml:space="preserve">, and for direct use. </w:t>
      </w:r>
      <w:r>
        <w:rPr>
          <w:rFonts w:ascii="Times New Roman" w:hAnsi="Times New Roman" w:cs="Times New Roman"/>
          <w:sz w:val="24"/>
          <w:szCs w:val="24"/>
        </w:rPr>
        <w:t xml:space="preserve">We aim to provide a rich layer and </w:t>
      </w:r>
      <w:r w:rsidR="005B7DA3">
        <w:rPr>
          <w:rFonts w:ascii="Times New Roman" w:hAnsi="Times New Roman" w:cs="Times New Roman"/>
          <w:sz w:val="24"/>
          <w:szCs w:val="24"/>
        </w:rPr>
        <w:t xml:space="preserve">therefore provide multiple implementations of </w:t>
      </w:r>
      <w:r w:rsidR="00EA6062">
        <w:rPr>
          <w:rFonts w:ascii="Times New Roman" w:hAnsi="Times New Roman" w:cs="Times New Roman"/>
          <w:sz w:val="24"/>
          <w:szCs w:val="24"/>
        </w:rPr>
        <w:t xml:space="preserve">the </w:t>
      </w:r>
      <w:r>
        <w:rPr>
          <w:rFonts w:ascii="Times New Roman" w:hAnsi="Times New Roman" w:cs="Times New Roman"/>
          <w:sz w:val="24"/>
          <w:szCs w:val="24"/>
        </w:rPr>
        <w:t>functionality</w:t>
      </w:r>
      <w:r w:rsidR="00EA6062">
        <w:rPr>
          <w:rFonts w:ascii="Times New Roman" w:hAnsi="Times New Roman" w:cs="Times New Roman"/>
          <w:sz w:val="24"/>
          <w:szCs w:val="24"/>
        </w:rPr>
        <w:t xml:space="preserve"> of this layer</w:t>
      </w:r>
      <w:r w:rsidR="00294DDD">
        <w:rPr>
          <w:rFonts w:ascii="Times New Roman" w:hAnsi="Times New Roman" w:cs="Times New Roman"/>
          <w:sz w:val="24"/>
          <w:szCs w:val="24"/>
        </w:rPr>
        <w:t>,</w:t>
      </w:r>
      <w:r w:rsidR="005B7DA3">
        <w:rPr>
          <w:rFonts w:ascii="Times New Roman" w:hAnsi="Times New Roman" w:cs="Times New Roman"/>
          <w:sz w:val="24"/>
          <w:szCs w:val="24"/>
        </w:rPr>
        <w:t xml:space="preserve"> when more than one</w:t>
      </w:r>
      <w:r>
        <w:rPr>
          <w:rFonts w:ascii="Times New Roman" w:hAnsi="Times New Roman" w:cs="Times New Roman"/>
          <w:sz w:val="24"/>
          <w:szCs w:val="24"/>
        </w:rPr>
        <w:t xml:space="preserve"> good existing </w:t>
      </w:r>
      <w:r w:rsidR="005B7DA3">
        <w:rPr>
          <w:rFonts w:ascii="Times New Roman" w:hAnsi="Times New Roman" w:cs="Times New Roman"/>
          <w:sz w:val="24"/>
          <w:szCs w:val="24"/>
        </w:rPr>
        <w:t>implementation is available</w:t>
      </w:r>
      <w:r>
        <w:rPr>
          <w:rFonts w:ascii="Times New Roman" w:hAnsi="Times New Roman" w:cs="Times New Roman"/>
          <w:sz w:val="24"/>
          <w:szCs w:val="24"/>
        </w:rPr>
        <w:t xml:space="preserve">. The first layer provides the user ability to choose which source of a specific cryptographic function to use </w:t>
      </w:r>
      <w:r w:rsidRPr="005B7DA3">
        <w:rPr>
          <w:rFonts w:ascii="Times New Roman" w:hAnsi="Times New Roman" w:cs="Times New Roman"/>
          <w:i/>
          <w:iCs/>
          <w:sz w:val="24"/>
          <w:szCs w:val="24"/>
        </w:rPr>
        <w:t>in run time</w:t>
      </w:r>
      <w:r>
        <w:rPr>
          <w:rFonts w:ascii="Times New Roman" w:hAnsi="Times New Roman" w:cs="Times New Roman"/>
          <w:sz w:val="24"/>
          <w:szCs w:val="24"/>
        </w:rPr>
        <w:t xml:space="preserve">, e.g. the version provided by Bouncy Castle, </w:t>
      </w:r>
      <w:r w:rsidR="005B7DA3">
        <w:rPr>
          <w:rFonts w:ascii="Times New Roman" w:hAnsi="Times New Roman" w:cs="Times New Roman"/>
          <w:sz w:val="24"/>
          <w:szCs w:val="24"/>
        </w:rPr>
        <w:t>C</w:t>
      </w:r>
      <w:r>
        <w:rPr>
          <w:rFonts w:ascii="Times New Roman" w:hAnsi="Times New Roman" w:cs="Times New Roman"/>
          <w:sz w:val="24"/>
          <w:szCs w:val="24"/>
        </w:rPr>
        <w:t>rypto++ and so on.</w:t>
      </w:r>
      <w:r w:rsidR="00BF6EA9">
        <w:rPr>
          <w:rFonts w:ascii="Times New Roman" w:hAnsi="Times New Roman" w:cs="Times New Roman"/>
          <w:sz w:val="24"/>
          <w:szCs w:val="24"/>
        </w:rPr>
        <w:t xml:space="preserve"> Wherever needed</w:t>
      </w:r>
      <w:r w:rsidR="001E79E8">
        <w:rPr>
          <w:rFonts w:ascii="Times New Roman" w:hAnsi="Times New Roman" w:cs="Times New Roman"/>
          <w:sz w:val="24"/>
          <w:szCs w:val="24"/>
        </w:rPr>
        <w:t>,</w:t>
      </w:r>
      <w:r w:rsidR="00BF6EA9">
        <w:rPr>
          <w:rFonts w:ascii="Times New Roman" w:hAnsi="Times New Roman" w:cs="Times New Roman"/>
          <w:sz w:val="24"/>
          <w:szCs w:val="24"/>
        </w:rPr>
        <w:t xml:space="preserve"> we will add our own implementation.</w:t>
      </w:r>
      <w:r w:rsidR="005B7DA3">
        <w:rPr>
          <w:rFonts w:ascii="Times New Roman" w:hAnsi="Times New Roman" w:cs="Times New Roman"/>
          <w:sz w:val="24"/>
          <w:szCs w:val="24"/>
        </w:rPr>
        <w:t xml:space="preserve"> However, when good implementations of lower level primitives already exist, our preference is to not implement from scratch.</w:t>
      </w:r>
    </w:p>
    <w:p w:rsidR="00515D3B" w:rsidRDefault="00515D3B" w:rsidP="00AC5A4E">
      <w:pPr>
        <w:pStyle w:val="Heading1"/>
        <w:tabs>
          <w:tab w:val="clear" w:pos="2912"/>
          <w:tab w:val="num" w:pos="360"/>
          <w:tab w:val="left" w:pos="567"/>
        </w:tabs>
        <w:ind w:left="284"/>
      </w:pPr>
      <w:bookmarkStart w:id="79" w:name="_Toc277840037"/>
      <w:bookmarkStart w:id="80" w:name="_Toc277840407"/>
      <w:bookmarkStart w:id="81" w:name="_Toc277840464"/>
      <w:bookmarkStart w:id="82" w:name="_Toc277840610"/>
      <w:bookmarkStart w:id="83" w:name="_Toc277840688"/>
      <w:bookmarkStart w:id="84" w:name="_Toc277840818"/>
      <w:bookmarkStart w:id="85" w:name="_Toc331084072"/>
      <w:r>
        <w:t>Definitions Acronyms and Abbreviations</w:t>
      </w:r>
      <w:bookmarkEnd w:id="79"/>
      <w:bookmarkEnd w:id="80"/>
      <w:bookmarkEnd w:id="81"/>
      <w:bookmarkEnd w:id="82"/>
      <w:bookmarkEnd w:id="83"/>
      <w:bookmarkEnd w:id="84"/>
      <w:bookmarkEnd w:id="85"/>
    </w:p>
    <w:p w:rsidR="00515D3B" w:rsidRPr="00F615C8" w:rsidRDefault="00515D3B" w:rsidP="00515D3B"/>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249"/>
        <w:gridCol w:w="6782"/>
      </w:tblGrid>
      <w:tr w:rsidR="00A256A2" w:rsidTr="00165310">
        <w:trPr>
          <w:jc w:val="center"/>
        </w:trPr>
        <w:tc>
          <w:tcPr>
            <w:tcW w:w="2249" w:type="dxa"/>
          </w:tcPr>
          <w:p w:rsidR="00A256A2" w:rsidRDefault="00A256A2" w:rsidP="00165310">
            <w:pPr>
              <w:pStyle w:val="Cell"/>
            </w:pPr>
            <w:r>
              <w:t xml:space="preserve">SCAPI </w:t>
            </w:r>
          </w:p>
        </w:tc>
        <w:tc>
          <w:tcPr>
            <w:tcW w:w="6782" w:type="dxa"/>
          </w:tcPr>
          <w:p w:rsidR="00A256A2" w:rsidRDefault="00A256A2" w:rsidP="00624E7B">
            <w:pPr>
              <w:pStyle w:val="Cell"/>
            </w:pPr>
            <w:r>
              <w:t xml:space="preserve">Secure Computation Application </w:t>
            </w:r>
            <w:r w:rsidR="00624E7B">
              <w:t>P</w:t>
            </w:r>
            <w:r>
              <w:t xml:space="preserve">rogramming </w:t>
            </w:r>
            <w:r w:rsidR="00624E7B">
              <w:t>I</w:t>
            </w:r>
            <w:r>
              <w:t>nterface</w:t>
            </w:r>
          </w:p>
        </w:tc>
      </w:tr>
      <w:tr w:rsidR="00515D3B" w:rsidTr="00165310">
        <w:trPr>
          <w:jc w:val="center"/>
        </w:trPr>
        <w:tc>
          <w:tcPr>
            <w:tcW w:w="2249" w:type="dxa"/>
          </w:tcPr>
          <w:p w:rsidR="00515D3B" w:rsidRDefault="00515D3B" w:rsidP="00165310">
            <w:pPr>
              <w:pStyle w:val="Cell"/>
            </w:pPr>
            <w:r>
              <w:t>MPC</w:t>
            </w:r>
          </w:p>
        </w:tc>
        <w:tc>
          <w:tcPr>
            <w:tcW w:w="6782" w:type="dxa"/>
          </w:tcPr>
          <w:p w:rsidR="00515D3B" w:rsidRDefault="00515D3B" w:rsidP="00165310">
            <w:pPr>
              <w:pStyle w:val="Cell"/>
            </w:pPr>
            <w:r>
              <w:t>Multi Party Computation</w:t>
            </w:r>
          </w:p>
        </w:tc>
      </w:tr>
      <w:tr w:rsidR="00515D3B" w:rsidTr="00165310">
        <w:trPr>
          <w:jc w:val="center"/>
        </w:trPr>
        <w:tc>
          <w:tcPr>
            <w:tcW w:w="2249" w:type="dxa"/>
          </w:tcPr>
          <w:p w:rsidR="00515D3B" w:rsidRDefault="00515D3B" w:rsidP="00165310">
            <w:pPr>
              <w:pStyle w:val="Cell"/>
            </w:pPr>
            <w:r>
              <w:rPr>
                <w:lang w:eastAsia="en-GB"/>
              </w:rPr>
              <w:t>JCA</w:t>
            </w:r>
          </w:p>
        </w:tc>
        <w:tc>
          <w:tcPr>
            <w:tcW w:w="6782" w:type="dxa"/>
          </w:tcPr>
          <w:p w:rsidR="00515D3B" w:rsidRDefault="00515D3B" w:rsidP="00165310">
            <w:pPr>
              <w:pStyle w:val="Cell"/>
            </w:pPr>
            <w:r>
              <w:t>Java Cryptography Architecture</w:t>
            </w:r>
          </w:p>
        </w:tc>
      </w:tr>
      <w:tr w:rsidR="008E0A0D" w:rsidTr="00165310">
        <w:trPr>
          <w:jc w:val="center"/>
        </w:trPr>
        <w:tc>
          <w:tcPr>
            <w:tcW w:w="2249" w:type="dxa"/>
          </w:tcPr>
          <w:p w:rsidR="008E0A0D" w:rsidRDefault="008E0A0D" w:rsidP="00165310">
            <w:pPr>
              <w:pStyle w:val="Cell"/>
              <w:rPr>
                <w:lang w:eastAsia="en-GB"/>
              </w:rPr>
            </w:pPr>
            <w:r>
              <w:rPr>
                <w:lang w:eastAsia="en-GB"/>
              </w:rPr>
              <w:t>JCE</w:t>
            </w:r>
          </w:p>
        </w:tc>
        <w:tc>
          <w:tcPr>
            <w:tcW w:w="6782" w:type="dxa"/>
          </w:tcPr>
          <w:p w:rsidR="008E0A0D" w:rsidRDefault="008E0A0D" w:rsidP="00165310">
            <w:pPr>
              <w:pStyle w:val="Cell"/>
            </w:pPr>
            <w:r>
              <w:t>Java Cryptography Extension</w:t>
            </w:r>
          </w:p>
        </w:tc>
      </w:tr>
      <w:tr w:rsidR="00515D3B" w:rsidTr="00165310">
        <w:trPr>
          <w:jc w:val="center"/>
        </w:trPr>
        <w:tc>
          <w:tcPr>
            <w:tcW w:w="2249" w:type="dxa"/>
          </w:tcPr>
          <w:p w:rsidR="00515D3B" w:rsidRDefault="00515D3B" w:rsidP="00165310">
            <w:pPr>
              <w:pStyle w:val="Cell"/>
            </w:pPr>
            <w:r>
              <w:rPr>
                <w:lang w:eastAsia="en-GB"/>
              </w:rPr>
              <w:t>JNI</w:t>
            </w:r>
          </w:p>
        </w:tc>
        <w:tc>
          <w:tcPr>
            <w:tcW w:w="6782" w:type="dxa"/>
          </w:tcPr>
          <w:p w:rsidR="00515D3B" w:rsidRDefault="00515D3B" w:rsidP="00165310">
            <w:pPr>
              <w:pStyle w:val="Cell"/>
            </w:pPr>
            <w:r w:rsidRPr="002361CA">
              <w:t>Java Native Interface</w:t>
            </w:r>
          </w:p>
        </w:tc>
      </w:tr>
      <w:tr w:rsidR="00515D3B" w:rsidTr="00165310">
        <w:trPr>
          <w:jc w:val="center"/>
        </w:trPr>
        <w:tc>
          <w:tcPr>
            <w:tcW w:w="2249" w:type="dxa"/>
          </w:tcPr>
          <w:p w:rsidR="00515D3B" w:rsidRDefault="00515D3B" w:rsidP="00165310">
            <w:pPr>
              <w:pStyle w:val="Cell"/>
            </w:pPr>
            <w:r>
              <w:t>BC</w:t>
            </w:r>
          </w:p>
        </w:tc>
        <w:tc>
          <w:tcPr>
            <w:tcW w:w="6782" w:type="dxa"/>
          </w:tcPr>
          <w:p w:rsidR="00515D3B" w:rsidRDefault="00515D3B" w:rsidP="00165310">
            <w:pPr>
              <w:pStyle w:val="Cell"/>
            </w:pPr>
            <w:r>
              <w:t>Bouncy Castle</w:t>
            </w:r>
          </w:p>
        </w:tc>
      </w:tr>
      <w:tr w:rsidR="00515D3B" w:rsidTr="00165310">
        <w:trPr>
          <w:jc w:val="center"/>
        </w:trPr>
        <w:tc>
          <w:tcPr>
            <w:tcW w:w="2249" w:type="dxa"/>
          </w:tcPr>
          <w:p w:rsidR="00515D3B" w:rsidRDefault="003A42B4" w:rsidP="00165310">
            <w:pPr>
              <w:pStyle w:val="Cell"/>
            </w:pPr>
            <w:r>
              <w:t>CPP</w:t>
            </w:r>
          </w:p>
        </w:tc>
        <w:tc>
          <w:tcPr>
            <w:tcW w:w="6782" w:type="dxa"/>
          </w:tcPr>
          <w:p w:rsidR="00515D3B" w:rsidRDefault="003A42B4" w:rsidP="00165310">
            <w:pPr>
              <w:pStyle w:val="Cell"/>
            </w:pPr>
            <w:r>
              <w:t>Crypto++ library</w:t>
            </w:r>
          </w:p>
        </w:tc>
      </w:tr>
      <w:tr w:rsidR="00515D3B" w:rsidTr="00165310">
        <w:trPr>
          <w:jc w:val="center"/>
        </w:trPr>
        <w:tc>
          <w:tcPr>
            <w:tcW w:w="2249" w:type="dxa"/>
          </w:tcPr>
          <w:p w:rsidR="00515D3B" w:rsidRDefault="006D6B74" w:rsidP="00165310">
            <w:pPr>
              <w:pStyle w:val="Cell"/>
            </w:pPr>
            <w:r>
              <w:t>NTL</w:t>
            </w:r>
          </w:p>
        </w:tc>
        <w:tc>
          <w:tcPr>
            <w:tcW w:w="6782" w:type="dxa"/>
          </w:tcPr>
          <w:p w:rsidR="00515D3B" w:rsidRDefault="006D6B74" w:rsidP="00165310">
            <w:pPr>
              <w:pStyle w:val="Cell"/>
            </w:pPr>
            <w:r>
              <w:t xml:space="preserve">Number Theory Library ( by </w:t>
            </w:r>
            <w:r w:rsidRPr="006D6B74">
              <w:t>Victor Shoup)</w:t>
            </w: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bl>
    <w:p w:rsidR="00515D3B" w:rsidRPr="00356B51" w:rsidRDefault="00515D3B" w:rsidP="00515D3B"/>
    <w:p w:rsidR="00515D3B" w:rsidRDefault="00515D3B" w:rsidP="00515D3B">
      <w:pPr>
        <w:pStyle w:val="Heading1"/>
        <w:tabs>
          <w:tab w:val="clear" w:pos="2912"/>
          <w:tab w:val="num" w:pos="360"/>
        </w:tabs>
        <w:ind w:left="284"/>
      </w:pPr>
      <w:bookmarkStart w:id="86" w:name="_References"/>
      <w:bookmarkStart w:id="87" w:name="_Toc277840038"/>
      <w:bookmarkStart w:id="88" w:name="_Toc277840408"/>
      <w:bookmarkStart w:id="89" w:name="_Toc277840465"/>
      <w:bookmarkStart w:id="90" w:name="_Toc277840611"/>
      <w:bookmarkStart w:id="91" w:name="_Toc277840689"/>
      <w:bookmarkStart w:id="92" w:name="_Toc277840819"/>
      <w:bookmarkStart w:id="93" w:name="_Toc331084073"/>
      <w:bookmarkEnd w:id="86"/>
      <w:r>
        <w:t>References</w:t>
      </w:r>
      <w:bookmarkEnd w:id="77"/>
      <w:bookmarkEnd w:id="78"/>
      <w:bookmarkEnd w:id="87"/>
      <w:bookmarkEnd w:id="88"/>
      <w:bookmarkEnd w:id="89"/>
      <w:bookmarkEnd w:id="90"/>
      <w:bookmarkEnd w:id="91"/>
      <w:bookmarkEnd w:id="92"/>
      <w:bookmarkEnd w:id="93"/>
      <w:r>
        <w:rPr>
          <w:rFonts w:ascii="Helvetica" w:hAnsi="Helvetica"/>
        </w:rPr>
        <w:t xml:space="preserve"> </w:t>
      </w:r>
    </w:p>
    <w:p w:rsidR="00515D3B" w:rsidRDefault="00515D3B" w:rsidP="00515D3B">
      <w:pPr>
        <w:pStyle w:val="Subtitle"/>
        <w:spacing w:after="0"/>
        <w:rPr>
          <w:rFonts w:ascii="Times New Roman" w:hAnsi="Times New Roman"/>
          <w:i w:val="0"/>
          <w:iCs w:val="0"/>
          <w:color w:val="auto"/>
          <w:spacing w:val="0"/>
          <w:lang w:eastAsia="en-GB" w:bidi="he-IL"/>
        </w:rPr>
      </w:pPr>
      <w:bookmarkStart w:id="94" w:name="_Toc30214771"/>
      <w:bookmarkStart w:id="95" w:name="_Toc33153565"/>
      <w:r w:rsidRPr="00BA7BD2">
        <w:rPr>
          <w:rFonts w:ascii="Times New Roman" w:hAnsi="Times New Roman"/>
          <w:i w:val="0"/>
          <w:iCs w:val="0"/>
          <w:color w:val="auto"/>
          <w:spacing w:val="0"/>
          <w:lang w:eastAsia="en-GB" w:bidi="he-IL"/>
        </w:rPr>
        <w:t xml:space="preserve">[1] Crypto SDK </w:t>
      </w:r>
      <w:bookmarkStart w:id="96" w:name="_Toc263690223"/>
      <w:r w:rsidRPr="00BA7BD2">
        <w:rPr>
          <w:rFonts w:ascii="Times New Roman" w:hAnsi="Times New Roman"/>
          <w:i w:val="0"/>
          <w:iCs w:val="0"/>
          <w:color w:val="auto"/>
          <w:spacing w:val="0"/>
          <w:lang w:eastAsia="en-GB" w:bidi="he-IL"/>
        </w:rPr>
        <w:t>Software Requirements Specifications (SRS)</w:t>
      </w:r>
      <w:bookmarkEnd w:id="96"/>
    </w:p>
    <w:p w:rsidR="00515D3B" w:rsidRDefault="00515D3B" w:rsidP="00515D3B">
      <w:pPr>
        <w:rPr>
          <w:lang w:eastAsia="en-GB"/>
        </w:rPr>
      </w:pPr>
      <w:r>
        <w:rPr>
          <w:lang w:eastAsia="en-GB"/>
        </w:rPr>
        <w:t xml:space="preserve">[2] </w:t>
      </w:r>
      <w:r w:rsidRPr="00E13E57">
        <w:rPr>
          <w:lang w:eastAsia="en-GB"/>
        </w:rPr>
        <w:t>SDK_interface.xlsx</w:t>
      </w:r>
    </w:p>
    <w:p w:rsidR="00B8526F" w:rsidRDefault="00BA3274" w:rsidP="002126D1">
      <w:pPr>
        <w:rPr>
          <w:lang w:eastAsia="en-GB"/>
        </w:rPr>
      </w:pPr>
      <w:hyperlink r:id="rId9" w:history="1">
        <w:r w:rsidR="00515D3B" w:rsidRPr="002126D1">
          <w:rPr>
            <w:rStyle w:val="Hyperlink"/>
            <w:lang w:eastAsia="en-GB"/>
          </w:rPr>
          <w:t xml:space="preserve">[3] </w:t>
        </w:r>
        <w:proofErr w:type="gramStart"/>
        <w:r w:rsidR="002126D1" w:rsidRPr="002126D1">
          <w:rPr>
            <w:rStyle w:val="Hyperlink"/>
            <w:lang w:eastAsia="en-GB"/>
          </w:rPr>
          <w:t>primitives_for_implementationV2.2.docx</w:t>
        </w:r>
        <w:proofErr w:type="gramEnd"/>
      </w:hyperlink>
    </w:p>
    <w:p w:rsidR="00C41240" w:rsidRDefault="00C41240" w:rsidP="002126D1">
      <w:pPr>
        <w:rPr>
          <w:lang w:eastAsia="en-GB"/>
        </w:rPr>
      </w:pPr>
      <w:r>
        <w:t xml:space="preserve">[4] </w:t>
      </w:r>
      <w:hyperlink r:id="rId10" w:anchor="Key" w:history="1">
        <w:r w:rsidRPr="00622B2B">
          <w:rPr>
            <w:rStyle w:val="Hyperlink"/>
            <w:lang w:eastAsia="en-GB"/>
          </w:rPr>
          <w:t>http://download.oracle.com/javase/6/docs/technotes/guides/security/crypto/CryptoSpec.html#Key</w:t>
        </w:r>
      </w:hyperlink>
    </w:p>
    <w:p w:rsidR="008F72FC" w:rsidRDefault="008F72FC" w:rsidP="00515D3B">
      <w:pPr>
        <w:rPr>
          <w:lang w:eastAsia="en-GB"/>
        </w:rPr>
      </w:pPr>
      <w:r>
        <w:rPr>
          <w:lang w:eastAsia="en-GB"/>
        </w:rPr>
        <w:t>[5] SDK pseudocode.pdf</w:t>
      </w:r>
    </w:p>
    <w:p w:rsidR="00515D3B" w:rsidRPr="00E13E57" w:rsidRDefault="00515D3B" w:rsidP="00515D3B">
      <w:pPr>
        <w:rPr>
          <w:lang w:eastAsia="en-GB"/>
        </w:rPr>
      </w:pPr>
    </w:p>
    <w:p w:rsidR="00515D3B" w:rsidRPr="00AD7757" w:rsidRDefault="00515D3B" w:rsidP="00515D3B">
      <w:pPr>
        <w:pStyle w:val="Heading1"/>
        <w:tabs>
          <w:tab w:val="clear" w:pos="2912"/>
          <w:tab w:val="num" w:pos="360"/>
        </w:tabs>
        <w:ind w:left="284"/>
        <w:rPr>
          <w:rFonts w:ascii="Helvetica" w:hAnsi="Helvetica"/>
        </w:rPr>
      </w:pPr>
      <w:bookmarkStart w:id="97" w:name="_Toc277840039"/>
      <w:bookmarkStart w:id="98" w:name="_Toc277840409"/>
      <w:bookmarkStart w:id="99" w:name="_Toc277840466"/>
      <w:bookmarkStart w:id="100" w:name="_Toc277840612"/>
      <w:bookmarkStart w:id="101" w:name="_Toc277840690"/>
      <w:bookmarkStart w:id="102" w:name="_Toc277840820"/>
      <w:bookmarkStart w:id="103" w:name="_Toc331084074"/>
      <w:r w:rsidRPr="00AD7757">
        <w:t>Wide Design Decisions</w:t>
      </w:r>
      <w:bookmarkEnd w:id="97"/>
      <w:bookmarkEnd w:id="98"/>
      <w:bookmarkEnd w:id="99"/>
      <w:bookmarkEnd w:id="100"/>
      <w:bookmarkEnd w:id="101"/>
      <w:bookmarkEnd w:id="102"/>
      <w:bookmarkEnd w:id="103"/>
      <w:r w:rsidRPr="00AD7757">
        <w:rPr>
          <w:rFonts w:ascii="Helvetica" w:hAnsi="Helvetica"/>
        </w:rPr>
        <w:t xml:space="preserve"> </w:t>
      </w:r>
    </w:p>
    <w:p w:rsidR="008D7CA7" w:rsidRPr="008D7CA7" w:rsidRDefault="008D7CA7" w:rsidP="008D7CA7">
      <w:pPr>
        <w:pStyle w:val="Heading2"/>
      </w:pPr>
      <w:bookmarkStart w:id="104" w:name="_Toc331084075"/>
      <w:r>
        <w:t>Language</w:t>
      </w:r>
      <w:bookmarkEnd w:id="104"/>
    </w:p>
    <w:p w:rsidR="008D7CA7" w:rsidRDefault="006F2688" w:rsidP="005B7DA3">
      <w:pPr>
        <w:autoSpaceDE/>
        <w:autoSpaceDN/>
        <w:adjustRightInd/>
        <w:rPr>
          <w:lang w:eastAsia="en-GB"/>
        </w:rPr>
      </w:pPr>
      <w:r>
        <w:rPr>
          <w:lang w:eastAsia="en-GB"/>
        </w:rPr>
        <w:t xml:space="preserve">After considering various </w:t>
      </w:r>
      <w:r w:rsidR="005B7DA3">
        <w:rPr>
          <w:lang w:eastAsia="en-GB"/>
        </w:rPr>
        <w:t>programming</w:t>
      </w:r>
      <w:r>
        <w:rPr>
          <w:lang w:eastAsia="en-GB"/>
        </w:rPr>
        <w:t xml:space="preserve"> languages, we chose to </w:t>
      </w:r>
      <w:r w:rsidR="00515D3B">
        <w:rPr>
          <w:lang w:eastAsia="en-GB"/>
        </w:rPr>
        <w:t>implement</w:t>
      </w:r>
      <w:r>
        <w:rPr>
          <w:lang w:eastAsia="en-GB"/>
        </w:rPr>
        <w:t xml:space="preserve"> SCAPI </w:t>
      </w:r>
      <w:r w:rsidR="00515D3B">
        <w:rPr>
          <w:lang w:eastAsia="en-GB"/>
        </w:rPr>
        <w:t>in Java.</w:t>
      </w:r>
      <w:r>
        <w:rPr>
          <w:lang w:eastAsia="en-GB"/>
        </w:rPr>
        <w:t xml:space="preserve"> </w:t>
      </w:r>
      <w:r w:rsidR="000D5F75">
        <w:rPr>
          <w:lang w:eastAsia="en-GB"/>
        </w:rPr>
        <w:t>The reasons we chose Java are:</w:t>
      </w:r>
    </w:p>
    <w:p w:rsidR="000D5F75" w:rsidRDefault="00004295" w:rsidP="007C5F01">
      <w:pPr>
        <w:pStyle w:val="ListParagraph"/>
        <w:numPr>
          <w:ilvl w:val="0"/>
          <w:numId w:val="14"/>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is s</w:t>
      </w:r>
      <w:r w:rsidR="000D5F75">
        <w:rPr>
          <w:rFonts w:ascii="Times New Roman" w:hAnsi="Times New Roman" w:cs="Times New Roman"/>
          <w:sz w:val="24"/>
          <w:szCs w:val="24"/>
          <w:lang w:eastAsia="en-GB" w:bidi="he-IL"/>
        </w:rPr>
        <w:t>trictly Object Oriented</w:t>
      </w:r>
    </w:p>
    <w:p w:rsidR="000D5F75" w:rsidRDefault="00004295" w:rsidP="007C5F01">
      <w:pPr>
        <w:pStyle w:val="ListParagraph"/>
        <w:numPr>
          <w:ilvl w:val="0"/>
          <w:numId w:val="14"/>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allows e</w:t>
      </w:r>
      <w:r w:rsidR="000D5F75" w:rsidRPr="000D5F75">
        <w:rPr>
          <w:rFonts w:ascii="Times New Roman" w:hAnsi="Times New Roman" w:cs="Times New Roman"/>
          <w:sz w:val="24"/>
          <w:szCs w:val="24"/>
          <w:lang w:eastAsia="en-GB" w:bidi="he-IL"/>
        </w:rPr>
        <w:t>asy and quick development</w:t>
      </w:r>
      <w:r>
        <w:rPr>
          <w:rFonts w:ascii="Times New Roman" w:hAnsi="Times New Roman" w:cs="Times New Roman"/>
          <w:sz w:val="24"/>
          <w:szCs w:val="24"/>
          <w:lang w:eastAsia="en-GB" w:bidi="he-IL"/>
        </w:rPr>
        <w:t xml:space="preserve"> since it has various features such as:</w:t>
      </w:r>
    </w:p>
    <w:p w:rsidR="00004295" w:rsidRDefault="00004295" w:rsidP="007C5F01">
      <w:pPr>
        <w:pStyle w:val="ListParagraph"/>
        <w:numPr>
          <w:ilvl w:val="1"/>
          <w:numId w:val="14"/>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A very large standard library</w:t>
      </w:r>
    </w:p>
    <w:p w:rsidR="00004295" w:rsidRDefault="00004295" w:rsidP="007C5F01">
      <w:pPr>
        <w:pStyle w:val="ListParagraph"/>
        <w:numPr>
          <w:ilvl w:val="1"/>
          <w:numId w:val="14"/>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Garbage Collection</w:t>
      </w:r>
    </w:p>
    <w:p w:rsidR="00004295" w:rsidRPr="000D5F75" w:rsidRDefault="00004295" w:rsidP="007C5F01">
      <w:pPr>
        <w:pStyle w:val="ListParagraph"/>
        <w:numPr>
          <w:ilvl w:val="1"/>
          <w:numId w:val="14"/>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No pointer logic</w:t>
      </w:r>
    </w:p>
    <w:p w:rsidR="000D5F75" w:rsidRPr="000D5F75" w:rsidRDefault="000D5F75" w:rsidP="007C5F01">
      <w:pPr>
        <w:pStyle w:val="ListParagraph"/>
        <w:numPr>
          <w:ilvl w:val="0"/>
          <w:numId w:val="14"/>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Portability to other OSs</w:t>
      </w:r>
    </w:p>
    <w:p w:rsidR="000D5F75" w:rsidRPr="000D5F75" w:rsidRDefault="000D5F75" w:rsidP="007C5F01">
      <w:pPr>
        <w:pStyle w:val="ListParagraph"/>
        <w:numPr>
          <w:ilvl w:val="0"/>
          <w:numId w:val="14"/>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There exist very good cryptographic libraries implemented in Java</w:t>
      </w:r>
      <w:r w:rsidR="00004295">
        <w:rPr>
          <w:rFonts w:ascii="Times New Roman" w:hAnsi="Times New Roman" w:cs="Times New Roman"/>
          <w:sz w:val="24"/>
          <w:szCs w:val="24"/>
          <w:lang w:eastAsia="en-GB" w:bidi="he-IL"/>
        </w:rPr>
        <w:t xml:space="preserve"> which can be integrated to our API</w:t>
      </w:r>
    </w:p>
    <w:p w:rsidR="000D5F75" w:rsidRPr="000D5F75" w:rsidRDefault="000D5F75" w:rsidP="007C5F01">
      <w:pPr>
        <w:pStyle w:val="ListParagraph"/>
        <w:numPr>
          <w:ilvl w:val="0"/>
          <w:numId w:val="14"/>
        </w:numPr>
        <w:rPr>
          <w:lang w:eastAsia="en-GB"/>
        </w:rPr>
      </w:pPr>
      <w:r w:rsidRPr="000D5F75">
        <w:rPr>
          <w:rFonts w:ascii="Times New Roman" w:hAnsi="Times New Roman" w:cs="Times New Roman"/>
          <w:sz w:val="24"/>
          <w:szCs w:val="24"/>
          <w:lang w:eastAsia="en-GB" w:bidi="he-IL"/>
        </w:rPr>
        <w:t>It has built</w:t>
      </w:r>
      <w:r w:rsidR="00DA150E">
        <w:rPr>
          <w:rFonts w:ascii="Times New Roman" w:hAnsi="Times New Roman" w:cs="Times New Roman"/>
          <w:sz w:val="24"/>
          <w:szCs w:val="24"/>
          <w:lang w:eastAsia="en-GB" w:bidi="he-IL"/>
        </w:rPr>
        <w:t>-</w:t>
      </w:r>
      <w:r w:rsidRPr="000D5F75">
        <w:rPr>
          <w:rFonts w:ascii="Times New Roman" w:hAnsi="Times New Roman" w:cs="Times New Roman"/>
          <w:sz w:val="24"/>
          <w:szCs w:val="24"/>
          <w:lang w:eastAsia="en-GB" w:bidi="he-IL"/>
        </w:rPr>
        <w:t>in support for mobile applications</w:t>
      </w:r>
    </w:p>
    <w:p w:rsidR="000D5F75" w:rsidRDefault="000D5F75" w:rsidP="007C5F01">
      <w:pPr>
        <w:pStyle w:val="ListParagraph"/>
        <w:numPr>
          <w:ilvl w:val="0"/>
          <w:numId w:val="14"/>
        </w:numPr>
        <w:rPr>
          <w:lang w:eastAsia="en-GB"/>
        </w:rPr>
      </w:pPr>
      <w:r>
        <w:rPr>
          <w:rFonts w:ascii="Times New Roman" w:hAnsi="Times New Roman" w:cs="Times New Roman"/>
          <w:sz w:val="24"/>
          <w:szCs w:val="24"/>
          <w:lang w:eastAsia="en-GB" w:bidi="he-IL"/>
        </w:rPr>
        <w:t xml:space="preserve">It allows the integration of existing applications written in Native Code using the JNI </w:t>
      </w:r>
      <w:r w:rsidR="00004295">
        <w:rPr>
          <w:rFonts w:ascii="Times New Roman" w:hAnsi="Times New Roman" w:cs="Times New Roman"/>
          <w:sz w:val="24"/>
          <w:szCs w:val="24"/>
          <w:lang w:eastAsia="en-GB" w:bidi="he-IL"/>
        </w:rPr>
        <w:t>framework</w:t>
      </w:r>
    </w:p>
    <w:p w:rsidR="008D7CA7" w:rsidRDefault="008D7CA7" w:rsidP="007C5F01">
      <w:pPr>
        <w:pStyle w:val="Heading2"/>
        <w:numPr>
          <w:ilvl w:val="1"/>
          <w:numId w:val="13"/>
        </w:numPr>
        <w:tabs>
          <w:tab w:val="decimal" w:pos="1701"/>
        </w:tabs>
        <w:ind w:left="709" w:firstLine="284"/>
      </w:pPr>
      <w:bookmarkStart w:id="105" w:name="_Toc331084076"/>
      <w:r>
        <w:t>General Architecture</w:t>
      </w:r>
      <w:bookmarkEnd w:id="105"/>
    </w:p>
    <w:p w:rsidR="008D7CA7" w:rsidRDefault="00515D3B" w:rsidP="00294DDD">
      <w:pPr>
        <w:autoSpaceDE/>
        <w:autoSpaceDN/>
        <w:adjustRightInd/>
        <w:rPr>
          <w:lang w:eastAsia="en-GB"/>
        </w:rPr>
      </w:pPr>
      <w:r>
        <w:rPr>
          <w:lang w:eastAsia="en-GB"/>
        </w:rPr>
        <w:t>We use the provider architecture of the JCA to supply our own provider as well as a detailed API containing interfaces for abstract concepts</w:t>
      </w:r>
      <w:r w:rsidR="008D7CA7">
        <w:rPr>
          <w:lang w:eastAsia="en-GB"/>
        </w:rPr>
        <w:t>.</w:t>
      </w:r>
      <w:r w:rsidR="007D50F9">
        <w:rPr>
          <w:lang w:eastAsia="en-GB"/>
        </w:rPr>
        <w:t xml:space="preserve"> For more information on the provider </w:t>
      </w:r>
      <w:r w:rsidR="002126D1">
        <w:rPr>
          <w:lang w:eastAsia="en-GB"/>
        </w:rPr>
        <w:t>architecture,</w:t>
      </w:r>
      <w:r w:rsidR="007D50F9">
        <w:rPr>
          <w:lang w:eastAsia="en-GB"/>
        </w:rPr>
        <w:t xml:space="preserve"> see </w:t>
      </w:r>
      <w:proofErr w:type="gramStart"/>
      <w:r w:rsidR="00294DDD">
        <w:rPr>
          <w:lang w:eastAsia="en-GB"/>
        </w:rPr>
        <w:t xml:space="preserve">the </w:t>
      </w:r>
      <w:r w:rsidR="005B7DA3">
        <w:rPr>
          <w:lang w:eastAsia="en-GB"/>
        </w:rPr>
        <w:t xml:space="preserve"> </w:t>
      </w:r>
      <w:proofErr w:type="gramEnd"/>
      <w:r w:rsidR="009A552E">
        <w:fldChar w:fldCharType="begin"/>
      </w:r>
      <w:r w:rsidR="009A552E">
        <w:instrText xml:space="preserve"> HYPERLINK \l "_The_provider_architecture:" </w:instrText>
      </w:r>
      <w:r w:rsidR="009A552E">
        <w:fldChar w:fldCharType="separate"/>
      </w:r>
      <w:r w:rsidR="005B15B1" w:rsidRPr="005B15B1">
        <w:rPr>
          <w:rStyle w:val="Hyperlink"/>
          <w:lang w:eastAsia="en-GB"/>
        </w:rPr>
        <w:t>provider architecture</w:t>
      </w:r>
      <w:r w:rsidR="009A552E">
        <w:rPr>
          <w:rStyle w:val="Hyperlink"/>
          <w:lang w:eastAsia="en-GB"/>
        </w:rPr>
        <w:fldChar w:fldCharType="end"/>
      </w:r>
      <w:r w:rsidR="005B15B1">
        <w:rPr>
          <w:lang w:eastAsia="en-GB"/>
        </w:rPr>
        <w:t xml:space="preserve"> </w:t>
      </w:r>
      <w:r w:rsidR="00294DDD">
        <w:rPr>
          <w:lang w:eastAsia="en-GB"/>
        </w:rPr>
        <w:t xml:space="preserve">section </w:t>
      </w:r>
      <w:r w:rsidR="005B15B1">
        <w:rPr>
          <w:lang w:eastAsia="en-GB"/>
        </w:rPr>
        <w:t>in the Appendix.</w:t>
      </w:r>
    </w:p>
    <w:p w:rsidR="00A15581" w:rsidRDefault="00A15581" w:rsidP="00A15581">
      <w:r>
        <w:rPr>
          <w:lang w:eastAsia="en-GB"/>
        </w:rPr>
        <w:t xml:space="preserve">As a convention, we say that </w:t>
      </w:r>
      <w:r w:rsidRPr="003F5E95">
        <w:t>Interface</w:t>
      </w:r>
      <w:r>
        <w:t>s</w:t>
      </w:r>
      <w:r w:rsidRPr="003F5E95">
        <w:t xml:space="preserve"> are used for primitive/protocol types (like PRF, Hash etc.) and security levels (like collision resistance versus target collision resistance in hash functions, and security for semi-honest or malicious stand-alone in protocols).</w:t>
      </w:r>
    </w:p>
    <w:p w:rsidR="00A15581" w:rsidRDefault="00A15581" w:rsidP="00A15581">
      <w:r w:rsidRPr="003F5E95">
        <w:t xml:space="preserve">In addition, </w:t>
      </w:r>
      <w:r>
        <w:t xml:space="preserve">interfaces </w:t>
      </w:r>
      <w:r w:rsidRPr="00A15581">
        <w:rPr>
          <w:b/>
          <w:bCs/>
        </w:rPr>
        <w:t>can</w:t>
      </w:r>
      <w:r>
        <w:t xml:space="preserve"> </w:t>
      </w:r>
      <w:r w:rsidRPr="003F5E95">
        <w:t xml:space="preserve">be used for important concrete algorithms that a protocol designer may want to specify. For example, interfaces are given for </w:t>
      </w:r>
      <w:r w:rsidR="002F1B12">
        <w:t>TripleDES</w:t>
      </w:r>
      <w:r w:rsidRPr="003F5E95">
        <w:t xml:space="preserve"> and AES since a protocol designer may want to ensure that it uses an AES-based pseudorandom permutation (but this can concretely be implemented from bouncy castle, Crypto++, etc.).</w:t>
      </w:r>
    </w:p>
    <w:p w:rsidR="00A15581" w:rsidRDefault="00A15581" w:rsidP="005B7DA3">
      <w:pPr>
        <w:autoSpaceDE/>
        <w:autoSpaceDN/>
        <w:adjustRightInd/>
        <w:rPr>
          <w:lang w:eastAsia="en-GB"/>
        </w:rPr>
      </w:pPr>
    </w:p>
    <w:p w:rsidR="00515D3B" w:rsidRDefault="008D7CA7" w:rsidP="007C5F01">
      <w:pPr>
        <w:pStyle w:val="Heading2"/>
        <w:numPr>
          <w:ilvl w:val="1"/>
          <w:numId w:val="13"/>
        </w:numPr>
        <w:tabs>
          <w:tab w:val="decimal" w:pos="1701"/>
        </w:tabs>
        <w:ind w:left="709" w:firstLine="284"/>
      </w:pPr>
      <w:bookmarkStart w:id="106" w:name="_Interfaces"/>
      <w:bookmarkStart w:id="107" w:name="_Toc331084077"/>
      <w:bookmarkEnd w:id="106"/>
      <w:r>
        <w:lastRenderedPageBreak/>
        <w:t>Interfaces</w:t>
      </w:r>
      <w:bookmarkEnd w:id="107"/>
      <w:r w:rsidR="00515D3B">
        <w:t xml:space="preserve"> </w:t>
      </w:r>
    </w:p>
    <w:p w:rsidR="008D7CA7" w:rsidRDefault="008E0A0D" w:rsidP="00521740">
      <w:pPr>
        <w:rPr>
          <w:lang w:eastAsia="en-GB"/>
        </w:rPr>
      </w:pPr>
      <w:r>
        <w:rPr>
          <w:lang w:eastAsia="en-GB"/>
        </w:rPr>
        <w:t>We provide an</w:t>
      </w:r>
      <w:r w:rsidR="008D7CA7">
        <w:rPr>
          <w:lang w:eastAsia="en-GB"/>
        </w:rPr>
        <w:t xml:space="preserve"> API for using the following </w:t>
      </w:r>
      <w:r w:rsidR="00004295">
        <w:rPr>
          <w:lang w:eastAsia="en-GB"/>
        </w:rPr>
        <w:t xml:space="preserve">cryptographic </w:t>
      </w:r>
      <w:r w:rsidR="00521740">
        <w:rPr>
          <w:lang w:eastAsia="en-GB"/>
        </w:rPr>
        <w:t>primitives</w:t>
      </w:r>
      <w:r w:rsidR="00004295">
        <w:rPr>
          <w:lang w:eastAsia="en-GB"/>
        </w:rPr>
        <w:t>:</w:t>
      </w:r>
    </w:p>
    <w:p w:rsidR="008D7CA7" w:rsidRPr="008D7CA7" w:rsidRDefault="008D7CA7" w:rsidP="008D7CA7">
      <w:pPr>
        <w:rPr>
          <w:lang w:eastAsia="en-GB"/>
        </w:rPr>
      </w:pPr>
    </w:p>
    <w:p w:rsidR="00515D3B" w:rsidRDefault="00515D3B" w:rsidP="007C5F01">
      <w:pPr>
        <w:numPr>
          <w:ilvl w:val="0"/>
          <w:numId w:val="1"/>
        </w:numPr>
        <w:autoSpaceDE/>
        <w:autoSpaceDN/>
        <w:adjustRightInd/>
        <w:rPr>
          <w:lang w:eastAsia="en-GB"/>
        </w:rPr>
      </w:pPr>
      <w:r w:rsidRPr="00DF6AD4">
        <w:rPr>
          <w:lang w:eastAsia="en-GB"/>
        </w:rPr>
        <w:t>Pseudorandom generator</w:t>
      </w:r>
      <w:r w:rsidR="00521740">
        <w:rPr>
          <w:lang w:eastAsia="en-GB"/>
        </w:rPr>
        <w:t>s</w:t>
      </w:r>
      <w:r w:rsidRPr="00DF6AD4">
        <w:rPr>
          <w:lang w:eastAsia="en-GB"/>
        </w:rPr>
        <w:t xml:space="preserve"> </w:t>
      </w:r>
    </w:p>
    <w:p w:rsidR="00515D3B" w:rsidRDefault="00515D3B" w:rsidP="007C5F01">
      <w:pPr>
        <w:numPr>
          <w:ilvl w:val="0"/>
          <w:numId w:val="1"/>
        </w:numPr>
        <w:autoSpaceDE/>
        <w:autoSpaceDN/>
        <w:adjustRightInd/>
        <w:rPr>
          <w:lang w:eastAsia="en-GB"/>
        </w:rPr>
      </w:pPr>
      <w:r w:rsidRPr="00DF6AD4">
        <w:rPr>
          <w:lang w:eastAsia="en-GB"/>
        </w:rPr>
        <w:t>Pseudorandom function</w:t>
      </w:r>
      <w:r w:rsidR="00521740">
        <w:rPr>
          <w:lang w:eastAsia="en-GB"/>
        </w:rPr>
        <w:t>s</w:t>
      </w:r>
      <w:r>
        <w:rPr>
          <w:lang w:eastAsia="en-GB"/>
        </w:rPr>
        <w:t xml:space="preserve"> </w:t>
      </w:r>
    </w:p>
    <w:p w:rsidR="00521740" w:rsidRDefault="00521740" w:rsidP="007C5F01">
      <w:pPr>
        <w:numPr>
          <w:ilvl w:val="0"/>
          <w:numId w:val="1"/>
        </w:numPr>
        <w:autoSpaceDE/>
        <w:autoSpaceDN/>
        <w:adjustRightInd/>
        <w:rPr>
          <w:lang w:eastAsia="en-GB"/>
        </w:rPr>
      </w:pPr>
      <w:r w:rsidRPr="00DF6AD4">
        <w:rPr>
          <w:lang w:eastAsia="en-GB"/>
        </w:rPr>
        <w:t>Pseudorandom permutation</w:t>
      </w:r>
      <w:r>
        <w:rPr>
          <w:lang w:eastAsia="en-GB"/>
        </w:rPr>
        <w:t xml:space="preserve">s </w:t>
      </w:r>
    </w:p>
    <w:p w:rsidR="00515D3B" w:rsidRDefault="00294DDD" w:rsidP="007C5F01">
      <w:pPr>
        <w:numPr>
          <w:ilvl w:val="0"/>
          <w:numId w:val="1"/>
        </w:numPr>
        <w:autoSpaceDE/>
        <w:autoSpaceDN/>
        <w:adjustRightInd/>
        <w:rPr>
          <w:lang w:eastAsia="en-GB"/>
        </w:rPr>
      </w:pPr>
      <w:r>
        <w:rPr>
          <w:lang w:eastAsia="en-GB"/>
        </w:rPr>
        <w:t>Cryptographic</w:t>
      </w:r>
      <w:r w:rsidR="00521740">
        <w:rPr>
          <w:lang w:eastAsia="en-GB"/>
        </w:rPr>
        <w:t xml:space="preserve"> h</w:t>
      </w:r>
      <w:r w:rsidR="00515D3B" w:rsidRPr="00DF6AD4">
        <w:rPr>
          <w:lang w:eastAsia="en-GB"/>
        </w:rPr>
        <w:t>ash function</w:t>
      </w:r>
      <w:r w:rsidR="00521740">
        <w:rPr>
          <w:lang w:eastAsia="en-GB"/>
        </w:rPr>
        <w:t>s</w:t>
      </w:r>
    </w:p>
    <w:p w:rsidR="00521740" w:rsidRDefault="00521740" w:rsidP="007C5F01">
      <w:pPr>
        <w:numPr>
          <w:ilvl w:val="0"/>
          <w:numId w:val="1"/>
        </w:numPr>
        <w:autoSpaceDE/>
        <w:autoSpaceDN/>
        <w:adjustRightInd/>
        <w:rPr>
          <w:lang w:eastAsia="en-GB"/>
        </w:rPr>
      </w:pPr>
      <w:r>
        <w:rPr>
          <w:lang w:eastAsia="en-GB"/>
        </w:rPr>
        <w:t>Universal hash functions</w:t>
      </w:r>
    </w:p>
    <w:p w:rsidR="00515D3B" w:rsidRDefault="00521740" w:rsidP="007C5F01">
      <w:pPr>
        <w:numPr>
          <w:ilvl w:val="0"/>
          <w:numId w:val="1"/>
        </w:numPr>
        <w:autoSpaceDE/>
        <w:autoSpaceDN/>
        <w:adjustRightInd/>
        <w:rPr>
          <w:lang w:eastAsia="en-GB"/>
        </w:rPr>
      </w:pPr>
      <w:r>
        <w:rPr>
          <w:lang w:eastAsia="en-GB"/>
        </w:rPr>
        <w:t>Trapdoor permutations</w:t>
      </w:r>
    </w:p>
    <w:p w:rsidR="00515D3B" w:rsidRDefault="00521740" w:rsidP="007C5F01">
      <w:pPr>
        <w:numPr>
          <w:ilvl w:val="0"/>
          <w:numId w:val="1"/>
        </w:numPr>
        <w:autoSpaceDE/>
        <w:autoSpaceDN/>
        <w:adjustRightInd/>
        <w:rPr>
          <w:lang w:eastAsia="en-GB"/>
        </w:rPr>
      </w:pPr>
      <w:r>
        <w:rPr>
          <w:lang w:eastAsia="en-GB"/>
        </w:rPr>
        <w:t>A d</w:t>
      </w:r>
      <w:r w:rsidR="00515D3B" w:rsidRPr="00DF6AD4">
        <w:rPr>
          <w:lang w:eastAsia="en-GB"/>
        </w:rPr>
        <w:t>iscrete log</w:t>
      </w:r>
      <w:r w:rsidR="00515D3B">
        <w:rPr>
          <w:lang w:eastAsia="en-GB"/>
        </w:rPr>
        <w:t xml:space="preserve"> </w:t>
      </w:r>
      <w:r w:rsidR="008E0A0D">
        <w:rPr>
          <w:lang w:eastAsia="en-GB"/>
        </w:rPr>
        <w:t>l</w:t>
      </w:r>
      <w:r w:rsidR="00515D3B">
        <w:rPr>
          <w:lang w:eastAsia="en-GB"/>
        </w:rPr>
        <w:t xml:space="preserve">ibrary </w:t>
      </w:r>
    </w:p>
    <w:p w:rsidR="008E0A0D" w:rsidRDefault="008E0A0D" w:rsidP="007C5F01">
      <w:pPr>
        <w:numPr>
          <w:ilvl w:val="0"/>
          <w:numId w:val="1"/>
        </w:numPr>
        <w:autoSpaceDE/>
        <w:autoSpaceDN/>
        <w:adjustRightInd/>
        <w:rPr>
          <w:lang w:eastAsia="en-GB"/>
        </w:rPr>
      </w:pPr>
      <w:r>
        <w:rPr>
          <w:lang w:eastAsia="en-GB"/>
        </w:rPr>
        <w:t>Key derivation function</w:t>
      </w:r>
      <w:r w:rsidR="00521740">
        <w:rPr>
          <w:lang w:eastAsia="en-GB"/>
        </w:rPr>
        <w:t>s</w:t>
      </w:r>
    </w:p>
    <w:p w:rsidR="008D7CA7" w:rsidRDefault="008D7CA7" w:rsidP="008D7CA7">
      <w:pPr>
        <w:autoSpaceDE/>
        <w:autoSpaceDN/>
        <w:adjustRightInd/>
        <w:ind w:left="720"/>
        <w:rPr>
          <w:lang w:eastAsia="en-GB"/>
        </w:rPr>
      </w:pPr>
    </w:p>
    <w:p w:rsidR="00BF70EC" w:rsidRDefault="00BF70EC" w:rsidP="00294DDD">
      <w:pPr>
        <w:autoSpaceDE/>
        <w:autoSpaceDN/>
        <w:adjustRightInd/>
        <w:rPr>
          <w:lang w:eastAsia="en-GB"/>
        </w:rPr>
      </w:pPr>
      <w:r>
        <w:rPr>
          <w:lang w:eastAsia="en-GB"/>
        </w:rPr>
        <w:t xml:space="preserve">By using interfaces, an application or a cryptographic protocol can choose to specify or not </w:t>
      </w:r>
      <w:r w:rsidR="00521740">
        <w:rPr>
          <w:lang w:eastAsia="en-GB"/>
        </w:rPr>
        <w:t xml:space="preserve">specify </w:t>
      </w:r>
      <w:r>
        <w:rPr>
          <w:lang w:eastAsia="en-GB"/>
        </w:rPr>
        <w:t>the exact type of primitive it needs. For example, a protocol can say that it requires a pseudorandom perm</w:t>
      </w:r>
      <w:r w:rsidR="00DA150E">
        <w:rPr>
          <w:lang w:eastAsia="en-GB"/>
        </w:rPr>
        <w:t xml:space="preserve">utation without specifying </w:t>
      </w:r>
      <w:r w:rsidR="00521740">
        <w:rPr>
          <w:lang w:eastAsia="en-GB"/>
        </w:rPr>
        <w:t xml:space="preserve">which </w:t>
      </w:r>
      <w:r w:rsidR="00DA150E">
        <w:rPr>
          <w:lang w:eastAsia="en-GB"/>
        </w:rPr>
        <w:t>one</w:t>
      </w:r>
      <w:r w:rsidR="00521740">
        <w:rPr>
          <w:lang w:eastAsia="en-GB"/>
        </w:rPr>
        <w:t>.</w:t>
      </w:r>
      <w:r>
        <w:rPr>
          <w:lang w:eastAsia="en-GB"/>
        </w:rPr>
        <w:t xml:space="preserve"> </w:t>
      </w:r>
      <w:r w:rsidR="00521740">
        <w:rPr>
          <w:lang w:eastAsia="en-GB"/>
        </w:rPr>
        <w:t>T</w:t>
      </w:r>
      <w:r>
        <w:rPr>
          <w:lang w:eastAsia="en-GB"/>
        </w:rPr>
        <w:t>hen</w:t>
      </w:r>
      <w:r w:rsidR="00521740">
        <w:rPr>
          <w:lang w:eastAsia="en-GB"/>
        </w:rPr>
        <w:t>,</w:t>
      </w:r>
      <w:r>
        <w:rPr>
          <w:lang w:eastAsia="en-GB"/>
        </w:rPr>
        <w:t xml:space="preserve"> it is up to the calling application to instant</w:t>
      </w:r>
      <w:r w:rsidR="00521740">
        <w:rPr>
          <w:lang w:eastAsia="en-GB"/>
        </w:rPr>
        <w:t xml:space="preserve">iate a specific one, say </w:t>
      </w:r>
      <w:r w:rsidR="002F1B12">
        <w:rPr>
          <w:lang w:eastAsia="en-GB"/>
        </w:rPr>
        <w:t>TripleDES</w:t>
      </w:r>
      <w:r w:rsidR="00521740">
        <w:rPr>
          <w:lang w:eastAsia="en-GB"/>
        </w:rPr>
        <w:t>,</w:t>
      </w:r>
      <w:r>
        <w:rPr>
          <w:lang w:eastAsia="en-GB"/>
        </w:rPr>
        <w:t xml:space="preserve"> AES or </w:t>
      </w:r>
      <w:r w:rsidR="00521740">
        <w:rPr>
          <w:lang w:eastAsia="en-GB"/>
        </w:rPr>
        <w:t xml:space="preserve">any </w:t>
      </w:r>
      <w:r>
        <w:rPr>
          <w:lang w:eastAsia="en-GB"/>
        </w:rPr>
        <w:t>other</w:t>
      </w:r>
      <w:r w:rsidR="00521740">
        <w:rPr>
          <w:lang w:eastAsia="en-GB"/>
        </w:rPr>
        <w:t>. Alternatively,</w:t>
      </w:r>
      <w:r>
        <w:rPr>
          <w:lang w:eastAsia="en-GB"/>
        </w:rPr>
        <w:t xml:space="preserve"> the protocol can be very specific and require </w:t>
      </w:r>
      <w:r w:rsidR="002F1B12">
        <w:rPr>
          <w:lang w:eastAsia="en-GB"/>
        </w:rPr>
        <w:t>TripleDES</w:t>
      </w:r>
      <w:r>
        <w:rPr>
          <w:lang w:eastAsia="en-GB"/>
        </w:rPr>
        <w:t xml:space="preserve"> </w:t>
      </w:r>
      <w:r w:rsidR="00521740">
        <w:rPr>
          <w:lang w:eastAsia="en-GB"/>
        </w:rPr>
        <w:t>(</w:t>
      </w:r>
      <w:r>
        <w:rPr>
          <w:lang w:eastAsia="en-GB"/>
        </w:rPr>
        <w:t>for example</w:t>
      </w:r>
      <w:r w:rsidR="00521740">
        <w:rPr>
          <w:lang w:eastAsia="en-GB"/>
        </w:rPr>
        <w:t>)</w:t>
      </w:r>
      <w:r>
        <w:rPr>
          <w:lang w:eastAsia="en-GB"/>
        </w:rPr>
        <w:t>.</w:t>
      </w:r>
    </w:p>
    <w:p w:rsidR="00515D3B" w:rsidRDefault="00515D3B" w:rsidP="005407A5">
      <w:pPr>
        <w:autoSpaceDE/>
        <w:autoSpaceDN/>
        <w:adjustRightInd/>
        <w:rPr>
          <w:lang w:eastAsia="en-GB"/>
        </w:rPr>
      </w:pPr>
      <w:r>
        <w:rPr>
          <w:lang w:eastAsia="en-GB"/>
        </w:rPr>
        <w:t xml:space="preserve">New interfaces may be added as needed in newer versions of </w:t>
      </w:r>
      <w:r w:rsidR="00205A28">
        <w:rPr>
          <w:lang w:eastAsia="en-GB"/>
        </w:rPr>
        <w:t>SCAPI</w:t>
      </w:r>
      <w:r>
        <w:rPr>
          <w:lang w:eastAsia="en-GB"/>
        </w:rPr>
        <w:t>.</w:t>
      </w:r>
    </w:p>
    <w:p w:rsidR="00A15581" w:rsidRDefault="00A15581" w:rsidP="002126D1">
      <w:pPr>
        <w:tabs>
          <w:tab w:val="left" w:pos="9498"/>
          <w:tab w:val="left" w:pos="9639"/>
          <w:tab w:val="left" w:pos="9781"/>
        </w:tabs>
        <w:autoSpaceDE/>
        <w:autoSpaceDN/>
        <w:adjustRightInd/>
        <w:rPr>
          <w:lang w:eastAsia="en-GB"/>
        </w:rPr>
      </w:pPr>
    </w:p>
    <w:p w:rsidR="00515D3B" w:rsidRDefault="00515D3B" w:rsidP="002126D1">
      <w:pPr>
        <w:tabs>
          <w:tab w:val="left" w:pos="9498"/>
          <w:tab w:val="left" w:pos="9639"/>
          <w:tab w:val="left" w:pos="9781"/>
        </w:tabs>
        <w:autoSpaceDE/>
        <w:autoSpaceDN/>
        <w:adjustRightInd/>
        <w:rPr>
          <w:lang w:eastAsia="en-GB"/>
        </w:rPr>
      </w:pPr>
      <w:r>
        <w:rPr>
          <w:lang w:eastAsia="en-GB"/>
        </w:rPr>
        <w:t xml:space="preserve">The required </w:t>
      </w:r>
      <w:r w:rsidR="008D7CA7">
        <w:rPr>
          <w:lang w:eastAsia="en-GB"/>
        </w:rPr>
        <w:t>elements</w:t>
      </w:r>
      <w:r>
        <w:rPr>
          <w:lang w:eastAsia="en-GB"/>
        </w:rPr>
        <w:t xml:space="preserve"> that </w:t>
      </w:r>
      <w:r w:rsidR="00205A28">
        <w:rPr>
          <w:lang w:eastAsia="en-GB"/>
        </w:rPr>
        <w:t>SCAPI</w:t>
      </w:r>
      <w:r>
        <w:rPr>
          <w:lang w:eastAsia="en-GB"/>
        </w:rPr>
        <w:t xml:space="preserve"> should provide can be found in the</w:t>
      </w:r>
      <w:r w:rsidR="00B8526F">
        <w:rPr>
          <w:lang w:eastAsia="en-GB"/>
        </w:rPr>
        <w:t xml:space="preserve"> </w:t>
      </w:r>
      <w:hyperlink w:anchor="_Low-level_primitives_table:" w:history="1">
        <w:r w:rsidR="00B8526F" w:rsidRPr="002126D1">
          <w:rPr>
            <w:rStyle w:val="Hyperlink"/>
            <w:lang w:eastAsia="en-GB"/>
          </w:rPr>
          <w:t xml:space="preserve">Low-Level Primitives </w:t>
        </w:r>
        <w:r w:rsidRPr="002126D1">
          <w:rPr>
            <w:rStyle w:val="Hyperlink"/>
            <w:lang w:eastAsia="en-GB"/>
          </w:rPr>
          <w:t>table</w:t>
        </w:r>
      </w:hyperlink>
      <w:r w:rsidR="00B8526F">
        <w:rPr>
          <w:lang w:eastAsia="en-GB"/>
        </w:rPr>
        <w:t xml:space="preserve"> in the Appendix</w:t>
      </w:r>
      <w:r w:rsidR="002126D1">
        <w:rPr>
          <w:lang w:eastAsia="en-GB"/>
        </w:rPr>
        <w:t>.</w:t>
      </w:r>
      <w:r>
        <w:rPr>
          <w:lang w:eastAsia="en-GB"/>
        </w:rPr>
        <w:t xml:space="preserve"> </w:t>
      </w:r>
    </w:p>
    <w:p w:rsidR="00515D3B" w:rsidRDefault="00515D3B" w:rsidP="00515D3B">
      <w:pPr>
        <w:autoSpaceDE/>
        <w:autoSpaceDN/>
        <w:adjustRightInd/>
        <w:ind w:firstLine="360"/>
        <w:rPr>
          <w:lang w:eastAsia="en-GB"/>
        </w:rPr>
      </w:pPr>
    </w:p>
    <w:p w:rsidR="00515D3B" w:rsidRDefault="00515D3B" w:rsidP="00515D3B">
      <w:pPr>
        <w:autoSpaceDE/>
        <w:autoSpaceDN/>
        <w:adjustRightInd/>
        <w:ind w:firstLine="360"/>
        <w:rPr>
          <w:lang w:eastAsia="en-GB"/>
        </w:rPr>
      </w:pPr>
    </w:p>
    <w:p w:rsidR="00515D3B" w:rsidRDefault="008D7CA7" w:rsidP="007C5F01">
      <w:pPr>
        <w:pStyle w:val="Heading2"/>
        <w:numPr>
          <w:ilvl w:val="1"/>
          <w:numId w:val="13"/>
        </w:numPr>
        <w:tabs>
          <w:tab w:val="decimal" w:pos="1701"/>
        </w:tabs>
        <w:ind w:left="709" w:firstLine="284"/>
      </w:pPr>
      <w:bookmarkStart w:id="108" w:name="_Toc331084078"/>
      <w:r>
        <w:t>External Libraries</w:t>
      </w:r>
      <w:bookmarkEnd w:id="108"/>
    </w:p>
    <w:p w:rsidR="00515D3B" w:rsidRDefault="00515D3B" w:rsidP="004B4D85">
      <w:pPr>
        <w:autoSpaceDE/>
        <w:autoSpaceDN/>
        <w:adjustRightInd/>
        <w:rPr>
          <w:lang w:eastAsia="en-GB"/>
        </w:rPr>
      </w:pPr>
      <w:r>
        <w:rPr>
          <w:lang w:eastAsia="en-GB"/>
        </w:rPr>
        <w:t>The infrastructure will be built upon several cryptographic packages.</w:t>
      </w:r>
      <w:r w:rsidR="008D7CA7">
        <w:rPr>
          <w:lang w:eastAsia="en-GB"/>
        </w:rPr>
        <w:t xml:space="preserve"> The package</w:t>
      </w:r>
      <w:r w:rsidR="006D0E6D">
        <w:rPr>
          <w:lang w:eastAsia="en-GB"/>
        </w:rPr>
        <w:t>s</w:t>
      </w:r>
      <w:r w:rsidR="008D7CA7">
        <w:rPr>
          <w:lang w:eastAsia="en-GB"/>
        </w:rPr>
        <w:t xml:space="preserve"> are divided into two main groups</w:t>
      </w:r>
      <w:r w:rsidR="004B4D85">
        <w:rPr>
          <w:lang w:eastAsia="en-GB"/>
        </w:rPr>
        <w:t>,</w:t>
      </w:r>
      <w:r w:rsidR="008D7CA7">
        <w:rPr>
          <w:lang w:eastAsia="en-GB"/>
        </w:rPr>
        <w:t xml:space="preserve"> </w:t>
      </w:r>
      <w:r w:rsidR="004B4D85">
        <w:rPr>
          <w:lang w:eastAsia="en-GB"/>
        </w:rPr>
        <w:t>l</w:t>
      </w:r>
      <w:r w:rsidR="008D7CA7">
        <w:rPr>
          <w:lang w:eastAsia="en-GB"/>
        </w:rPr>
        <w:t>ibraries that are written in Java and libraries in native languages such as C/C++</w:t>
      </w:r>
      <w:r w:rsidR="004B4D85">
        <w:rPr>
          <w:lang w:eastAsia="en-GB"/>
        </w:rPr>
        <w:t>.</w:t>
      </w:r>
    </w:p>
    <w:p w:rsidR="008D7CA7" w:rsidRDefault="008D7CA7" w:rsidP="007C5F01">
      <w:pPr>
        <w:pStyle w:val="Heading3"/>
        <w:numPr>
          <w:ilvl w:val="2"/>
          <w:numId w:val="13"/>
        </w:numPr>
      </w:pPr>
      <w:bookmarkStart w:id="109" w:name="_Toc331084079"/>
      <w:r>
        <w:t>Java</w:t>
      </w:r>
      <w:bookmarkEnd w:id="109"/>
    </w:p>
    <w:p w:rsidR="00515D3B" w:rsidRDefault="00515D3B" w:rsidP="007C5F01">
      <w:pPr>
        <w:numPr>
          <w:ilvl w:val="1"/>
          <w:numId w:val="1"/>
        </w:numPr>
        <w:rPr>
          <w:lang w:eastAsia="en-GB"/>
        </w:rPr>
      </w:pPr>
      <w:r>
        <w:rPr>
          <w:lang w:eastAsia="en-GB"/>
        </w:rPr>
        <w:t>Java JDK</w:t>
      </w:r>
      <w:r w:rsidR="008D7CA7">
        <w:rPr>
          <w:lang w:eastAsia="en-GB"/>
        </w:rPr>
        <w:t xml:space="preserve"> and Sun</w:t>
      </w:r>
      <w:r w:rsidR="00DE7844">
        <w:rPr>
          <w:lang w:eastAsia="en-GB"/>
        </w:rPr>
        <w:t xml:space="preserve">'s different </w:t>
      </w:r>
      <w:r w:rsidR="008D7CA7">
        <w:rPr>
          <w:lang w:eastAsia="en-GB"/>
        </w:rPr>
        <w:t>Provider</w:t>
      </w:r>
      <w:r w:rsidR="00DE7844">
        <w:rPr>
          <w:lang w:eastAsia="en-GB"/>
        </w:rPr>
        <w:t>s</w:t>
      </w:r>
    </w:p>
    <w:p w:rsidR="008D7CA7" w:rsidRDefault="008D7CA7" w:rsidP="007C5F01">
      <w:pPr>
        <w:numPr>
          <w:ilvl w:val="1"/>
          <w:numId w:val="1"/>
        </w:numPr>
        <w:rPr>
          <w:lang w:eastAsia="en-GB"/>
        </w:rPr>
      </w:pPr>
      <w:r>
        <w:rPr>
          <w:lang w:eastAsia="en-GB"/>
        </w:rPr>
        <w:t>Bouncy castle</w:t>
      </w:r>
    </w:p>
    <w:p w:rsidR="008D7CA7" w:rsidRDefault="008D7CA7" w:rsidP="008D7CA7">
      <w:pPr>
        <w:ind w:left="1440"/>
        <w:rPr>
          <w:lang w:eastAsia="en-GB"/>
        </w:rPr>
      </w:pPr>
      <w:r>
        <w:rPr>
          <w:lang w:eastAsia="en-GB"/>
        </w:rPr>
        <w:t xml:space="preserve"> </w:t>
      </w:r>
    </w:p>
    <w:p w:rsidR="008D7CA7" w:rsidRDefault="008D7CA7" w:rsidP="00EA6062">
      <w:pPr>
        <w:rPr>
          <w:lang w:eastAsia="en-GB"/>
        </w:rPr>
      </w:pPr>
      <w:r>
        <w:rPr>
          <w:lang w:eastAsia="en-GB"/>
        </w:rPr>
        <w:t xml:space="preserve">Bouncy </w:t>
      </w:r>
      <w:r w:rsidR="00C654AD">
        <w:rPr>
          <w:lang w:eastAsia="en-GB"/>
        </w:rPr>
        <w:t>C</w:t>
      </w:r>
      <w:r>
        <w:rPr>
          <w:lang w:eastAsia="en-GB"/>
        </w:rPr>
        <w:t>astle has interfaces that are strongly related to our required interfaces</w:t>
      </w:r>
      <w:r w:rsidR="00EA6062">
        <w:rPr>
          <w:lang w:eastAsia="en-GB"/>
        </w:rPr>
        <w:t xml:space="preserve"> and thus, is easy to integrate into this layer</w:t>
      </w:r>
      <w:r>
        <w:rPr>
          <w:lang w:eastAsia="en-GB"/>
        </w:rPr>
        <w:t>. In order to use the BC code we will write wrappings for written classes to match our primitive layer API interfaces.</w:t>
      </w:r>
    </w:p>
    <w:p w:rsidR="008D7CA7" w:rsidRDefault="008D7CA7" w:rsidP="008D7CA7">
      <w:pPr>
        <w:ind w:left="-720"/>
        <w:rPr>
          <w:lang w:eastAsia="en-GB"/>
        </w:rPr>
      </w:pPr>
    </w:p>
    <w:p w:rsidR="008D7CA7" w:rsidRDefault="008D7CA7" w:rsidP="007C5F01">
      <w:pPr>
        <w:pStyle w:val="Heading3"/>
        <w:numPr>
          <w:ilvl w:val="2"/>
          <w:numId w:val="13"/>
        </w:numPr>
      </w:pPr>
      <w:bookmarkStart w:id="110" w:name="_Toc331084080"/>
      <w:r>
        <w:t>C/C++</w:t>
      </w:r>
      <w:bookmarkEnd w:id="110"/>
    </w:p>
    <w:p w:rsidR="00515D3B" w:rsidRDefault="00515D3B" w:rsidP="007C5F01">
      <w:pPr>
        <w:numPr>
          <w:ilvl w:val="1"/>
          <w:numId w:val="1"/>
        </w:numPr>
        <w:rPr>
          <w:lang w:eastAsia="en-GB"/>
        </w:rPr>
      </w:pPr>
      <w:r>
        <w:rPr>
          <w:lang w:eastAsia="en-GB"/>
        </w:rPr>
        <w:t>Crypto++ (C++)</w:t>
      </w:r>
    </w:p>
    <w:p w:rsidR="00EA6062" w:rsidRDefault="00EA6062" w:rsidP="007C5F01">
      <w:pPr>
        <w:numPr>
          <w:ilvl w:val="1"/>
          <w:numId w:val="1"/>
        </w:numPr>
        <w:rPr>
          <w:lang w:eastAsia="en-GB"/>
        </w:rPr>
      </w:pPr>
      <w:r>
        <w:rPr>
          <w:lang w:eastAsia="en-GB"/>
        </w:rPr>
        <w:t>Miracl  (C)</w:t>
      </w:r>
    </w:p>
    <w:p w:rsidR="00EA6062" w:rsidRDefault="00EA6062" w:rsidP="007C5F01">
      <w:pPr>
        <w:numPr>
          <w:ilvl w:val="1"/>
          <w:numId w:val="1"/>
        </w:numPr>
        <w:rPr>
          <w:lang w:eastAsia="en-GB"/>
        </w:rPr>
      </w:pPr>
      <w:r>
        <w:rPr>
          <w:lang w:eastAsia="en-GB"/>
        </w:rPr>
        <w:t xml:space="preserve">NTL – </w:t>
      </w:r>
      <w:r w:rsidR="002F1B12">
        <w:rPr>
          <w:lang w:eastAsia="en-GB"/>
        </w:rPr>
        <w:t xml:space="preserve">used as a math library </w:t>
      </w:r>
      <w:r>
        <w:rPr>
          <w:lang w:eastAsia="en-GB"/>
        </w:rPr>
        <w:t xml:space="preserve">(C++) </w:t>
      </w:r>
    </w:p>
    <w:p w:rsidR="008D7CA7" w:rsidRDefault="008D7CA7" w:rsidP="008D7CA7">
      <w:pPr>
        <w:ind w:left="1440"/>
        <w:rPr>
          <w:lang w:eastAsia="en-GB"/>
        </w:rPr>
      </w:pPr>
    </w:p>
    <w:p w:rsidR="008D7CA7" w:rsidRDefault="008D7CA7" w:rsidP="006D6B74">
      <w:pPr>
        <w:rPr>
          <w:lang w:eastAsia="en-GB"/>
        </w:rPr>
      </w:pPr>
      <w:r>
        <w:rPr>
          <w:lang w:eastAsia="en-GB"/>
        </w:rPr>
        <w:t xml:space="preserve">An interface dll translating from </w:t>
      </w:r>
      <w:r w:rsidR="00531E56">
        <w:rPr>
          <w:lang w:eastAsia="en-GB"/>
        </w:rPr>
        <w:t>C</w:t>
      </w:r>
      <w:r>
        <w:rPr>
          <w:lang w:eastAsia="en-GB"/>
        </w:rPr>
        <w:t>rypto++,</w:t>
      </w:r>
      <w:r w:rsidR="002126D1">
        <w:rPr>
          <w:lang w:eastAsia="en-GB"/>
        </w:rPr>
        <w:t xml:space="preserve"> </w:t>
      </w:r>
      <w:r w:rsidR="002F1B12">
        <w:rPr>
          <w:lang w:eastAsia="en-GB"/>
        </w:rPr>
        <w:t xml:space="preserve">Miracl, </w:t>
      </w:r>
      <w:r w:rsidR="006D6B74">
        <w:rPr>
          <w:lang w:eastAsia="en-GB"/>
        </w:rPr>
        <w:t xml:space="preserve">and </w:t>
      </w:r>
      <w:r w:rsidR="002F1B12">
        <w:rPr>
          <w:lang w:eastAsia="en-GB"/>
        </w:rPr>
        <w:t>NTL</w:t>
      </w:r>
      <w:r>
        <w:rPr>
          <w:lang w:eastAsia="en-GB"/>
        </w:rPr>
        <w:t xml:space="preserve"> to Java will be provided using</w:t>
      </w:r>
      <w:r w:rsidR="004B4D85">
        <w:rPr>
          <w:lang w:eastAsia="en-GB"/>
        </w:rPr>
        <w:t xml:space="preserve"> the </w:t>
      </w:r>
      <w:r>
        <w:rPr>
          <w:lang w:eastAsia="en-GB"/>
        </w:rPr>
        <w:t>JNI</w:t>
      </w:r>
      <w:r w:rsidR="004B4D85">
        <w:rPr>
          <w:lang w:eastAsia="en-GB"/>
        </w:rPr>
        <w:t xml:space="preserve"> framework</w:t>
      </w:r>
      <w:r>
        <w:rPr>
          <w:lang w:eastAsia="en-GB"/>
        </w:rPr>
        <w:t xml:space="preserve">. JNI is a programming platform </w:t>
      </w:r>
      <w:r>
        <w:t>that allows Java code running in a JVM to call and to be called by native applications and libraries written in other languages, such as C and C++</w:t>
      </w:r>
      <w:r w:rsidR="008B5A91">
        <w:t xml:space="preserve"> </w:t>
      </w:r>
      <w:r w:rsidR="00294DDD">
        <w:rPr>
          <w:lang w:eastAsia="en-GB"/>
        </w:rPr>
        <w:t xml:space="preserve">(for </w:t>
      </w:r>
      <w:r w:rsidR="008B5A91">
        <w:rPr>
          <w:lang w:eastAsia="en-GB"/>
        </w:rPr>
        <w:t xml:space="preserve">more </w:t>
      </w:r>
      <w:r w:rsidR="008B5A91">
        <w:rPr>
          <w:lang w:eastAsia="en-GB"/>
        </w:rPr>
        <w:lastRenderedPageBreak/>
        <w:t xml:space="preserve">detailed information on JNI see section </w:t>
      </w:r>
      <w:hyperlink w:anchor="_JNI_(Java_Native" w:history="1">
        <w:r w:rsidR="008B5A91" w:rsidRPr="008B5A91">
          <w:rPr>
            <w:rStyle w:val="Hyperlink"/>
            <w:lang w:eastAsia="en-GB"/>
          </w:rPr>
          <w:t>JNI (Java Native Interface ) technology</w:t>
        </w:r>
      </w:hyperlink>
      <w:r w:rsidR="008B5A91">
        <w:rPr>
          <w:lang w:eastAsia="en-GB"/>
        </w:rPr>
        <w:t xml:space="preserve"> in the Appendix)</w:t>
      </w:r>
      <w:r>
        <w:t xml:space="preserve">. </w:t>
      </w:r>
      <w:r>
        <w:rPr>
          <w:lang w:eastAsia="en-GB"/>
        </w:rPr>
        <w:t xml:space="preserve">On top of these </w:t>
      </w:r>
      <w:r w:rsidR="004716EF">
        <w:rPr>
          <w:lang w:eastAsia="en-GB"/>
        </w:rPr>
        <w:t xml:space="preserve">dll </w:t>
      </w:r>
      <w:r>
        <w:rPr>
          <w:lang w:eastAsia="en-GB"/>
        </w:rPr>
        <w:t>interfaces, a wrapp</w:t>
      </w:r>
      <w:r w:rsidR="00294DDD">
        <w:rPr>
          <w:lang w:eastAsia="en-GB"/>
        </w:rPr>
        <w:t>er</w:t>
      </w:r>
      <w:r>
        <w:rPr>
          <w:lang w:eastAsia="en-GB"/>
        </w:rPr>
        <w:t xml:space="preserve"> will be written to match our java interfaces mentioned above.</w:t>
      </w:r>
    </w:p>
    <w:p w:rsidR="008D7CA7" w:rsidRDefault="002126D1" w:rsidP="008D7CA7">
      <w:pPr>
        <w:rPr>
          <w:lang w:eastAsia="en-GB"/>
        </w:rPr>
      </w:pPr>
      <w:r>
        <w:rPr>
          <w:lang w:eastAsia="en-GB"/>
        </w:rPr>
        <w:t>In addition</w:t>
      </w:r>
      <w:r w:rsidR="008D7CA7">
        <w:rPr>
          <w:lang w:eastAsia="en-GB"/>
        </w:rPr>
        <w:t>, in a later stage we may provide engines and providers for each package.</w:t>
      </w:r>
    </w:p>
    <w:p w:rsidR="008D7CA7" w:rsidRDefault="008D7CA7" w:rsidP="00294DDD">
      <w:pPr>
        <w:rPr>
          <w:lang w:eastAsia="en-GB"/>
        </w:rPr>
      </w:pPr>
      <w:r>
        <w:rPr>
          <w:lang w:eastAsia="en-GB"/>
        </w:rPr>
        <w:t>We will write JNI interface</w:t>
      </w:r>
      <w:r w:rsidR="00531E56">
        <w:rPr>
          <w:lang w:eastAsia="en-GB"/>
        </w:rPr>
        <w:t>s</w:t>
      </w:r>
      <w:r>
        <w:rPr>
          <w:lang w:eastAsia="en-GB"/>
        </w:rPr>
        <w:t>, wrapp</w:t>
      </w:r>
      <w:r w:rsidR="00294DDD">
        <w:rPr>
          <w:lang w:eastAsia="en-GB"/>
        </w:rPr>
        <w:t>ers</w:t>
      </w:r>
      <w:r>
        <w:rPr>
          <w:lang w:eastAsia="en-GB"/>
        </w:rPr>
        <w:t xml:space="preserve"> and provider/engines only for the functionalit</w:t>
      </w:r>
      <w:r w:rsidR="00531E56">
        <w:rPr>
          <w:lang w:eastAsia="en-GB"/>
        </w:rPr>
        <w:t>ies</w:t>
      </w:r>
      <w:r>
        <w:rPr>
          <w:lang w:eastAsia="en-GB"/>
        </w:rPr>
        <w:t xml:space="preserve"> we intend to use. However, in the future, as the code progresses </w:t>
      </w:r>
      <w:r w:rsidR="00531E56">
        <w:rPr>
          <w:lang w:eastAsia="en-GB"/>
        </w:rPr>
        <w:t>others</w:t>
      </w:r>
      <w:r>
        <w:rPr>
          <w:lang w:eastAsia="en-GB"/>
        </w:rPr>
        <w:t xml:space="preserve"> may use our provider and JNI interface to add more functionality from native </w:t>
      </w:r>
      <w:r w:rsidR="00531E56">
        <w:rPr>
          <w:lang w:eastAsia="en-GB"/>
        </w:rPr>
        <w:t>C</w:t>
      </w:r>
      <w:r>
        <w:rPr>
          <w:lang w:eastAsia="en-GB"/>
        </w:rPr>
        <w:t>rypto++</w:t>
      </w:r>
      <w:r w:rsidR="006D0E6D">
        <w:rPr>
          <w:lang w:eastAsia="en-GB"/>
        </w:rPr>
        <w:t>,</w:t>
      </w:r>
      <w:r w:rsidR="002126D1">
        <w:rPr>
          <w:lang w:eastAsia="en-GB"/>
        </w:rPr>
        <w:t xml:space="preserve"> </w:t>
      </w:r>
      <w:r w:rsidR="006D6B74">
        <w:rPr>
          <w:lang w:eastAsia="en-GB"/>
        </w:rPr>
        <w:t xml:space="preserve">Miracl, NTL, </w:t>
      </w:r>
      <w:r w:rsidR="006D0E6D">
        <w:rPr>
          <w:lang w:eastAsia="en-GB"/>
        </w:rPr>
        <w:t>CACE-salt and OpenSSL</w:t>
      </w:r>
      <w:r w:rsidR="006D6B74">
        <w:rPr>
          <w:lang w:eastAsia="en-GB"/>
        </w:rPr>
        <w:t xml:space="preserve"> and other libraries</w:t>
      </w:r>
      <w:r w:rsidR="006D0E6D">
        <w:rPr>
          <w:lang w:eastAsia="en-GB"/>
        </w:rPr>
        <w:t>.</w:t>
      </w:r>
    </w:p>
    <w:p w:rsidR="00ED7F87" w:rsidRDefault="006D6B74" w:rsidP="0081176F">
      <w:r>
        <w:rPr>
          <w:lang w:eastAsia="en-GB"/>
        </w:rPr>
        <w:t>In general, t</w:t>
      </w:r>
      <w:r w:rsidR="00ED7F87">
        <w:rPr>
          <w:lang w:eastAsia="en-GB"/>
        </w:rPr>
        <w:t>he performance of calling many functions on the way to the specific native function</w:t>
      </w:r>
      <w:r w:rsidR="00294DDD">
        <w:rPr>
          <w:lang w:eastAsia="en-GB"/>
        </w:rPr>
        <w:t xml:space="preserve"> is not very significant and it</w:t>
      </w:r>
      <w:r w:rsidR="00ED7F87">
        <w:rPr>
          <w:lang w:eastAsia="en-GB"/>
        </w:rPr>
        <w:t xml:space="preserve"> </w:t>
      </w:r>
      <w:r w:rsidR="004716EF">
        <w:rPr>
          <w:lang w:eastAsia="en-GB"/>
        </w:rPr>
        <w:t xml:space="preserve">does not </w:t>
      </w:r>
      <w:r>
        <w:rPr>
          <w:lang w:eastAsia="en-GB"/>
        </w:rPr>
        <w:t>a</w:t>
      </w:r>
      <w:r w:rsidR="004716EF">
        <w:rPr>
          <w:lang w:eastAsia="en-GB"/>
        </w:rPr>
        <w:t>ffect the original native performance too much</w:t>
      </w:r>
      <w:r w:rsidR="00C654AD">
        <w:rPr>
          <w:lang w:eastAsia="en-GB"/>
        </w:rPr>
        <w:t>.</w:t>
      </w:r>
      <w:r w:rsidR="00531E56">
        <w:rPr>
          <w:lang w:eastAsia="en-GB"/>
        </w:rPr>
        <w:t xml:space="preserve"> </w:t>
      </w:r>
      <w:r>
        <w:rPr>
          <w:lang w:eastAsia="en-GB"/>
        </w:rPr>
        <w:t>However, we have observed after running performance tests, that if the Java code calls the native code “many times” consecutively there is some d</w:t>
      </w:r>
      <w:r w:rsidR="0081176F">
        <w:rPr>
          <w:lang w:eastAsia="en-GB"/>
        </w:rPr>
        <w:t>elay that might be significant; for example in simultaneous exponentiations for  Dlog groups based on the Miracl library. In those cases it might be more efficient to write the relevant algorithm (for example simultaneous exponentiations) in C++, wrapping the native library with this implementation and only then use JNI to minimize the amount of calls through JNI.</w:t>
      </w:r>
    </w:p>
    <w:p w:rsidR="008D7CA7" w:rsidRDefault="008D7CA7" w:rsidP="008D7CA7">
      <w:pPr>
        <w:rPr>
          <w:lang w:eastAsia="en-GB"/>
        </w:rPr>
      </w:pPr>
    </w:p>
    <w:p w:rsidR="008D7CA7" w:rsidRDefault="008D7CA7" w:rsidP="007C5F01">
      <w:pPr>
        <w:pStyle w:val="Heading2"/>
        <w:numPr>
          <w:ilvl w:val="1"/>
          <w:numId w:val="13"/>
        </w:numPr>
        <w:tabs>
          <w:tab w:val="decimal" w:pos="1701"/>
        </w:tabs>
        <w:ind w:left="709" w:firstLine="284"/>
      </w:pPr>
      <w:bookmarkStart w:id="111" w:name="_Toc331084081"/>
      <w:r>
        <w:t>Usage</w:t>
      </w:r>
      <w:bookmarkEnd w:id="111"/>
    </w:p>
    <w:p w:rsidR="00F538A4" w:rsidRDefault="00F538A4" w:rsidP="00995788">
      <w:pPr>
        <w:rPr>
          <w:lang w:eastAsia="en-GB"/>
        </w:rPr>
      </w:pPr>
      <w:r>
        <w:rPr>
          <w:lang w:eastAsia="en-GB"/>
        </w:rPr>
        <w:t xml:space="preserve">There </w:t>
      </w:r>
      <w:r w:rsidR="00995788">
        <w:rPr>
          <w:lang w:eastAsia="en-GB"/>
        </w:rPr>
        <w:t xml:space="preserve">are two types of users of </w:t>
      </w:r>
      <w:r w:rsidR="00531E56">
        <w:rPr>
          <w:lang w:eastAsia="en-GB"/>
        </w:rPr>
        <w:t xml:space="preserve">the </w:t>
      </w:r>
      <w:r w:rsidR="00995788">
        <w:rPr>
          <w:lang w:eastAsia="en-GB"/>
        </w:rPr>
        <w:t>SCAPI</w:t>
      </w:r>
      <w:r>
        <w:rPr>
          <w:lang w:eastAsia="en-GB"/>
        </w:rPr>
        <w:t xml:space="preserve"> </w:t>
      </w:r>
      <w:r w:rsidR="00995788">
        <w:rPr>
          <w:lang w:eastAsia="en-GB"/>
        </w:rPr>
        <w:t>primitives’</w:t>
      </w:r>
      <w:r w:rsidR="00531E56">
        <w:rPr>
          <w:lang w:eastAsia="en-GB"/>
        </w:rPr>
        <w:t xml:space="preserve"> layer:</w:t>
      </w:r>
      <w:r>
        <w:rPr>
          <w:lang w:eastAsia="en-GB"/>
        </w:rPr>
        <w:t xml:space="preserve"> an internal user and an external user. Internal users are other elements of the SCAPI package, such as elements in higher layers. They have direct access to all the elements in the API and as such can directly instantiate objects in the layer.</w:t>
      </w:r>
    </w:p>
    <w:p w:rsidR="00F538A4" w:rsidRDefault="00F538A4" w:rsidP="00E815D6">
      <w:pPr>
        <w:rPr>
          <w:lang w:eastAsia="en-GB"/>
        </w:rPr>
      </w:pPr>
      <w:r>
        <w:rPr>
          <w:lang w:eastAsia="en-GB"/>
        </w:rPr>
        <w:t xml:space="preserve">External users are other applications that use SCAPI elements as black boxes. They </w:t>
      </w:r>
      <w:r w:rsidR="0081176F">
        <w:rPr>
          <w:lang w:eastAsia="en-GB"/>
        </w:rPr>
        <w:t>should instantiate</w:t>
      </w:r>
      <w:r>
        <w:rPr>
          <w:lang w:eastAsia="en-GB"/>
        </w:rPr>
        <w:t xml:space="preserve"> elements in SCAPI in two different ways, using SCAPI as a provider or using a factory mechanism.</w:t>
      </w:r>
      <w:r w:rsidR="000F0D99">
        <w:rPr>
          <w:lang w:eastAsia="en-GB"/>
        </w:rPr>
        <w:t xml:space="preserve"> </w:t>
      </w:r>
    </w:p>
    <w:p w:rsidR="004B4D85" w:rsidRPr="00C654AD" w:rsidRDefault="004B4D85" w:rsidP="00F538A4">
      <w:pPr>
        <w:rPr>
          <w:lang w:eastAsia="en-GB"/>
        </w:rPr>
      </w:pPr>
      <w:r>
        <w:rPr>
          <w:lang w:eastAsia="en-GB"/>
        </w:rPr>
        <w:t>The three different ways of instantiating elements in</w:t>
      </w:r>
      <w:r w:rsidR="00530282">
        <w:rPr>
          <w:lang w:eastAsia="en-GB"/>
        </w:rPr>
        <w:t xml:space="preserve"> this layer are described below.</w:t>
      </w:r>
    </w:p>
    <w:p w:rsidR="004B4D85" w:rsidRDefault="004B4D85" w:rsidP="007C5F01">
      <w:pPr>
        <w:pStyle w:val="Heading3"/>
        <w:numPr>
          <w:ilvl w:val="2"/>
          <w:numId w:val="13"/>
        </w:numPr>
      </w:pPr>
      <w:bookmarkStart w:id="112" w:name="_Direct_object_instantiation"/>
      <w:bookmarkStart w:id="113" w:name="_Toc331084082"/>
      <w:bookmarkEnd w:id="112"/>
      <w:r>
        <w:t>Direct object instantiation</w:t>
      </w:r>
      <w:bookmarkEnd w:id="113"/>
    </w:p>
    <w:p w:rsidR="004B4D85" w:rsidRDefault="004B4D85" w:rsidP="000F0D99">
      <w:pPr>
        <w:autoSpaceDE/>
        <w:autoSpaceDN/>
        <w:adjustRightInd/>
        <w:rPr>
          <w:lang w:eastAsia="en-GB"/>
        </w:rPr>
      </w:pPr>
      <w:r>
        <w:rPr>
          <w:lang w:eastAsia="en-GB"/>
        </w:rPr>
        <w:t>Internal users can directly create objects in the Primitives Layer</w:t>
      </w:r>
      <w:r w:rsidR="00C524B4">
        <w:rPr>
          <w:lang w:eastAsia="en-GB"/>
        </w:rPr>
        <w:t xml:space="preserve"> since they have direct access to all the classes in the package</w:t>
      </w:r>
      <w:r>
        <w:rPr>
          <w:lang w:eastAsia="en-GB"/>
        </w:rPr>
        <w:t xml:space="preserve">. For example, if a mid-level </w:t>
      </w:r>
      <w:r w:rsidR="00531E56">
        <w:rPr>
          <w:lang w:eastAsia="en-GB"/>
        </w:rPr>
        <w:t>function o</w:t>
      </w:r>
      <w:r w:rsidR="00602803">
        <w:rPr>
          <w:lang w:eastAsia="en-GB"/>
        </w:rPr>
        <w:t>r</w:t>
      </w:r>
      <w:r w:rsidR="00531E56">
        <w:rPr>
          <w:lang w:eastAsia="en-GB"/>
        </w:rPr>
        <w:t xml:space="preserve"> third-level </w:t>
      </w:r>
      <w:r>
        <w:rPr>
          <w:lang w:eastAsia="en-GB"/>
        </w:rPr>
        <w:t xml:space="preserve">protocol requires </w:t>
      </w:r>
      <w:r w:rsidR="00107C34">
        <w:rPr>
          <w:lang w:eastAsia="en-GB"/>
        </w:rPr>
        <w:t>using</w:t>
      </w:r>
      <w:r>
        <w:rPr>
          <w:lang w:eastAsia="en-GB"/>
        </w:rPr>
        <w:t xml:space="preserve"> a Pseudorandom Permutation in one of its methods, it can call the constructor of a specific one</w:t>
      </w:r>
      <w:r w:rsidR="00BF70EC">
        <w:rPr>
          <w:lang w:eastAsia="en-GB"/>
        </w:rPr>
        <w:t xml:space="preserve"> as follows:</w:t>
      </w:r>
    </w:p>
    <w:p w:rsidR="004B4D85" w:rsidRDefault="004B4D85" w:rsidP="004B4D85">
      <w:pPr>
        <w:autoSpaceDE/>
        <w:autoSpaceDN/>
        <w:adjustRightInd/>
        <w:ind w:left="720"/>
        <w:rPr>
          <w:lang w:eastAsia="en-GB"/>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secretK</w:t>
      </w:r>
      <w:r w:rsidRPr="00B7052A">
        <w:rPr>
          <w:rFonts w:ascii="Courier New" w:hAnsi="Courier New" w:cs="Courier New"/>
          <w:color w:val="00B050"/>
          <w:sz w:val="20"/>
          <w:szCs w:val="20"/>
        </w:rPr>
        <w:t xml:space="preserve">ey </w:t>
      </w:r>
      <w:r>
        <w:rPr>
          <w:rFonts w:ascii="Courier New" w:hAnsi="Courier New" w:cs="Courier New"/>
          <w:color w:val="00B050"/>
          <w:sz w:val="20"/>
          <w:szCs w:val="20"/>
        </w:rPr>
        <w:t xml:space="preserve">and </w:t>
      </w:r>
      <w:r w:rsidRPr="00B7052A">
        <w:rPr>
          <w:rFonts w:ascii="Courier New" w:hAnsi="Courier New" w:cs="Courier New"/>
          <w:color w:val="00B050"/>
          <w:sz w:val="20"/>
          <w:szCs w:val="20"/>
        </w:rPr>
        <w:t>in, out byte arrays</w:t>
      </w:r>
    </w:p>
    <w:p w:rsidR="004B4D85" w:rsidRPr="00B7052A"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4B4D85" w:rsidRPr="00B7052A"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 xml:space="preserve">PseudorandomPermutation prp = </w:t>
      </w:r>
      <w:r w:rsidRPr="00B7052A">
        <w:rPr>
          <w:rFonts w:ascii="Courier New" w:hAnsi="Courier New" w:cs="Courier New"/>
          <w:b/>
          <w:bCs/>
          <w:color w:val="7F0055"/>
          <w:sz w:val="20"/>
          <w:szCs w:val="20"/>
        </w:rPr>
        <w:t>new</w:t>
      </w:r>
      <w:r w:rsidRPr="00B7052A">
        <w:rPr>
          <w:rFonts w:ascii="Courier New" w:hAnsi="Courier New" w:cs="Courier New"/>
          <w:color w:val="000000"/>
          <w:sz w:val="20"/>
          <w:szCs w:val="20"/>
        </w:rPr>
        <w:t xml:space="preserve"> </w:t>
      </w:r>
      <w:proofErr w:type="gramStart"/>
      <w:r w:rsidRPr="00B7052A">
        <w:rPr>
          <w:rFonts w:ascii="Courier New" w:hAnsi="Courier New" w:cs="Courier New"/>
          <w:color w:val="000000"/>
          <w:sz w:val="20"/>
          <w:szCs w:val="20"/>
        </w:rPr>
        <w:t>B</w:t>
      </w:r>
      <w:r>
        <w:rPr>
          <w:rFonts w:ascii="Courier New" w:hAnsi="Courier New" w:cs="Courier New"/>
          <w:color w:val="000000"/>
          <w:sz w:val="20"/>
          <w:szCs w:val="20"/>
        </w:rPr>
        <w:t>c</w:t>
      </w:r>
      <w:r w:rsidR="00BF70EC">
        <w:rPr>
          <w:rFonts w:ascii="Courier New" w:hAnsi="Courier New" w:cs="Courier New"/>
          <w:color w:val="000000"/>
          <w:sz w:val="20"/>
          <w:szCs w:val="20"/>
        </w:rPr>
        <w:t>3</w:t>
      </w:r>
      <w:r w:rsidRPr="00B7052A">
        <w:rPr>
          <w:rFonts w:ascii="Courier New" w:hAnsi="Courier New" w:cs="Courier New"/>
          <w:color w:val="000000"/>
          <w:sz w:val="20"/>
          <w:szCs w:val="20"/>
        </w:rPr>
        <w:t>DES</w:t>
      </w:r>
      <w:r w:rsidR="002F1B12">
        <w:rPr>
          <w:rFonts w:ascii="Courier New" w:hAnsi="Courier New" w:cs="Courier New"/>
          <w:color w:val="000000"/>
          <w:sz w:val="20"/>
          <w:szCs w:val="20"/>
        </w:rPr>
        <w:t>TripleDES</w:t>
      </w:r>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//init the prp</w:t>
      </w:r>
      <w:r w:rsidR="00E21324">
        <w:rPr>
          <w:rFonts w:ascii="Courier New" w:hAnsi="Courier New" w:cs="Courier New"/>
          <w:color w:val="00B050"/>
          <w:sz w:val="20"/>
          <w:szCs w:val="20"/>
        </w:rPr>
        <w:t xml:space="preserve"> with a Secret Key</w:t>
      </w:r>
    </w:p>
    <w:p w:rsidR="004B4D85" w:rsidRPr="00B7052A" w:rsidRDefault="004B4D85" w:rsidP="0081176F">
      <w:pPr>
        <w:rPr>
          <w:rFonts w:ascii="Courier New" w:hAnsi="Courier New" w:cs="Courier New"/>
          <w:color w:val="000000"/>
          <w:sz w:val="20"/>
          <w:szCs w:val="20"/>
        </w:rPr>
      </w:pPr>
      <w:r w:rsidRPr="00B7052A">
        <w:rPr>
          <w:rFonts w:ascii="Courier New" w:hAnsi="Courier New" w:cs="Courier New"/>
          <w:color w:val="000000"/>
          <w:sz w:val="20"/>
          <w:szCs w:val="20"/>
        </w:rPr>
        <w:tab/>
      </w:r>
      <w:proofErr w:type="gramStart"/>
      <w:r w:rsidRPr="00B7052A">
        <w:rPr>
          <w:rFonts w:ascii="Courier New" w:hAnsi="Courier New" w:cs="Courier New"/>
          <w:color w:val="000000"/>
          <w:sz w:val="20"/>
          <w:szCs w:val="20"/>
        </w:rPr>
        <w:t>prp.</w:t>
      </w:r>
      <w:r w:rsidR="0081176F">
        <w:rPr>
          <w:rFonts w:ascii="Courier New" w:hAnsi="Courier New" w:cs="Courier New"/>
          <w:color w:val="000000"/>
          <w:sz w:val="20"/>
          <w:szCs w:val="20"/>
        </w:rPr>
        <w:t>setKey</w:t>
      </w:r>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secretKey);</w:t>
      </w:r>
    </w:p>
    <w:p w:rsidR="004B4D85" w:rsidRDefault="004B4D85" w:rsidP="004B4D85">
      <w:pPr>
        <w:rPr>
          <w:rFonts w:ascii="Courier New" w:hAnsi="Courier New" w:cs="Courier New"/>
          <w:color w:val="00B050"/>
          <w:sz w:val="20"/>
          <w:szCs w:val="20"/>
        </w:rPr>
      </w:pPr>
      <w:r w:rsidRPr="00B7052A">
        <w:rPr>
          <w:rFonts w:ascii="Courier New" w:hAnsi="Courier New" w:cs="Courier New"/>
          <w:color w:val="000000"/>
          <w:sz w:val="20"/>
          <w:szCs w:val="20"/>
        </w:rPr>
        <w:tab/>
      </w:r>
    </w:p>
    <w:p w:rsidR="004B4D85" w:rsidRPr="00B7052A" w:rsidRDefault="004B4D85" w:rsidP="004B4D85">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4B4D85" w:rsidRDefault="004B4D85" w:rsidP="004B4D85">
      <w:pPr>
        <w:ind w:left="696"/>
        <w:rPr>
          <w:rFonts w:ascii="Courier New" w:hAnsi="Courier New" w:cs="Courier New"/>
          <w:color w:val="000000"/>
          <w:sz w:val="20"/>
          <w:szCs w:val="20"/>
        </w:rPr>
      </w:pPr>
      <w:proofErr w:type="gramStart"/>
      <w:r w:rsidRPr="00B7052A">
        <w:rPr>
          <w:rFonts w:ascii="Courier New" w:hAnsi="Courier New" w:cs="Courier New"/>
          <w:color w:val="000000"/>
          <w:sz w:val="20"/>
          <w:szCs w:val="20"/>
        </w:rPr>
        <w:t>prp.computeBlock(</w:t>
      </w:r>
      <w:proofErr w:type="gramEnd"/>
      <w:r w:rsidRPr="00B7052A">
        <w:rPr>
          <w:rFonts w:ascii="Courier New" w:hAnsi="Courier New" w:cs="Courier New"/>
          <w:color w:val="000000"/>
          <w:sz w:val="20"/>
          <w:szCs w:val="20"/>
        </w:rPr>
        <w:t>in, 0, out, 0);</w:t>
      </w:r>
    </w:p>
    <w:p w:rsidR="000F0D99" w:rsidRDefault="000F0D99" w:rsidP="004B4D85">
      <w:pPr>
        <w:ind w:left="696"/>
        <w:rPr>
          <w:rFonts w:ascii="Courier New" w:hAnsi="Courier New" w:cs="Courier New"/>
          <w:color w:val="000000"/>
          <w:sz w:val="20"/>
          <w:szCs w:val="20"/>
        </w:rPr>
      </w:pPr>
    </w:p>
    <w:p w:rsidR="000F0D99" w:rsidRPr="000F0D99" w:rsidRDefault="000F0D99" w:rsidP="008C1DC5">
      <w:pPr>
        <w:rPr>
          <w:lang w:eastAsia="en-GB"/>
        </w:rPr>
      </w:pPr>
      <w:r w:rsidRPr="000F0D99">
        <w:rPr>
          <w:lang w:eastAsia="en-GB"/>
        </w:rPr>
        <w:t xml:space="preserve">Only internal users should rely on this method. </w:t>
      </w:r>
      <w:r>
        <w:rPr>
          <w:lang w:eastAsia="en-GB"/>
        </w:rPr>
        <w:t xml:space="preserve">It is straightforward for them to instantiate objects in any of the layers of SCAPI and there is no need to do it via the Factories. Therefore, it is less expensive in time and lines of code. Since most classes in the package are public, external users could also directly instantiate the classes in the package. However, we strongly discourage this practice since we only guarantee support for classes that </w:t>
      </w:r>
      <w:r w:rsidR="008C1DC5">
        <w:rPr>
          <w:lang w:eastAsia="en-GB"/>
        </w:rPr>
        <w:t xml:space="preserve">can be obtained via the Factories. </w:t>
      </w:r>
      <w:r w:rsidR="008C1DC5" w:rsidRPr="008C1DC5">
        <w:rPr>
          <w:lang w:eastAsia="en-GB"/>
        </w:rPr>
        <w:t>Therefore</w:t>
      </w:r>
      <w:r w:rsidR="008C1DC5">
        <w:rPr>
          <w:lang w:eastAsia="en-GB"/>
        </w:rPr>
        <w:t>,</w:t>
      </w:r>
      <w:r w:rsidR="008C1DC5" w:rsidRPr="008C1DC5">
        <w:rPr>
          <w:lang w:eastAsia="en-GB"/>
        </w:rPr>
        <w:t xml:space="preserve"> anyone using anything else is doing so at his or her own risk.</w:t>
      </w:r>
      <w:r w:rsidR="008C1DC5">
        <w:rPr>
          <w:lang w:eastAsia="en-GB"/>
        </w:rPr>
        <w:t xml:space="preserve"> The enforcement of this will </w:t>
      </w:r>
      <w:r w:rsidR="008C1DC5" w:rsidRPr="008C1DC5">
        <w:rPr>
          <w:lang w:eastAsia="en-GB"/>
        </w:rPr>
        <w:t>only be v</w:t>
      </w:r>
      <w:r w:rsidR="008C1DC5">
        <w:rPr>
          <w:lang w:eastAsia="en-GB"/>
        </w:rPr>
        <w:t xml:space="preserve">ia </w:t>
      </w:r>
      <w:r w:rsidR="008C1DC5">
        <w:rPr>
          <w:lang w:eastAsia="en-GB"/>
        </w:rPr>
        <w:lastRenderedPageBreak/>
        <w:t>the documentation. W</w:t>
      </w:r>
      <w:r w:rsidR="008C1DC5" w:rsidRPr="008C1DC5">
        <w:rPr>
          <w:lang w:eastAsia="en-GB"/>
        </w:rPr>
        <w:t xml:space="preserve">e will explicitly state that only the API appearing in the JavaDoc </w:t>
      </w:r>
      <w:r w:rsidR="008C1DC5">
        <w:rPr>
          <w:lang w:eastAsia="en-GB"/>
        </w:rPr>
        <w:t xml:space="preserve">as part of what the Factories provide </w:t>
      </w:r>
      <w:r w:rsidR="008C1DC5" w:rsidRPr="008C1DC5">
        <w:rPr>
          <w:lang w:eastAsia="en-GB"/>
        </w:rPr>
        <w:t>is guaranteed to be supported in future versions.</w:t>
      </w:r>
    </w:p>
    <w:p w:rsidR="000F0D99" w:rsidRPr="000F0D99" w:rsidRDefault="000F0D99" w:rsidP="004B4D85">
      <w:pPr>
        <w:ind w:left="696"/>
        <w:rPr>
          <w:lang w:eastAsia="en-GB"/>
        </w:rPr>
      </w:pPr>
    </w:p>
    <w:p w:rsidR="004B4D85" w:rsidRDefault="004B4D85" w:rsidP="0012348A"/>
    <w:p w:rsidR="000C61C1" w:rsidRDefault="000C61C1" w:rsidP="007C5F01">
      <w:pPr>
        <w:pStyle w:val="Heading3"/>
        <w:numPr>
          <w:ilvl w:val="2"/>
          <w:numId w:val="13"/>
        </w:numPr>
      </w:pPr>
      <w:bookmarkStart w:id="114" w:name="_Toc331084083"/>
      <w:r>
        <w:t>Provider</w:t>
      </w:r>
      <w:bookmarkEnd w:id="114"/>
    </w:p>
    <w:p w:rsidR="0031771C" w:rsidRDefault="0031771C" w:rsidP="0031771C">
      <w:pPr>
        <w:autoSpaceDE/>
        <w:autoSpaceDN/>
        <w:adjustRightInd/>
        <w:rPr>
          <w:lang w:eastAsia="en-GB"/>
        </w:rPr>
      </w:pPr>
      <w:r>
        <w:rPr>
          <w:lang w:eastAsia="en-GB"/>
        </w:rPr>
        <w:t xml:space="preserve">Even though behaving as a provider is not a main feature of </w:t>
      </w:r>
      <w:r w:rsidR="000C61C1">
        <w:rPr>
          <w:lang w:eastAsia="en-GB"/>
        </w:rPr>
        <w:t>SCAPI</w:t>
      </w:r>
      <w:r>
        <w:rPr>
          <w:lang w:eastAsia="en-GB"/>
        </w:rPr>
        <w:t>, it can be adapted easily to c</w:t>
      </w:r>
      <w:r w:rsidR="00BF70EC">
        <w:rPr>
          <w:lang w:eastAsia="en-GB"/>
        </w:rPr>
        <w:t xml:space="preserve">onform </w:t>
      </w:r>
      <w:r w:rsidR="00107C34">
        <w:rPr>
          <w:lang w:eastAsia="en-GB"/>
        </w:rPr>
        <w:t>to</w:t>
      </w:r>
      <w:r w:rsidR="00BF70EC">
        <w:rPr>
          <w:lang w:eastAsia="en-GB"/>
        </w:rPr>
        <w:t xml:space="preserve"> </w:t>
      </w:r>
      <w:r w:rsidR="000C61C1">
        <w:rPr>
          <w:lang w:eastAsia="en-GB"/>
        </w:rPr>
        <w:t>the</w:t>
      </w:r>
      <w:r w:rsidR="00E06171">
        <w:rPr>
          <w:lang w:eastAsia="en-GB"/>
        </w:rPr>
        <w:t xml:space="preserve"> java provider architecture</w:t>
      </w:r>
      <w:r>
        <w:rPr>
          <w:lang w:eastAsia="en-GB"/>
        </w:rPr>
        <w:t>. We leave the implementation of this feature to the second stage of development of SCAPI (aka V2.0).</w:t>
      </w:r>
    </w:p>
    <w:p w:rsidR="008D7CA7" w:rsidRDefault="0031771C" w:rsidP="0031771C">
      <w:pPr>
        <w:autoSpaceDE/>
        <w:autoSpaceDN/>
        <w:adjustRightInd/>
        <w:rPr>
          <w:lang w:eastAsia="en-GB"/>
        </w:rPr>
      </w:pPr>
      <w:r>
        <w:rPr>
          <w:lang w:eastAsia="en-GB"/>
        </w:rPr>
        <w:t xml:space="preserve">Once the necessary adaptations will be made SCAPI, its usage as a provider will be </w:t>
      </w:r>
      <w:r w:rsidR="00E06171">
        <w:rPr>
          <w:lang w:eastAsia="en-GB"/>
        </w:rPr>
        <w:t>as follows</w:t>
      </w:r>
      <w:r w:rsidR="00BF70EC">
        <w:rPr>
          <w:lang w:eastAsia="en-GB"/>
        </w:rPr>
        <w:t>:</w:t>
      </w:r>
    </w:p>
    <w:p w:rsidR="006D0E6D" w:rsidRDefault="006D0E6D" w:rsidP="00E06171">
      <w:pPr>
        <w:ind w:left="708"/>
        <w:rPr>
          <w:rFonts w:ascii="Courier New" w:hAnsi="Courier New" w:cs="Courier New"/>
          <w:color w:val="00B050"/>
          <w:sz w:val="20"/>
          <w:szCs w:val="20"/>
        </w:rPr>
      </w:pPr>
    </w:p>
    <w:p w:rsidR="00E06171" w:rsidRPr="00B7052A" w:rsidRDefault="00E06171" w:rsidP="008E0A0D">
      <w:pPr>
        <w:ind w:left="708"/>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sidR="008E0A0D">
        <w:rPr>
          <w:rFonts w:ascii="Courier New" w:hAnsi="Courier New" w:cs="Courier New"/>
          <w:color w:val="00B050"/>
          <w:sz w:val="20"/>
          <w:szCs w:val="20"/>
        </w:rPr>
        <w:t>secretK</w:t>
      </w:r>
      <w:r w:rsidRPr="00B7052A">
        <w:rPr>
          <w:rFonts w:ascii="Courier New" w:hAnsi="Courier New" w:cs="Courier New"/>
          <w:color w:val="00B050"/>
          <w:sz w:val="20"/>
          <w:szCs w:val="20"/>
        </w:rPr>
        <w:t xml:space="preserve">ey, </w:t>
      </w:r>
      <w:r w:rsidR="008E0A0D">
        <w:rPr>
          <w:rFonts w:ascii="Courier New" w:hAnsi="Courier New" w:cs="Courier New"/>
          <w:color w:val="00B050"/>
          <w:sz w:val="20"/>
          <w:szCs w:val="20"/>
        </w:rPr>
        <w:t xml:space="preserve">and </w:t>
      </w:r>
      <w:r w:rsidRPr="00B7052A">
        <w:rPr>
          <w:rFonts w:ascii="Courier New" w:hAnsi="Courier New" w:cs="Courier New"/>
          <w:color w:val="00B050"/>
          <w:sz w:val="20"/>
          <w:szCs w:val="20"/>
        </w:rPr>
        <w:t xml:space="preserve">in </w:t>
      </w:r>
      <w:r w:rsidR="008E0A0D">
        <w:rPr>
          <w:rFonts w:ascii="Courier New" w:hAnsi="Courier New" w:cs="Courier New"/>
          <w:color w:val="00B050"/>
          <w:sz w:val="20"/>
          <w:szCs w:val="20"/>
        </w:rPr>
        <w:t>byte array</w:t>
      </w:r>
    </w:p>
    <w:p w:rsidR="00E06171" w:rsidRPr="00B7052A" w:rsidRDefault="00E06171" w:rsidP="00E06171">
      <w:pPr>
        <w:ind w:left="708"/>
        <w:rPr>
          <w:rFonts w:ascii="Courier New" w:hAnsi="Courier New" w:cs="Courier New"/>
          <w:color w:val="000000"/>
          <w:sz w:val="20"/>
          <w:szCs w:val="20"/>
        </w:rPr>
      </w:pPr>
      <w:r w:rsidRPr="00B7052A">
        <w:rPr>
          <w:rFonts w:ascii="Courier New" w:hAnsi="Courier New" w:cs="Courier New"/>
          <w:color w:val="000000"/>
          <w:sz w:val="20"/>
          <w:szCs w:val="20"/>
        </w:rPr>
        <w:t>…</w:t>
      </w:r>
    </w:p>
    <w:p w:rsidR="006D0E6D" w:rsidRDefault="00E06171" w:rsidP="00F952D1">
      <w:pPr>
        <w:autoSpaceDE/>
        <w:autoSpaceDN/>
        <w:adjustRightInd/>
        <w:rPr>
          <w:rFonts w:ascii="Courier New" w:hAnsi="Courier New" w:cs="Courier New"/>
          <w:color w:val="00B050"/>
          <w:sz w:val="20"/>
          <w:szCs w:val="20"/>
        </w:rPr>
      </w:pPr>
      <w:r>
        <w:rPr>
          <w:lang w:eastAsia="en-GB"/>
        </w:rPr>
        <w:tab/>
      </w:r>
    </w:p>
    <w:p w:rsidR="00E06171" w:rsidRPr="00E06171" w:rsidRDefault="00E06171" w:rsidP="008E0A0D">
      <w:pPr>
        <w:autoSpaceDE/>
        <w:autoSpaceDN/>
        <w:adjustRightInd/>
        <w:ind w:firstLine="708"/>
        <w:rPr>
          <w:rFonts w:ascii="Courier New" w:hAnsi="Courier New" w:cs="Courier New"/>
          <w:color w:val="00B050"/>
          <w:sz w:val="20"/>
          <w:szCs w:val="20"/>
        </w:rPr>
      </w:pPr>
      <w:r w:rsidRPr="00E06171">
        <w:rPr>
          <w:rFonts w:ascii="Courier New" w:hAnsi="Courier New" w:cs="Courier New"/>
          <w:color w:val="00B050"/>
          <w:sz w:val="20"/>
          <w:szCs w:val="20"/>
        </w:rPr>
        <w:t>//</w:t>
      </w:r>
      <w:r w:rsidR="008E0A0D">
        <w:rPr>
          <w:rFonts w:ascii="Courier New" w:hAnsi="Courier New" w:cs="Courier New"/>
          <w:color w:val="00B050"/>
          <w:sz w:val="20"/>
          <w:szCs w:val="20"/>
        </w:rPr>
        <w:t>instantiate</w:t>
      </w:r>
      <w:r w:rsidRPr="00E06171">
        <w:rPr>
          <w:rFonts w:ascii="Courier New" w:hAnsi="Courier New" w:cs="Courier New"/>
          <w:color w:val="00B050"/>
          <w:sz w:val="20"/>
          <w:szCs w:val="20"/>
        </w:rPr>
        <w:t xml:space="preserve"> the </w:t>
      </w:r>
      <w:r w:rsidR="00294DDD">
        <w:rPr>
          <w:rFonts w:ascii="Courier New" w:hAnsi="Courier New" w:cs="Courier New"/>
          <w:color w:val="00B050"/>
          <w:sz w:val="20"/>
          <w:szCs w:val="20"/>
        </w:rPr>
        <w:t>Triple</w:t>
      </w:r>
      <w:r w:rsidRPr="00E06171">
        <w:rPr>
          <w:rFonts w:ascii="Courier New" w:hAnsi="Courier New" w:cs="Courier New"/>
          <w:color w:val="00B050"/>
          <w:sz w:val="20"/>
          <w:szCs w:val="20"/>
        </w:rPr>
        <w:t>Des cipher</w:t>
      </w:r>
    </w:p>
    <w:p w:rsidR="00E06171" w:rsidRDefault="00E06171" w:rsidP="008E0A0D">
      <w:pPr>
        <w:pStyle w:val="HTMLPreformatted"/>
        <w:ind w:left="708"/>
      </w:pPr>
      <w:r>
        <w:t xml:space="preserve">Cipher prp = </w:t>
      </w:r>
      <w:proofErr w:type="gramStart"/>
      <w:r>
        <w:t>Cipher.getInstance(</w:t>
      </w:r>
      <w:proofErr w:type="gramEnd"/>
      <w:r>
        <w:t>"</w:t>
      </w:r>
      <w:r w:rsidR="00E815D6">
        <w:t>Triple</w:t>
      </w:r>
      <w:r w:rsidRPr="00E06171">
        <w:t>DES</w:t>
      </w:r>
      <w:r>
        <w:t>", "SCAPI");</w:t>
      </w:r>
    </w:p>
    <w:p w:rsidR="006D0E6D" w:rsidRDefault="006D0E6D" w:rsidP="00E06171">
      <w:pPr>
        <w:pStyle w:val="HTMLPreformatted"/>
        <w:ind w:left="708"/>
        <w:rPr>
          <w:color w:val="00B050"/>
        </w:rPr>
      </w:pPr>
    </w:p>
    <w:p w:rsidR="00E815D6" w:rsidRDefault="00E06171" w:rsidP="00E06171">
      <w:pPr>
        <w:pStyle w:val="HTMLPreformatted"/>
        <w:ind w:left="708"/>
        <w:rPr>
          <w:color w:val="00B050"/>
        </w:rPr>
      </w:pPr>
      <w:r w:rsidRPr="00E06171">
        <w:rPr>
          <w:color w:val="00B050"/>
        </w:rPr>
        <w:t xml:space="preserve">//pass the mode. Can only be initiated in encrypt or decrypt at a </w:t>
      </w:r>
    </w:p>
    <w:p w:rsidR="00E06171" w:rsidRPr="00E06171" w:rsidRDefault="00E06171" w:rsidP="00E06171">
      <w:pPr>
        <w:pStyle w:val="HTMLPreformatted"/>
        <w:ind w:left="708"/>
        <w:rPr>
          <w:color w:val="00B050"/>
        </w:rPr>
      </w:pPr>
      <w:r w:rsidRPr="00E06171">
        <w:rPr>
          <w:color w:val="00B050"/>
        </w:rPr>
        <w:t>//time. To switch to encrypt mode init must be called again.</w:t>
      </w:r>
    </w:p>
    <w:p w:rsidR="00E06171" w:rsidRDefault="00113E78" w:rsidP="00E06171">
      <w:pPr>
        <w:pStyle w:val="HTMLPreformatted"/>
        <w:ind w:left="708"/>
      </w:pPr>
      <w:proofErr w:type="gramStart"/>
      <w:r>
        <w:t>p</w:t>
      </w:r>
      <w:r w:rsidR="00E06171" w:rsidRPr="00E06171">
        <w:t>rp.init(</w:t>
      </w:r>
      <w:proofErr w:type="gramEnd"/>
      <w:r w:rsidR="00E06171" w:rsidRPr="00E06171">
        <w:t>DECRYPT_MODE</w:t>
      </w:r>
      <w:r w:rsidR="00E06171">
        <w:t>, secretKey);</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//invoke the actual decryption.</w:t>
      </w:r>
    </w:p>
    <w:p w:rsidR="00E06171" w:rsidRDefault="00113E78" w:rsidP="00113E78">
      <w:pPr>
        <w:pStyle w:val="HTMLPreformatted"/>
        <w:ind w:left="708"/>
      </w:pPr>
      <w:proofErr w:type="gramStart"/>
      <w:r>
        <w:t>byte[</w:t>
      </w:r>
      <w:proofErr w:type="gramEnd"/>
      <w:r>
        <w:t>] o</w:t>
      </w:r>
      <w:r w:rsidR="00E06171">
        <w:t xml:space="preserve">ut = </w:t>
      </w:r>
      <w:r>
        <w:t>p</w:t>
      </w:r>
      <w:r w:rsidR="00E06171">
        <w:t>rp.</w:t>
      </w:r>
      <w:hyperlink r:id="rId11" w:anchor="doFinal%28byte[]%29" w:history="1">
        <w:proofErr w:type="gramStart"/>
        <w:r w:rsidR="00E06171" w:rsidRPr="00E06171">
          <w:t>doFinal</w:t>
        </w:r>
        <w:proofErr w:type="gramEnd"/>
      </w:hyperlink>
      <w:r w:rsidR="00E06171" w:rsidRPr="00E06171">
        <w:t>(in);</w:t>
      </w:r>
    </w:p>
    <w:p w:rsidR="008C1DC5" w:rsidRDefault="008C1DC5" w:rsidP="00113E78">
      <w:pPr>
        <w:pStyle w:val="HTMLPreformatted"/>
        <w:ind w:left="708"/>
      </w:pPr>
    </w:p>
    <w:p w:rsidR="008C1DC5" w:rsidRPr="008C1DC5" w:rsidRDefault="008C1DC5" w:rsidP="008C1DC5">
      <w:pPr>
        <w:pStyle w:val="HTMLPreformatted"/>
        <w:rPr>
          <w:rFonts w:ascii="Times New Roman" w:hAnsi="Times New Roman" w:cs="Times New Roman"/>
          <w:sz w:val="24"/>
          <w:szCs w:val="24"/>
          <w:lang w:eastAsia="en-GB"/>
        </w:rPr>
      </w:pPr>
      <w:r>
        <w:rPr>
          <w:rFonts w:ascii="Times New Roman" w:hAnsi="Times New Roman" w:cs="Times New Roman"/>
          <w:sz w:val="24"/>
          <w:szCs w:val="24"/>
          <w:lang w:eastAsia="en-GB"/>
        </w:rPr>
        <w:t xml:space="preserve">External users that are accustomed to working with different providers for their cryptographic needs can register SCAPI as another provider and request cryptographic tools from SCAPI in the same manner as they do from other providers. This is a great advantage since they can incorporate SCAPI to their existing code without incurring in major changes except for registering SCAPI as a provider and getting instances of crypto objects from SCAPI. Once they have the relevant instance all the other lines of code remain the same. </w:t>
      </w:r>
      <w:proofErr w:type="gramStart"/>
      <w:r>
        <w:rPr>
          <w:rFonts w:ascii="Times New Roman" w:hAnsi="Times New Roman" w:cs="Times New Roman"/>
          <w:sz w:val="24"/>
          <w:szCs w:val="24"/>
          <w:lang w:eastAsia="en-GB"/>
        </w:rPr>
        <w:t>Another important reason to have SCAPI as a provider is that we provide implementations in native code (C++) which could greatly increase performance.</w:t>
      </w:r>
      <w:proofErr w:type="gramEnd"/>
    </w:p>
    <w:p w:rsidR="00E06171" w:rsidRDefault="00E06171" w:rsidP="00E06171">
      <w:pPr>
        <w:pStyle w:val="HTMLPreformatted"/>
      </w:pPr>
    </w:p>
    <w:p w:rsidR="000C61C1" w:rsidRDefault="004B4D85" w:rsidP="007C5F01">
      <w:pPr>
        <w:pStyle w:val="Heading3"/>
        <w:numPr>
          <w:ilvl w:val="2"/>
          <w:numId w:val="13"/>
        </w:numPr>
      </w:pPr>
      <w:bookmarkStart w:id="115" w:name="_Toc331084084"/>
      <w:r>
        <w:t>Factories</w:t>
      </w:r>
      <w:bookmarkEnd w:id="115"/>
    </w:p>
    <w:p w:rsidR="008E7FAA" w:rsidRDefault="00BF70EC" w:rsidP="0022413B">
      <w:pPr>
        <w:autoSpaceDE/>
        <w:autoSpaceDN/>
        <w:adjustRightInd/>
        <w:rPr>
          <w:lang w:eastAsia="en-GB"/>
        </w:rPr>
      </w:pPr>
      <w:r>
        <w:rPr>
          <w:lang w:eastAsia="en-GB"/>
        </w:rPr>
        <w:t>SCAPI can also be used directly without following the provider architecture. Different elements in this layer can be created using relevant factories. Each cryptographic concept mentioned above in</w:t>
      </w:r>
      <w:r w:rsidR="0022413B">
        <w:rPr>
          <w:lang w:eastAsia="en-GB"/>
        </w:rPr>
        <w:t xml:space="preserve"> </w:t>
      </w:r>
      <w:hyperlink w:anchor="_Interfaces" w:history="1">
        <w:r w:rsidR="0022413B" w:rsidRPr="0022413B">
          <w:rPr>
            <w:rStyle w:val="Hyperlink"/>
            <w:lang w:eastAsia="en-GB"/>
          </w:rPr>
          <w:t>Interfaces</w:t>
        </w:r>
      </w:hyperlink>
      <w:r>
        <w:rPr>
          <w:lang w:eastAsia="en-GB"/>
        </w:rPr>
        <w:t xml:space="preserve"> belongs to a family of concepts. For each such family we will have a factory that returns objects of that type.</w:t>
      </w:r>
      <w:r w:rsidR="0073435D">
        <w:rPr>
          <w:lang w:eastAsia="en-GB"/>
        </w:rPr>
        <w:t xml:space="preserve"> </w:t>
      </w:r>
    </w:p>
    <w:p w:rsidR="008E7FAA" w:rsidRDefault="008E7FAA" w:rsidP="008E7FAA">
      <w:pPr>
        <w:autoSpaceDE/>
        <w:autoSpaceDN/>
        <w:adjustRightInd/>
        <w:rPr>
          <w:lang w:eastAsia="en-GB"/>
        </w:rPr>
      </w:pPr>
      <w:r>
        <w:rPr>
          <w:lang w:eastAsia="en-GB"/>
        </w:rPr>
        <w:t>This is the preferred way to create SCAPI objects if the user wants to rely on SCAPI’s architecture and extensive library of cryptographic tools. SCAPI presents a cryptographic approach to these tools. For example, we use RC4 as a PRG in the lowest layer as well as a stream-cipher in higher layers. Also, as mentioned above we only guarantee support in future versions for elements returned by the Factories.</w:t>
      </w:r>
    </w:p>
    <w:p w:rsidR="008E7FAA" w:rsidRDefault="008E7FAA" w:rsidP="00107C34">
      <w:pPr>
        <w:autoSpaceDE/>
        <w:autoSpaceDN/>
        <w:adjustRightInd/>
        <w:rPr>
          <w:lang w:eastAsia="en-GB"/>
        </w:rPr>
      </w:pPr>
    </w:p>
    <w:p w:rsidR="00051D86" w:rsidRDefault="00051D86">
      <w:pPr>
        <w:autoSpaceDE/>
        <w:autoSpaceDN/>
        <w:adjustRightInd/>
        <w:rPr>
          <w:lang w:eastAsia="en-GB"/>
        </w:rPr>
      </w:pPr>
      <w:r>
        <w:rPr>
          <w:lang w:eastAsia="en-GB"/>
        </w:rPr>
        <w:br w:type="page"/>
      </w:r>
    </w:p>
    <w:p w:rsidR="008E7FAA" w:rsidRDefault="008E7FAA" w:rsidP="00107C34">
      <w:pPr>
        <w:autoSpaceDE/>
        <w:autoSpaceDN/>
        <w:adjustRightInd/>
        <w:rPr>
          <w:lang w:eastAsia="en-GB"/>
        </w:rPr>
      </w:pPr>
    </w:p>
    <w:p w:rsidR="00ED7F87" w:rsidRDefault="0073435D" w:rsidP="00107C34">
      <w:pPr>
        <w:autoSpaceDE/>
        <w:autoSpaceDN/>
        <w:adjustRightInd/>
        <w:rPr>
          <w:lang w:eastAsia="en-GB"/>
        </w:rPr>
      </w:pPr>
      <w:r>
        <w:rPr>
          <w:lang w:eastAsia="en-GB"/>
        </w:rPr>
        <w:t>A list of the factories follows:</w:t>
      </w:r>
    </w:p>
    <w:p w:rsidR="0073435D" w:rsidRDefault="0073435D" w:rsidP="007C5F01">
      <w:pPr>
        <w:pStyle w:val="ListParagraph"/>
        <w:numPr>
          <w:ilvl w:val="0"/>
          <w:numId w:val="15"/>
        </w:numPr>
        <w:rPr>
          <w:lang w:eastAsia="en-GB"/>
        </w:rPr>
      </w:pPr>
      <w:r>
        <w:rPr>
          <w:lang w:eastAsia="en-GB"/>
        </w:rPr>
        <w:t>PrfFactory – Factory for pseudorandom functions</w:t>
      </w:r>
    </w:p>
    <w:p w:rsidR="0073435D" w:rsidRDefault="0073435D" w:rsidP="007C5F01">
      <w:pPr>
        <w:pStyle w:val="ListParagraph"/>
        <w:numPr>
          <w:ilvl w:val="0"/>
          <w:numId w:val="15"/>
        </w:numPr>
        <w:rPr>
          <w:lang w:eastAsia="en-GB"/>
        </w:rPr>
      </w:pPr>
      <w:r>
        <w:rPr>
          <w:lang w:eastAsia="en-GB"/>
        </w:rPr>
        <w:t>PrgFactory – Factory for pseudorandom generators</w:t>
      </w:r>
    </w:p>
    <w:p w:rsidR="0073435D" w:rsidRDefault="00432C77" w:rsidP="007C5F01">
      <w:pPr>
        <w:pStyle w:val="ListParagraph"/>
        <w:numPr>
          <w:ilvl w:val="0"/>
          <w:numId w:val="15"/>
        </w:numPr>
        <w:rPr>
          <w:lang w:eastAsia="en-GB"/>
        </w:rPr>
      </w:pPr>
      <w:r>
        <w:rPr>
          <w:lang w:eastAsia="en-GB"/>
        </w:rPr>
        <w:t>C</w:t>
      </w:r>
      <w:r w:rsidR="00294DDD">
        <w:rPr>
          <w:lang w:eastAsia="en-GB"/>
        </w:rPr>
        <w:t>ryptographicHashF</w:t>
      </w:r>
      <w:r w:rsidR="0073435D">
        <w:rPr>
          <w:lang w:eastAsia="en-GB"/>
        </w:rPr>
        <w:t>actory – Factory for collision resistant functions</w:t>
      </w:r>
      <w:r w:rsidR="00530282">
        <w:rPr>
          <w:lang w:eastAsia="en-GB"/>
        </w:rPr>
        <w:t xml:space="preserve"> </w:t>
      </w:r>
    </w:p>
    <w:p w:rsidR="0073435D" w:rsidRDefault="00E925F9" w:rsidP="007C5F01">
      <w:pPr>
        <w:pStyle w:val="ListParagraph"/>
        <w:numPr>
          <w:ilvl w:val="0"/>
          <w:numId w:val="15"/>
        </w:numPr>
        <w:rPr>
          <w:lang w:eastAsia="en-GB"/>
        </w:rPr>
      </w:pPr>
      <w:r>
        <w:rPr>
          <w:lang w:eastAsia="en-GB"/>
        </w:rPr>
        <w:t>Universal</w:t>
      </w:r>
      <w:r w:rsidR="0022413B">
        <w:rPr>
          <w:lang w:eastAsia="en-GB"/>
        </w:rPr>
        <w:t>Hash</w:t>
      </w:r>
      <w:r>
        <w:rPr>
          <w:lang w:eastAsia="en-GB"/>
        </w:rPr>
        <w:t xml:space="preserve">Factory </w:t>
      </w:r>
      <w:r w:rsidR="0073435D">
        <w:rPr>
          <w:lang w:eastAsia="en-GB"/>
        </w:rPr>
        <w:t>– Factory for perfect universal functions</w:t>
      </w:r>
    </w:p>
    <w:p w:rsidR="0073435D" w:rsidRDefault="00E925F9" w:rsidP="007C5F01">
      <w:pPr>
        <w:pStyle w:val="ListParagraph"/>
        <w:numPr>
          <w:ilvl w:val="0"/>
          <w:numId w:val="15"/>
        </w:numPr>
        <w:rPr>
          <w:lang w:eastAsia="en-GB"/>
        </w:rPr>
      </w:pPr>
      <w:r>
        <w:rPr>
          <w:lang w:eastAsia="en-GB"/>
        </w:rPr>
        <w:t xml:space="preserve">TrapdoorPermutationFactory </w:t>
      </w:r>
      <w:r w:rsidR="0073435D">
        <w:rPr>
          <w:lang w:eastAsia="en-GB"/>
        </w:rPr>
        <w:t>– Factory for trapdoor permutations</w:t>
      </w:r>
    </w:p>
    <w:p w:rsidR="0073435D" w:rsidRDefault="0073435D" w:rsidP="007C5F01">
      <w:pPr>
        <w:pStyle w:val="ListParagraph"/>
        <w:numPr>
          <w:ilvl w:val="0"/>
          <w:numId w:val="15"/>
        </w:numPr>
        <w:rPr>
          <w:lang w:eastAsia="en-GB"/>
        </w:rPr>
      </w:pPr>
      <w:r>
        <w:rPr>
          <w:lang w:eastAsia="en-GB"/>
        </w:rPr>
        <w:t>DlogG</w:t>
      </w:r>
      <w:r w:rsidR="00294DDD">
        <w:rPr>
          <w:lang w:eastAsia="en-GB"/>
        </w:rPr>
        <w:t>roup</w:t>
      </w:r>
      <w:r>
        <w:rPr>
          <w:lang w:eastAsia="en-GB"/>
        </w:rPr>
        <w:t>Factory – Factory for Dlog groups</w:t>
      </w:r>
    </w:p>
    <w:p w:rsidR="0073435D" w:rsidRDefault="0073435D" w:rsidP="007C5F01">
      <w:pPr>
        <w:pStyle w:val="ListParagraph"/>
        <w:numPr>
          <w:ilvl w:val="0"/>
          <w:numId w:val="15"/>
        </w:numPr>
        <w:rPr>
          <w:lang w:eastAsia="en-GB"/>
        </w:rPr>
      </w:pPr>
      <w:r>
        <w:rPr>
          <w:lang w:eastAsia="en-GB"/>
        </w:rPr>
        <w:t>KdfFactory – Factory for key derivation functions</w:t>
      </w:r>
    </w:p>
    <w:p w:rsidR="0073435D" w:rsidRDefault="0073435D" w:rsidP="00107C34">
      <w:pPr>
        <w:rPr>
          <w:lang w:eastAsia="en-GB"/>
        </w:rPr>
      </w:pPr>
      <w:r w:rsidRPr="0073435D">
        <w:rPr>
          <w:lang w:eastAsia="en-GB"/>
        </w:rPr>
        <w:t xml:space="preserve">Each such factory has two “getObject” methods. One returns a default implementation (chosen by SCAPI) for the requested </w:t>
      </w:r>
      <w:proofErr w:type="gramStart"/>
      <w:r w:rsidRPr="0073435D">
        <w:rPr>
          <w:lang w:eastAsia="en-GB"/>
        </w:rPr>
        <w:t>element,</w:t>
      </w:r>
      <w:proofErr w:type="gramEnd"/>
      <w:r w:rsidRPr="0073435D">
        <w:rPr>
          <w:lang w:eastAsia="en-GB"/>
        </w:rPr>
        <w:t xml:space="preserve"> and another one allows the caller to specify the </w:t>
      </w:r>
      <w:r w:rsidR="00107C34" w:rsidRPr="0073435D">
        <w:rPr>
          <w:lang w:eastAsia="en-GB"/>
        </w:rPr>
        <w:t>implementation required</w:t>
      </w:r>
      <w:r w:rsidRPr="0073435D">
        <w:rPr>
          <w:lang w:eastAsia="en-GB"/>
        </w:rPr>
        <w:t xml:space="preserve"> for the element</w:t>
      </w:r>
      <w:r w:rsidR="00E925F9">
        <w:rPr>
          <w:lang w:eastAsia="en-GB"/>
        </w:rPr>
        <w:t xml:space="preserve"> such as BC</w:t>
      </w:r>
      <w:r w:rsidR="003A0D8C">
        <w:rPr>
          <w:lang w:eastAsia="en-GB"/>
        </w:rPr>
        <w:t>, crypto++ etc</w:t>
      </w:r>
      <w:r w:rsidRPr="0073435D">
        <w:rPr>
          <w:lang w:eastAsia="en-GB"/>
        </w:rPr>
        <w:t xml:space="preserve">. </w:t>
      </w:r>
    </w:p>
    <w:p w:rsidR="0073435D" w:rsidRDefault="00107C34" w:rsidP="00107C34">
      <w:pPr>
        <w:tabs>
          <w:tab w:val="left" w:pos="0"/>
        </w:tabs>
        <w:rPr>
          <w:lang w:eastAsia="en-GB"/>
        </w:rPr>
      </w:pPr>
      <w:r>
        <w:rPr>
          <w:lang w:eastAsia="en-GB"/>
        </w:rPr>
        <w:t xml:space="preserve">In the sample code below, the caller relies on SCAPI’s choice for the underlying implementation of the AES algorithm. It could be the Bouncy Castle implementation, Crypto++’s implementation or any other. </w:t>
      </w:r>
    </w:p>
    <w:p w:rsidR="00AD142A" w:rsidRDefault="00AD142A" w:rsidP="00AD142A">
      <w:pPr>
        <w:autoSpaceDE/>
        <w:autoSpaceDN/>
        <w:adjustRightInd/>
        <w:ind w:left="720"/>
        <w:rPr>
          <w:lang w:eastAsia="en-GB"/>
        </w:rPr>
      </w:pPr>
    </w:p>
    <w:p w:rsidR="0022413B" w:rsidRDefault="0022413B" w:rsidP="00AD142A">
      <w:pPr>
        <w:autoSpaceDE/>
        <w:autoSpaceDN/>
        <w:adjustRightInd/>
        <w:ind w:left="720"/>
        <w:rPr>
          <w:lang w:eastAsia="en-GB"/>
        </w:rPr>
      </w:pPr>
      <w:r>
        <w:rPr>
          <w:lang w:eastAsia="en-GB"/>
        </w:rPr>
        <w:t>PRP Example</w:t>
      </w:r>
    </w:p>
    <w:p w:rsidR="00113E78" w:rsidRDefault="00113E78" w:rsidP="00CA04EA">
      <w:pPr>
        <w:ind w:left="696"/>
        <w:rPr>
          <w:rFonts w:ascii="Courier New" w:hAnsi="Courier New" w:cs="Courier New"/>
          <w:color w:val="00B050"/>
          <w:sz w:val="20"/>
          <w:szCs w:val="20"/>
        </w:rPr>
      </w:pPr>
    </w:p>
    <w:p w:rsidR="00CA04EA" w:rsidRPr="00B7052A" w:rsidRDefault="00CA04EA" w:rsidP="0022413B">
      <w:pPr>
        <w:ind w:left="696"/>
        <w:rPr>
          <w:rFonts w:ascii="Courier New" w:hAnsi="Courier New" w:cs="Courier New"/>
          <w:color w:val="00B050"/>
          <w:sz w:val="20"/>
          <w:szCs w:val="20"/>
        </w:rPr>
      </w:pPr>
      <w:r w:rsidRPr="00B7052A">
        <w:rPr>
          <w:rFonts w:ascii="Courier New" w:hAnsi="Courier New" w:cs="Courier New"/>
          <w:color w:val="00B050"/>
          <w:sz w:val="20"/>
          <w:szCs w:val="20"/>
        </w:rPr>
        <w:t>//Create in, out byte arrays</w:t>
      </w:r>
    </w:p>
    <w:p w:rsidR="00CA04EA" w:rsidRDefault="00CA04EA" w:rsidP="00CA04EA">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6313E8" w:rsidRPr="006313E8" w:rsidRDefault="006313E8" w:rsidP="006313E8">
      <w:pPr>
        <w:ind w:left="696"/>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AD142A" w:rsidRDefault="00AD142A" w:rsidP="0022413B">
      <w:pPr>
        <w:ind w:left="708"/>
        <w:rPr>
          <w:rFonts w:ascii="Courier New" w:hAnsi="Courier New" w:cs="Courier New"/>
          <w:color w:val="000000"/>
          <w:sz w:val="20"/>
          <w:szCs w:val="20"/>
        </w:rPr>
      </w:pPr>
      <w:r w:rsidRPr="00B7052A">
        <w:rPr>
          <w:rFonts w:ascii="Courier New" w:hAnsi="Courier New" w:cs="Courier New"/>
          <w:color w:val="000000"/>
          <w:sz w:val="20"/>
          <w:szCs w:val="20"/>
        </w:rPr>
        <w:t>PseudorandomPermutation prp</w:t>
      </w:r>
      <w:r w:rsidRPr="00AD142A">
        <w:rPr>
          <w:rFonts w:ascii="Courier New" w:hAnsi="Courier New" w:cs="Courier New"/>
          <w:color w:val="000000"/>
          <w:sz w:val="20"/>
          <w:szCs w:val="20"/>
        </w:rPr>
        <w:t xml:space="preserve"> = </w:t>
      </w:r>
      <w:proofErr w:type="gramStart"/>
      <w:r w:rsidR="0022413B">
        <w:rPr>
          <w:rFonts w:ascii="Courier New" w:hAnsi="Courier New" w:cs="Courier New"/>
          <w:color w:val="000000"/>
          <w:sz w:val="20"/>
          <w:szCs w:val="20"/>
        </w:rPr>
        <w:t>P</w:t>
      </w:r>
      <w:r w:rsidR="00016C26">
        <w:rPr>
          <w:rFonts w:ascii="Courier New" w:hAnsi="Courier New" w:cs="Courier New"/>
          <w:color w:val="000000"/>
          <w:sz w:val="20"/>
          <w:szCs w:val="20"/>
        </w:rPr>
        <w:t>rfFactory</w:t>
      </w:r>
      <w:r w:rsidRPr="00AD142A">
        <w:rPr>
          <w:rFonts w:ascii="Courier New" w:hAnsi="Courier New" w:cs="Courier New"/>
          <w:color w:val="000000"/>
          <w:sz w:val="20"/>
          <w:szCs w:val="20"/>
        </w:rPr>
        <w:t>.</w:t>
      </w:r>
      <w:r w:rsidR="00016C26">
        <w:rPr>
          <w:rFonts w:ascii="Courier New" w:hAnsi="Courier New" w:cs="Courier New"/>
          <w:color w:val="000000"/>
          <w:sz w:val="20"/>
          <w:szCs w:val="20"/>
        </w:rPr>
        <w:t>getInstance</w:t>
      </w:r>
      <w:r w:rsidRPr="00AD142A">
        <w:rPr>
          <w:rFonts w:ascii="Courier New" w:hAnsi="Courier New" w:cs="Courier New"/>
          <w:color w:val="000000"/>
          <w:sz w:val="20"/>
          <w:szCs w:val="20"/>
        </w:rPr>
        <w:t>(</w:t>
      </w:r>
      <w:proofErr w:type="gramEnd"/>
      <w:r w:rsidRPr="00AD142A">
        <w:rPr>
          <w:rFonts w:ascii="Courier New" w:hAnsi="Courier New" w:cs="Courier New"/>
          <w:color w:val="000000"/>
          <w:sz w:val="20"/>
          <w:szCs w:val="20"/>
        </w:rPr>
        <w:t>)</w:t>
      </w:r>
      <w:r w:rsidR="00016C26">
        <w:rPr>
          <w:rFonts w:ascii="Courier New" w:hAnsi="Courier New" w:cs="Courier New"/>
          <w:color w:val="000000"/>
          <w:sz w:val="20"/>
          <w:szCs w:val="20"/>
        </w:rPr>
        <w:t>.getObject("AES")</w:t>
      </w:r>
      <w:r w:rsidRPr="00AD142A">
        <w:rPr>
          <w:rFonts w:ascii="Courier New" w:hAnsi="Courier New" w:cs="Courier New"/>
          <w:color w:val="000000"/>
          <w:sz w:val="20"/>
          <w:szCs w:val="20"/>
        </w:rPr>
        <w:t>;</w:t>
      </w:r>
    </w:p>
    <w:p w:rsidR="00113E78" w:rsidRDefault="00113E78" w:rsidP="0088692E">
      <w:pPr>
        <w:ind w:left="696"/>
        <w:rPr>
          <w:rFonts w:ascii="Courier New" w:hAnsi="Courier New" w:cs="Courier New"/>
          <w:color w:val="00B050"/>
          <w:sz w:val="20"/>
          <w:szCs w:val="20"/>
        </w:rPr>
      </w:pPr>
    </w:p>
    <w:p w:rsidR="0022413B" w:rsidRDefault="0022413B" w:rsidP="0088692E">
      <w:pPr>
        <w:ind w:left="696"/>
        <w:rPr>
          <w:rFonts w:ascii="Courier New" w:hAnsi="Courier New" w:cs="Courier New"/>
          <w:color w:val="00B050"/>
          <w:sz w:val="20"/>
          <w:szCs w:val="20"/>
        </w:rPr>
      </w:pPr>
      <w:r>
        <w:rPr>
          <w:rFonts w:ascii="Courier New" w:hAnsi="Courier New" w:cs="Courier New"/>
          <w:color w:val="00B050"/>
          <w:sz w:val="20"/>
          <w:szCs w:val="20"/>
        </w:rPr>
        <w:t>//generate the key</w:t>
      </w:r>
    </w:p>
    <w:p w:rsidR="0022413B" w:rsidRDefault="0022413B" w:rsidP="0022413B">
      <w:pPr>
        <w:ind w:left="696"/>
        <w:rPr>
          <w:rFonts w:ascii="Courier New" w:hAnsi="Courier New" w:cs="Courier New"/>
          <w:color w:val="000000"/>
          <w:sz w:val="20"/>
          <w:szCs w:val="20"/>
        </w:rPr>
      </w:pPr>
      <w:r w:rsidRPr="0022413B">
        <w:rPr>
          <w:rFonts w:ascii="Courier New" w:hAnsi="Courier New" w:cs="Courier New"/>
          <w:color w:val="000000"/>
          <w:sz w:val="20"/>
          <w:szCs w:val="20"/>
        </w:rPr>
        <w:t xml:space="preserve">SecretKey secretKey = </w:t>
      </w:r>
      <w:proofErr w:type="gramStart"/>
      <w:r w:rsidRPr="0022413B">
        <w:rPr>
          <w:rFonts w:ascii="Courier New" w:hAnsi="Courier New" w:cs="Courier New"/>
          <w:color w:val="000000"/>
          <w:sz w:val="20"/>
          <w:szCs w:val="20"/>
        </w:rPr>
        <w:t>prp.generateKey(</w:t>
      </w:r>
      <w:proofErr w:type="gramEnd"/>
      <w:r w:rsidRPr="0022413B">
        <w:rPr>
          <w:rFonts w:ascii="Courier New" w:hAnsi="Courier New" w:cs="Courier New"/>
          <w:color w:val="000000"/>
          <w:sz w:val="20"/>
          <w:szCs w:val="20"/>
        </w:rPr>
        <w:t>keySize);</w:t>
      </w:r>
    </w:p>
    <w:p w:rsidR="0022413B" w:rsidRPr="0022413B" w:rsidRDefault="0022413B" w:rsidP="0022413B">
      <w:pPr>
        <w:ind w:left="696"/>
        <w:rPr>
          <w:rFonts w:ascii="Courier New" w:hAnsi="Courier New" w:cs="Courier New"/>
          <w:color w:val="000000"/>
          <w:sz w:val="20"/>
          <w:szCs w:val="20"/>
        </w:rPr>
      </w:pPr>
    </w:p>
    <w:p w:rsidR="0088692E" w:rsidRPr="00B7052A" w:rsidRDefault="0022413B" w:rsidP="0088692E">
      <w:pPr>
        <w:ind w:left="696"/>
        <w:rPr>
          <w:rFonts w:ascii="Courier New" w:hAnsi="Courier New" w:cs="Courier New"/>
          <w:color w:val="00B050"/>
          <w:sz w:val="20"/>
          <w:szCs w:val="20"/>
        </w:rPr>
      </w:pPr>
      <w:r>
        <w:rPr>
          <w:rFonts w:ascii="Courier New" w:hAnsi="Courier New" w:cs="Courier New"/>
          <w:color w:val="00B050"/>
          <w:sz w:val="20"/>
          <w:szCs w:val="20"/>
        </w:rPr>
        <w:t>//set the key</w:t>
      </w:r>
    </w:p>
    <w:p w:rsidR="0088692E" w:rsidRDefault="0022413B" w:rsidP="0088692E">
      <w:pPr>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prp.setKey</w:t>
      </w:r>
      <w:r w:rsidR="0088692E">
        <w:rPr>
          <w:rFonts w:ascii="Courier New" w:hAnsi="Courier New" w:cs="Courier New"/>
          <w:color w:val="000000"/>
          <w:sz w:val="20"/>
          <w:szCs w:val="20"/>
        </w:rPr>
        <w:t>(</w:t>
      </w:r>
      <w:proofErr w:type="gramEnd"/>
      <w:r w:rsidR="0088692E">
        <w:rPr>
          <w:rFonts w:ascii="Courier New" w:hAnsi="Courier New" w:cs="Courier New"/>
          <w:color w:val="000000"/>
          <w:sz w:val="20"/>
          <w:szCs w:val="20"/>
        </w:rPr>
        <w:t>secretKey);</w:t>
      </w:r>
    </w:p>
    <w:p w:rsidR="00113E78" w:rsidRDefault="00113E78" w:rsidP="006313E8">
      <w:pPr>
        <w:ind w:firstLine="696"/>
        <w:rPr>
          <w:rFonts w:ascii="Courier New" w:hAnsi="Courier New" w:cs="Courier New"/>
          <w:color w:val="00B050"/>
          <w:sz w:val="20"/>
          <w:szCs w:val="20"/>
        </w:rPr>
      </w:pPr>
    </w:p>
    <w:p w:rsidR="006313E8" w:rsidRPr="00B7052A" w:rsidRDefault="006313E8" w:rsidP="006313E8">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6313E8" w:rsidRDefault="006313E8" w:rsidP="006313E8">
      <w:pPr>
        <w:ind w:left="696"/>
        <w:rPr>
          <w:rFonts w:ascii="Courier New" w:hAnsi="Courier New" w:cs="Courier New"/>
          <w:color w:val="000000"/>
          <w:sz w:val="20"/>
          <w:szCs w:val="20"/>
        </w:rPr>
      </w:pPr>
      <w:proofErr w:type="gramStart"/>
      <w:r w:rsidRPr="00B7052A">
        <w:rPr>
          <w:rFonts w:ascii="Courier New" w:hAnsi="Courier New" w:cs="Courier New"/>
          <w:color w:val="000000"/>
          <w:sz w:val="20"/>
          <w:szCs w:val="20"/>
        </w:rPr>
        <w:t>prp.</w:t>
      </w:r>
      <w:r w:rsidR="00C4102C">
        <w:rPr>
          <w:rFonts w:ascii="Courier New" w:hAnsi="Courier New" w:cs="Courier New"/>
          <w:color w:val="000000"/>
          <w:sz w:val="20"/>
          <w:szCs w:val="20"/>
        </w:rPr>
        <w:t>computeBlock</w:t>
      </w:r>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E2749C" w:rsidRDefault="00E2749C" w:rsidP="00294DDD">
      <w:pPr>
        <w:ind w:left="696"/>
        <w:rPr>
          <w:rFonts w:ascii="Courier New" w:hAnsi="Courier New" w:cs="Courier New"/>
          <w:color w:val="00B050"/>
          <w:sz w:val="20"/>
          <w:szCs w:val="20"/>
        </w:rPr>
      </w:pPr>
    </w:p>
    <w:p w:rsidR="0022413B" w:rsidRPr="0022413B" w:rsidRDefault="0022413B" w:rsidP="0022413B">
      <w:pPr>
        <w:autoSpaceDE/>
        <w:autoSpaceDN/>
        <w:adjustRightInd/>
        <w:ind w:left="720"/>
        <w:rPr>
          <w:lang w:eastAsia="en-GB"/>
        </w:rPr>
      </w:pPr>
      <w:r w:rsidRPr="0022413B">
        <w:rPr>
          <w:lang w:eastAsia="en-GB"/>
        </w:rPr>
        <w:t>KDF Example</w:t>
      </w:r>
    </w:p>
    <w:p w:rsidR="0022413B" w:rsidRDefault="0022413B" w:rsidP="00294DDD">
      <w:pPr>
        <w:ind w:left="696"/>
        <w:rPr>
          <w:rFonts w:ascii="Courier New" w:hAnsi="Courier New" w:cs="Courier New"/>
          <w:color w:val="00B050"/>
          <w:sz w:val="20"/>
          <w:szCs w:val="20"/>
        </w:rPr>
      </w:pPr>
    </w:p>
    <w:p w:rsidR="00294DDD" w:rsidRPr="00B7052A" w:rsidRDefault="00294DDD" w:rsidP="0022413B">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sidR="0022413B">
        <w:rPr>
          <w:rFonts w:ascii="Courier New" w:hAnsi="Courier New" w:cs="Courier New"/>
          <w:color w:val="00B050"/>
          <w:sz w:val="20"/>
          <w:szCs w:val="20"/>
        </w:rPr>
        <w:t>s</w:t>
      </w:r>
      <w:r w:rsidR="00E2749C">
        <w:rPr>
          <w:rFonts w:ascii="Courier New" w:hAnsi="Courier New" w:cs="Courier New"/>
          <w:color w:val="00B050"/>
          <w:sz w:val="20"/>
          <w:szCs w:val="20"/>
        </w:rPr>
        <w:t>eed</w:t>
      </w:r>
      <w:r w:rsidRPr="00B7052A">
        <w:rPr>
          <w:rFonts w:ascii="Courier New" w:hAnsi="Courier New" w:cs="Courier New"/>
          <w:color w:val="00B050"/>
          <w:sz w:val="20"/>
          <w:szCs w:val="20"/>
        </w:rPr>
        <w:t xml:space="preserve"> byte arrays</w:t>
      </w:r>
      <w:r w:rsidR="00E2749C">
        <w:rPr>
          <w:rFonts w:ascii="Courier New" w:hAnsi="Courier New" w:cs="Courier New"/>
          <w:color w:val="00B050"/>
          <w:sz w:val="20"/>
          <w:szCs w:val="20"/>
        </w:rPr>
        <w:t xml:space="preserve"> and outputKeyLen</w:t>
      </w:r>
    </w:p>
    <w:p w:rsidR="00294DDD" w:rsidRDefault="00294DDD" w:rsidP="00294DDD">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294DDD" w:rsidRPr="006313E8" w:rsidRDefault="00294DDD" w:rsidP="0022413B">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r w:rsidR="0022413B">
        <w:rPr>
          <w:rFonts w:ascii="Courier New" w:hAnsi="Courier New" w:cs="Courier New"/>
          <w:color w:val="00B050"/>
          <w:sz w:val="20"/>
          <w:szCs w:val="20"/>
        </w:rPr>
        <w:t>Key derivation function</w:t>
      </w:r>
    </w:p>
    <w:p w:rsidR="00294DDD" w:rsidRDefault="00051D86" w:rsidP="002B3979">
      <w:pPr>
        <w:ind w:left="708"/>
        <w:rPr>
          <w:rFonts w:ascii="Courier New" w:hAnsi="Courier New" w:cs="Courier New"/>
          <w:color w:val="000000"/>
          <w:sz w:val="20"/>
          <w:szCs w:val="20"/>
        </w:rPr>
      </w:pPr>
      <w:r>
        <w:rPr>
          <w:rFonts w:ascii="Courier New" w:hAnsi="Courier New" w:cs="Courier New"/>
          <w:color w:val="000000"/>
          <w:sz w:val="20"/>
          <w:szCs w:val="20"/>
        </w:rPr>
        <w:t>HKDF</w:t>
      </w:r>
      <w:r w:rsidR="00294DDD" w:rsidRPr="00B7052A">
        <w:rPr>
          <w:rFonts w:ascii="Courier New" w:hAnsi="Courier New" w:cs="Courier New"/>
          <w:color w:val="000000"/>
          <w:sz w:val="20"/>
          <w:szCs w:val="20"/>
        </w:rPr>
        <w:t xml:space="preserve"> </w:t>
      </w:r>
      <w:r w:rsidR="00E2749C">
        <w:rPr>
          <w:rFonts w:ascii="Courier New" w:hAnsi="Courier New" w:cs="Courier New"/>
          <w:color w:val="000000"/>
          <w:sz w:val="20"/>
          <w:szCs w:val="20"/>
        </w:rPr>
        <w:t>kdf</w:t>
      </w:r>
      <w:r w:rsidR="00294DDD" w:rsidRPr="00AD142A">
        <w:rPr>
          <w:rFonts w:ascii="Courier New" w:hAnsi="Courier New" w:cs="Courier New"/>
          <w:color w:val="000000"/>
          <w:sz w:val="20"/>
          <w:szCs w:val="20"/>
        </w:rPr>
        <w:t xml:space="preserve"> = </w:t>
      </w:r>
      <w:proofErr w:type="gramStart"/>
      <w:r w:rsidR="00E2749C">
        <w:rPr>
          <w:rFonts w:ascii="Courier New" w:hAnsi="Courier New" w:cs="Courier New"/>
          <w:color w:val="000000"/>
          <w:sz w:val="20"/>
          <w:szCs w:val="20"/>
        </w:rPr>
        <w:t>Kdf</w:t>
      </w:r>
      <w:r w:rsidR="00294DDD">
        <w:rPr>
          <w:rFonts w:ascii="Courier New" w:hAnsi="Courier New" w:cs="Courier New"/>
          <w:color w:val="000000"/>
          <w:sz w:val="20"/>
          <w:szCs w:val="20"/>
        </w:rPr>
        <w:t>Factory</w:t>
      </w:r>
      <w:r w:rsidR="00294DDD" w:rsidRPr="00AD142A">
        <w:rPr>
          <w:rFonts w:ascii="Courier New" w:hAnsi="Courier New" w:cs="Courier New"/>
          <w:color w:val="000000"/>
          <w:sz w:val="20"/>
          <w:szCs w:val="20"/>
        </w:rPr>
        <w:t>.</w:t>
      </w:r>
      <w:r w:rsidR="00294DDD">
        <w:rPr>
          <w:rFonts w:ascii="Courier New" w:hAnsi="Courier New" w:cs="Courier New"/>
          <w:color w:val="000000"/>
          <w:sz w:val="20"/>
          <w:szCs w:val="20"/>
        </w:rPr>
        <w:t>getInstance</w:t>
      </w:r>
      <w:r w:rsidR="00294DDD" w:rsidRPr="00AD142A">
        <w:rPr>
          <w:rFonts w:ascii="Courier New" w:hAnsi="Courier New" w:cs="Courier New"/>
          <w:color w:val="000000"/>
          <w:sz w:val="20"/>
          <w:szCs w:val="20"/>
        </w:rPr>
        <w:t>(</w:t>
      </w:r>
      <w:proofErr w:type="gramEnd"/>
      <w:r w:rsidR="00294DDD" w:rsidRPr="00AD142A">
        <w:rPr>
          <w:rFonts w:ascii="Courier New" w:hAnsi="Courier New" w:cs="Courier New"/>
          <w:color w:val="000000"/>
          <w:sz w:val="20"/>
          <w:szCs w:val="20"/>
        </w:rPr>
        <w:t>)</w:t>
      </w:r>
      <w:r w:rsidR="00E2749C">
        <w:rPr>
          <w:rFonts w:ascii="Courier New" w:hAnsi="Courier New" w:cs="Courier New"/>
          <w:color w:val="000000"/>
          <w:sz w:val="20"/>
          <w:szCs w:val="20"/>
        </w:rPr>
        <w:t>.getObject("</w:t>
      </w:r>
      <w:r w:rsidR="002B3979" w:rsidRPr="002B3979">
        <w:rPr>
          <w:rFonts w:ascii="Courier New" w:hAnsi="Courier New" w:cs="Courier New"/>
          <w:color w:val="000000"/>
          <w:sz w:val="20"/>
          <w:szCs w:val="20"/>
        </w:rPr>
        <w:t>HKDF(HMac(SHA256))</w:t>
      </w:r>
      <w:r w:rsidR="00294DDD">
        <w:rPr>
          <w:rFonts w:ascii="Courier New" w:hAnsi="Courier New" w:cs="Courier New"/>
          <w:color w:val="000000"/>
          <w:sz w:val="20"/>
          <w:szCs w:val="20"/>
        </w:rPr>
        <w:t>"</w:t>
      </w:r>
      <w:r w:rsidR="00E2749C">
        <w:rPr>
          <w:rFonts w:ascii="Courier New" w:hAnsi="Courier New" w:cs="Courier New"/>
          <w:color w:val="000000"/>
          <w:sz w:val="20"/>
          <w:szCs w:val="20"/>
        </w:rPr>
        <w:t>, "Scapi"</w:t>
      </w:r>
      <w:r w:rsidR="00294DDD">
        <w:rPr>
          <w:rFonts w:ascii="Courier New" w:hAnsi="Courier New" w:cs="Courier New"/>
          <w:color w:val="000000"/>
          <w:sz w:val="20"/>
          <w:szCs w:val="20"/>
        </w:rPr>
        <w:t>)</w:t>
      </w:r>
      <w:r w:rsidR="00294DDD" w:rsidRPr="00AD142A">
        <w:rPr>
          <w:rFonts w:ascii="Courier New" w:hAnsi="Courier New" w:cs="Courier New"/>
          <w:color w:val="000000"/>
          <w:sz w:val="20"/>
          <w:szCs w:val="20"/>
        </w:rPr>
        <w:t>;</w:t>
      </w:r>
    </w:p>
    <w:p w:rsidR="00294DDD" w:rsidRDefault="00294DDD" w:rsidP="002B3979">
      <w:pPr>
        <w:ind w:left="708"/>
        <w:rPr>
          <w:rFonts w:ascii="Courier New" w:hAnsi="Courier New" w:cs="Courier New"/>
          <w:color w:val="000000"/>
          <w:sz w:val="20"/>
          <w:szCs w:val="20"/>
        </w:rPr>
      </w:pPr>
    </w:p>
    <w:p w:rsidR="0022413B" w:rsidRPr="00534999" w:rsidRDefault="0022413B" w:rsidP="002B3979">
      <w:pPr>
        <w:ind w:left="708"/>
        <w:rPr>
          <w:rFonts w:ascii="Courier New" w:hAnsi="Courier New" w:cs="Courier New"/>
          <w:color w:val="00B050"/>
          <w:sz w:val="20"/>
          <w:szCs w:val="20"/>
        </w:rPr>
      </w:pPr>
      <w:r w:rsidRPr="00534999">
        <w:rPr>
          <w:rFonts w:ascii="Courier New" w:hAnsi="Courier New" w:cs="Courier New"/>
          <w:color w:val="00B050"/>
          <w:sz w:val="20"/>
          <w:szCs w:val="20"/>
        </w:rPr>
        <w:t>//generate the key</w:t>
      </w:r>
    </w:p>
    <w:p w:rsidR="0022413B" w:rsidRDefault="0022413B" w:rsidP="0022413B">
      <w:pPr>
        <w:ind w:left="708"/>
        <w:rPr>
          <w:rFonts w:ascii="Courier New" w:hAnsi="Courier New" w:cs="Courier New"/>
          <w:color w:val="000000"/>
          <w:sz w:val="20"/>
          <w:szCs w:val="20"/>
        </w:rPr>
      </w:pPr>
      <w:r>
        <w:rPr>
          <w:rFonts w:ascii="Courier New" w:hAnsi="Courier New" w:cs="Courier New"/>
          <w:color w:val="000000"/>
          <w:sz w:val="20"/>
          <w:szCs w:val="20"/>
        </w:rPr>
        <w:t xml:space="preserve">SecretKey secretKey = </w:t>
      </w:r>
      <w:proofErr w:type="gramStart"/>
      <w:r w:rsidR="00534999">
        <w:rPr>
          <w:rFonts w:ascii="Courier New" w:hAnsi="Courier New" w:cs="Courier New"/>
          <w:color w:val="000000"/>
          <w:sz w:val="20"/>
          <w:szCs w:val="20"/>
        </w:rPr>
        <w:t>kdf.generateKey(</w:t>
      </w:r>
      <w:proofErr w:type="gramEnd"/>
      <w:r w:rsidR="00534999">
        <w:rPr>
          <w:rFonts w:ascii="Courier New" w:hAnsi="Courier New" w:cs="Courier New"/>
          <w:color w:val="000000"/>
          <w:sz w:val="20"/>
          <w:szCs w:val="20"/>
        </w:rPr>
        <w:t>keySize);</w:t>
      </w:r>
    </w:p>
    <w:p w:rsidR="00534999" w:rsidRPr="002B3979" w:rsidRDefault="00534999" w:rsidP="0022413B">
      <w:pPr>
        <w:ind w:left="708"/>
        <w:rPr>
          <w:rFonts w:ascii="Courier New" w:hAnsi="Courier New" w:cs="Courier New"/>
          <w:color w:val="000000"/>
          <w:sz w:val="20"/>
          <w:szCs w:val="20"/>
        </w:rPr>
      </w:pPr>
    </w:p>
    <w:p w:rsidR="00051D86" w:rsidRPr="0022413B" w:rsidRDefault="0022413B" w:rsidP="00051D86">
      <w:pPr>
        <w:ind w:left="708"/>
        <w:rPr>
          <w:rFonts w:ascii="Courier New" w:hAnsi="Courier New" w:cs="Courier New"/>
          <w:color w:val="00B050"/>
          <w:sz w:val="20"/>
          <w:szCs w:val="20"/>
        </w:rPr>
      </w:pPr>
      <w:r w:rsidRPr="0022413B">
        <w:rPr>
          <w:rFonts w:ascii="Courier New" w:hAnsi="Courier New" w:cs="Courier New"/>
          <w:color w:val="00B050"/>
          <w:sz w:val="20"/>
          <w:szCs w:val="20"/>
        </w:rPr>
        <w:t>//set the key</w:t>
      </w:r>
      <w:r w:rsidR="00051D86">
        <w:rPr>
          <w:rFonts w:ascii="Courier New" w:hAnsi="Courier New" w:cs="Courier New"/>
          <w:color w:val="00B050"/>
          <w:sz w:val="20"/>
          <w:szCs w:val="20"/>
        </w:rPr>
        <w:t xml:space="preserve"> of the underlying HMAC object. This function is implemented at the HKDF level </w:t>
      </w:r>
      <w:proofErr w:type="gramStart"/>
      <w:r w:rsidR="00051D86">
        <w:rPr>
          <w:rFonts w:ascii="Courier New" w:hAnsi="Courier New" w:cs="Courier New"/>
          <w:color w:val="00B050"/>
          <w:sz w:val="20"/>
          <w:szCs w:val="20"/>
        </w:rPr>
        <w:t>since not every Key Derivation Function needs to set a key, for ex BCKDFISO19033 does not need because it is based on a digest</w:t>
      </w:r>
      <w:proofErr w:type="gramEnd"/>
      <w:r w:rsidR="00051D86">
        <w:rPr>
          <w:rFonts w:ascii="Courier New" w:hAnsi="Courier New" w:cs="Courier New"/>
          <w:color w:val="00B050"/>
          <w:sz w:val="20"/>
          <w:szCs w:val="20"/>
        </w:rPr>
        <w:t>.</w:t>
      </w:r>
    </w:p>
    <w:p w:rsidR="00294DDD" w:rsidRDefault="00294DDD" w:rsidP="00E2749C">
      <w:pPr>
        <w:rPr>
          <w:rFonts w:ascii="Courier New" w:hAnsi="Courier New" w:cs="Courier New"/>
          <w:color w:val="000000"/>
          <w:sz w:val="20"/>
          <w:szCs w:val="20"/>
        </w:rPr>
      </w:pPr>
      <w:r>
        <w:rPr>
          <w:rFonts w:ascii="Courier New" w:hAnsi="Courier New" w:cs="Courier New"/>
          <w:color w:val="000000"/>
          <w:sz w:val="20"/>
          <w:szCs w:val="20"/>
        </w:rPr>
        <w:tab/>
      </w:r>
      <w:proofErr w:type="gramStart"/>
      <w:r w:rsidR="0022413B">
        <w:rPr>
          <w:rFonts w:ascii="Courier New" w:hAnsi="Courier New" w:cs="Courier New"/>
          <w:color w:val="000000"/>
          <w:sz w:val="20"/>
          <w:szCs w:val="20"/>
        </w:rPr>
        <w:t>K</w:t>
      </w:r>
      <w:r w:rsidR="00E2749C">
        <w:rPr>
          <w:rFonts w:ascii="Courier New" w:hAnsi="Courier New" w:cs="Courier New"/>
          <w:color w:val="000000"/>
          <w:sz w:val="20"/>
          <w:szCs w:val="20"/>
        </w:rPr>
        <w:t>df</w:t>
      </w:r>
      <w:r w:rsidR="0022413B">
        <w:rPr>
          <w:rFonts w:ascii="Courier New" w:hAnsi="Courier New" w:cs="Courier New"/>
          <w:color w:val="000000"/>
          <w:sz w:val="20"/>
          <w:szCs w:val="20"/>
        </w:rPr>
        <w:t>.setKey</w:t>
      </w:r>
      <w:r>
        <w:rPr>
          <w:rFonts w:ascii="Courier New" w:hAnsi="Courier New" w:cs="Courier New"/>
          <w:color w:val="000000"/>
          <w:sz w:val="20"/>
          <w:szCs w:val="20"/>
        </w:rPr>
        <w:t>(</w:t>
      </w:r>
      <w:proofErr w:type="gramEnd"/>
      <w:r>
        <w:rPr>
          <w:rFonts w:ascii="Courier New" w:hAnsi="Courier New" w:cs="Courier New"/>
          <w:color w:val="000000"/>
          <w:sz w:val="20"/>
          <w:szCs w:val="20"/>
        </w:rPr>
        <w:t>secretKey);</w:t>
      </w:r>
    </w:p>
    <w:p w:rsidR="00294DDD" w:rsidRDefault="00294DDD" w:rsidP="00294DDD">
      <w:pPr>
        <w:ind w:firstLine="696"/>
        <w:rPr>
          <w:rFonts w:ascii="Courier New" w:hAnsi="Courier New" w:cs="Courier New"/>
          <w:color w:val="00B050"/>
          <w:sz w:val="20"/>
          <w:szCs w:val="20"/>
        </w:rPr>
      </w:pPr>
    </w:p>
    <w:p w:rsidR="00294DDD" w:rsidRPr="00B7052A" w:rsidRDefault="00294DDD" w:rsidP="00294DDD">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294DDD" w:rsidRDefault="00294DDD" w:rsidP="00D229EC">
      <w:pPr>
        <w:ind w:left="696"/>
        <w:rPr>
          <w:rFonts w:ascii="Courier New" w:hAnsi="Courier New" w:cs="Courier New"/>
          <w:color w:val="000000"/>
          <w:sz w:val="20"/>
          <w:szCs w:val="20"/>
        </w:rPr>
      </w:pPr>
      <w:proofErr w:type="gramStart"/>
      <w:r w:rsidRPr="00B7052A">
        <w:rPr>
          <w:rFonts w:ascii="Courier New" w:hAnsi="Courier New" w:cs="Courier New"/>
          <w:color w:val="000000"/>
          <w:sz w:val="20"/>
          <w:szCs w:val="20"/>
        </w:rPr>
        <w:t>prp.</w:t>
      </w:r>
      <w:r w:rsidR="00E2749C">
        <w:rPr>
          <w:rFonts w:ascii="Courier New" w:hAnsi="Courier New" w:cs="Courier New"/>
          <w:color w:val="000000"/>
          <w:sz w:val="20"/>
          <w:szCs w:val="20"/>
        </w:rPr>
        <w:t>gen</w:t>
      </w:r>
      <w:r w:rsidR="00D229EC">
        <w:rPr>
          <w:rFonts w:ascii="Courier New" w:hAnsi="Courier New" w:cs="Courier New"/>
          <w:color w:val="000000"/>
          <w:sz w:val="20"/>
          <w:szCs w:val="20"/>
        </w:rPr>
        <w:t>e</w:t>
      </w:r>
      <w:r w:rsidR="00E2749C">
        <w:rPr>
          <w:rFonts w:ascii="Courier New" w:hAnsi="Courier New" w:cs="Courier New"/>
          <w:color w:val="000000"/>
          <w:sz w:val="20"/>
          <w:szCs w:val="20"/>
        </w:rPr>
        <w:t>rateKey</w:t>
      </w:r>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 xml:space="preserve">in, </w:t>
      </w:r>
      <w:r w:rsidR="002B3979">
        <w:rPr>
          <w:rFonts w:ascii="Courier New" w:hAnsi="Courier New" w:cs="Courier New"/>
          <w:color w:val="000000"/>
          <w:sz w:val="20"/>
          <w:szCs w:val="20"/>
        </w:rPr>
        <w:t>outKeyLen</w:t>
      </w:r>
      <w:r w:rsidRPr="00B7052A">
        <w:rPr>
          <w:rFonts w:ascii="Courier New" w:hAnsi="Courier New" w:cs="Courier New"/>
          <w:color w:val="000000"/>
          <w:sz w:val="20"/>
          <w:szCs w:val="20"/>
        </w:rPr>
        <w:t>);</w:t>
      </w:r>
    </w:p>
    <w:p w:rsidR="007C761D" w:rsidRPr="00B7052A" w:rsidRDefault="007C761D" w:rsidP="00D229EC">
      <w:pPr>
        <w:ind w:left="696"/>
        <w:rPr>
          <w:rFonts w:ascii="Courier New" w:hAnsi="Courier New" w:cs="Courier New"/>
          <w:color w:val="000000"/>
          <w:sz w:val="20"/>
          <w:szCs w:val="20"/>
        </w:rPr>
      </w:pPr>
    </w:p>
    <w:p w:rsidR="003D326B" w:rsidRPr="007C761D" w:rsidRDefault="00107C34" w:rsidP="007C761D">
      <w:pPr>
        <w:autoSpaceDE/>
        <w:autoSpaceDN/>
        <w:adjustRightInd/>
        <w:rPr>
          <w:lang w:eastAsia="en-GB"/>
        </w:rPr>
      </w:pPr>
      <w:r>
        <w:rPr>
          <w:lang w:eastAsia="en-GB"/>
        </w:rPr>
        <w:t>D</w:t>
      </w:r>
      <w:r w:rsidR="008D7CA7">
        <w:rPr>
          <w:lang w:eastAsia="en-GB"/>
        </w:rPr>
        <w:t xml:space="preserve">etailed information </w:t>
      </w:r>
      <w:r>
        <w:rPr>
          <w:lang w:eastAsia="en-GB"/>
        </w:rPr>
        <w:t xml:space="preserve">about the factories </w:t>
      </w:r>
      <w:r w:rsidR="008D7CA7">
        <w:rPr>
          <w:lang w:eastAsia="en-GB"/>
        </w:rPr>
        <w:t xml:space="preserve">can be found in section </w:t>
      </w:r>
      <w:hyperlink w:anchor="_SCAPI_Factory" w:history="1">
        <w:r w:rsidR="008D7CA7" w:rsidRPr="00B7052A">
          <w:rPr>
            <w:rStyle w:val="Hyperlink"/>
            <w:lang w:eastAsia="en-GB"/>
          </w:rPr>
          <w:t>SCAPI Factory</w:t>
        </w:r>
      </w:hyperlink>
      <w:r w:rsidR="008D7CA7">
        <w:rPr>
          <w:lang w:eastAsia="en-GB"/>
        </w:rPr>
        <w:t>.</w:t>
      </w:r>
      <w:r w:rsidR="003D326B">
        <w:br w:type="page"/>
      </w:r>
    </w:p>
    <w:p w:rsidR="00515D3B" w:rsidRDefault="00A44F2A" w:rsidP="007C5F01">
      <w:pPr>
        <w:pStyle w:val="Heading2"/>
        <w:numPr>
          <w:ilvl w:val="1"/>
          <w:numId w:val="13"/>
        </w:numPr>
        <w:tabs>
          <w:tab w:val="decimal" w:pos="1701"/>
        </w:tabs>
        <w:ind w:left="709" w:firstLine="284"/>
      </w:pPr>
      <w:bookmarkStart w:id="116" w:name="_Toc331084085"/>
      <w:r>
        <w:lastRenderedPageBreak/>
        <w:t>Key usage</w:t>
      </w:r>
      <w:bookmarkEnd w:id="116"/>
      <w:r>
        <w:t xml:space="preserve"> </w:t>
      </w:r>
    </w:p>
    <w:p w:rsidR="00A44F2A" w:rsidRPr="00A44F2A" w:rsidRDefault="00A44F2A" w:rsidP="003735EB">
      <w:pPr>
        <w:autoSpaceDE/>
        <w:autoSpaceDN/>
        <w:adjustRightInd/>
      </w:pPr>
      <w:r>
        <w:t xml:space="preserve">As </w:t>
      </w:r>
      <w:r w:rsidR="00EE7D7A">
        <w:t xml:space="preserve">it will be </w:t>
      </w:r>
      <w:r>
        <w:t xml:space="preserve">explained </w:t>
      </w:r>
      <w:r w:rsidR="00EE7D7A">
        <w:t xml:space="preserve">further down </w:t>
      </w:r>
      <w:r>
        <w:t>in section</w:t>
      </w:r>
      <w:r w:rsidR="008E0A0D">
        <w:t xml:space="preserve"> </w:t>
      </w:r>
      <w:hyperlink w:anchor="_Key_manipulating" w:history="1">
        <w:r w:rsidR="00095339">
          <w:rPr>
            <w:rStyle w:val="Hyperlink"/>
          </w:rPr>
          <w:t>Key manipulation</w:t>
        </w:r>
      </w:hyperlink>
      <w:r w:rsidR="003735EB">
        <w:t xml:space="preserve">, </w:t>
      </w:r>
      <w:r w:rsidR="00EE7D7A">
        <w:t>Java provides</w:t>
      </w:r>
      <w:r>
        <w:t xml:space="preserve"> two ways of key management, one is </w:t>
      </w:r>
      <w:r w:rsidR="00EE7D7A" w:rsidRPr="003E0ECC">
        <w:rPr>
          <w:i/>
          <w:iCs/>
        </w:rPr>
        <w:t>transparent</w:t>
      </w:r>
      <w:r w:rsidR="00EE7D7A">
        <w:t xml:space="preserve"> </w:t>
      </w:r>
      <w:r>
        <w:t>and the other one is</w:t>
      </w:r>
      <w:r w:rsidR="00EE7D7A">
        <w:t xml:space="preserve"> </w:t>
      </w:r>
      <w:r w:rsidR="00EE7D7A" w:rsidRPr="003E0ECC">
        <w:rPr>
          <w:i/>
          <w:iCs/>
        </w:rPr>
        <w:t>opaque</w:t>
      </w:r>
      <w:r>
        <w:t>.</w:t>
      </w:r>
      <w:r w:rsidR="00EE7D7A">
        <w:t xml:space="preserve"> </w:t>
      </w:r>
      <w:r w:rsidRPr="00A44F2A">
        <w:t xml:space="preserve">The KeySpec </w:t>
      </w:r>
      <w:r w:rsidR="00EE7D7A">
        <w:t>interface is a</w:t>
      </w:r>
      <w:r w:rsidRPr="00A44F2A">
        <w:t xml:space="preserve"> </w:t>
      </w:r>
      <w:r w:rsidRPr="00EE7D7A">
        <w:rPr>
          <w:i/>
          <w:iCs/>
        </w:rPr>
        <w:t>transparent</w:t>
      </w:r>
      <w:r w:rsidR="00EE7D7A">
        <w:t xml:space="preserve"> key representation</w:t>
      </w:r>
      <w:r w:rsidRPr="00A44F2A">
        <w:t>, whereas Key is</w:t>
      </w:r>
      <w:r w:rsidR="00EE7D7A">
        <w:t xml:space="preserve"> an</w:t>
      </w:r>
      <w:r w:rsidRPr="00A44F2A">
        <w:t xml:space="preserve"> </w:t>
      </w:r>
      <w:r w:rsidRPr="00EE7D7A">
        <w:rPr>
          <w:i/>
          <w:iCs/>
        </w:rPr>
        <w:t>opaque</w:t>
      </w:r>
      <w:r w:rsidR="00EE7D7A">
        <w:t xml:space="preserve"> key representation</w:t>
      </w:r>
      <w:r w:rsidRPr="00A44F2A">
        <w:t>.</w:t>
      </w:r>
    </w:p>
    <w:p w:rsidR="00A44F2A" w:rsidRPr="00A44F2A" w:rsidRDefault="00EE7D7A" w:rsidP="00A44F2A">
      <w:pPr>
        <w:autoSpaceDE/>
        <w:autoSpaceDN/>
        <w:adjustRightInd/>
      </w:pPr>
      <w:r>
        <w:t xml:space="preserve">We decided to use the opaque representation for all our interfaces. </w:t>
      </w:r>
    </w:p>
    <w:p w:rsidR="00A44F2A" w:rsidRPr="00A44F2A" w:rsidRDefault="00A44F2A" w:rsidP="003E0ECC">
      <w:pPr>
        <w:autoSpaceDE/>
        <w:autoSpaceDN/>
        <w:adjustRightInd/>
      </w:pPr>
      <w:r w:rsidRPr="00A44F2A">
        <w:t xml:space="preserve">The advantage of using an opaque key where possible is that it is provider </w:t>
      </w:r>
      <w:r w:rsidR="00EE7D7A">
        <w:t>independent</w:t>
      </w:r>
      <w:r w:rsidRPr="00A44F2A">
        <w:t>. As such, any code that uses opaque keys only can be used on top of any provider. In addition, this reduces the chance of misusing a key</w:t>
      </w:r>
      <w:r w:rsidR="00EE7D7A">
        <w:t>, since wrong manipulation of the parameters of the key is avoided</w:t>
      </w:r>
      <w:r w:rsidRPr="00A44F2A">
        <w:t>. Thus, wherever possible, opaque keys should be used.</w:t>
      </w:r>
    </w:p>
    <w:p w:rsidR="00A44F2A" w:rsidRPr="00A44F2A" w:rsidRDefault="00A44F2A" w:rsidP="00A44F2A">
      <w:pPr>
        <w:autoSpaceDE/>
        <w:autoSpaceDN/>
        <w:adjustRightInd/>
      </w:pPr>
      <w:r w:rsidRPr="00A44F2A">
        <w:t> </w:t>
      </w:r>
    </w:p>
    <w:p w:rsidR="00A44F2A" w:rsidRPr="00A44F2A" w:rsidRDefault="009909FF" w:rsidP="00FA0BE0">
      <w:pPr>
        <w:autoSpaceDE/>
        <w:autoSpaceDN/>
        <w:adjustRightInd/>
        <w:rPr>
          <w:lang w:eastAsia="en-GB"/>
        </w:rPr>
      </w:pPr>
      <w:r>
        <w:t>However, w</w:t>
      </w:r>
      <w:r w:rsidR="00EE7D7A">
        <w:t xml:space="preserve">henever we need to write an actual implementation of an algorithm, for example Paillier, we will need to </w:t>
      </w:r>
      <w:r w:rsidR="00A44F2A" w:rsidRPr="00A44F2A">
        <w:t>use transparent keys.</w:t>
      </w:r>
      <w:r w:rsidR="00EE7D7A">
        <w:t xml:space="preserve"> Yet, the published interface will require an opaque key as all other interfaces.</w:t>
      </w:r>
    </w:p>
    <w:p w:rsidR="00DF265D" w:rsidRDefault="00DF265D">
      <w:pPr>
        <w:autoSpaceDE/>
        <w:autoSpaceDN/>
        <w:adjustRightInd/>
      </w:pPr>
      <w:bookmarkStart w:id="117" w:name="_Toc277840044"/>
      <w:bookmarkStart w:id="118" w:name="_Toc277840414"/>
      <w:bookmarkStart w:id="119" w:name="_Toc277840471"/>
      <w:bookmarkStart w:id="120" w:name="_Toc277840617"/>
      <w:bookmarkStart w:id="121" w:name="_Toc277840693"/>
      <w:bookmarkStart w:id="122" w:name="_Toc277840825"/>
    </w:p>
    <w:p w:rsidR="00DF265D" w:rsidRDefault="00DF265D" w:rsidP="007C5F01">
      <w:pPr>
        <w:pStyle w:val="Heading2"/>
        <w:numPr>
          <w:ilvl w:val="1"/>
          <w:numId w:val="13"/>
        </w:numPr>
        <w:tabs>
          <w:tab w:val="decimal" w:pos="1701"/>
        </w:tabs>
        <w:ind w:left="709" w:firstLine="284"/>
      </w:pPr>
      <w:bookmarkStart w:id="123" w:name="_Toc331084086"/>
      <w:r>
        <w:t>Param</w:t>
      </w:r>
      <w:r w:rsidR="00F97844">
        <w:t>e</w:t>
      </w:r>
      <w:r>
        <w:t>ters</w:t>
      </w:r>
      <w:bookmarkEnd w:id="123"/>
    </w:p>
    <w:p w:rsidR="00DF265D" w:rsidRPr="00DF265D" w:rsidRDefault="00DF265D" w:rsidP="00070789">
      <w:pPr>
        <w:rPr>
          <w:lang w:eastAsia="en-GB"/>
        </w:rPr>
      </w:pPr>
      <w:r>
        <w:rPr>
          <w:lang w:eastAsia="en-GB"/>
        </w:rPr>
        <w:t xml:space="preserve">We use the </w:t>
      </w:r>
      <w:r w:rsidR="00070789">
        <w:rPr>
          <w:lang w:eastAsia="en-GB"/>
        </w:rPr>
        <w:t>AlgorithmP</w:t>
      </w:r>
      <w:r>
        <w:rPr>
          <w:lang w:eastAsia="en-GB"/>
        </w:rPr>
        <w:t>aram</w:t>
      </w:r>
      <w:r w:rsidR="00F97844">
        <w:rPr>
          <w:lang w:eastAsia="en-GB"/>
        </w:rPr>
        <w:t>e</w:t>
      </w:r>
      <w:r>
        <w:rPr>
          <w:lang w:eastAsia="en-GB"/>
        </w:rPr>
        <w:t xml:space="preserve">tersSpec of java. See discussion in section </w:t>
      </w:r>
      <w:hyperlink w:anchor="_Parameters" w:history="1">
        <w:r w:rsidRPr="00DF265D">
          <w:rPr>
            <w:rStyle w:val="Hyperlink"/>
            <w:lang w:eastAsia="en-GB"/>
          </w:rPr>
          <w:t>Parameters</w:t>
        </w:r>
      </w:hyperlink>
      <w:r>
        <w:rPr>
          <w:lang w:eastAsia="en-GB"/>
        </w:rPr>
        <w:t>.</w:t>
      </w:r>
    </w:p>
    <w:p w:rsidR="00A44F2A" w:rsidRDefault="00A44F2A">
      <w:pPr>
        <w:autoSpaceDE/>
        <w:autoSpaceDN/>
        <w:adjustRightInd/>
      </w:pPr>
      <w:r>
        <w:br w:type="page"/>
      </w:r>
    </w:p>
    <w:p w:rsidR="00515D3B" w:rsidRPr="00025F20" w:rsidRDefault="00515D3B" w:rsidP="00D54590">
      <w:pPr>
        <w:pStyle w:val="Heading1"/>
        <w:numPr>
          <w:ilvl w:val="0"/>
          <w:numId w:val="47"/>
        </w:numPr>
      </w:pPr>
      <w:bookmarkStart w:id="124" w:name="_Toc331084087"/>
      <w:r>
        <w:lastRenderedPageBreak/>
        <w:t>Architectural design</w:t>
      </w:r>
      <w:bookmarkEnd w:id="94"/>
      <w:bookmarkEnd w:id="95"/>
      <w:bookmarkEnd w:id="117"/>
      <w:bookmarkEnd w:id="118"/>
      <w:bookmarkEnd w:id="119"/>
      <w:bookmarkEnd w:id="120"/>
      <w:bookmarkEnd w:id="121"/>
      <w:bookmarkEnd w:id="122"/>
      <w:bookmarkEnd w:id="124"/>
      <w:r>
        <w:t xml:space="preserve"> </w:t>
      </w:r>
    </w:p>
    <w:p w:rsidR="00515D3B" w:rsidRDefault="00515D3B" w:rsidP="00D54590">
      <w:pPr>
        <w:pStyle w:val="Heading2"/>
        <w:numPr>
          <w:ilvl w:val="1"/>
          <w:numId w:val="47"/>
        </w:numPr>
        <w:tabs>
          <w:tab w:val="decimal" w:pos="1701"/>
        </w:tabs>
        <w:ind w:left="709" w:firstLine="284"/>
      </w:pPr>
      <w:bookmarkStart w:id="125" w:name="_General"/>
      <w:bookmarkStart w:id="126" w:name="_Toc277840045"/>
      <w:bookmarkStart w:id="127" w:name="_Toc277840415"/>
      <w:bookmarkStart w:id="128" w:name="_Toc277840472"/>
      <w:bookmarkStart w:id="129" w:name="_Toc277840618"/>
      <w:bookmarkStart w:id="130" w:name="_Toc277840826"/>
      <w:bookmarkStart w:id="131" w:name="_Toc30214772"/>
      <w:bookmarkStart w:id="132" w:name="_Toc33153566"/>
      <w:bookmarkStart w:id="133" w:name="_Toc30214773"/>
      <w:bookmarkStart w:id="134" w:name="_Toc33153567"/>
      <w:bookmarkStart w:id="135" w:name="_Toc331084088"/>
      <w:bookmarkEnd w:id="125"/>
      <w:r w:rsidRPr="00BC410A">
        <w:t>General</w:t>
      </w:r>
      <w:bookmarkEnd w:id="126"/>
      <w:bookmarkEnd w:id="127"/>
      <w:bookmarkEnd w:id="128"/>
      <w:bookmarkEnd w:id="129"/>
      <w:bookmarkEnd w:id="130"/>
      <w:bookmarkEnd w:id="135"/>
    </w:p>
    <w:p w:rsidR="00ED550A" w:rsidRDefault="004A4AC6" w:rsidP="00FE5FB1">
      <w:pPr>
        <w:rPr>
          <w:lang w:eastAsia="en-GB"/>
        </w:rPr>
      </w:pPr>
      <w:r>
        <w:rPr>
          <w:lang w:eastAsia="en-GB"/>
        </w:rPr>
        <w:t>Two</w:t>
      </w:r>
      <w:r w:rsidR="00DA150E">
        <w:rPr>
          <w:lang w:eastAsia="en-GB"/>
        </w:rPr>
        <w:t xml:space="preserve"> major requirement</w:t>
      </w:r>
      <w:r>
        <w:rPr>
          <w:lang w:eastAsia="en-GB"/>
        </w:rPr>
        <w:t>s</w:t>
      </w:r>
      <w:r w:rsidR="00DA150E">
        <w:rPr>
          <w:lang w:eastAsia="en-GB"/>
        </w:rPr>
        <w:t xml:space="preserve"> for the SCAPI project </w:t>
      </w:r>
      <w:r>
        <w:rPr>
          <w:lang w:eastAsia="en-GB"/>
        </w:rPr>
        <w:t>are</w:t>
      </w:r>
      <w:r w:rsidR="00DA150E">
        <w:rPr>
          <w:lang w:eastAsia="en-GB"/>
        </w:rPr>
        <w:t xml:space="preserve"> </w:t>
      </w:r>
      <w:r>
        <w:rPr>
          <w:lang w:eastAsia="en-GB"/>
        </w:rPr>
        <w:t>extreme</w:t>
      </w:r>
      <w:r w:rsidR="00DA150E">
        <w:rPr>
          <w:lang w:eastAsia="en-GB"/>
        </w:rPr>
        <w:t xml:space="preserve"> flexib</w:t>
      </w:r>
      <w:r>
        <w:rPr>
          <w:lang w:eastAsia="en-GB"/>
        </w:rPr>
        <w:t>i</w:t>
      </w:r>
      <w:r w:rsidR="00DA150E">
        <w:rPr>
          <w:lang w:eastAsia="en-GB"/>
        </w:rPr>
        <w:t>l</w:t>
      </w:r>
      <w:r>
        <w:rPr>
          <w:lang w:eastAsia="en-GB"/>
        </w:rPr>
        <w:t>ity</w:t>
      </w:r>
      <w:r w:rsidR="00DA150E">
        <w:rPr>
          <w:lang w:eastAsia="en-GB"/>
        </w:rPr>
        <w:t xml:space="preserve"> and extend</w:t>
      </w:r>
      <w:r>
        <w:rPr>
          <w:lang w:eastAsia="en-GB"/>
        </w:rPr>
        <w:t>ibility</w:t>
      </w:r>
      <w:r w:rsidR="00DA150E">
        <w:rPr>
          <w:lang w:eastAsia="en-GB"/>
        </w:rPr>
        <w:t>. In order to provide maximum flexibility</w:t>
      </w:r>
      <w:r>
        <w:rPr>
          <w:lang w:eastAsia="en-GB"/>
        </w:rPr>
        <w:t xml:space="preserve"> and extendibility</w:t>
      </w:r>
      <w:r w:rsidR="00DA150E">
        <w:rPr>
          <w:lang w:eastAsia="en-GB"/>
        </w:rPr>
        <w:t xml:space="preserve">, every cryptographic </w:t>
      </w:r>
      <w:r w:rsidR="00FE5FB1">
        <w:rPr>
          <w:lang w:eastAsia="en-GB"/>
        </w:rPr>
        <w:t>primitive</w:t>
      </w:r>
      <w:r w:rsidR="00DA150E">
        <w:rPr>
          <w:lang w:eastAsia="en-GB"/>
        </w:rPr>
        <w:t xml:space="preserve"> is represented as an </w:t>
      </w:r>
      <w:r>
        <w:rPr>
          <w:lang w:eastAsia="en-GB"/>
        </w:rPr>
        <w:t>interface</w:t>
      </w:r>
      <w:r w:rsidR="00ED550A">
        <w:rPr>
          <w:lang w:eastAsia="en-GB"/>
        </w:rPr>
        <w:t xml:space="preserve"> that</w:t>
      </w:r>
      <w:r w:rsidR="00DA150E">
        <w:rPr>
          <w:lang w:eastAsia="en-GB"/>
        </w:rPr>
        <w:t xml:space="preserve"> </w:t>
      </w:r>
      <w:r>
        <w:rPr>
          <w:lang w:eastAsia="en-GB"/>
        </w:rPr>
        <w:t>belongs to a hierarchy of</w:t>
      </w:r>
      <w:r w:rsidR="00DA150E">
        <w:rPr>
          <w:lang w:eastAsia="en-GB"/>
        </w:rPr>
        <w:t xml:space="preserve"> interfaces</w:t>
      </w:r>
      <w:r>
        <w:rPr>
          <w:lang w:eastAsia="en-GB"/>
        </w:rPr>
        <w:t xml:space="preserve">. </w:t>
      </w:r>
    </w:p>
    <w:p w:rsidR="00ED550A" w:rsidRPr="00ED550A" w:rsidRDefault="00ED550A" w:rsidP="00ED550A">
      <w:pPr>
        <w:rPr>
          <w:u w:val="single"/>
          <w:lang w:eastAsia="en-GB"/>
        </w:rPr>
      </w:pPr>
      <w:r w:rsidRPr="00ED550A">
        <w:rPr>
          <w:u w:val="single"/>
          <w:lang w:eastAsia="en-GB"/>
        </w:rPr>
        <w:t>Flexibility:</w:t>
      </w:r>
    </w:p>
    <w:p w:rsidR="00DA150E" w:rsidRDefault="004A4AC6" w:rsidP="002B3979">
      <w:pPr>
        <w:rPr>
          <w:lang w:eastAsia="en-GB"/>
        </w:rPr>
      </w:pPr>
      <w:r>
        <w:rPr>
          <w:lang w:eastAsia="en-GB"/>
        </w:rPr>
        <w:t xml:space="preserve">Working with interfaces allows us to use an object without knowing its </w:t>
      </w:r>
      <w:r w:rsidR="002B3979">
        <w:rPr>
          <w:lang w:eastAsia="en-GB"/>
        </w:rPr>
        <w:t xml:space="preserve">concrete </w:t>
      </w:r>
      <w:r>
        <w:rPr>
          <w:lang w:eastAsia="en-GB"/>
        </w:rPr>
        <w:t xml:space="preserve">type. For example, one may need to work with a PRP that can be any PRP. In that case, a function requiring an object that implements the PRP interface is enough. However, when calling this function, </w:t>
      </w:r>
      <w:r w:rsidR="00DF3398">
        <w:rPr>
          <w:lang w:eastAsia="en-GB"/>
        </w:rPr>
        <w:t xml:space="preserve">first </w:t>
      </w:r>
      <w:r>
        <w:rPr>
          <w:lang w:eastAsia="en-GB"/>
        </w:rPr>
        <w:t>an object of one of the classes that implement</w:t>
      </w:r>
      <w:r w:rsidR="00DF3398">
        <w:rPr>
          <w:lang w:eastAsia="en-GB"/>
        </w:rPr>
        <w:t>s</w:t>
      </w:r>
      <w:r>
        <w:rPr>
          <w:lang w:eastAsia="en-GB"/>
        </w:rPr>
        <w:t xml:space="preserve"> the PRP interface </w:t>
      </w:r>
      <w:r w:rsidR="00DF3398">
        <w:rPr>
          <w:lang w:eastAsia="en-GB"/>
        </w:rPr>
        <w:t xml:space="preserve">is instantiated, </w:t>
      </w:r>
      <w:r>
        <w:rPr>
          <w:lang w:eastAsia="en-GB"/>
        </w:rPr>
        <w:t xml:space="preserve">and that object </w:t>
      </w:r>
      <w:r w:rsidR="00DF3398">
        <w:rPr>
          <w:lang w:eastAsia="en-GB"/>
        </w:rPr>
        <w:t>is then</w:t>
      </w:r>
      <w:r>
        <w:rPr>
          <w:lang w:eastAsia="en-GB"/>
        </w:rPr>
        <w:t xml:space="preserve"> passed to the function</w:t>
      </w:r>
      <w:r w:rsidR="00ED550A">
        <w:rPr>
          <w:lang w:eastAsia="en-GB"/>
        </w:rPr>
        <w:t xml:space="preserve">; sometimes it </w:t>
      </w:r>
      <w:r w:rsidR="00DF3398">
        <w:rPr>
          <w:lang w:eastAsia="en-GB"/>
        </w:rPr>
        <w:t xml:space="preserve">can be called </w:t>
      </w:r>
      <w:r w:rsidR="00ED550A">
        <w:rPr>
          <w:lang w:eastAsia="en-GB"/>
        </w:rPr>
        <w:t xml:space="preserve">with AES, sometimes with </w:t>
      </w:r>
      <w:r w:rsidR="002F1B12">
        <w:rPr>
          <w:lang w:eastAsia="en-GB"/>
        </w:rPr>
        <w:t>TripleDES</w:t>
      </w:r>
      <w:r w:rsidR="00ED550A">
        <w:rPr>
          <w:lang w:eastAsia="en-GB"/>
        </w:rPr>
        <w:t xml:space="preserve"> and other times with other PRPs</w:t>
      </w:r>
      <w:r>
        <w:rPr>
          <w:lang w:eastAsia="en-GB"/>
        </w:rPr>
        <w:t xml:space="preserve">. In another case, a protocol may need to work only with AES </w:t>
      </w:r>
      <w:r w:rsidR="00DF3398">
        <w:rPr>
          <w:lang w:eastAsia="en-GB"/>
        </w:rPr>
        <w:t>(</w:t>
      </w:r>
      <w:r>
        <w:rPr>
          <w:lang w:eastAsia="en-GB"/>
        </w:rPr>
        <w:t xml:space="preserve">and not </w:t>
      </w:r>
      <w:r w:rsidR="002F1B12">
        <w:rPr>
          <w:lang w:eastAsia="en-GB"/>
        </w:rPr>
        <w:t>TripleDES</w:t>
      </w:r>
      <w:r w:rsidR="00DF3398">
        <w:rPr>
          <w:lang w:eastAsia="en-GB"/>
        </w:rPr>
        <w:t>, for example)</w:t>
      </w:r>
      <w:r w:rsidR="00FE10AF">
        <w:rPr>
          <w:lang w:eastAsia="en-GB"/>
        </w:rPr>
        <w:t>;</w:t>
      </w:r>
      <w:r w:rsidR="00ED550A">
        <w:rPr>
          <w:lang w:eastAsia="en-GB"/>
        </w:rPr>
        <w:t xml:space="preserve"> </w:t>
      </w:r>
      <w:r w:rsidR="00FE10AF">
        <w:rPr>
          <w:lang w:eastAsia="en-GB"/>
        </w:rPr>
        <w:t>i</w:t>
      </w:r>
      <w:r>
        <w:rPr>
          <w:lang w:eastAsia="en-GB"/>
        </w:rPr>
        <w:t xml:space="preserve">t will </w:t>
      </w:r>
      <w:r w:rsidR="00ED550A">
        <w:rPr>
          <w:lang w:eastAsia="en-GB"/>
        </w:rPr>
        <w:t xml:space="preserve">then </w:t>
      </w:r>
      <w:r w:rsidR="00FE10AF">
        <w:rPr>
          <w:lang w:eastAsia="en-GB"/>
        </w:rPr>
        <w:t>have a</w:t>
      </w:r>
      <w:r w:rsidR="00ED550A">
        <w:rPr>
          <w:lang w:eastAsia="en-GB"/>
        </w:rPr>
        <w:t xml:space="preserve"> </w:t>
      </w:r>
      <w:r>
        <w:rPr>
          <w:lang w:eastAsia="en-GB"/>
        </w:rPr>
        <w:t xml:space="preserve">function </w:t>
      </w:r>
      <w:r w:rsidR="00FE10AF">
        <w:rPr>
          <w:lang w:eastAsia="en-GB"/>
        </w:rPr>
        <w:t xml:space="preserve">that </w:t>
      </w:r>
      <w:r w:rsidR="00ED550A">
        <w:rPr>
          <w:lang w:eastAsia="en-GB"/>
        </w:rPr>
        <w:t>accepts</w:t>
      </w:r>
      <w:r>
        <w:rPr>
          <w:lang w:eastAsia="en-GB"/>
        </w:rPr>
        <w:t xml:space="preserve"> as an argument an object of type AES</w:t>
      </w:r>
      <w:r w:rsidR="00DF3398">
        <w:rPr>
          <w:lang w:eastAsia="en-GB"/>
        </w:rPr>
        <w:t xml:space="preserve"> only</w:t>
      </w:r>
      <w:r>
        <w:rPr>
          <w:lang w:eastAsia="en-GB"/>
        </w:rPr>
        <w:t xml:space="preserve">. </w:t>
      </w:r>
      <w:r w:rsidR="00DF3398">
        <w:rPr>
          <w:lang w:eastAsia="en-GB"/>
        </w:rPr>
        <w:t>In this case,</w:t>
      </w:r>
      <w:r>
        <w:rPr>
          <w:lang w:eastAsia="en-GB"/>
        </w:rPr>
        <w:t xml:space="preserve"> this function </w:t>
      </w:r>
      <w:r w:rsidR="00DF3398">
        <w:rPr>
          <w:lang w:eastAsia="en-GB"/>
        </w:rPr>
        <w:t xml:space="preserve">can </w:t>
      </w:r>
      <w:r>
        <w:rPr>
          <w:lang w:eastAsia="en-GB"/>
        </w:rPr>
        <w:t xml:space="preserve">only </w:t>
      </w:r>
      <w:r w:rsidR="00DF3398">
        <w:rPr>
          <w:lang w:eastAsia="en-GB"/>
        </w:rPr>
        <w:t>be called with an</w:t>
      </w:r>
      <w:r>
        <w:rPr>
          <w:lang w:eastAsia="en-GB"/>
        </w:rPr>
        <w:t xml:space="preserve"> object of type AES</w:t>
      </w:r>
      <w:r w:rsidR="00ED550A">
        <w:rPr>
          <w:lang w:eastAsia="en-GB"/>
        </w:rPr>
        <w:t xml:space="preserve"> </w:t>
      </w:r>
      <w:r w:rsidR="00DF3398">
        <w:rPr>
          <w:lang w:eastAsia="en-GB"/>
        </w:rPr>
        <w:t>(but it can be any implementation of AES)</w:t>
      </w:r>
      <w:r>
        <w:rPr>
          <w:lang w:eastAsia="en-GB"/>
        </w:rPr>
        <w:t>.</w:t>
      </w:r>
    </w:p>
    <w:p w:rsidR="00ED550A" w:rsidRDefault="00ED550A" w:rsidP="00ED550A">
      <w:pPr>
        <w:rPr>
          <w:u w:val="single"/>
          <w:lang w:eastAsia="en-GB"/>
        </w:rPr>
      </w:pPr>
      <w:r w:rsidRPr="00ED550A">
        <w:rPr>
          <w:u w:val="single"/>
          <w:lang w:eastAsia="en-GB"/>
        </w:rPr>
        <w:t>Extendibility:</w:t>
      </w:r>
    </w:p>
    <w:p w:rsidR="00F10F54" w:rsidRDefault="00ED550A" w:rsidP="00F10F54">
      <w:pPr>
        <w:rPr>
          <w:lang w:eastAsia="en-GB"/>
        </w:rPr>
      </w:pPr>
      <w:r w:rsidRPr="00ED550A">
        <w:rPr>
          <w:lang w:eastAsia="en-GB"/>
        </w:rPr>
        <w:t xml:space="preserve">By having </w:t>
      </w:r>
      <w:r w:rsidR="00FE10AF">
        <w:rPr>
          <w:lang w:eastAsia="en-GB"/>
        </w:rPr>
        <w:t>each algorithm being represented by an interface we allow future implementations of it to plug in easily into existing calling protocols. This is true for new implementations of an algorithm that SCAPI may decide to implement (for instance in native code), as well as for implementations that other groups may implement.</w:t>
      </w:r>
      <w:r w:rsidR="00F10F54">
        <w:rPr>
          <w:lang w:eastAsia="en-GB"/>
        </w:rPr>
        <w:t xml:space="preserve"> To incorporate existing classes from other libraries (that already inherit from other classes) all we need to do is add a new class that extends the external class and implements the required</w:t>
      </w:r>
      <w:r w:rsidR="00141A0F">
        <w:rPr>
          <w:lang w:eastAsia="en-GB"/>
        </w:rPr>
        <w:t xml:space="preserve"> SCAPI</w:t>
      </w:r>
      <w:r w:rsidR="00F10F54">
        <w:rPr>
          <w:lang w:eastAsia="en-GB"/>
        </w:rPr>
        <w:t xml:space="preserve"> interface/s.</w:t>
      </w:r>
    </w:p>
    <w:p w:rsidR="00BD618E" w:rsidRPr="002F41A2" w:rsidRDefault="00BD618E" w:rsidP="00BD618E">
      <w:pPr>
        <w:rPr>
          <w:lang w:eastAsia="en-GB"/>
        </w:rPr>
      </w:pPr>
      <w:r>
        <w:rPr>
          <w:lang w:eastAsia="en-GB"/>
        </w:rPr>
        <w:t xml:space="preserve">The Primitives Layer </w:t>
      </w:r>
      <w:r w:rsidRPr="002F41A2">
        <w:rPr>
          <w:lang w:eastAsia="en-GB"/>
        </w:rPr>
        <w:t>is built on these interfaces and provides concrete classes either written from scratch or wrapped from existing packages.</w:t>
      </w:r>
      <w:r>
        <w:rPr>
          <w:lang w:eastAsia="en-GB"/>
        </w:rPr>
        <w:t xml:space="preserve"> </w:t>
      </w:r>
    </w:p>
    <w:p w:rsidR="00BD618E" w:rsidRPr="00ED550A" w:rsidRDefault="00BD618E" w:rsidP="00ED550A">
      <w:pPr>
        <w:rPr>
          <w:lang w:eastAsia="en-GB"/>
        </w:rPr>
      </w:pPr>
    </w:p>
    <w:p w:rsidR="000E314D" w:rsidRDefault="000E314D">
      <w:pPr>
        <w:autoSpaceDE/>
        <w:autoSpaceDN/>
        <w:adjustRightInd/>
        <w:rPr>
          <w:b/>
          <w:bCs/>
          <w:sz w:val="26"/>
          <w:szCs w:val="18"/>
          <w:lang w:eastAsia="en-GB"/>
        </w:rPr>
      </w:pPr>
      <w:r>
        <w:rPr>
          <w:lang w:eastAsia="en-GB"/>
        </w:rPr>
        <w:br w:type="page"/>
      </w:r>
    </w:p>
    <w:p w:rsidR="008C7408" w:rsidRPr="008C7408" w:rsidRDefault="002B3979" w:rsidP="00D54590">
      <w:pPr>
        <w:pStyle w:val="Heading3"/>
        <w:numPr>
          <w:ilvl w:val="2"/>
          <w:numId w:val="47"/>
        </w:numPr>
        <w:ind w:left="2694" w:hanging="709"/>
        <w:rPr>
          <w:lang w:eastAsia="en-GB"/>
        </w:rPr>
      </w:pPr>
      <w:bookmarkStart w:id="136" w:name="_Toc331084089"/>
      <w:r>
        <w:rPr>
          <w:lang w:eastAsia="en-GB"/>
        </w:rPr>
        <w:lastRenderedPageBreak/>
        <w:t>Cryptographic primitives</w:t>
      </w:r>
      <w:bookmarkEnd w:id="136"/>
    </w:p>
    <w:p w:rsidR="00515D3B" w:rsidRDefault="00515D3B" w:rsidP="00BD618E">
      <w:pPr>
        <w:rPr>
          <w:lang w:eastAsia="en-GB"/>
        </w:rPr>
      </w:pPr>
      <w:r w:rsidRPr="002F41A2">
        <w:rPr>
          <w:lang w:eastAsia="en-GB"/>
        </w:rPr>
        <w:t>The following class diagram presents</w:t>
      </w:r>
      <w:r w:rsidR="00BD618E">
        <w:rPr>
          <w:lang w:eastAsia="en-GB"/>
        </w:rPr>
        <w:t xml:space="preserve"> how </w:t>
      </w:r>
      <w:r w:rsidRPr="002F41A2">
        <w:rPr>
          <w:lang w:eastAsia="en-GB"/>
        </w:rPr>
        <w:t xml:space="preserve">the main </w:t>
      </w:r>
      <w:r>
        <w:rPr>
          <w:lang w:eastAsia="en-GB"/>
        </w:rPr>
        <w:t xml:space="preserve">cryptographic </w:t>
      </w:r>
      <w:r w:rsidR="00BD618E">
        <w:rPr>
          <w:lang w:eastAsia="en-GB"/>
        </w:rPr>
        <w:t xml:space="preserve">families of </w:t>
      </w:r>
      <w:r>
        <w:rPr>
          <w:lang w:eastAsia="en-GB"/>
        </w:rPr>
        <w:t>primitives</w:t>
      </w:r>
      <w:r w:rsidR="00BD618E">
        <w:rPr>
          <w:lang w:eastAsia="en-GB"/>
        </w:rPr>
        <w:t xml:space="preserve"> are represented as</w:t>
      </w:r>
      <w:r>
        <w:rPr>
          <w:lang w:eastAsia="en-GB"/>
        </w:rPr>
        <w:t xml:space="preserve"> </w:t>
      </w:r>
      <w:r w:rsidRPr="002F41A2">
        <w:rPr>
          <w:lang w:eastAsia="en-GB"/>
        </w:rPr>
        <w:t>interfaces</w:t>
      </w:r>
      <w:r w:rsidR="00BD618E">
        <w:rPr>
          <w:lang w:eastAsia="en-GB"/>
        </w:rPr>
        <w:t xml:space="preserve">. It also shows </w:t>
      </w:r>
      <w:r w:rsidRPr="002F41A2">
        <w:rPr>
          <w:lang w:eastAsia="en-GB"/>
        </w:rPr>
        <w:t xml:space="preserve">their main functionalities. </w:t>
      </w:r>
    </w:p>
    <w:p w:rsidR="00A85318" w:rsidRDefault="00A85318" w:rsidP="00BD618E">
      <w:pPr>
        <w:rPr>
          <w:lang w:eastAsia="en-GB"/>
        </w:rPr>
      </w:pPr>
    </w:p>
    <w:p w:rsidR="00A85318" w:rsidRDefault="00E36A16" w:rsidP="00BD618E">
      <w:pPr>
        <w:rPr>
          <w:lang w:eastAsia="en-GB"/>
        </w:rPr>
      </w:pPr>
      <w:r w:rsidRPr="00E36A16">
        <w:rPr>
          <w:noProof/>
        </w:rPr>
        <w:drawing>
          <wp:inline distT="0" distB="0" distL="0" distR="0" wp14:anchorId="63900588" wp14:editId="27310BDF">
            <wp:extent cx="5486400" cy="41268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4126865"/>
                    </a:xfrm>
                    <a:prstGeom prst="rect">
                      <a:avLst/>
                    </a:prstGeom>
                  </pic:spPr>
                </pic:pic>
              </a:graphicData>
            </a:graphic>
          </wp:inline>
        </w:drawing>
      </w:r>
    </w:p>
    <w:p w:rsidR="0026480F" w:rsidRDefault="0026480F" w:rsidP="00BD618E">
      <w:pPr>
        <w:rPr>
          <w:lang w:eastAsia="en-GB"/>
        </w:rPr>
      </w:pPr>
    </w:p>
    <w:p w:rsidR="004E7481" w:rsidRDefault="004E7481" w:rsidP="0026480F">
      <w:pPr>
        <w:ind w:left="-851"/>
        <w:rPr>
          <w:i/>
          <w:iCs/>
        </w:rPr>
      </w:pPr>
    </w:p>
    <w:p w:rsidR="004E7481" w:rsidRDefault="004E7481">
      <w:pPr>
        <w:autoSpaceDE/>
        <w:autoSpaceDN/>
        <w:adjustRightInd/>
      </w:pPr>
    </w:p>
    <w:p w:rsidR="00602803" w:rsidRDefault="00602803" w:rsidP="00F7741A">
      <w:pPr>
        <w:autoSpaceDE/>
        <w:autoSpaceDN/>
        <w:adjustRightInd/>
      </w:pPr>
      <w:r>
        <w:br w:type="page"/>
      </w:r>
    </w:p>
    <w:p w:rsidR="00020C3F" w:rsidRDefault="00651F71" w:rsidP="00651F71">
      <w:pPr>
        <w:pStyle w:val="Heading4"/>
        <w:numPr>
          <w:ilvl w:val="0"/>
          <w:numId w:val="0"/>
        </w:numPr>
        <w:ind w:left="709"/>
      </w:pPr>
      <w:bookmarkStart w:id="137" w:name="_Toc331084090"/>
      <w:r>
        <w:lastRenderedPageBreak/>
        <w:t>5.1.1.1</w:t>
      </w:r>
      <w:r w:rsidR="00020C3F">
        <w:t xml:space="preserve"> Interfaces’ hierarchy</w:t>
      </w:r>
      <w:bookmarkEnd w:id="137"/>
    </w:p>
    <w:p w:rsidR="00020C3F" w:rsidRDefault="00020C3F" w:rsidP="00020C3F">
      <w:pPr>
        <w:rPr>
          <w:lang w:eastAsia="en-GB"/>
        </w:rPr>
      </w:pPr>
      <w:r>
        <w:rPr>
          <w:lang w:eastAsia="en-GB"/>
        </w:rPr>
        <w:t>As explained above we want to allow the user to work with different levels of specification. The user may need to work with a general concept (e.g., any PRF) as well as with a specific algorithm. In order to achieve this we designed this layer as a full hierarchy of interfaces, each interface representing either a family of some cryptographic primitive or a specific algorithm.</w:t>
      </w:r>
    </w:p>
    <w:p w:rsidR="00020C3F" w:rsidRDefault="00020C3F" w:rsidP="00E36A16">
      <w:pPr>
        <w:rPr>
          <w:lang w:eastAsia="en-GB"/>
        </w:rPr>
      </w:pPr>
      <w:r>
        <w:rPr>
          <w:lang w:eastAsia="en-GB"/>
        </w:rPr>
        <w:t xml:space="preserve">Note that we define interfaces for all specific algorithms since we wish to allow multiple implementations of the same algorithm (e.g., from different existing libraries). As such, every concrete algorithm will implement the specific algorithm interface. For example, BcTripleDES, ScTripleDES and CryptoPpTripleDES will all implement the TripleDES interface. When the user requests a TripleDES, she will request a TripleDES interface and only the algorithms that implement this interface will be possible candidates. (Note that we do not intend to implement TripleDES now. Thus, ScTripleDES is just a hypothetical example). </w:t>
      </w:r>
    </w:p>
    <w:p w:rsidR="00020C3F" w:rsidRDefault="00020C3F" w:rsidP="000819B1">
      <w:pPr>
        <w:rPr>
          <w:lang w:eastAsia="en-GB"/>
        </w:rPr>
      </w:pPr>
      <w:r>
        <w:rPr>
          <w:lang w:eastAsia="en-GB"/>
        </w:rPr>
        <w:t>In the following class diagram, we present all the interfaces and s</w:t>
      </w:r>
      <w:r w:rsidR="000819B1">
        <w:rPr>
          <w:lang w:eastAsia="en-GB"/>
        </w:rPr>
        <w:t>ub interfaces. For clarity DLOG and</w:t>
      </w:r>
      <w:r>
        <w:rPr>
          <w:lang w:eastAsia="en-GB"/>
        </w:rPr>
        <w:t xml:space="preserve"> KDF are omitted and will be further discussed in section </w:t>
      </w:r>
      <w:hyperlink w:anchor="_Detailed_Description" w:history="1">
        <w:r w:rsidRPr="007709B8">
          <w:rPr>
            <w:rStyle w:val="Hyperlink"/>
            <w:lang w:eastAsia="en-GB"/>
          </w:rPr>
          <w:t>Detailed Description</w:t>
        </w:r>
      </w:hyperlink>
      <w:r>
        <w:rPr>
          <w:lang w:eastAsia="en-GB"/>
        </w:rPr>
        <w:t>.</w:t>
      </w:r>
    </w:p>
    <w:p w:rsidR="000819B1" w:rsidRDefault="000819B1" w:rsidP="00020C3F">
      <w:pPr>
        <w:rPr>
          <w:lang w:eastAsia="en-GB"/>
        </w:rPr>
      </w:pPr>
    </w:p>
    <w:p w:rsidR="000819B1" w:rsidRDefault="00E36A16" w:rsidP="00020C3F">
      <w:pPr>
        <w:rPr>
          <w:lang w:eastAsia="en-GB"/>
        </w:rPr>
      </w:pPr>
      <w:r w:rsidRPr="00E36A16">
        <w:rPr>
          <w:noProof/>
        </w:rPr>
        <w:drawing>
          <wp:inline distT="0" distB="0" distL="0" distR="0" wp14:anchorId="1FA13F35" wp14:editId="08029BE4">
            <wp:extent cx="6307713" cy="3323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16496" cy="3327857"/>
                    </a:xfrm>
                    <a:prstGeom prst="rect">
                      <a:avLst/>
                    </a:prstGeom>
                  </pic:spPr>
                </pic:pic>
              </a:graphicData>
            </a:graphic>
          </wp:inline>
        </w:drawing>
      </w: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F7741A" w:rsidRDefault="00F7741A" w:rsidP="00020C3F">
      <w:pPr>
        <w:rPr>
          <w:lang w:eastAsia="en-GB"/>
        </w:rPr>
      </w:pPr>
    </w:p>
    <w:p w:rsidR="000819B1" w:rsidRDefault="000819B1" w:rsidP="00020C3F">
      <w:pPr>
        <w:rPr>
          <w:lang w:eastAsia="en-GB"/>
        </w:rPr>
      </w:pPr>
    </w:p>
    <w:p w:rsidR="00020C3F" w:rsidRDefault="00651F71" w:rsidP="00651F71">
      <w:pPr>
        <w:pStyle w:val="Heading4"/>
        <w:numPr>
          <w:ilvl w:val="0"/>
          <w:numId w:val="0"/>
        </w:numPr>
        <w:ind w:left="709"/>
      </w:pPr>
      <w:bookmarkStart w:id="138" w:name="_Toc331084091"/>
      <w:r>
        <w:lastRenderedPageBreak/>
        <w:t>5.1.1.2</w:t>
      </w:r>
      <w:r w:rsidR="00020C3F">
        <w:t xml:space="preserve"> Abstract classes</w:t>
      </w:r>
      <w:bookmarkEnd w:id="138"/>
    </w:p>
    <w:p w:rsidR="00020C3F" w:rsidRDefault="00020C3F" w:rsidP="00B21349">
      <w:pPr>
        <w:rPr>
          <w:lang w:eastAsia="en-GB"/>
        </w:rPr>
      </w:pPr>
      <w:r>
        <w:rPr>
          <w:lang w:eastAsia="en-GB"/>
        </w:rPr>
        <w:t>Apart from having a full hierarchy of interfaces for cryptographic concepts in this layer, we found it useful to implement common functionality within a family, via abstract classes that implement the above-mentioned interfaces. The aim is to avoid code duplication in the concrete classes. We clarify this with the following example. For the TrapdoorPermutation interface, we are going to implement two algorithms: Rabin and RSA. Most methods in the interface have the same implementation for both algorithms (</w:t>
      </w:r>
      <w:r w:rsidR="00B21349">
        <w:rPr>
          <w:lang w:eastAsia="en-GB"/>
        </w:rPr>
        <w:t>getPubKey, hardCoreFunction, hardCorePredicate</w:t>
      </w:r>
      <w:r>
        <w:rPr>
          <w:lang w:eastAsia="en-GB"/>
        </w:rPr>
        <w:t>). However, the heart of each algorithm resides in the methods compute and invert. Therefore, these methods must be implemented separately for each algorithm. By implementing the common methods in the abstract class TrapdoorPermutationAbs we avoid unnecessary duplication of code.</w:t>
      </w:r>
    </w:p>
    <w:p w:rsidR="000819B1" w:rsidRDefault="00020C3F" w:rsidP="000819B1">
      <w:pPr>
        <w:rPr>
          <w:lang w:eastAsia="en-GB"/>
        </w:rPr>
      </w:pPr>
      <w:r>
        <w:rPr>
          <w:lang w:eastAsia="en-GB"/>
        </w:rPr>
        <w:t xml:space="preserve">Despite the desire to avoid code duplication, we decided not to use the abstract class tool for every family of primitives. In the case of the Pseudorandom Function interface, we decided that having an extra abstract class makes the design of the family too complicated and hard to read. </w:t>
      </w:r>
      <w:r w:rsidR="000819B1">
        <w:rPr>
          <w:lang w:eastAsia="en-GB"/>
        </w:rPr>
        <w:t>Also, if the abstract class has only few functions with one line or so, then it is not necessary to have.</w:t>
      </w:r>
    </w:p>
    <w:p w:rsidR="00020C3F" w:rsidRDefault="00020C3F" w:rsidP="00B21349">
      <w:pPr>
        <w:rPr>
          <w:lang w:eastAsia="en-GB"/>
        </w:rPr>
      </w:pPr>
      <w:r>
        <w:rPr>
          <w:lang w:eastAsia="en-GB"/>
        </w:rPr>
        <w:t>In the following class diagram, we present the relationship between the interfaces and the abstract classes. (We do not show interface</w:t>
      </w:r>
      <w:r w:rsidR="00B21349">
        <w:rPr>
          <w:lang w:eastAsia="en-GB"/>
        </w:rPr>
        <w:t>s that</w:t>
      </w:r>
      <w:r>
        <w:rPr>
          <w:lang w:eastAsia="en-GB"/>
        </w:rPr>
        <w:t xml:space="preserve"> ha</w:t>
      </w:r>
      <w:r w:rsidR="00B21349">
        <w:rPr>
          <w:lang w:eastAsia="en-GB"/>
        </w:rPr>
        <w:t>ve</w:t>
      </w:r>
      <w:r>
        <w:rPr>
          <w:lang w:eastAsia="en-GB"/>
        </w:rPr>
        <w:t xml:space="preserve"> no abstract class</w:t>
      </w:r>
      <w:r w:rsidR="00B21349">
        <w:rPr>
          <w:lang w:eastAsia="en-GB"/>
        </w:rPr>
        <w:t>es, such as PseudorandomFunction and PseudoRandomGenerator</w:t>
      </w:r>
      <w:r>
        <w:rPr>
          <w:lang w:eastAsia="en-GB"/>
        </w:rPr>
        <w:t>).</w:t>
      </w:r>
    </w:p>
    <w:p w:rsidR="00020C3F" w:rsidRPr="00020C3F" w:rsidRDefault="00020C3F" w:rsidP="00020C3F"/>
    <w:p w:rsidR="001507AA" w:rsidRDefault="00B21349" w:rsidP="001831BF">
      <w:pPr>
        <w:rPr>
          <w:lang w:eastAsia="en-GB"/>
        </w:rPr>
      </w:pPr>
      <w:r w:rsidRPr="00B21349">
        <w:rPr>
          <w:noProof/>
        </w:rPr>
        <w:drawing>
          <wp:inline distT="0" distB="0" distL="0" distR="0" wp14:anchorId="67231FD1" wp14:editId="49887249">
            <wp:extent cx="4952010" cy="3616572"/>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52010" cy="3616572"/>
                    </a:xfrm>
                    <a:prstGeom prst="rect">
                      <a:avLst/>
                    </a:prstGeom>
                  </pic:spPr>
                </pic:pic>
              </a:graphicData>
            </a:graphic>
          </wp:inline>
        </w:drawing>
      </w:r>
    </w:p>
    <w:p w:rsidR="00BB25BC" w:rsidRDefault="00BB25BC" w:rsidP="001831BF">
      <w:pPr>
        <w:rPr>
          <w:b/>
          <w:bCs/>
          <w:sz w:val="26"/>
          <w:szCs w:val="18"/>
          <w:lang w:eastAsia="en-GB"/>
        </w:rPr>
      </w:pPr>
    </w:p>
    <w:p w:rsidR="00DD750F" w:rsidRDefault="00DD750F" w:rsidP="00DD750F">
      <w:pPr>
        <w:rPr>
          <w:lang w:eastAsia="en-GB"/>
        </w:rPr>
      </w:pPr>
    </w:p>
    <w:p w:rsidR="00515D3B" w:rsidRDefault="00515D3B" w:rsidP="00515D3B">
      <w:pPr>
        <w:rPr>
          <w:lang w:eastAsia="en-GB"/>
        </w:rPr>
      </w:pPr>
    </w:p>
    <w:p w:rsidR="0035309D" w:rsidRDefault="0035309D">
      <w:pPr>
        <w:autoSpaceDE/>
        <w:autoSpaceDN/>
        <w:adjustRightInd/>
        <w:rPr>
          <w:b/>
          <w:bCs/>
          <w:sz w:val="28"/>
          <w:lang w:eastAsia="en-GB"/>
        </w:rPr>
      </w:pPr>
      <w:r>
        <w:br w:type="page"/>
      </w:r>
    </w:p>
    <w:p w:rsidR="00020C3F" w:rsidRDefault="002B3979" w:rsidP="00D54590">
      <w:pPr>
        <w:pStyle w:val="Heading3"/>
        <w:numPr>
          <w:ilvl w:val="2"/>
          <w:numId w:val="47"/>
        </w:numPr>
        <w:ind w:left="2694" w:hanging="709"/>
      </w:pPr>
      <w:r>
        <w:lastRenderedPageBreak/>
        <w:t xml:space="preserve"> </w:t>
      </w:r>
      <w:bookmarkStart w:id="139" w:name="_Toc331084092"/>
      <w:r w:rsidR="00020C3F">
        <w:t>Security Levels</w:t>
      </w:r>
      <w:bookmarkEnd w:id="139"/>
    </w:p>
    <w:p w:rsidR="005203AC" w:rsidRPr="005203AC" w:rsidRDefault="005203AC" w:rsidP="005203AC">
      <w:r w:rsidRPr="005203AC">
        <w:t xml:space="preserve">In many cases, a cryptographic primitive is not just "secure" or "insecure". Rather, it may meet some notion of security and not another. A classic example is encryption, where a scheme can be secure in the presence of eavesdropping adversaries, in the presence of chosen-plaintext attacks or in the presence of chosen-ciphertext attacks. These three levels of security also form a hierarchy (any scheme that is secure in the presence of chosen-ciphertext </w:t>
      </w:r>
      <w:proofErr w:type="gramStart"/>
      <w:r w:rsidRPr="005203AC">
        <w:t>attacks is</w:t>
      </w:r>
      <w:proofErr w:type="gramEnd"/>
      <w:r w:rsidRPr="005203AC">
        <w:t xml:space="preserve"> secure against chosen-plaintext attacks and so on). </w:t>
      </w:r>
      <w:proofErr w:type="gramStart"/>
      <w:r w:rsidRPr="005203AC">
        <w:t>The choice of which level of security to require therefore depends on the application.</w:t>
      </w:r>
      <w:proofErr w:type="gramEnd"/>
      <w:r w:rsidRPr="005203AC">
        <w:t xml:space="preserve"> We remark that it is not always wise to take the "most secure" scheme since this sometimes comes with a performance penalty. In addition, in some cases (like in commitments), the security levels are non-comparable. </w:t>
      </w:r>
    </w:p>
    <w:p w:rsidR="00B219D2" w:rsidRPr="00212747" w:rsidRDefault="005203AC" w:rsidP="005203AC">
      <w:r w:rsidRPr="005203AC">
        <w:t xml:space="preserve">The library therefore includes </w:t>
      </w:r>
      <w:r>
        <w:t xml:space="preserve">a hierarchy of </w:t>
      </w:r>
      <w:r w:rsidRPr="005203AC">
        <w:t>security level interfaces</w:t>
      </w:r>
      <w:r w:rsidR="00C67126">
        <w:t xml:space="preserve">, currently for DlogGroup and CryptographicHash families. These interfaces have no methods and are only marker interfaces. Each concrete class that </w:t>
      </w:r>
      <w:r>
        <w:t xml:space="preserve">is </w:t>
      </w:r>
      <w:r w:rsidR="00C67126">
        <w:t>based on any security level should implement the relevant interface, to declare itself as secure as the marker interface.</w:t>
      </w:r>
    </w:p>
    <w:p w:rsidR="00020C3F" w:rsidRDefault="00020C3F" w:rsidP="00020C3F"/>
    <w:p w:rsidR="00651F71" w:rsidRDefault="00651F71" w:rsidP="005203AC">
      <w:pPr>
        <w:jc w:val="center"/>
      </w:pPr>
      <w:r w:rsidRPr="00651F71">
        <w:rPr>
          <w:noProof/>
        </w:rPr>
        <w:drawing>
          <wp:inline distT="0" distB="0" distL="0" distR="0" wp14:anchorId="129540CD" wp14:editId="02E3A9A1">
            <wp:extent cx="2487880" cy="3302497"/>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93044" cy="3309352"/>
                    </a:xfrm>
                    <a:prstGeom prst="rect">
                      <a:avLst/>
                    </a:prstGeom>
                  </pic:spPr>
                </pic:pic>
              </a:graphicData>
            </a:graphic>
          </wp:inline>
        </w:drawing>
      </w:r>
    </w:p>
    <w:p w:rsidR="00651F71" w:rsidRPr="00020C3F" w:rsidRDefault="00651F71" w:rsidP="00020C3F"/>
    <w:p w:rsidR="005203AC" w:rsidRDefault="005203AC">
      <w:pPr>
        <w:autoSpaceDE/>
        <w:autoSpaceDN/>
        <w:adjustRightInd/>
        <w:rPr>
          <w:b/>
          <w:bCs/>
          <w:sz w:val="28"/>
          <w:lang w:eastAsia="en-GB"/>
        </w:rPr>
      </w:pPr>
      <w:r>
        <w:br w:type="page"/>
      </w:r>
    </w:p>
    <w:p w:rsidR="00515D3B" w:rsidRDefault="000C029C" w:rsidP="00D54590">
      <w:pPr>
        <w:pStyle w:val="Heading2"/>
        <w:numPr>
          <w:ilvl w:val="1"/>
          <w:numId w:val="47"/>
        </w:numPr>
        <w:tabs>
          <w:tab w:val="decimal" w:pos="1701"/>
        </w:tabs>
        <w:ind w:left="709" w:firstLine="284"/>
      </w:pPr>
      <w:bookmarkStart w:id="140" w:name="_Toc331084093"/>
      <w:r>
        <w:lastRenderedPageBreak/>
        <w:t>High Level Description</w:t>
      </w:r>
      <w:bookmarkEnd w:id="140"/>
    </w:p>
    <w:p w:rsidR="00515D3B" w:rsidRDefault="00394EB5" w:rsidP="00D54590">
      <w:pPr>
        <w:pStyle w:val="Heading3"/>
        <w:numPr>
          <w:ilvl w:val="2"/>
          <w:numId w:val="47"/>
        </w:numPr>
        <w:ind w:left="2694" w:hanging="709"/>
      </w:pPr>
      <w:bookmarkStart w:id="141" w:name="_Toc277840047"/>
      <w:bookmarkStart w:id="142" w:name="_Toc277840417"/>
      <w:bookmarkStart w:id="143" w:name="_Toc277840474"/>
      <w:bookmarkStart w:id="144" w:name="_Toc277840620"/>
      <w:bookmarkStart w:id="145" w:name="_Toc277840828"/>
      <w:bookmarkStart w:id="146" w:name="_Toc331084094"/>
      <w:r>
        <w:t xml:space="preserve">General static </w:t>
      </w:r>
      <w:r w:rsidR="00515D3B">
        <w:t>view</w:t>
      </w:r>
      <w:bookmarkEnd w:id="141"/>
      <w:bookmarkEnd w:id="142"/>
      <w:bookmarkEnd w:id="143"/>
      <w:bookmarkEnd w:id="144"/>
      <w:bookmarkEnd w:id="145"/>
      <w:bookmarkEnd w:id="146"/>
    </w:p>
    <w:p w:rsidR="001B39A2" w:rsidRDefault="00515D3B" w:rsidP="005203AC">
      <w:r>
        <w:t>The following diagram</w:t>
      </w:r>
      <w:r w:rsidR="005203AC">
        <w:t>s</w:t>
      </w:r>
      <w:r>
        <w:t xml:space="preserve"> present </w:t>
      </w:r>
      <w:r w:rsidR="00E82BE4">
        <w:t>a</w:t>
      </w:r>
      <w:r>
        <w:t xml:space="preserve"> </w:t>
      </w:r>
      <w:r w:rsidR="00E82BE4">
        <w:t>high</w:t>
      </w:r>
      <w:r w:rsidR="001507AA">
        <w:t>-</w:t>
      </w:r>
      <w:r w:rsidR="007709B8">
        <w:t xml:space="preserve">level </w:t>
      </w:r>
      <w:r>
        <w:t>view</w:t>
      </w:r>
      <w:r w:rsidR="007709B8">
        <w:t xml:space="preserve"> of the general </w:t>
      </w:r>
      <w:r w:rsidR="00CF5DB0">
        <w:t>cryptographic types</w:t>
      </w:r>
      <w:r>
        <w:t xml:space="preserve">. </w:t>
      </w:r>
    </w:p>
    <w:p w:rsidR="005B5EA1" w:rsidRDefault="005B5EA1" w:rsidP="00D54590">
      <w:pPr>
        <w:pStyle w:val="Heading4"/>
        <w:numPr>
          <w:ilvl w:val="3"/>
          <w:numId w:val="47"/>
        </w:numPr>
        <w:ind w:left="2835" w:firstLine="0"/>
      </w:pPr>
      <w:bookmarkStart w:id="147" w:name="_Toc331084095"/>
      <w:r>
        <w:t>CryptographicHash</w:t>
      </w:r>
      <w:bookmarkEnd w:id="147"/>
    </w:p>
    <w:p w:rsidR="005B5EA1" w:rsidRDefault="00CD6C37" w:rsidP="00663557">
      <w:r w:rsidRPr="00CD6C37">
        <w:rPr>
          <w:noProof/>
        </w:rPr>
        <w:drawing>
          <wp:inline distT="0" distB="0" distL="0" distR="0" wp14:anchorId="72EF3EF5" wp14:editId="5F4F230F">
            <wp:extent cx="6151418" cy="2268608"/>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65103" cy="2273655"/>
                    </a:xfrm>
                    <a:prstGeom prst="rect">
                      <a:avLst/>
                    </a:prstGeom>
                  </pic:spPr>
                </pic:pic>
              </a:graphicData>
            </a:graphic>
          </wp:inline>
        </w:drawing>
      </w:r>
    </w:p>
    <w:p w:rsidR="005B5EA1" w:rsidRDefault="005B5EA1" w:rsidP="005B5EA1"/>
    <w:p w:rsidR="005B5EA1" w:rsidRDefault="005B5EA1" w:rsidP="005B5EA1"/>
    <w:p w:rsidR="005B5EA1" w:rsidRDefault="005B5EA1" w:rsidP="005B5EA1"/>
    <w:p w:rsidR="005B5EA1" w:rsidRDefault="005B5EA1">
      <w:pPr>
        <w:autoSpaceDE/>
        <w:autoSpaceDN/>
        <w:adjustRightInd/>
      </w:pPr>
    </w:p>
    <w:p w:rsidR="000D1937" w:rsidRDefault="000D1937" w:rsidP="00D54590">
      <w:pPr>
        <w:pStyle w:val="Heading4"/>
        <w:numPr>
          <w:ilvl w:val="3"/>
          <w:numId w:val="47"/>
        </w:numPr>
        <w:ind w:left="2835" w:firstLine="0"/>
      </w:pPr>
      <w:bookmarkStart w:id="148" w:name="_Toc331084096"/>
      <w:r>
        <w:t>UniversalHash</w:t>
      </w:r>
      <w:bookmarkEnd w:id="148"/>
    </w:p>
    <w:p w:rsidR="000D1937" w:rsidRDefault="000D1937" w:rsidP="000D1937"/>
    <w:p w:rsidR="000D1937" w:rsidRDefault="000D1937" w:rsidP="000D1937"/>
    <w:p w:rsidR="000D1937" w:rsidRDefault="00663557" w:rsidP="00663557">
      <w:pPr>
        <w:jc w:val="center"/>
      </w:pPr>
      <w:r w:rsidRPr="00663557">
        <w:rPr>
          <w:noProof/>
        </w:rPr>
        <w:drawing>
          <wp:inline distT="0" distB="0" distL="0" distR="0" wp14:anchorId="7A00D023" wp14:editId="0C3DB8D1">
            <wp:extent cx="3978233" cy="1682921"/>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87230" cy="1686727"/>
                    </a:xfrm>
                    <a:prstGeom prst="rect">
                      <a:avLst/>
                    </a:prstGeom>
                  </pic:spPr>
                </pic:pic>
              </a:graphicData>
            </a:graphic>
          </wp:inline>
        </w:drawing>
      </w:r>
    </w:p>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5B5EA1" w:rsidRDefault="005B5EA1" w:rsidP="000D1937"/>
    <w:p w:rsidR="005B5EA1" w:rsidRDefault="005B5EA1" w:rsidP="000D1937"/>
    <w:p w:rsidR="005B5EA1" w:rsidRDefault="005B5EA1" w:rsidP="000D1937"/>
    <w:p w:rsidR="005B5EA1" w:rsidRDefault="005B5EA1" w:rsidP="00D54590">
      <w:pPr>
        <w:pStyle w:val="Heading4"/>
        <w:numPr>
          <w:ilvl w:val="3"/>
          <w:numId w:val="47"/>
        </w:numPr>
        <w:ind w:left="2835" w:firstLine="0"/>
      </w:pPr>
      <w:bookmarkStart w:id="149" w:name="_Toc331084097"/>
      <w:r>
        <w:lastRenderedPageBreak/>
        <w:t>PseudorandomFunction</w:t>
      </w:r>
      <w:bookmarkEnd w:id="149"/>
    </w:p>
    <w:p w:rsidR="005B5EA1" w:rsidRDefault="00663557" w:rsidP="00663557">
      <w:r w:rsidRPr="00663557">
        <w:rPr>
          <w:noProof/>
        </w:rPr>
        <w:drawing>
          <wp:inline distT="0" distB="0" distL="0" distR="0" wp14:anchorId="36E7E532" wp14:editId="79507CA3">
            <wp:extent cx="6313522" cy="2315689"/>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13522" cy="2315689"/>
                    </a:xfrm>
                    <a:prstGeom prst="rect">
                      <a:avLst/>
                    </a:prstGeom>
                  </pic:spPr>
                </pic:pic>
              </a:graphicData>
            </a:graphic>
          </wp:inline>
        </w:drawing>
      </w:r>
    </w:p>
    <w:p w:rsidR="005B5EA1" w:rsidRDefault="005B5EA1" w:rsidP="005B5EA1"/>
    <w:p w:rsidR="005B5EA1" w:rsidRDefault="005B5EA1" w:rsidP="005B5EA1"/>
    <w:p w:rsidR="005B5EA1" w:rsidRDefault="005B5EA1" w:rsidP="005B5EA1"/>
    <w:p w:rsidR="000D1937" w:rsidRDefault="000D1937" w:rsidP="000D1937"/>
    <w:p w:rsidR="000D1937" w:rsidRDefault="000D1937" w:rsidP="00D54590">
      <w:pPr>
        <w:pStyle w:val="Heading4"/>
        <w:numPr>
          <w:ilvl w:val="3"/>
          <w:numId w:val="47"/>
        </w:numPr>
        <w:ind w:left="2835" w:firstLine="0"/>
      </w:pPr>
      <w:bookmarkStart w:id="150" w:name="_Toc331084098"/>
      <w:r>
        <w:t>PseudorandomGenerator</w:t>
      </w:r>
      <w:bookmarkEnd w:id="150"/>
    </w:p>
    <w:p w:rsidR="000D1937" w:rsidRDefault="00663557" w:rsidP="00663557">
      <w:pPr>
        <w:jc w:val="center"/>
      </w:pPr>
      <w:r w:rsidRPr="00663557">
        <w:rPr>
          <w:noProof/>
        </w:rPr>
        <w:drawing>
          <wp:inline distT="0" distB="0" distL="0" distR="0" wp14:anchorId="1FCA7260" wp14:editId="34929BC7">
            <wp:extent cx="3509159" cy="22683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10833" cy="2269445"/>
                    </a:xfrm>
                    <a:prstGeom prst="rect">
                      <a:avLst/>
                    </a:prstGeom>
                  </pic:spPr>
                </pic:pic>
              </a:graphicData>
            </a:graphic>
          </wp:inline>
        </w:drawing>
      </w:r>
    </w:p>
    <w:p w:rsidR="000D1937" w:rsidRDefault="000D1937" w:rsidP="000D1937"/>
    <w:p w:rsidR="000D1937" w:rsidRDefault="000D1937" w:rsidP="000D1937"/>
    <w:p w:rsidR="005B5EA1" w:rsidRDefault="005B5EA1" w:rsidP="000D1937"/>
    <w:p w:rsidR="005B5EA1" w:rsidRDefault="005B5EA1"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5B5EA1" w:rsidRDefault="005B5EA1" w:rsidP="00D54590">
      <w:pPr>
        <w:pStyle w:val="Heading4"/>
        <w:numPr>
          <w:ilvl w:val="3"/>
          <w:numId w:val="47"/>
        </w:numPr>
        <w:ind w:left="2835" w:firstLine="0"/>
      </w:pPr>
      <w:bookmarkStart w:id="151" w:name="_Toc331084099"/>
      <w:r w:rsidRPr="005B5EA1">
        <w:lastRenderedPageBreak/>
        <w:t>TrapdoorPermutation</w:t>
      </w:r>
      <w:bookmarkEnd w:id="151"/>
    </w:p>
    <w:p w:rsidR="005B5EA1" w:rsidRDefault="00663557" w:rsidP="00663557">
      <w:pPr>
        <w:jc w:val="center"/>
      </w:pPr>
      <w:r w:rsidRPr="00663557">
        <w:rPr>
          <w:noProof/>
        </w:rPr>
        <w:drawing>
          <wp:inline distT="0" distB="0" distL="0" distR="0" wp14:anchorId="776EDF08" wp14:editId="736F2985">
            <wp:extent cx="4946073" cy="3596207"/>
            <wp:effectExtent l="0" t="0" r="698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51700" cy="3600298"/>
                    </a:xfrm>
                    <a:prstGeom prst="rect">
                      <a:avLst/>
                    </a:prstGeom>
                  </pic:spPr>
                </pic:pic>
              </a:graphicData>
            </a:graphic>
          </wp:inline>
        </w:drawing>
      </w:r>
    </w:p>
    <w:p w:rsidR="000D1937" w:rsidRDefault="000D1937" w:rsidP="000D1937"/>
    <w:p w:rsidR="000D1937" w:rsidRDefault="000D1937" w:rsidP="000D1937"/>
    <w:p w:rsidR="000D1937" w:rsidRDefault="000D1937" w:rsidP="000D1937"/>
    <w:p w:rsidR="000D1937" w:rsidRDefault="000C4163" w:rsidP="00D54590">
      <w:pPr>
        <w:pStyle w:val="Heading4"/>
        <w:numPr>
          <w:ilvl w:val="3"/>
          <w:numId w:val="47"/>
        </w:numPr>
        <w:ind w:left="2835" w:firstLine="0"/>
      </w:pPr>
      <w:bookmarkStart w:id="152" w:name="_Toc331084100"/>
      <w:r>
        <w:t>DlogGroup</w:t>
      </w:r>
      <w:bookmarkEnd w:id="152"/>
    </w:p>
    <w:p w:rsidR="005B5EA1" w:rsidRDefault="005B5EA1" w:rsidP="000C4163"/>
    <w:p w:rsidR="005B5EA1" w:rsidRDefault="005B5EA1" w:rsidP="000C4163">
      <w:r w:rsidRPr="000C4163">
        <w:rPr>
          <w:noProof/>
        </w:rPr>
        <w:drawing>
          <wp:anchor distT="0" distB="0" distL="114300" distR="114300" simplePos="0" relativeHeight="251801600" behindDoc="1" locked="0" layoutInCell="1" allowOverlap="1" wp14:anchorId="0A98B7A6" wp14:editId="1FCA172D">
            <wp:simplePos x="0" y="0"/>
            <wp:positionH relativeFrom="column">
              <wp:posOffset>-500380</wp:posOffset>
            </wp:positionH>
            <wp:positionV relativeFrom="paragraph">
              <wp:posOffset>1270</wp:posOffset>
            </wp:positionV>
            <wp:extent cx="6859270" cy="34988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859270" cy="3498850"/>
                    </a:xfrm>
                    <a:prstGeom prst="rect">
                      <a:avLst/>
                    </a:prstGeom>
                  </pic:spPr>
                </pic:pic>
              </a:graphicData>
            </a:graphic>
            <wp14:sizeRelH relativeFrom="margin">
              <wp14:pctWidth>0</wp14:pctWidth>
            </wp14:sizeRelH>
            <wp14:sizeRelV relativeFrom="margin">
              <wp14:pctHeight>0</wp14:pctHeight>
            </wp14:sizeRelV>
          </wp:anchor>
        </w:drawing>
      </w:r>
    </w:p>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0C4163" w:rsidRPr="000C4163" w:rsidRDefault="000C4163" w:rsidP="000C4163"/>
    <w:p w:rsidR="000D1937" w:rsidRPr="000D1937" w:rsidRDefault="000D1937" w:rsidP="000D1937"/>
    <w:p w:rsidR="000D1937" w:rsidRPr="000D1937" w:rsidRDefault="000D1937" w:rsidP="000D1937"/>
    <w:p w:rsidR="005B5EA1" w:rsidRDefault="005B5EA1" w:rsidP="005B5EA1"/>
    <w:p w:rsidR="005B5EA1" w:rsidRDefault="005B5EA1" w:rsidP="00D54590">
      <w:pPr>
        <w:pStyle w:val="Heading4"/>
        <w:numPr>
          <w:ilvl w:val="3"/>
          <w:numId w:val="47"/>
        </w:numPr>
        <w:ind w:left="2835" w:firstLine="0"/>
      </w:pPr>
      <w:bookmarkStart w:id="153" w:name="_Toc331084101"/>
      <w:r>
        <w:t>KeyDerivationFunction</w:t>
      </w:r>
      <w:bookmarkEnd w:id="153"/>
    </w:p>
    <w:p w:rsidR="005B5EA1" w:rsidRDefault="005B5EA1" w:rsidP="005B5EA1">
      <w:r w:rsidRPr="000D1937">
        <w:rPr>
          <w:noProof/>
        </w:rPr>
        <w:drawing>
          <wp:anchor distT="0" distB="0" distL="114300" distR="114300" simplePos="0" relativeHeight="251814912" behindDoc="1" locked="0" layoutInCell="1" allowOverlap="1" wp14:anchorId="26E7D1D8" wp14:editId="266A23A9">
            <wp:simplePos x="0" y="0"/>
            <wp:positionH relativeFrom="column">
              <wp:posOffset>847725</wp:posOffset>
            </wp:positionH>
            <wp:positionV relativeFrom="paragraph">
              <wp:posOffset>53975</wp:posOffset>
            </wp:positionV>
            <wp:extent cx="2969260" cy="16637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969260" cy="1663700"/>
                    </a:xfrm>
                    <a:prstGeom prst="rect">
                      <a:avLst/>
                    </a:prstGeom>
                  </pic:spPr>
                </pic:pic>
              </a:graphicData>
            </a:graphic>
            <wp14:sizeRelH relativeFrom="margin">
              <wp14:pctWidth>0</wp14:pctWidth>
            </wp14:sizeRelH>
            <wp14:sizeRelV relativeFrom="margin">
              <wp14:pctHeight>0</wp14:pctHeight>
            </wp14:sizeRelV>
          </wp:anchor>
        </w:drawing>
      </w:r>
    </w:p>
    <w:p w:rsidR="005B5EA1" w:rsidRDefault="005B5EA1" w:rsidP="005B5EA1"/>
    <w:p w:rsidR="005B5EA1" w:rsidRDefault="005B5EA1" w:rsidP="005B5EA1"/>
    <w:p w:rsidR="005B5EA1" w:rsidRDefault="005B5EA1" w:rsidP="005B5EA1"/>
    <w:p w:rsidR="00B545EF" w:rsidRDefault="00B545EF" w:rsidP="005B5EA1">
      <w:pPr>
        <w:pStyle w:val="Heading4"/>
        <w:numPr>
          <w:ilvl w:val="0"/>
          <w:numId w:val="0"/>
        </w:numPr>
        <w:ind w:left="1571" w:hanging="720"/>
      </w:pPr>
      <w:r>
        <w:br w:type="page"/>
      </w:r>
    </w:p>
    <w:p w:rsidR="005B5EA1" w:rsidRPr="005B5EA1" w:rsidRDefault="005B5EA1" w:rsidP="00D54590">
      <w:pPr>
        <w:pStyle w:val="ListParagraph"/>
        <w:keepNext/>
        <w:keepLines/>
        <w:numPr>
          <w:ilvl w:val="0"/>
          <w:numId w:val="70"/>
        </w:numPr>
        <w:tabs>
          <w:tab w:val="decimal" w:pos="1701"/>
        </w:tabs>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54" w:name="_Toc315173253"/>
      <w:bookmarkStart w:id="155" w:name="_Toc277840048"/>
      <w:bookmarkStart w:id="156" w:name="_Toc331083096"/>
      <w:bookmarkStart w:id="157" w:name="_Toc331083297"/>
      <w:bookmarkStart w:id="158" w:name="_Toc331083500"/>
      <w:bookmarkStart w:id="159" w:name="_Toc331083693"/>
      <w:bookmarkStart w:id="160" w:name="_Toc331083897"/>
      <w:bookmarkStart w:id="161" w:name="_Toc331084102"/>
      <w:bookmarkEnd w:id="154"/>
      <w:bookmarkEnd w:id="156"/>
      <w:bookmarkEnd w:id="157"/>
      <w:bookmarkEnd w:id="158"/>
      <w:bookmarkEnd w:id="159"/>
      <w:bookmarkEnd w:id="160"/>
      <w:bookmarkEnd w:id="161"/>
    </w:p>
    <w:p w:rsidR="005B5EA1" w:rsidRPr="005B5EA1" w:rsidRDefault="005B5EA1" w:rsidP="00D54590">
      <w:pPr>
        <w:pStyle w:val="ListParagraph"/>
        <w:keepNext/>
        <w:keepLines/>
        <w:numPr>
          <w:ilvl w:val="1"/>
          <w:numId w:val="70"/>
        </w:numPr>
        <w:tabs>
          <w:tab w:val="decimal" w:pos="1701"/>
        </w:tabs>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62" w:name="_Toc315173254"/>
      <w:bookmarkStart w:id="163" w:name="_Toc331083097"/>
      <w:bookmarkStart w:id="164" w:name="_Toc331083298"/>
      <w:bookmarkStart w:id="165" w:name="_Toc331083501"/>
      <w:bookmarkStart w:id="166" w:name="_Toc331083694"/>
      <w:bookmarkStart w:id="167" w:name="_Toc331083898"/>
      <w:bookmarkStart w:id="168" w:name="_Toc331084103"/>
      <w:bookmarkEnd w:id="162"/>
      <w:bookmarkEnd w:id="163"/>
      <w:bookmarkEnd w:id="164"/>
      <w:bookmarkEnd w:id="165"/>
      <w:bookmarkEnd w:id="166"/>
      <w:bookmarkEnd w:id="167"/>
      <w:bookmarkEnd w:id="168"/>
    </w:p>
    <w:p w:rsidR="005B5EA1" w:rsidRPr="005B5EA1" w:rsidRDefault="005B5EA1" w:rsidP="00D54590">
      <w:pPr>
        <w:pStyle w:val="ListParagraph"/>
        <w:keepNext/>
        <w:keepLines/>
        <w:numPr>
          <w:ilvl w:val="1"/>
          <w:numId w:val="70"/>
        </w:numPr>
        <w:tabs>
          <w:tab w:val="decimal" w:pos="1701"/>
        </w:tabs>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69" w:name="_Toc315173255"/>
      <w:bookmarkStart w:id="170" w:name="_Toc331083098"/>
      <w:bookmarkStart w:id="171" w:name="_Toc331083299"/>
      <w:bookmarkStart w:id="172" w:name="_Toc331083502"/>
      <w:bookmarkStart w:id="173" w:name="_Toc331083695"/>
      <w:bookmarkStart w:id="174" w:name="_Toc331083899"/>
      <w:bookmarkStart w:id="175" w:name="_Toc331084104"/>
      <w:bookmarkEnd w:id="169"/>
      <w:bookmarkEnd w:id="170"/>
      <w:bookmarkEnd w:id="171"/>
      <w:bookmarkEnd w:id="172"/>
      <w:bookmarkEnd w:id="173"/>
      <w:bookmarkEnd w:id="174"/>
      <w:bookmarkEnd w:id="175"/>
    </w:p>
    <w:p w:rsidR="000C029C" w:rsidRDefault="000C029C" w:rsidP="00D54590">
      <w:pPr>
        <w:pStyle w:val="Heading2"/>
        <w:numPr>
          <w:ilvl w:val="1"/>
          <w:numId w:val="70"/>
        </w:numPr>
        <w:tabs>
          <w:tab w:val="decimal" w:pos="1701"/>
        </w:tabs>
        <w:ind w:left="1368"/>
      </w:pPr>
      <w:bookmarkStart w:id="176" w:name="_Toc331084105"/>
      <w:r w:rsidRPr="00BC410A">
        <w:t>Detailed</w:t>
      </w:r>
      <w:r>
        <w:t xml:space="preserve"> Description</w:t>
      </w:r>
      <w:bookmarkEnd w:id="176"/>
    </w:p>
    <w:p w:rsidR="00CF5DB0" w:rsidRDefault="00CF5DB0" w:rsidP="003E75DB">
      <w:pPr>
        <w:rPr>
          <w:lang w:eastAsia="en-GB"/>
        </w:rPr>
      </w:pPr>
      <w:r>
        <w:rPr>
          <w:lang w:eastAsia="en-GB"/>
        </w:rPr>
        <w:t>In this section, we present a detailed description of each family of cryptographic types. Each such family is represented as a tree of interfaces. We refer to each family by the name of the root of the tree. The reason why each family is represented as a tree of interfaces is to allow the user to work with different levels of definitions. At times, the user may want to define a protocol that can accept any cryptographic type along the tree, in which case the root will be used</w:t>
      </w:r>
      <w:r w:rsidR="003E75DB">
        <w:rPr>
          <w:lang w:eastAsia="en-GB"/>
        </w:rPr>
        <w:t>. A</w:t>
      </w:r>
      <w:r>
        <w:rPr>
          <w:lang w:eastAsia="en-GB"/>
        </w:rPr>
        <w:t>t other times, a more specific type along the tree must be used.</w:t>
      </w:r>
    </w:p>
    <w:p w:rsidR="009756DF" w:rsidRDefault="009756DF" w:rsidP="003E75DB">
      <w:pPr>
        <w:rPr>
          <w:lang w:eastAsia="en-GB"/>
        </w:rPr>
      </w:pPr>
    </w:p>
    <w:p w:rsidR="009756DF" w:rsidRDefault="009756DF" w:rsidP="000C4163">
      <w:pPr>
        <w:rPr>
          <w:lang w:eastAsia="en-GB"/>
        </w:rPr>
      </w:pPr>
      <w:r>
        <w:rPr>
          <w:lang w:eastAsia="en-GB"/>
        </w:rPr>
        <w:t>Convention: Whenever we have a concrete implementation of any primitive type, the prefix of the name will state the library from which the implementation is taken from. For example, Bc</w:t>
      </w:r>
      <w:r w:rsidR="002F1B12">
        <w:rPr>
          <w:lang w:eastAsia="en-GB"/>
        </w:rPr>
        <w:t>TripleDES</w:t>
      </w:r>
      <w:r>
        <w:rPr>
          <w:lang w:eastAsia="en-GB"/>
        </w:rPr>
        <w:t xml:space="preserve"> is a concrete implementation of the primitive </w:t>
      </w:r>
      <w:r w:rsidR="002F1B12">
        <w:rPr>
          <w:lang w:eastAsia="en-GB"/>
        </w:rPr>
        <w:t>TripleDES</w:t>
      </w:r>
      <w:r>
        <w:rPr>
          <w:lang w:eastAsia="en-GB"/>
        </w:rPr>
        <w:t xml:space="preserve"> tha</w:t>
      </w:r>
      <w:r w:rsidR="004D70AB">
        <w:rPr>
          <w:lang w:eastAsia="en-GB"/>
        </w:rPr>
        <w:t>t was taken from Bouncy Castle.</w:t>
      </w:r>
    </w:p>
    <w:p w:rsidR="004D70AB" w:rsidRPr="00CF5DB0" w:rsidRDefault="00056BB0" w:rsidP="00056BB0">
      <w:pPr>
        <w:rPr>
          <w:lang w:eastAsia="en-GB"/>
        </w:rPr>
      </w:pPr>
      <w:r>
        <w:rPr>
          <w:lang w:eastAsia="en-GB"/>
        </w:rPr>
        <w:t>In the same way, for an</w:t>
      </w:r>
      <w:r w:rsidR="004D70AB">
        <w:rPr>
          <w:lang w:eastAsia="en-GB"/>
        </w:rPr>
        <w:t xml:space="preserve"> algorithm implemented by SCAPI we include the prefix “Sc”. </w:t>
      </w:r>
    </w:p>
    <w:p w:rsidR="00515D3B" w:rsidRDefault="000C4163" w:rsidP="00D54590">
      <w:pPr>
        <w:pStyle w:val="Heading3"/>
        <w:numPr>
          <w:ilvl w:val="2"/>
          <w:numId w:val="70"/>
        </w:numPr>
        <w:ind w:left="709" w:hanging="283"/>
      </w:pPr>
      <w:bookmarkStart w:id="177" w:name="_Toc331084106"/>
      <w:bookmarkEnd w:id="155"/>
      <w:r>
        <w:t>Cryptographic</w:t>
      </w:r>
      <w:r w:rsidR="00BB1C23">
        <w:t>Hash</w:t>
      </w:r>
      <w:bookmarkEnd w:id="177"/>
    </w:p>
    <w:p w:rsidR="0030299D" w:rsidRDefault="0030299D" w:rsidP="00D54590">
      <w:pPr>
        <w:pStyle w:val="Heading4"/>
        <w:numPr>
          <w:ilvl w:val="3"/>
          <w:numId w:val="70"/>
        </w:numPr>
      </w:pPr>
      <w:r>
        <w:t xml:space="preserve"> </w:t>
      </w:r>
      <w:bookmarkStart w:id="178" w:name="_Toc331084107"/>
      <w:r>
        <w:t>Static View</w:t>
      </w:r>
      <w:bookmarkEnd w:id="178"/>
    </w:p>
    <w:p w:rsidR="00896A24" w:rsidRDefault="00896A24" w:rsidP="00E34DEF">
      <w:r>
        <w:t xml:space="preserve">A </w:t>
      </w:r>
      <w:r>
        <w:rPr>
          <w:b/>
          <w:bCs/>
        </w:rPr>
        <w:t>cryptographic hash function</w:t>
      </w:r>
      <w:r>
        <w:t xml:space="preserve"> is a </w:t>
      </w:r>
      <w:r w:rsidRPr="001E79E8">
        <w:t>deterministic procedure</w:t>
      </w:r>
      <w:r>
        <w:t xml:space="preserve"> that takes an arbitrary block of </w:t>
      </w:r>
      <w:r w:rsidRPr="001E79E8">
        <w:t>data</w:t>
      </w:r>
      <w:r>
        <w:t xml:space="preserve"> and returns a fixed-size </w:t>
      </w:r>
      <w:r w:rsidRPr="001E79E8">
        <w:t>bit</w:t>
      </w:r>
      <w:r>
        <w:t xml:space="preserve"> string, the (</w:t>
      </w:r>
      <w:r>
        <w:rPr>
          <w:b/>
          <w:bCs/>
        </w:rPr>
        <w:t>cryptographic</w:t>
      </w:r>
      <w:r>
        <w:t xml:space="preserve">) </w:t>
      </w:r>
      <w:r>
        <w:rPr>
          <w:b/>
          <w:bCs/>
        </w:rPr>
        <w:t>hash value</w:t>
      </w:r>
      <w:r w:rsidR="00CD0CD0">
        <w:t>. There are two main levels of security that we will consider here: target collision resistance (meaning that given x it is hard to find y such that H(y</w:t>
      </w:r>
      <w:proofErr w:type="gramStart"/>
      <w:r w:rsidR="00CD0CD0">
        <w:t>)=</w:t>
      </w:r>
      <w:proofErr w:type="gramEnd"/>
      <w:r w:rsidR="00CD0CD0">
        <w:t xml:space="preserve">H(x)) and collision resistance (meaning that it is hard to find any x and y such that H(x)=H(y)). We do not include “preimage resistance” </w:t>
      </w:r>
      <w:r w:rsidR="00E34DEF">
        <w:t>since</w:t>
      </w:r>
      <w:r w:rsidR="00CD0CD0">
        <w:t xml:space="preserve"> cryptographically this is just a one-way function.</w:t>
      </w:r>
    </w:p>
    <w:p w:rsidR="00501507" w:rsidRDefault="00501507" w:rsidP="009877E9">
      <w:pPr>
        <w:rPr>
          <w:noProof/>
        </w:rPr>
      </w:pPr>
    </w:p>
    <w:p w:rsidR="0046512E" w:rsidRDefault="0046512E" w:rsidP="004C6D9D">
      <w:r w:rsidRPr="0046512E">
        <w:rPr>
          <w:noProof/>
        </w:rPr>
        <w:drawing>
          <wp:inline distT="0" distB="0" distL="0" distR="0" wp14:anchorId="50E6DC37" wp14:editId="439B114F">
            <wp:extent cx="6208168" cy="2452255"/>
            <wp:effectExtent l="0" t="0" r="2540" b="5715"/>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226323" cy="2459426"/>
                    </a:xfrm>
                    <a:prstGeom prst="rect">
                      <a:avLst/>
                    </a:prstGeom>
                  </pic:spPr>
                </pic:pic>
              </a:graphicData>
            </a:graphic>
          </wp:inline>
        </w:drawing>
      </w:r>
    </w:p>
    <w:p w:rsidR="00501507" w:rsidRDefault="00501507" w:rsidP="000B5C9C">
      <w:pPr>
        <w:ind w:left="-1350"/>
      </w:pPr>
    </w:p>
    <w:p w:rsidR="007860BF" w:rsidRDefault="007860BF" w:rsidP="004C6D9D"/>
    <w:p w:rsidR="007860BF" w:rsidRDefault="007860BF" w:rsidP="00517727"/>
    <w:p w:rsidR="007860BF" w:rsidRDefault="007860BF" w:rsidP="00517727"/>
    <w:p w:rsidR="007860BF" w:rsidRDefault="007860BF" w:rsidP="00517727"/>
    <w:p w:rsidR="007860BF" w:rsidRDefault="007860BF" w:rsidP="00517727"/>
    <w:p w:rsidR="007860BF" w:rsidRDefault="007860BF" w:rsidP="00517727"/>
    <w:p w:rsidR="007860BF" w:rsidRDefault="007860BF" w:rsidP="00517727"/>
    <w:p w:rsidR="007860BF" w:rsidRDefault="007860BF" w:rsidP="00517727"/>
    <w:p w:rsidR="007860BF" w:rsidRDefault="007860BF" w:rsidP="00517727"/>
    <w:p w:rsidR="00447B1F" w:rsidRDefault="005408F0" w:rsidP="00D54590">
      <w:pPr>
        <w:pStyle w:val="Heading4"/>
        <w:numPr>
          <w:ilvl w:val="3"/>
          <w:numId w:val="70"/>
        </w:numPr>
      </w:pPr>
      <w:r>
        <w:lastRenderedPageBreak/>
        <w:t xml:space="preserve"> </w:t>
      </w:r>
      <w:bookmarkStart w:id="179" w:name="_Toc331084108"/>
      <w:r>
        <w:t>Dynamic View</w:t>
      </w:r>
      <w:bookmarkEnd w:id="179"/>
    </w:p>
    <w:p w:rsidR="00447B1F" w:rsidRDefault="00447B1F" w:rsidP="00E34DEF">
      <w:r>
        <w:rPr>
          <w:noProof/>
        </w:rPr>
        <w:t xml:space="preserve">The user may request to pass partial data to the hash and only after some iterations to </w:t>
      </w:r>
      <w:r w:rsidR="00E34DEF">
        <w:rPr>
          <w:noProof/>
        </w:rPr>
        <w:t xml:space="preserve">obtain the </w:t>
      </w:r>
      <w:r>
        <w:rPr>
          <w:noProof/>
        </w:rPr>
        <w:t xml:space="preserve">hash </w:t>
      </w:r>
      <w:r w:rsidR="00E34DEF">
        <w:rPr>
          <w:noProof/>
        </w:rPr>
        <w:t xml:space="preserve">of </w:t>
      </w:r>
      <w:r>
        <w:rPr>
          <w:noProof/>
        </w:rPr>
        <w:t xml:space="preserve">all the data. This is done by calling the function update. After the user is done updating the data it can call the hashFinal to </w:t>
      </w:r>
      <w:r w:rsidR="00E34DEF">
        <w:rPr>
          <w:noProof/>
        </w:rPr>
        <w:t xml:space="preserve">obtain the </w:t>
      </w:r>
      <w:r>
        <w:rPr>
          <w:noProof/>
        </w:rPr>
        <w:t>hash</w:t>
      </w:r>
      <w:r w:rsidR="00E34DEF">
        <w:rPr>
          <w:noProof/>
        </w:rPr>
        <w:t xml:space="preserve"> output</w:t>
      </w:r>
      <w:r>
        <w:rPr>
          <w:noProof/>
        </w:rPr>
        <w:t>.</w:t>
      </w:r>
    </w:p>
    <w:p w:rsidR="00447B1F" w:rsidRDefault="00447B1F" w:rsidP="007C5F01">
      <w:pPr>
        <w:pStyle w:val="Caption"/>
        <w:numPr>
          <w:ilvl w:val="0"/>
          <w:numId w:val="8"/>
        </w:numPr>
      </w:pPr>
      <w:bookmarkStart w:id="180" w:name="_Toc277840049"/>
      <w:r>
        <w:t xml:space="preserve">Function : </w:t>
      </w:r>
      <w:r w:rsidRPr="00BA3F2B">
        <w:t>Update</w:t>
      </w:r>
      <w:bookmarkEnd w:id="180"/>
    </w:p>
    <w:p w:rsidR="00447B1F" w:rsidRPr="008D236C" w:rsidRDefault="00447B1F" w:rsidP="00447B1F">
      <w:pPr>
        <w:ind w:left="708"/>
        <w:rPr>
          <w:rFonts w:ascii="Courier New" w:hAnsi="Courier New" w:cs="Courier New"/>
          <w:sz w:val="20"/>
          <w:szCs w:val="20"/>
        </w:rPr>
      </w:pPr>
      <w:proofErr w:type="gramStart"/>
      <w:r w:rsidRPr="008D236C">
        <w:rPr>
          <w:rFonts w:ascii="Courier New" w:hAnsi="Courier New" w:cs="Courier New"/>
          <w:sz w:val="20"/>
          <w:szCs w:val="20"/>
        </w:rPr>
        <w:t>Adds the byte array to the existing msg to hash.</w:t>
      </w:r>
      <w:proofErr w:type="gramEnd"/>
    </w:p>
    <w:p w:rsidR="00447B1F" w:rsidRDefault="00447B1F" w:rsidP="007C5F01">
      <w:pPr>
        <w:pStyle w:val="Caption"/>
        <w:numPr>
          <w:ilvl w:val="0"/>
          <w:numId w:val="8"/>
        </w:numPr>
      </w:pPr>
      <w:bookmarkStart w:id="181" w:name="_Toc277840050"/>
      <w:r>
        <w:t xml:space="preserve">Function : </w:t>
      </w:r>
      <w:r w:rsidRPr="00820F17">
        <w:t>hashFinal</w:t>
      </w:r>
      <w:bookmarkEnd w:id="181"/>
    </w:p>
    <w:p w:rsidR="00447B1F" w:rsidRPr="00447B1F" w:rsidRDefault="00447B1F" w:rsidP="00447B1F">
      <w:pPr>
        <w:ind w:firstLine="708"/>
      </w:pPr>
      <w:proofErr w:type="gramStart"/>
      <w:r w:rsidRPr="008D236C">
        <w:rPr>
          <w:rFonts w:ascii="Courier New" w:hAnsi="Courier New" w:cs="Courier New"/>
          <w:sz w:val="20"/>
          <w:szCs w:val="20"/>
        </w:rPr>
        <w:t>Completes the hash computation.</w:t>
      </w:r>
      <w:proofErr w:type="gramEnd"/>
    </w:p>
    <w:p w:rsidR="00213E3D" w:rsidRDefault="00447B1F" w:rsidP="00D54590">
      <w:pPr>
        <w:pStyle w:val="Heading4"/>
        <w:numPr>
          <w:ilvl w:val="3"/>
          <w:numId w:val="70"/>
        </w:numPr>
      </w:pPr>
      <w:r>
        <w:t xml:space="preserve"> </w:t>
      </w:r>
      <w:bookmarkStart w:id="182" w:name="_Toc331084109"/>
      <w:r>
        <w:t>Usage</w:t>
      </w:r>
      <w:bookmarkEnd w:id="182"/>
    </w:p>
    <w:p w:rsidR="00213E3D" w:rsidRDefault="00213E3D" w:rsidP="00213E3D">
      <w:pPr>
        <w:autoSpaceDE/>
        <w:autoSpaceDN/>
        <w:adjustRightInd/>
        <w:rPr>
          <w:rFonts w:ascii="Courier New" w:hAnsi="Courier New" w:cs="Courier New"/>
          <w:color w:val="000000"/>
          <w:sz w:val="20"/>
          <w:szCs w:val="20"/>
        </w:rPr>
      </w:pPr>
    </w:p>
    <w:p w:rsidR="00213E3D" w:rsidRPr="00213E3D" w:rsidRDefault="00213E3D" w:rsidP="00213E3D">
      <w:pPr>
        <w:rPr>
          <w:rFonts w:ascii="Courier New" w:hAnsi="Courier New" w:cs="Courier New"/>
          <w:color w:val="00B050"/>
          <w:sz w:val="20"/>
          <w:szCs w:val="20"/>
        </w:rPr>
      </w:pPr>
      <w:r w:rsidRPr="00213E3D">
        <w:rPr>
          <w:rFonts w:ascii="Courier New" w:hAnsi="Courier New" w:cs="Courier New"/>
          <w:color w:val="00B050"/>
          <w:sz w:val="20"/>
          <w:szCs w:val="20"/>
        </w:rPr>
        <w:t xml:space="preserve">//create an input array </w:t>
      </w:r>
      <w:r w:rsidRPr="004C6D9D">
        <w:rPr>
          <w:rFonts w:ascii="Courier New" w:hAnsi="Courier New" w:cs="Courier New"/>
          <w:i/>
          <w:iCs/>
          <w:color w:val="00B050"/>
          <w:sz w:val="20"/>
          <w:szCs w:val="20"/>
        </w:rPr>
        <w:t>in</w:t>
      </w:r>
      <w:r w:rsidRPr="00213E3D">
        <w:rPr>
          <w:rFonts w:ascii="Courier New" w:hAnsi="Courier New" w:cs="Courier New"/>
          <w:color w:val="00B050"/>
          <w:sz w:val="20"/>
          <w:szCs w:val="20"/>
        </w:rPr>
        <w:t xml:space="preserve"> and an output array </w:t>
      </w:r>
      <w:r w:rsidRPr="004C6D9D">
        <w:rPr>
          <w:rFonts w:ascii="Courier New" w:hAnsi="Courier New" w:cs="Courier New"/>
          <w:i/>
          <w:iCs/>
          <w:color w:val="00B050"/>
          <w:sz w:val="20"/>
          <w:szCs w:val="20"/>
        </w:rPr>
        <w:t>out</w:t>
      </w:r>
    </w:p>
    <w:p w:rsidR="00213E3D" w:rsidRDefault="00213E3D" w:rsidP="00213E3D">
      <w:r>
        <w:t>…</w:t>
      </w:r>
    </w:p>
    <w:p w:rsidR="00213E3D" w:rsidRDefault="00213E3D" w:rsidP="00213E3D">
      <w:pPr>
        <w:autoSpaceDE/>
        <w:autoSpaceDN/>
        <w:adjustRightInd/>
        <w:rPr>
          <w:rFonts w:ascii="Courier New" w:hAnsi="Courier New" w:cs="Courier New"/>
          <w:color w:val="000000"/>
          <w:sz w:val="20"/>
          <w:szCs w:val="20"/>
        </w:rPr>
      </w:pPr>
    </w:p>
    <w:p w:rsidR="002D287F" w:rsidRPr="006313E8" w:rsidRDefault="002D287F" w:rsidP="007860B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r w:rsidR="007860BF" w:rsidRPr="007860BF">
        <w:rPr>
          <w:rFonts w:ascii="Courier New" w:hAnsi="Courier New" w:cs="Courier New"/>
          <w:color w:val="00B050"/>
          <w:sz w:val="20"/>
          <w:szCs w:val="20"/>
        </w:rPr>
        <w:t>CryptographicHashFactory</w:t>
      </w:r>
      <w:r w:rsidRPr="006313E8">
        <w:rPr>
          <w:rFonts w:ascii="Courier New" w:hAnsi="Courier New" w:cs="Courier New"/>
          <w:color w:val="00B050"/>
          <w:sz w:val="20"/>
          <w:szCs w:val="20"/>
        </w:rPr>
        <w:t>.</w:t>
      </w:r>
    </w:p>
    <w:p w:rsidR="002D287F" w:rsidRDefault="007860BF" w:rsidP="007860BF">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CryptographicHash</w:t>
      </w:r>
      <w:r w:rsidR="002D287F">
        <w:rPr>
          <w:rFonts w:ascii="Courier New" w:hAnsi="Courier New" w:cs="Courier New"/>
          <w:color w:val="000000"/>
          <w:sz w:val="20"/>
          <w:szCs w:val="20"/>
        </w:rPr>
        <w:t xml:space="preserve"> hash</w:t>
      </w:r>
      <w:r w:rsidR="002D287F" w:rsidRPr="008D4706">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Cryptographic</w:t>
      </w:r>
      <w:r w:rsidR="002D287F" w:rsidRPr="002D287F">
        <w:rPr>
          <w:rFonts w:ascii="Courier New" w:hAnsi="Courier New" w:cs="Courier New"/>
          <w:color w:val="000000"/>
          <w:sz w:val="20"/>
          <w:szCs w:val="20"/>
        </w:rPr>
        <w:t>HashFactory</w:t>
      </w:r>
      <w:r w:rsidR="002D287F">
        <w:rPr>
          <w:rFonts w:ascii="Courier New" w:hAnsi="Courier New" w:cs="Courier New"/>
          <w:color w:val="000000"/>
          <w:sz w:val="20"/>
          <w:szCs w:val="20"/>
        </w:rPr>
        <w:t>.getInstance(</w:t>
      </w:r>
      <w:proofErr w:type="gramEnd"/>
      <w:r w:rsidR="002D287F">
        <w:rPr>
          <w:rFonts w:ascii="Courier New" w:hAnsi="Courier New" w:cs="Courier New"/>
          <w:color w:val="000000"/>
          <w:sz w:val="20"/>
          <w:szCs w:val="20"/>
        </w:rPr>
        <w:t>).getObject("SHA1");</w:t>
      </w:r>
    </w:p>
    <w:p w:rsidR="00633B04" w:rsidRDefault="00633B04" w:rsidP="00633B04">
      <w:pPr>
        <w:autoSpaceDE/>
        <w:autoSpaceDN/>
        <w:adjustRightInd/>
        <w:rPr>
          <w:rFonts w:ascii="Courier New" w:hAnsi="Courier New" w:cs="Courier New"/>
          <w:color w:val="000000"/>
          <w:sz w:val="20"/>
          <w:szCs w:val="20"/>
        </w:rPr>
      </w:pPr>
    </w:p>
    <w:p w:rsidR="00213E3D" w:rsidRPr="006313E8" w:rsidRDefault="00213E3D" w:rsidP="00213E3D">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 xml:space="preserve">all the update </w:t>
      </w:r>
      <w:proofErr w:type="gramStart"/>
      <w:r w:rsidRPr="006313E8">
        <w:rPr>
          <w:rFonts w:ascii="Courier New" w:hAnsi="Courier New" w:cs="Courier New"/>
          <w:color w:val="00B050"/>
          <w:sz w:val="20"/>
          <w:szCs w:val="20"/>
        </w:rPr>
        <w:t>function</w:t>
      </w:r>
      <w:proofErr w:type="gramEnd"/>
      <w:r w:rsidRPr="006313E8">
        <w:rPr>
          <w:rFonts w:ascii="Courier New" w:hAnsi="Courier New" w:cs="Courier New"/>
          <w:color w:val="00B050"/>
          <w:sz w:val="20"/>
          <w:szCs w:val="20"/>
        </w:rPr>
        <w:t xml:space="preserve"> in the Hash interface.</w:t>
      </w:r>
    </w:p>
    <w:p w:rsidR="00213E3D" w:rsidRDefault="00213E3D" w:rsidP="00213E3D">
      <w:pPr>
        <w:autoSpaceDE/>
        <w:autoSpaceDN/>
        <w:adjustRightInd/>
        <w:rPr>
          <w:rFonts w:ascii="Courier New" w:hAnsi="Courier New" w:cs="Courier New"/>
          <w:color w:val="000000"/>
          <w:sz w:val="20"/>
          <w:szCs w:val="20"/>
        </w:rPr>
      </w:pPr>
      <w:proofErr w:type="gramStart"/>
      <w:r w:rsidRPr="008D4706">
        <w:rPr>
          <w:rFonts w:ascii="Courier New" w:hAnsi="Courier New" w:cs="Courier New"/>
          <w:color w:val="000000"/>
          <w:sz w:val="20"/>
          <w:szCs w:val="20"/>
        </w:rPr>
        <w:t>hash.update(</w:t>
      </w:r>
      <w:proofErr w:type="gramEnd"/>
      <w:r>
        <w:rPr>
          <w:rFonts w:ascii="Courier New" w:hAnsi="Courier New" w:cs="Courier New"/>
          <w:color w:val="000000"/>
          <w:sz w:val="20"/>
          <w:szCs w:val="20"/>
        </w:rPr>
        <w:t>in, 0, in.length</w:t>
      </w:r>
      <w:r w:rsidRPr="008D4706">
        <w:rPr>
          <w:rFonts w:ascii="Courier New" w:hAnsi="Courier New" w:cs="Courier New"/>
          <w:color w:val="000000"/>
          <w:sz w:val="20"/>
          <w:szCs w:val="20"/>
        </w:rPr>
        <w:t>);</w:t>
      </w:r>
    </w:p>
    <w:p w:rsidR="00633B04" w:rsidRDefault="00633B04" w:rsidP="00213E3D">
      <w:pPr>
        <w:autoSpaceDE/>
        <w:autoSpaceDN/>
        <w:adjustRightInd/>
        <w:rPr>
          <w:rFonts w:ascii="Courier New" w:hAnsi="Courier New" w:cs="Courier New"/>
          <w:color w:val="000000"/>
          <w:sz w:val="20"/>
          <w:szCs w:val="20"/>
        </w:rPr>
      </w:pPr>
    </w:p>
    <w:p w:rsidR="00213E3D" w:rsidRPr="00213E3D" w:rsidRDefault="00213E3D" w:rsidP="00213E3D">
      <w:pPr>
        <w:autoSpaceDE/>
        <w:autoSpaceDN/>
        <w:adjustRightInd/>
        <w:rPr>
          <w:rFonts w:ascii="Courier New" w:hAnsi="Courier New" w:cs="Courier New"/>
          <w:color w:val="00B050"/>
          <w:sz w:val="20"/>
          <w:szCs w:val="20"/>
        </w:rPr>
      </w:pPr>
      <w:r w:rsidRPr="00213E3D">
        <w:rPr>
          <w:rFonts w:ascii="Courier New" w:hAnsi="Courier New" w:cs="Courier New"/>
          <w:color w:val="00B050"/>
          <w:sz w:val="20"/>
          <w:szCs w:val="20"/>
        </w:rPr>
        <w:t>//get the result of hashing the updated input.</w:t>
      </w:r>
    </w:p>
    <w:p w:rsidR="00213E3D" w:rsidRPr="008D4706" w:rsidRDefault="00213E3D" w:rsidP="00213E3D">
      <w:pPr>
        <w:autoSpaceDE/>
        <w:autoSpaceDN/>
        <w:adjustRightInd/>
        <w:rPr>
          <w:rFonts w:ascii="Courier New" w:hAnsi="Courier New" w:cs="Courier New"/>
          <w:color w:val="000000"/>
          <w:sz w:val="20"/>
          <w:szCs w:val="20"/>
        </w:rPr>
      </w:pPr>
      <w:proofErr w:type="gramStart"/>
      <w:r>
        <w:rPr>
          <w:rFonts w:ascii="Courier New" w:hAnsi="Courier New" w:cs="Courier New"/>
          <w:color w:val="000000"/>
          <w:sz w:val="20"/>
          <w:szCs w:val="20"/>
        </w:rPr>
        <w:t>hash.hashFinal(</w:t>
      </w:r>
      <w:proofErr w:type="gramEnd"/>
      <w:r>
        <w:rPr>
          <w:rFonts w:ascii="Courier New" w:hAnsi="Courier New" w:cs="Courier New"/>
          <w:color w:val="000000"/>
          <w:sz w:val="20"/>
          <w:szCs w:val="20"/>
        </w:rPr>
        <w:t>out, 0);</w:t>
      </w:r>
    </w:p>
    <w:p w:rsidR="00213E3D" w:rsidRDefault="00213E3D" w:rsidP="00515D3B">
      <w:pPr>
        <w:ind w:left="708"/>
      </w:pPr>
    </w:p>
    <w:p w:rsidR="00213E3D" w:rsidRDefault="00213E3D" w:rsidP="00515D3B">
      <w:pPr>
        <w:ind w:left="708"/>
      </w:pPr>
    </w:p>
    <w:p w:rsidR="00C65ED4" w:rsidRDefault="00C65ED4">
      <w:pPr>
        <w:autoSpaceDE/>
        <w:autoSpaceDN/>
        <w:adjustRightInd/>
      </w:pPr>
      <w:r>
        <w:br w:type="page"/>
      </w:r>
    </w:p>
    <w:p w:rsidR="00513517" w:rsidRDefault="0050053C" w:rsidP="00D54590">
      <w:pPr>
        <w:pStyle w:val="Heading3"/>
        <w:numPr>
          <w:ilvl w:val="2"/>
          <w:numId w:val="70"/>
        </w:numPr>
        <w:ind w:left="709" w:hanging="283"/>
      </w:pPr>
      <w:bookmarkStart w:id="183" w:name="_Toc331084110"/>
      <w:r>
        <w:lastRenderedPageBreak/>
        <w:t>U</w:t>
      </w:r>
      <w:r w:rsidR="00513517">
        <w:t>niversal hash</w:t>
      </w:r>
      <w:bookmarkEnd w:id="183"/>
    </w:p>
    <w:p w:rsidR="00513517" w:rsidRDefault="00AE4229" w:rsidP="00D54590">
      <w:pPr>
        <w:pStyle w:val="Heading4"/>
        <w:numPr>
          <w:ilvl w:val="3"/>
          <w:numId w:val="70"/>
        </w:numPr>
      </w:pPr>
      <w:bookmarkStart w:id="184" w:name="_Toc305321394"/>
      <w:bookmarkStart w:id="185" w:name="_Toc305323408"/>
      <w:bookmarkStart w:id="186" w:name="_Toc305323582"/>
      <w:bookmarkStart w:id="187" w:name="_Toc305323758"/>
      <w:bookmarkStart w:id="188" w:name="_Toc311619722"/>
      <w:bookmarkEnd w:id="184"/>
      <w:bookmarkEnd w:id="185"/>
      <w:bookmarkEnd w:id="186"/>
      <w:bookmarkEnd w:id="187"/>
      <w:bookmarkEnd w:id="188"/>
      <w:r>
        <w:t xml:space="preserve"> </w:t>
      </w:r>
      <w:bookmarkStart w:id="189" w:name="_Toc331084111"/>
      <w:r w:rsidR="00513517">
        <w:t>Static View</w:t>
      </w:r>
      <w:bookmarkEnd w:id="189"/>
    </w:p>
    <w:p w:rsidR="00C65ED4" w:rsidRDefault="00AA436D" w:rsidP="00787F16">
      <w:r>
        <w:t>A</w:t>
      </w:r>
      <w:r w:rsidR="00C65ED4">
        <w:t xml:space="preserve"> </w:t>
      </w:r>
      <w:r w:rsidR="00C65ED4">
        <w:rPr>
          <w:b/>
          <w:bCs/>
        </w:rPr>
        <w:t>universal hash</w:t>
      </w:r>
      <w:r>
        <w:rPr>
          <w:b/>
          <w:bCs/>
        </w:rPr>
        <w:t xml:space="preserve"> function</w:t>
      </w:r>
      <w:r w:rsidR="00C65ED4">
        <w:t xml:space="preserve"> </w:t>
      </w:r>
      <w:r>
        <w:t xml:space="preserve">is a family of hash functions (as in the sense of hash functions for data structures) with the property that a randomly chosen hash function (from the family) yields very few collisions, with good probability. More importantly in a cryptographic context, universal hash functions have important properties, like good randomness extraction and pairwise independence. </w:t>
      </w:r>
      <w:r w:rsidR="00C65ED4">
        <w:t>Many universal families are known (for hashing integers, vectors, strings), and their eval</w:t>
      </w:r>
      <w:r w:rsidR="00787F16">
        <w:t>uation is often very efficient.</w:t>
      </w:r>
    </w:p>
    <w:p w:rsidR="00C65ED4" w:rsidRDefault="00C65ED4" w:rsidP="00C65ED4"/>
    <w:p w:rsidR="00B06F7F" w:rsidRDefault="00D9797F" w:rsidP="007860BF">
      <w:r>
        <w:t>The</w:t>
      </w:r>
      <w:r w:rsidR="00AA436D">
        <w:t xml:space="preserve"> notions of </w:t>
      </w:r>
      <w:r w:rsidR="00C65ED4">
        <w:t>universal hash</w:t>
      </w:r>
      <w:r w:rsidR="00AA436D">
        <w:t xml:space="preserve">ing and </w:t>
      </w:r>
      <w:r w:rsidR="007860BF">
        <w:t>cryptographic</w:t>
      </w:r>
      <w:r w:rsidR="00AA436D">
        <w:t xml:space="preserve"> </w:t>
      </w:r>
      <w:r>
        <w:t xml:space="preserve">hash </w:t>
      </w:r>
      <w:r w:rsidR="00AA436D">
        <w:t>are distinct</w:t>
      </w:r>
      <w:r w:rsidR="00562078">
        <w:t xml:space="preserve">, and should not be confused (it is unfortunate that they have a </w:t>
      </w:r>
      <w:r>
        <w:t>similar</w:t>
      </w:r>
      <w:r w:rsidR="00562078">
        <w:t xml:space="preserve"> name)</w:t>
      </w:r>
      <w:r w:rsidR="00AA436D">
        <w:t>.</w:t>
      </w:r>
      <w:r w:rsidR="00C65ED4">
        <w:t xml:space="preserve"> We </w:t>
      </w:r>
      <w:r w:rsidR="00562078">
        <w:t xml:space="preserve">therefore completely </w:t>
      </w:r>
      <w:r w:rsidR="00C65ED4">
        <w:t>separate the two implementations</w:t>
      </w:r>
      <w:r w:rsidR="00562078">
        <w:t xml:space="preserve"> so that </w:t>
      </w:r>
      <w:r w:rsidR="007860BF">
        <w:t>cryptographic</w:t>
      </w:r>
      <w:r w:rsidR="00C65ED4">
        <w:t xml:space="preserve"> hash</w:t>
      </w:r>
      <w:r w:rsidR="00562078">
        <w:t xml:space="preserve"> functions cannot be confused with</w:t>
      </w:r>
      <w:r w:rsidR="00C65ED4">
        <w:t xml:space="preserve"> universal hash</w:t>
      </w:r>
      <w:r w:rsidR="00562078">
        <w:t xml:space="preserve"> functions</w:t>
      </w:r>
      <w:r w:rsidR="00C65ED4">
        <w:t>.</w:t>
      </w:r>
      <w:r>
        <w:t xml:space="preserve"> </w:t>
      </w:r>
    </w:p>
    <w:p w:rsidR="00B06F7F" w:rsidRDefault="00B06F7F" w:rsidP="00B06F7F"/>
    <w:p w:rsidR="00B06F7F" w:rsidRDefault="007860BF" w:rsidP="00062874">
      <w:r>
        <w:t>The output length of</w:t>
      </w:r>
      <w:r w:rsidR="00B06F7F">
        <w:t xml:space="preserve"> universal hash function </w:t>
      </w:r>
      <w:r w:rsidR="006A2098">
        <w:t xml:space="preserve">is </w:t>
      </w:r>
      <w:r w:rsidR="00B06F7F">
        <w:t>fi</w:t>
      </w:r>
      <w:r w:rsidR="006A2098">
        <w:t>xed for any given instantiation. The input is fixed</w:t>
      </w:r>
      <w:r w:rsidR="00957E10">
        <w:t xml:space="preserve"> (maybe for a certain instantiation)</w:t>
      </w:r>
      <w:r w:rsidR="006A2098">
        <w:t xml:space="preserve"> for some implementations and may be varying for other implementations</w:t>
      </w:r>
      <w:r w:rsidR="00B06F7F">
        <w:t>.</w:t>
      </w:r>
      <w:r w:rsidR="009D5EC0">
        <w:t xml:space="preserve"> Since the input can be either fixed or varying we supply </w:t>
      </w:r>
      <w:r w:rsidR="0050053C">
        <w:t xml:space="preserve">a </w:t>
      </w:r>
      <w:r w:rsidR="00062874">
        <w:t>compute function</w:t>
      </w:r>
      <w:r w:rsidR="009D5EC0">
        <w:t xml:space="preserve"> with input length as an argument for the varying version.</w:t>
      </w:r>
      <w:r w:rsidR="00957E10">
        <w:t xml:space="preserve"> The function getInputLength plays a slightly different role for each version.</w:t>
      </w:r>
    </w:p>
    <w:p w:rsidR="00D9797F" w:rsidRDefault="00D9797F" w:rsidP="00562078"/>
    <w:p w:rsidR="0050053C" w:rsidRDefault="004C6D9D" w:rsidP="004C6D9D">
      <w:pPr>
        <w:autoSpaceDE/>
        <w:autoSpaceDN/>
        <w:adjustRightInd/>
        <w:jc w:val="center"/>
      </w:pPr>
      <w:r w:rsidRPr="004C6D9D">
        <w:rPr>
          <w:noProof/>
        </w:rPr>
        <w:drawing>
          <wp:inline distT="0" distB="0" distL="0" distR="0" wp14:anchorId="2EF3C9AF" wp14:editId="598D0B13">
            <wp:extent cx="5486400" cy="281940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819400"/>
                    </a:xfrm>
                    <a:prstGeom prst="rect">
                      <a:avLst/>
                    </a:prstGeom>
                  </pic:spPr>
                </pic:pic>
              </a:graphicData>
            </a:graphic>
          </wp:inline>
        </w:drawing>
      </w:r>
    </w:p>
    <w:p w:rsidR="0050053C" w:rsidRDefault="0050053C" w:rsidP="00F52D33">
      <w:pPr>
        <w:autoSpaceDE/>
        <w:autoSpaceDN/>
        <w:adjustRightInd/>
      </w:pPr>
    </w:p>
    <w:p w:rsidR="005953A9" w:rsidRDefault="005953A9" w:rsidP="00F52D33">
      <w:pPr>
        <w:autoSpaceDE/>
        <w:autoSpaceDN/>
        <w:adjustRightInd/>
      </w:pPr>
    </w:p>
    <w:p w:rsidR="00FC50EA" w:rsidRPr="006E66C7" w:rsidRDefault="00F52D33" w:rsidP="006E66C7">
      <w:pPr>
        <w:autoSpaceDE/>
        <w:autoSpaceDN/>
        <w:adjustRightInd/>
      </w:pPr>
      <w:r>
        <w:t>Note that unlike other wrapp</w:t>
      </w:r>
      <w:r w:rsidR="004C6D9D">
        <w:t xml:space="preserve">ers </w:t>
      </w:r>
      <w:r>
        <w:t xml:space="preserve">we have done we chose to implement the EvaluationHashFunction first in </w:t>
      </w:r>
      <w:r w:rsidR="004C6D9D">
        <w:t>C</w:t>
      </w:r>
      <w:r>
        <w:t xml:space="preserve">++ and call that </w:t>
      </w:r>
      <w:r w:rsidR="004C6D9D">
        <w:t xml:space="preserve">implementation </w:t>
      </w:r>
      <w:r>
        <w:t xml:space="preserve">through the JNI. The difference is that the other </w:t>
      </w:r>
      <w:r w:rsidR="00DC07F7">
        <w:t xml:space="preserve">native </w:t>
      </w:r>
      <w:r>
        <w:t xml:space="preserve">libraries </w:t>
      </w:r>
      <w:r w:rsidR="00DC07F7">
        <w:t xml:space="preserve">we have wrapped </w:t>
      </w:r>
      <w:r>
        <w:t xml:space="preserve">are </w:t>
      </w:r>
      <w:r w:rsidR="00DC07F7">
        <w:t xml:space="preserve">cryptographic libraries that implement the cryptographic algorithms we </w:t>
      </w:r>
      <w:r w:rsidR="004C6D9D">
        <w:t>imported;</w:t>
      </w:r>
      <w:r w:rsidR="00DC07F7">
        <w:t xml:space="preserve"> while NTL is a mathematic library that provides mathematical operations and not the algorithm we needed</w:t>
      </w:r>
      <w:r w:rsidR="004C6D9D">
        <w:t>,</w:t>
      </w:r>
      <w:r w:rsidR="00DC07F7">
        <w:t xml:space="preserve"> in this case the EvaluationHashFunction. Thus we first implemented this algorithm in </w:t>
      </w:r>
      <w:r w:rsidR="004C6D9D">
        <w:t>C</w:t>
      </w:r>
      <w:r w:rsidR="00DC07F7">
        <w:t>++ and only then imported this implementation. Moreover, now we can supply both implementation</w:t>
      </w:r>
      <w:r w:rsidR="004C6D9D">
        <w:t>s</w:t>
      </w:r>
      <w:r w:rsidR="00DC07F7">
        <w:t xml:space="preserve"> of the Evaluation Hash Function one in Java and the other in C++. As far as we know </w:t>
      </w:r>
      <w:r w:rsidR="00AB1946">
        <w:t xml:space="preserve">there is currently no open source implementation of this algorithm. </w:t>
      </w:r>
      <w:r w:rsidR="00FC50EA">
        <w:br w:type="page"/>
      </w:r>
    </w:p>
    <w:p w:rsidR="00447B1F" w:rsidRDefault="00C65ED4" w:rsidP="00D54590">
      <w:pPr>
        <w:pStyle w:val="Heading4"/>
        <w:numPr>
          <w:ilvl w:val="3"/>
          <w:numId w:val="70"/>
        </w:numPr>
      </w:pPr>
      <w:r>
        <w:lastRenderedPageBreak/>
        <w:t xml:space="preserve"> </w:t>
      </w:r>
      <w:bookmarkStart w:id="190" w:name="_Toc331084112"/>
      <w:r>
        <w:t>Dynamic View</w:t>
      </w:r>
      <w:bookmarkEnd w:id="190"/>
    </w:p>
    <w:p w:rsidR="00544233" w:rsidRDefault="00544233" w:rsidP="00544233">
      <w:pPr>
        <w:rPr>
          <w:b/>
          <w:bCs/>
          <w:u w:val="single"/>
        </w:rPr>
      </w:pPr>
      <w:r w:rsidRPr="00544233">
        <w:rPr>
          <w:b/>
          <w:bCs/>
          <w:u w:val="single"/>
        </w:rPr>
        <w:t>UniversalHash interface</w:t>
      </w:r>
    </w:p>
    <w:p w:rsidR="00544233" w:rsidRPr="00544233" w:rsidRDefault="00544233" w:rsidP="00544233">
      <w:pPr>
        <w:rPr>
          <w:b/>
          <w:bCs/>
          <w:u w:val="single"/>
        </w:rPr>
      </w:pPr>
    </w:p>
    <w:p w:rsidR="00447B1F" w:rsidRDefault="00447B1F" w:rsidP="007C5F01">
      <w:pPr>
        <w:pStyle w:val="Caption"/>
        <w:numPr>
          <w:ilvl w:val="0"/>
          <w:numId w:val="8"/>
        </w:numPr>
      </w:pPr>
      <w:r>
        <w:t>Function :</w:t>
      </w:r>
      <w:r w:rsidR="00544233">
        <w:t xml:space="preserve"> </w:t>
      </w:r>
      <w:r w:rsidR="0056255D">
        <w:t>getInputSize</w:t>
      </w:r>
    </w:p>
    <w:p w:rsidR="0056255D" w:rsidRPr="008D236C" w:rsidRDefault="0056255D" w:rsidP="0050053C">
      <w:pPr>
        <w:ind w:left="708"/>
        <w:rPr>
          <w:rFonts w:ascii="Courier New" w:hAnsi="Courier New" w:cs="Courier New"/>
          <w:sz w:val="20"/>
          <w:szCs w:val="20"/>
        </w:rPr>
      </w:pPr>
      <w:r w:rsidRPr="008D236C">
        <w:rPr>
          <w:rFonts w:ascii="Courier New" w:hAnsi="Courier New" w:cs="Courier New"/>
          <w:sz w:val="20"/>
          <w:szCs w:val="20"/>
        </w:rPr>
        <w:t>This function has multiple rol</w:t>
      </w:r>
      <w:r w:rsidR="00957E10" w:rsidRPr="008D236C">
        <w:rPr>
          <w:rFonts w:ascii="Courier New" w:hAnsi="Courier New" w:cs="Courier New"/>
          <w:sz w:val="20"/>
          <w:szCs w:val="20"/>
        </w:rPr>
        <w:t>e</w:t>
      </w:r>
      <w:r w:rsidRPr="008D236C">
        <w:rPr>
          <w:rFonts w:ascii="Courier New" w:hAnsi="Courier New" w:cs="Courier New"/>
          <w:sz w:val="20"/>
          <w:szCs w:val="20"/>
        </w:rPr>
        <w:t xml:space="preserve">s depending on the concrete </w:t>
      </w:r>
      <w:r w:rsidR="00062874" w:rsidRPr="008D236C">
        <w:rPr>
          <w:rFonts w:ascii="Courier New" w:hAnsi="Courier New" w:cs="Courier New"/>
          <w:sz w:val="20"/>
          <w:szCs w:val="20"/>
        </w:rPr>
        <w:t xml:space="preserve">universal </w:t>
      </w:r>
      <w:r w:rsidRPr="008D236C">
        <w:rPr>
          <w:rFonts w:ascii="Courier New" w:hAnsi="Courier New" w:cs="Courier New"/>
          <w:sz w:val="20"/>
          <w:szCs w:val="20"/>
        </w:rPr>
        <w:t>hash function.</w:t>
      </w:r>
    </w:p>
    <w:p w:rsidR="0056255D" w:rsidRPr="008D236C" w:rsidRDefault="0056255D" w:rsidP="0050053C">
      <w:pPr>
        <w:ind w:left="708"/>
        <w:rPr>
          <w:rFonts w:ascii="Courier New" w:hAnsi="Courier New" w:cs="Courier New"/>
          <w:sz w:val="20"/>
          <w:szCs w:val="20"/>
        </w:rPr>
      </w:pPr>
      <w:r w:rsidRPr="008D236C">
        <w:rPr>
          <w:rFonts w:ascii="Courier New" w:hAnsi="Courier New" w:cs="Courier New"/>
          <w:sz w:val="20"/>
          <w:szCs w:val="20"/>
        </w:rPr>
        <w:t xml:space="preserve">If the concrete class </w:t>
      </w:r>
      <w:r w:rsidR="0050053C" w:rsidRPr="008D236C">
        <w:rPr>
          <w:rFonts w:ascii="Courier New" w:hAnsi="Courier New" w:cs="Courier New"/>
          <w:sz w:val="20"/>
          <w:szCs w:val="20"/>
        </w:rPr>
        <w:t>has a varying input</w:t>
      </w:r>
      <w:r w:rsidRPr="008D236C">
        <w:rPr>
          <w:rFonts w:ascii="Courier New" w:hAnsi="Courier New" w:cs="Courier New"/>
          <w:sz w:val="20"/>
          <w:szCs w:val="20"/>
        </w:rPr>
        <w:t xml:space="preserve"> </w:t>
      </w:r>
      <w:r w:rsidR="0050053C" w:rsidRPr="008D236C">
        <w:rPr>
          <w:rFonts w:ascii="Courier New" w:hAnsi="Courier New" w:cs="Courier New"/>
          <w:sz w:val="20"/>
          <w:szCs w:val="20"/>
        </w:rPr>
        <w:t xml:space="preserve">length </w:t>
      </w:r>
      <w:r w:rsidRPr="008D236C">
        <w:rPr>
          <w:rFonts w:ascii="Courier New" w:hAnsi="Courier New" w:cs="Courier New"/>
          <w:sz w:val="20"/>
          <w:szCs w:val="20"/>
        </w:rPr>
        <w:t>then there are 2 possible answers.</w:t>
      </w:r>
    </w:p>
    <w:p w:rsidR="0056255D" w:rsidRPr="008D236C" w:rsidRDefault="0056255D" w:rsidP="00D54590">
      <w:pPr>
        <w:pStyle w:val="ListParagraph"/>
        <w:numPr>
          <w:ilvl w:val="0"/>
          <w:numId w:val="59"/>
        </w:numPr>
        <w:rPr>
          <w:rFonts w:ascii="Courier New" w:hAnsi="Courier New" w:cs="Courier New"/>
          <w:sz w:val="20"/>
          <w:szCs w:val="20"/>
          <w:lang w:bidi="he-IL"/>
        </w:rPr>
      </w:pPr>
      <w:r w:rsidRPr="008D236C">
        <w:rPr>
          <w:rFonts w:ascii="Courier New" w:hAnsi="Courier New" w:cs="Courier New"/>
          <w:sz w:val="20"/>
          <w:szCs w:val="20"/>
          <w:lang w:bidi="he-IL"/>
        </w:rPr>
        <w:t>The maximum size of the input – if there is some kind of an upper bound on the input size (for example in the EvaluationHashFunction there is a limit on the input size due to security reasons) th</w:t>
      </w:r>
      <w:r w:rsidR="00957E10" w:rsidRPr="008D236C">
        <w:rPr>
          <w:rFonts w:ascii="Courier New" w:hAnsi="Courier New" w:cs="Courier New"/>
          <w:sz w:val="20"/>
          <w:szCs w:val="20"/>
          <w:lang w:bidi="he-IL"/>
        </w:rPr>
        <w:t>us,</w:t>
      </w:r>
      <w:r w:rsidRPr="008D236C">
        <w:rPr>
          <w:rFonts w:ascii="Courier New" w:hAnsi="Courier New" w:cs="Courier New"/>
          <w:sz w:val="20"/>
          <w:szCs w:val="20"/>
          <w:lang w:bidi="he-IL"/>
        </w:rPr>
        <w:t xml:space="preserve"> this </w:t>
      </w:r>
      <w:r w:rsidR="00957E10" w:rsidRPr="008D236C">
        <w:rPr>
          <w:rFonts w:ascii="Courier New" w:hAnsi="Courier New" w:cs="Courier New"/>
          <w:sz w:val="20"/>
          <w:szCs w:val="20"/>
          <w:lang w:bidi="he-IL"/>
        </w:rPr>
        <w:t>function</w:t>
      </w:r>
      <w:r w:rsidRPr="008D236C">
        <w:rPr>
          <w:rFonts w:ascii="Courier New" w:hAnsi="Courier New" w:cs="Courier New"/>
          <w:sz w:val="20"/>
          <w:szCs w:val="20"/>
          <w:lang w:bidi="he-IL"/>
        </w:rPr>
        <w:t xml:space="preserve"> returns this bound even though the actual size can be any number between zero and that limit.</w:t>
      </w:r>
    </w:p>
    <w:p w:rsidR="0056255D" w:rsidRPr="008D236C" w:rsidRDefault="0056255D" w:rsidP="00D54590">
      <w:pPr>
        <w:pStyle w:val="ListParagraph"/>
        <w:numPr>
          <w:ilvl w:val="0"/>
          <w:numId w:val="59"/>
        </w:numPr>
        <w:rPr>
          <w:rFonts w:ascii="Courier New" w:hAnsi="Courier New" w:cs="Courier New"/>
          <w:sz w:val="20"/>
          <w:szCs w:val="20"/>
          <w:lang w:bidi="he-IL"/>
        </w:rPr>
      </w:pPr>
      <w:r w:rsidRPr="008D236C">
        <w:rPr>
          <w:rFonts w:ascii="Courier New" w:hAnsi="Courier New" w:cs="Courier New"/>
          <w:sz w:val="20"/>
          <w:szCs w:val="20"/>
          <w:lang w:bidi="he-IL"/>
        </w:rPr>
        <w:t>Zero – if there is no limit on the input than this function returns 0.</w:t>
      </w:r>
    </w:p>
    <w:p w:rsidR="00957E10" w:rsidRPr="008D236C" w:rsidRDefault="0050053C" w:rsidP="0050053C">
      <w:pPr>
        <w:ind w:left="708"/>
        <w:rPr>
          <w:rFonts w:ascii="Courier New" w:hAnsi="Courier New" w:cs="Courier New"/>
          <w:sz w:val="20"/>
          <w:szCs w:val="20"/>
        </w:rPr>
      </w:pPr>
      <w:r w:rsidRPr="008D236C">
        <w:rPr>
          <w:rFonts w:ascii="Courier New" w:hAnsi="Courier New" w:cs="Courier New"/>
          <w:sz w:val="20"/>
          <w:szCs w:val="20"/>
        </w:rPr>
        <w:t xml:space="preserve">If the concrete class has a fixed input length, </w:t>
      </w:r>
      <w:r w:rsidR="00957E10" w:rsidRPr="008D236C">
        <w:rPr>
          <w:rFonts w:ascii="Courier New" w:hAnsi="Courier New" w:cs="Courier New"/>
          <w:sz w:val="20"/>
          <w:szCs w:val="20"/>
        </w:rPr>
        <w:t>this function returns a constant size that may be determined either in the init for some implementations or hardcoded for other implementations.</w:t>
      </w:r>
    </w:p>
    <w:p w:rsidR="00156B14" w:rsidRDefault="00156B14" w:rsidP="00957E10">
      <w:pPr>
        <w:ind w:left="708"/>
      </w:pPr>
    </w:p>
    <w:p w:rsidR="00156B14" w:rsidRDefault="00156B14" w:rsidP="007C5F01">
      <w:pPr>
        <w:pStyle w:val="Caption"/>
        <w:numPr>
          <w:ilvl w:val="0"/>
          <w:numId w:val="8"/>
        </w:numPr>
        <w:ind w:left="708"/>
      </w:pPr>
      <w:r>
        <w:t xml:space="preserve">Function : </w:t>
      </w:r>
      <w:r w:rsidR="00062874">
        <w:t>compute (</w:t>
      </w:r>
      <w:r>
        <w:t>byte[]</w:t>
      </w:r>
      <w:r w:rsidRPr="00470769">
        <w:t xml:space="preserve">in, </w:t>
      </w:r>
      <w:r>
        <w:t>int</w:t>
      </w:r>
      <w:r w:rsidRPr="00470769">
        <w:t xml:space="preserve"> inOffset, </w:t>
      </w:r>
      <w:r w:rsidR="00062874">
        <w:t xml:space="preserve">int </w:t>
      </w:r>
      <w:r w:rsidR="00B757C5">
        <w:t>inL</w:t>
      </w:r>
      <w:r w:rsidR="00062874">
        <w:t xml:space="preserve">en, </w:t>
      </w:r>
      <w:r>
        <w:t>byte[]</w:t>
      </w:r>
      <w:r w:rsidRPr="00470769">
        <w:t xml:space="preserve"> out, </w:t>
      </w:r>
      <w:r>
        <w:t>int</w:t>
      </w:r>
      <w:r w:rsidRPr="00470769">
        <w:t xml:space="preserve"> outOffset)</w:t>
      </w:r>
    </w:p>
    <w:p w:rsidR="00062874" w:rsidRPr="008D236C" w:rsidRDefault="00062874" w:rsidP="008D236C">
      <w:pPr>
        <w:ind w:left="708"/>
        <w:rPr>
          <w:rFonts w:ascii="Courier New" w:hAnsi="Courier New" w:cs="Courier New"/>
          <w:sz w:val="20"/>
          <w:szCs w:val="20"/>
        </w:rPr>
      </w:pPr>
      <w:r w:rsidRPr="008D236C">
        <w:rPr>
          <w:rFonts w:ascii="Courier New" w:hAnsi="Courier New" w:cs="Courier New"/>
          <w:sz w:val="20"/>
          <w:szCs w:val="20"/>
        </w:rPr>
        <w:t xml:space="preserve">We provide one compute function with the input length as argument. </w:t>
      </w:r>
    </w:p>
    <w:p w:rsidR="00062874" w:rsidRDefault="00062874" w:rsidP="008D236C">
      <w:pPr>
        <w:ind w:left="708"/>
        <w:rPr>
          <w:b/>
          <w:bCs/>
        </w:rPr>
      </w:pPr>
      <w:r w:rsidRPr="008D236C">
        <w:rPr>
          <w:rFonts w:ascii="Courier New" w:hAnsi="Courier New" w:cs="Courier New"/>
          <w:sz w:val="20"/>
          <w:szCs w:val="20"/>
        </w:rPr>
        <w:t xml:space="preserve">In case of </w:t>
      </w:r>
      <w:r w:rsidR="00544233" w:rsidRPr="008D236C">
        <w:rPr>
          <w:rFonts w:ascii="Courier New" w:hAnsi="Courier New" w:cs="Courier New"/>
          <w:sz w:val="20"/>
          <w:szCs w:val="20"/>
        </w:rPr>
        <w:t>a U</w:t>
      </w:r>
      <w:r w:rsidRPr="008D236C">
        <w:rPr>
          <w:rFonts w:ascii="Courier New" w:hAnsi="Courier New" w:cs="Courier New"/>
          <w:sz w:val="20"/>
          <w:szCs w:val="20"/>
        </w:rPr>
        <w:t xml:space="preserve">niversal </w:t>
      </w:r>
      <w:r w:rsidR="00544233" w:rsidRPr="008D236C">
        <w:rPr>
          <w:rFonts w:ascii="Courier New" w:hAnsi="Courier New" w:cs="Courier New"/>
          <w:sz w:val="20"/>
          <w:szCs w:val="20"/>
        </w:rPr>
        <w:t>H</w:t>
      </w:r>
      <w:r w:rsidRPr="008D236C">
        <w:rPr>
          <w:rFonts w:ascii="Courier New" w:hAnsi="Courier New" w:cs="Courier New"/>
          <w:sz w:val="20"/>
          <w:szCs w:val="20"/>
        </w:rPr>
        <w:t xml:space="preserve">ash </w:t>
      </w:r>
      <w:r w:rsidR="00544233" w:rsidRPr="008D236C">
        <w:rPr>
          <w:rFonts w:ascii="Courier New" w:hAnsi="Courier New" w:cs="Courier New"/>
          <w:sz w:val="20"/>
          <w:szCs w:val="20"/>
        </w:rPr>
        <w:t>F</w:t>
      </w:r>
      <w:r w:rsidRPr="008D236C">
        <w:rPr>
          <w:rFonts w:ascii="Courier New" w:hAnsi="Courier New" w:cs="Courier New"/>
          <w:sz w:val="20"/>
          <w:szCs w:val="20"/>
        </w:rPr>
        <w:t>unction with fixed length, it is the user</w:t>
      </w:r>
      <w:r w:rsidR="00544233" w:rsidRPr="008D236C">
        <w:rPr>
          <w:rFonts w:ascii="Courier New" w:hAnsi="Courier New" w:cs="Courier New"/>
          <w:sz w:val="20"/>
          <w:szCs w:val="20"/>
        </w:rPr>
        <w:t>’s</w:t>
      </w:r>
      <w:r w:rsidRPr="008D236C">
        <w:rPr>
          <w:rFonts w:ascii="Courier New" w:hAnsi="Courier New" w:cs="Courier New"/>
          <w:sz w:val="20"/>
          <w:szCs w:val="20"/>
        </w:rPr>
        <w:t xml:space="preserve"> responsibility </w:t>
      </w:r>
      <w:r w:rsidR="00544233" w:rsidRPr="008D236C">
        <w:rPr>
          <w:rFonts w:ascii="Courier New" w:hAnsi="Courier New" w:cs="Courier New"/>
          <w:sz w:val="20"/>
          <w:szCs w:val="20"/>
        </w:rPr>
        <w:t xml:space="preserve">to </w:t>
      </w:r>
      <w:r w:rsidRPr="008D236C">
        <w:rPr>
          <w:rFonts w:ascii="Courier New" w:hAnsi="Courier New" w:cs="Courier New"/>
          <w:sz w:val="20"/>
          <w:szCs w:val="20"/>
        </w:rPr>
        <w:t>pass</w:t>
      </w:r>
      <w:r w:rsidR="00544233" w:rsidRPr="008D236C">
        <w:rPr>
          <w:rFonts w:ascii="Courier New" w:hAnsi="Courier New" w:cs="Courier New"/>
          <w:sz w:val="20"/>
          <w:szCs w:val="20"/>
        </w:rPr>
        <w:t xml:space="preserve"> a</w:t>
      </w:r>
      <w:r w:rsidRPr="008D236C">
        <w:rPr>
          <w:rFonts w:ascii="Courier New" w:hAnsi="Courier New" w:cs="Courier New"/>
          <w:sz w:val="20"/>
          <w:szCs w:val="20"/>
        </w:rPr>
        <w:t xml:space="preserve"> size </w:t>
      </w:r>
      <w:r w:rsidR="00544233" w:rsidRPr="008D236C">
        <w:rPr>
          <w:rFonts w:ascii="Courier New" w:hAnsi="Courier New" w:cs="Courier New"/>
          <w:sz w:val="20"/>
          <w:szCs w:val="20"/>
        </w:rPr>
        <w:t xml:space="preserve">that </w:t>
      </w:r>
      <w:r w:rsidRPr="008D236C">
        <w:rPr>
          <w:rFonts w:ascii="Courier New" w:hAnsi="Courier New" w:cs="Courier New"/>
          <w:sz w:val="20"/>
          <w:szCs w:val="20"/>
        </w:rPr>
        <w:t xml:space="preserve">is </w:t>
      </w:r>
      <w:r w:rsidR="00544233" w:rsidRPr="008D236C">
        <w:rPr>
          <w:rFonts w:ascii="Courier New" w:hAnsi="Courier New" w:cs="Courier New"/>
          <w:sz w:val="20"/>
          <w:szCs w:val="20"/>
        </w:rPr>
        <w:t>equal to</w:t>
      </w:r>
      <w:r w:rsidRPr="008D236C">
        <w:rPr>
          <w:rFonts w:ascii="Courier New" w:hAnsi="Courier New" w:cs="Courier New"/>
          <w:sz w:val="20"/>
          <w:szCs w:val="20"/>
        </w:rPr>
        <w:t xml:space="preserve"> the return value of getInputSize. Otherwise, it should throw an exception.</w:t>
      </w:r>
    </w:p>
    <w:p w:rsidR="00156B14" w:rsidRDefault="00156B14" w:rsidP="00062874">
      <w:pPr>
        <w:pStyle w:val="Caption"/>
        <w:ind w:left="708"/>
        <w:rPr>
          <w:b w:val="0"/>
          <w:bCs w:val="0"/>
          <w:sz w:val="24"/>
          <w:szCs w:val="24"/>
        </w:rPr>
      </w:pPr>
    </w:p>
    <w:p w:rsidR="00544233" w:rsidRDefault="00544233" w:rsidP="00544233">
      <w:pPr>
        <w:rPr>
          <w:b/>
          <w:bCs/>
          <w:u w:val="single"/>
        </w:rPr>
      </w:pPr>
      <w:r w:rsidRPr="00544233">
        <w:rPr>
          <w:b/>
          <w:bCs/>
          <w:u w:val="single"/>
        </w:rPr>
        <w:t>EvaluationHashFunction</w:t>
      </w:r>
      <w:r>
        <w:rPr>
          <w:b/>
          <w:bCs/>
          <w:u w:val="single"/>
        </w:rPr>
        <w:t xml:space="preserve"> class</w:t>
      </w:r>
    </w:p>
    <w:p w:rsidR="00544233" w:rsidRPr="00544233" w:rsidRDefault="00544233" w:rsidP="00544233">
      <w:pPr>
        <w:rPr>
          <w:b/>
          <w:bCs/>
          <w:u w:val="single"/>
        </w:rPr>
      </w:pPr>
    </w:p>
    <w:p w:rsidR="00156B14" w:rsidRDefault="00156B14" w:rsidP="007C5F01">
      <w:pPr>
        <w:pStyle w:val="Caption"/>
        <w:numPr>
          <w:ilvl w:val="0"/>
          <w:numId w:val="8"/>
        </w:numPr>
        <w:ind w:left="708"/>
      </w:pPr>
      <w:r>
        <w:t>Function :</w:t>
      </w:r>
      <w:r w:rsidR="00062874">
        <w:t xml:space="preserve"> compute (</w:t>
      </w:r>
      <w:r>
        <w:t>byte[]</w:t>
      </w:r>
      <w:r w:rsidRPr="00470769">
        <w:t xml:space="preserve">in, </w:t>
      </w:r>
      <w:r>
        <w:t>int</w:t>
      </w:r>
      <w:r w:rsidRPr="00470769">
        <w:t xml:space="preserve"> inOffset, </w:t>
      </w:r>
      <w:r w:rsidR="00062874">
        <w:t xml:space="preserve">int </w:t>
      </w:r>
      <w:r w:rsidR="00B757C5">
        <w:t>inL</w:t>
      </w:r>
      <w:r w:rsidR="00062874">
        <w:t xml:space="preserve">en, </w:t>
      </w:r>
      <w:r>
        <w:t>byte[]</w:t>
      </w:r>
      <w:r w:rsidRPr="00470769">
        <w:t xml:space="preserve"> out, </w:t>
      </w:r>
      <w:r>
        <w:t>int</w:t>
      </w:r>
      <w:r w:rsidRPr="00470769">
        <w:t xml:space="preserve"> outOffset)</w:t>
      </w:r>
    </w:p>
    <w:p w:rsidR="00156B14" w:rsidRPr="00FD32D0" w:rsidRDefault="00544233" w:rsidP="008D236C">
      <w:pPr>
        <w:ind w:left="708"/>
        <w:rPr>
          <w:b/>
          <w:bCs/>
        </w:rPr>
      </w:pPr>
      <w:proofErr w:type="gramStart"/>
      <w:r w:rsidRPr="008D236C">
        <w:rPr>
          <w:rFonts w:ascii="Courier New" w:hAnsi="Courier New" w:cs="Courier New"/>
          <w:sz w:val="20"/>
          <w:szCs w:val="20"/>
        </w:rPr>
        <w:t>C</w:t>
      </w:r>
      <w:r w:rsidR="00156B14" w:rsidRPr="008D236C">
        <w:rPr>
          <w:rFonts w:ascii="Courier New" w:hAnsi="Courier New" w:cs="Courier New"/>
          <w:sz w:val="20"/>
          <w:szCs w:val="20"/>
        </w:rPr>
        <w:t>all</w:t>
      </w:r>
      <w:r w:rsidR="008D236C">
        <w:rPr>
          <w:rFonts w:ascii="Courier New" w:hAnsi="Courier New" w:cs="Courier New"/>
          <w:sz w:val="20"/>
          <w:szCs w:val="20"/>
        </w:rPr>
        <w:t>s the computeFunction of the C++</w:t>
      </w:r>
      <w:r w:rsidR="00156B14" w:rsidRPr="008D236C">
        <w:rPr>
          <w:rFonts w:ascii="Courier New" w:hAnsi="Courier New" w:cs="Courier New"/>
          <w:sz w:val="20"/>
          <w:szCs w:val="20"/>
        </w:rPr>
        <w:t xml:space="preserve"> implementation using jni.</w:t>
      </w:r>
      <w:proofErr w:type="gramEnd"/>
    </w:p>
    <w:p w:rsidR="00544233" w:rsidRDefault="00544233" w:rsidP="00156B14"/>
    <w:p w:rsidR="00156B14" w:rsidRDefault="00544233" w:rsidP="00156B14">
      <w:pPr>
        <w:rPr>
          <w:b/>
          <w:bCs/>
          <w:u w:val="single"/>
        </w:rPr>
      </w:pPr>
      <w:r w:rsidRPr="00544233">
        <w:rPr>
          <w:b/>
          <w:bCs/>
          <w:u w:val="single"/>
        </w:rPr>
        <w:t>EvaluationHashFunctionCpp</w:t>
      </w:r>
      <w:r>
        <w:rPr>
          <w:b/>
          <w:bCs/>
          <w:u w:val="single"/>
        </w:rPr>
        <w:t xml:space="preserve"> class (implemented in the C++ code)</w:t>
      </w:r>
    </w:p>
    <w:p w:rsidR="00544233" w:rsidRPr="00544233" w:rsidRDefault="00544233" w:rsidP="00156B14">
      <w:pPr>
        <w:rPr>
          <w:b/>
          <w:bCs/>
          <w:u w:val="single"/>
        </w:rPr>
      </w:pPr>
    </w:p>
    <w:p w:rsidR="00062874" w:rsidRDefault="0056255D" w:rsidP="007C5F01">
      <w:pPr>
        <w:pStyle w:val="Caption"/>
        <w:numPr>
          <w:ilvl w:val="0"/>
          <w:numId w:val="8"/>
        </w:numPr>
        <w:ind w:left="708"/>
      </w:pPr>
      <w:r>
        <w:t>Function :</w:t>
      </w:r>
      <w:r w:rsidR="00544233">
        <w:t xml:space="preserve"> </w:t>
      </w:r>
      <w:r>
        <w:t>compute</w:t>
      </w:r>
      <w:r w:rsidR="00EC29DD">
        <w:t>Function</w:t>
      </w:r>
      <w:r w:rsidR="00062874">
        <w:t>(byte[]</w:t>
      </w:r>
      <w:r w:rsidR="00062874" w:rsidRPr="00470769">
        <w:t xml:space="preserve">in, </w:t>
      </w:r>
      <w:r w:rsidR="00062874">
        <w:t>byte[]</w:t>
      </w:r>
      <w:r w:rsidR="00062874" w:rsidRPr="00470769">
        <w:t xml:space="preserve"> out, </w:t>
      </w:r>
      <w:r w:rsidR="00062874">
        <w:t>int</w:t>
      </w:r>
      <w:r w:rsidR="00062874" w:rsidRPr="00470769">
        <w:t xml:space="preserve"> outOffset)</w:t>
      </w:r>
    </w:p>
    <w:p w:rsidR="00C02432" w:rsidRPr="008D236C" w:rsidRDefault="00C02432" w:rsidP="00D54590">
      <w:pPr>
        <w:pStyle w:val="ListParagraph"/>
        <w:numPr>
          <w:ilvl w:val="1"/>
          <w:numId w:val="56"/>
        </w:numPr>
        <w:rPr>
          <w:rFonts w:ascii="Courier New" w:hAnsi="Courier New" w:cs="Courier New"/>
          <w:sz w:val="20"/>
          <w:szCs w:val="20"/>
          <w:lang w:bidi="he-IL"/>
        </w:rPr>
      </w:pPr>
      <w:r w:rsidRPr="008D236C">
        <w:rPr>
          <w:rFonts w:ascii="Courier New" w:hAnsi="Courier New" w:cs="Courier New"/>
          <w:sz w:val="20"/>
          <w:szCs w:val="20"/>
          <w:lang w:bidi="he-IL"/>
        </w:rPr>
        <w:t>The message: an input m</w:t>
      </w:r>
      <w:r w:rsidR="00222611" w:rsidRPr="008D236C">
        <w:rPr>
          <w:rFonts w:ascii="Courier New" w:hAnsi="Courier New" w:cs="Courier New"/>
          <w:sz w:val="20"/>
          <w:szCs w:val="20"/>
          <w:lang w:bidi="he-IL"/>
        </w:rPr>
        <w:t xml:space="preserve"> of length at most 64t bits where t&lt;= 32,768</w:t>
      </w:r>
    </w:p>
    <w:p w:rsidR="00C02432" w:rsidRPr="008D236C" w:rsidRDefault="00C02432" w:rsidP="00D54590">
      <w:pPr>
        <w:pStyle w:val="ListParagraph"/>
        <w:numPr>
          <w:ilvl w:val="1"/>
          <w:numId w:val="56"/>
        </w:numPr>
        <w:rPr>
          <w:rFonts w:ascii="Courier New" w:hAnsi="Courier New" w:cs="Courier New"/>
          <w:sz w:val="20"/>
          <w:szCs w:val="20"/>
          <w:lang w:bidi="he-IL"/>
        </w:rPr>
      </w:pPr>
      <w:r w:rsidRPr="008D236C">
        <w:rPr>
          <w:rFonts w:ascii="Courier New" w:hAnsi="Courier New" w:cs="Courier New"/>
          <w:sz w:val="20"/>
          <w:szCs w:val="20"/>
          <w:lang w:bidi="he-IL"/>
        </w:rPr>
        <w:t xml:space="preserve">The key : a random element </w:t>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 xml:space="preserve"> </w:t>
      </w:r>
      <w:r w:rsidRPr="008D236C">
        <w:rPr>
          <w:rFonts w:ascii="Courier New" w:hAnsi="Courier New" w:cs="Courier New" w:hint="eastAsia"/>
          <w:sz w:val="20"/>
          <w:szCs w:val="20"/>
          <w:lang w:bidi="he-IL"/>
        </w:rPr>
        <w:sym w:font="Symbol" w:char="00CE"/>
      </w:r>
      <w:r w:rsidRPr="008D236C">
        <w:rPr>
          <w:rFonts w:ascii="Courier New" w:hAnsi="Courier New" w:cs="Courier New"/>
          <w:sz w:val="20"/>
          <w:szCs w:val="20"/>
          <w:lang w:bidi="he-IL"/>
        </w:rPr>
        <w:t xml:space="preserve"> GF(264)</w:t>
      </w:r>
    </w:p>
    <w:p w:rsidR="002710E7" w:rsidRPr="008D236C" w:rsidRDefault="00C02432" w:rsidP="00D54590">
      <w:pPr>
        <w:pStyle w:val="ListParagraph"/>
        <w:numPr>
          <w:ilvl w:val="0"/>
          <w:numId w:val="54"/>
        </w:numPr>
        <w:ind w:left="1068"/>
        <w:rPr>
          <w:rFonts w:ascii="Courier New" w:hAnsi="Courier New" w:cs="Courier New"/>
          <w:sz w:val="20"/>
          <w:szCs w:val="20"/>
          <w:lang w:bidi="he-IL"/>
        </w:rPr>
      </w:pPr>
      <w:r w:rsidRPr="008D236C">
        <w:rPr>
          <w:rFonts w:ascii="Courier New" w:hAnsi="Courier New" w:cs="Courier New"/>
          <w:sz w:val="20"/>
          <w:szCs w:val="20"/>
          <w:lang w:bidi="he-IL"/>
        </w:rPr>
        <w:t xml:space="preserve">The field </w:t>
      </w:r>
      <w:proofErr w:type="gramStart"/>
      <w:r w:rsidRPr="008D236C">
        <w:rPr>
          <w:rFonts w:ascii="Courier New" w:hAnsi="Courier New" w:cs="Courier New"/>
          <w:sz w:val="20"/>
          <w:szCs w:val="20"/>
          <w:lang w:bidi="he-IL"/>
        </w:rPr>
        <w:t>GF(</w:t>
      </w:r>
      <w:proofErr w:type="gramEnd"/>
      <w:r w:rsidRPr="008D236C">
        <w:rPr>
          <w:rFonts w:ascii="Courier New" w:hAnsi="Courier New" w:cs="Courier New"/>
          <w:sz w:val="20"/>
          <w:szCs w:val="20"/>
          <w:lang w:bidi="he-IL"/>
        </w:rPr>
        <w:t xml:space="preserve">264) is represented as GF(2)[x]/f(x), with f(x) = x64 + x4 + x3 + x + 1.  </w:t>
      </w:r>
    </w:p>
    <w:p w:rsidR="00C02432" w:rsidRPr="008D236C" w:rsidRDefault="00C02432" w:rsidP="002710E7">
      <w:pPr>
        <w:pStyle w:val="ListParagraph"/>
        <w:ind w:left="1068"/>
        <w:rPr>
          <w:rFonts w:ascii="Courier New" w:hAnsi="Courier New" w:cs="Courier New"/>
          <w:sz w:val="20"/>
          <w:szCs w:val="20"/>
          <w:lang w:bidi="he-IL"/>
        </w:rPr>
      </w:pPr>
      <w:proofErr w:type="gramStart"/>
      <w:r w:rsidRPr="008D236C">
        <w:rPr>
          <w:rFonts w:ascii="Courier New" w:hAnsi="Courier New" w:cs="Courier New"/>
          <w:sz w:val="20"/>
          <w:szCs w:val="20"/>
          <w:lang w:bidi="he-IL"/>
        </w:rPr>
        <w:t>f(</w:t>
      </w:r>
      <w:proofErr w:type="gramEnd"/>
      <w:r w:rsidRPr="008D236C">
        <w:rPr>
          <w:rFonts w:ascii="Courier New" w:hAnsi="Courier New" w:cs="Courier New"/>
          <w:sz w:val="20"/>
          <w:szCs w:val="20"/>
          <w:lang w:bidi="he-IL"/>
        </w:rPr>
        <w:t>x) is a good 64 degree irreducible polynom</w:t>
      </w:r>
      <w:r w:rsidR="00CD227D" w:rsidRPr="008D236C">
        <w:rPr>
          <w:rFonts w:ascii="Courier New" w:hAnsi="Courier New" w:cs="Courier New"/>
          <w:sz w:val="20"/>
          <w:szCs w:val="20"/>
          <w:lang w:bidi="he-IL"/>
        </w:rPr>
        <w:t>ial</w:t>
      </w:r>
      <w:r w:rsidRPr="008D236C">
        <w:rPr>
          <w:rFonts w:ascii="Courier New" w:hAnsi="Courier New" w:cs="Courier New"/>
          <w:sz w:val="20"/>
          <w:szCs w:val="20"/>
          <w:lang w:bidi="he-IL"/>
        </w:rPr>
        <w:t xml:space="preserve"> that will be fixed for all computations.</w:t>
      </w:r>
    </w:p>
    <w:p w:rsidR="00C02432" w:rsidRPr="008D236C" w:rsidRDefault="00C02432" w:rsidP="00D54590">
      <w:pPr>
        <w:pStyle w:val="ListParagraph"/>
        <w:numPr>
          <w:ilvl w:val="0"/>
          <w:numId w:val="54"/>
        </w:numPr>
        <w:ind w:left="1068"/>
        <w:rPr>
          <w:rFonts w:ascii="Courier New" w:hAnsi="Courier New" w:cs="Courier New"/>
          <w:sz w:val="20"/>
          <w:szCs w:val="20"/>
          <w:lang w:bidi="he-IL"/>
        </w:rPr>
      </w:pPr>
      <w:r w:rsidRPr="008D236C">
        <w:rPr>
          <w:rFonts w:ascii="Courier New" w:hAnsi="Courier New" w:cs="Courier New"/>
          <w:sz w:val="20"/>
          <w:szCs w:val="20"/>
          <w:lang w:bidi="he-IL"/>
        </w:rPr>
        <w:t xml:space="preserve">The input m (of length </w:t>
      </w:r>
      <w:r w:rsidRPr="008D236C">
        <w:rPr>
          <w:rFonts w:ascii="Courier New" w:hAnsi="Courier New" w:cs="Courier New" w:hint="eastAsia"/>
          <w:sz w:val="20"/>
          <w:szCs w:val="20"/>
          <w:lang w:bidi="he-IL"/>
        </w:rPr>
        <w:sym w:font="Symbol" w:char="00A3"/>
      </w:r>
      <w:r w:rsidRPr="008D236C">
        <w:rPr>
          <w:rFonts w:ascii="Courier New" w:hAnsi="Courier New" w:cs="Courier New"/>
          <w:sz w:val="20"/>
          <w:szCs w:val="20"/>
          <w:lang w:bidi="he-IL"/>
        </w:rPr>
        <w:t xml:space="preserve"> 64t bits) is viewed as a polynomial M(x) of degree &lt; t over </w:t>
      </w:r>
      <w:proofErr w:type="gramStart"/>
      <w:r w:rsidRPr="008D236C">
        <w:rPr>
          <w:rFonts w:ascii="Courier New" w:hAnsi="Courier New" w:cs="Courier New"/>
          <w:sz w:val="20"/>
          <w:szCs w:val="20"/>
          <w:lang w:bidi="he-IL"/>
        </w:rPr>
        <w:t>GF(</w:t>
      </w:r>
      <w:proofErr w:type="gramEnd"/>
      <w:r w:rsidRPr="008D236C">
        <w:rPr>
          <w:rFonts w:ascii="Courier New" w:hAnsi="Courier New" w:cs="Courier New"/>
          <w:sz w:val="20"/>
          <w:szCs w:val="20"/>
          <w:lang w:bidi="he-IL"/>
        </w:rPr>
        <w:t>264) as follows.</w:t>
      </w:r>
    </w:p>
    <w:p w:rsidR="00C02432" w:rsidRPr="008D236C" w:rsidRDefault="00C02432" w:rsidP="002710E7">
      <w:pPr>
        <w:pStyle w:val="ListParagraph"/>
        <w:ind w:left="1068"/>
        <w:rPr>
          <w:rFonts w:ascii="Courier New" w:hAnsi="Courier New" w:cs="Courier New"/>
          <w:sz w:val="20"/>
          <w:szCs w:val="20"/>
          <w:lang w:bidi="he-IL"/>
        </w:rPr>
      </w:pPr>
      <w:r w:rsidRPr="008D236C">
        <w:rPr>
          <w:rFonts w:ascii="Courier New" w:hAnsi="Courier New" w:cs="Courier New"/>
          <w:sz w:val="20"/>
          <w:szCs w:val="20"/>
          <w:lang w:bidi="he-IL"/>
        </w:rPr>
        <w:t xml:space="preserve">Every 64 bits of m are viewed as an element in </w:t>
      </w:r>
      <w:proofErr w:type="gramStart"/>
      <w:r w:rsidRPr="008D236C">
        <w:rPr>
          <w:rFonts w:ascii="Courier New" w:hAnsi="Courier New" w:cs="Courier New"/>
          <w:sz w:val="20"/>
          <w:szCs w:val="20"/>
          <w:lang w:bidi="he-IL"/>
        </w:rPr>
        <w:t>GF(</w:t>
      </w:r>
      <w:proofErr w:type="gramEnd"/>
      <w:r w:rsidRPr="008D236C">
        <w:rPr>
          <w:rFonts w:ascii="Courier New" w:hAnsi="Courier New" w:cs="Courier New"/>
          <w:sz w:val="20"/>
          <w:szCs w:val="20"/>
          <w:lang w:bidi="he-IL"/>
        </w:rPr>
        <w:t xml:space="preserve">264). Every such element is a coefficient of the </w:t>
      </w:r>
      <w:r w:rsidR="002710E7" w:rsidRPr="008D236C">
        <w:rPr>
          <w:rFonts w:ascii="Courier New" w:hAnsi="Courier New" w:cs="Courier New"/>
          <w:sz w:val="20"/>
          <w:szCs w:val="20"/>
          <w:lang w:bidi="he-IL"/>
        </w:rPr>
        <w:t>polynomial</w:t>
      </w:r>
      <w:r w:rsidRPr="008D236C">
        <w:rPr>
          <w:rFonts w:ascii="Courier New" w:hAnsi="Courier New" w:cs="Courier New"/>
          <w:sz w:val="20"/>
          <w:szCs w:val="20"/>
          <w:lang w:bidi="he-IL"/>
        </w:rPr>
        <w:t xml:space="preserve"> M(x). The </w:t>
      </w:r>
      <w:r w:rsidR="002710E7" w:rsidRPr="008D236C">
        <w:rPr>
          <w:rFonts w:ascii="Courier New" w:hAnsi="Courier New" w:cs="Courier New"/>
          <w:sz w:val="20"/>
          <w:szCs w:val="20"/>
          <w:lang w:bidi="he-IL"/>
        </w:rPr>
        <w:t>total of at most t coefficients gives</w:t>
      </w:r>
      <w:r w:rsidRPr="008D236C">
        <w:rPr>
          <w:rFonts w:ascii="Courier New" w:hAnsi="Courier New" w:cs="Courier New"/>
          <w:sz w:val="20"/>
          <w:szCs w:val="20"/>
          <w:lang w:bidi="he-IL"/>
        </w:rPr>
        <w:t xml:space="preserve"> a </w:t>
      </w:r>
      <w:r w:rsidR="002710E7" w:rsidRPr="008D236C">
        <w:rPr>
          <w:rFonts w:ascii="Courier New" w:hAnsi="Courier New" w:cs="Courier New"/>
          <w:sz w:val="20"/>
          <w:szCs w:val="20"/>
          <w:lang w:bidi="he-IL"/>
        </w:rPr>
        <w:t>polynomial</w:t>
      </w:r>
      <w:r w:rsidRPr="008D236C">
        <w:rPr>
          <w:rFonts w:ascii="Courier New" w:hAnsi="Courier New" w:cs="Courier New"/>
          <w:sz w:val="20"/>
          <w:szCs w:val="20"/>
          <w:lang w:bidi="he-IL"/>
        </w:rPr>
        <w:t xml:space="preserve"> of degree at most t.</w:t>
      </w:r>
    </w:p>
    <w:p w:rsidR="00C02432" w:rsidRPr="008D236C" w:rsidRDefault="00C02432" w:rsidP="00D54590">
      <w:pPr>
        <w:pStyle w:val="ListParagraph"/>
        <w:numPr>
          <w:ilvl w:val="0"/>
          <w:numId w:val="55"/>
        </w:numPr>
        <w:ind w:left="1068"/>
        <w:rPr>
          <w:rFonts w:ascii="Courier New" w:hAnsi="Courier New" w:cs="Courier New"/>
          <w:sz w:val="20"/>
          <w:szCs w:val="20"/>
          <w:lang w:bidi="he-IL"/>
        </w:rPr>
      </w:pPr>
      <w:r w:rsidRPr="008D236C">
        <w:rPr>
          <w:rFonts w:ascii="Courier New" w:hAnsi="Courier New" w:cs="Courier New"/>
          <w:sz w:val="20"/>
          <w:szCs w:val="20"/>
          <w:lang w:bidi="he-IL"/>
        </w:rPr>
        <w:t>COMPUTE M(</w:t>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w:t>
      </w:r>
      <w:r w:rsidRPr="008D236C">
        <w:rPr>
          <w:rFonts w:ascii="Courier New" w:hAnsi="Courier New" w:cs="Courier New" w:hint="eastAsia"/>
          <w:sz w:val="20"/>
          <w:szCs w:val="20"/>
          <w:lang w:bidi="he-IL"/>
        </w:rPr>
        <w:sym w:font="Symbol" w:char="00D7"/>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 xml:space="preserve"> </w:t>
      </w:r>
      <w:r w:rsidRPr="008D236C">
        <w:rPr>
          <w:rFonts w:ascii="Courier New" w:hAnsi="Courier New" w:cs="Courier New" w:hint="eastAsia"/>
          <w:sz w:val="20"/>
          <w:szCs w:val="20"/>
          <w:lang w:bidi="he-IL"/>
        </w:rPr>
        <w:sym w:font="Symbol" w:char="00CE"/>
      </w:r>
      <w:r w:rsidRPr="008D236C">
        <w:rPr>
          <w:rFonts w:ascii="Courier New" w:hAnsi="Courier New" w:cs="Courier New"/>
          <w:sz w:val="20"/>
          <w:szCs w:val="20"/>
          <w:lang w:bidi="he-IL"/>
        </w:rPr>
        <w:t xml:space="preserve"> GF(264)       [key=</w:t>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 data= M(x)] as follows</w:t>
      </w:r>
    </w:p>
    <w:p w:rsidR="00C02432" w:rsidRDefault="00C02432" w:rsidP="00C02432">
      <w:pPr>
        <w:pStyle w:val="ListParagraph"/>
        <w:ind w:left="1068"/>
      </w:pPr>
      <w:r w:rsidRPr="008D236C">
        <w:rPr>
          <w:rFonts w:ascii="Courier New" w:hAnsi="Courier New" w:cs="Courier New"/>
          <w:sz w:val="20"/>
          <w:szCs w:val="20"/>
          <w:lang w:bidi="he-IL"/>
        </w:rPr>
        <w:lastRenderedPageBreak/>
        <w:t xml:space="preserve">Evaluate the </w:t>
      </w:r>
      <w:r w:rsidR="002710E7" w:rsidRPr="008D236C">
        <w:rPr>
          <w:rFonts w:ascii="Courier New" w:hAnsi="Courier New" w:cs="Courier New"/>
          <w:sz w:val="20"/>
          <w:szCs w:val="20"/>
          <w:lang w:bidi="he-IL"/>
        </w:rPr>
        <w:t>polynomial</w:t>
      </w:r>
      <w:r w:rsidRPr="008D236C">
        <w:rPr>
          <w:rFonts w:ascii="Courier New" w:hAnsi="Courier New" w:cs="Courier New"/>
          <w:sz w:val="20"/>
          <w:szCs w:val="20"/>
          <w:lang w:bidi="he-IL"/>
        </w:rPr>
        <w:t xml:space="preserve"> M(x) on </w:t>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 xml:space="preserve"> to get </w:t>
      </w:r>
      <w:proofErr w:type="gramStart"/>
      <w:r w:rsidRPr="008D236C">
        <w:rPr>
          <w:rFonts w:ascii="Courier New" w:hAnsi="Courier New" w:cs="Courier New"/>
          <w:sz w:val="20"/>
          <w:szCs w:val="20"/>
          <w:lang w:bidi="he-IL"/>
        </w:rPr>
        <w:t>M(</w:t>
      </w:r>
      <w:proofErr w:type="gramEnd"/>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w:t>
      </w:r>
      <w:r w:rsidRPr="008D236C">
        <w:rPr>
          <w:rFonts w:ascii="Courier New" w:hAnsi="Courier New" w:cs="Courier New" w:hint="eastAsia"/>
          <w:sz w:val="20"/>
          <w:szCs w:val="20"/>
          <w:lang w:bidi="he-IL"/>
        </w:rPr>
        <w:sym w:font="Symbol" w:char="00CE"/>
      </w:r>
      <w:r w:rsidRPr="008D236C">
        <w:rPr>
          <w:rFonts w:ascii="Courier New" w:hAnsi="Courier New" w:cs="Courier New"/>
          <w:sz w:val="20"/>
          <w:szCs w:val="20"/>
          <w:lang w:bidi="he-IL"/>
        </w:rPr>
        <w:t xml:space="preserve"> GF(264)</w:t>
      </w:r>
      <w:r>
        <w:t xml:space="preserve"> </w:t>
      </w:r>
    </w:p>
    <w:p w:rsidR="00447B1F" w:rsidRPr="008D236C" w:rsidRDefault="00C02432" w:rsidP="000C3A73">
      <w:pPr>
        <w:pStyle w:val="ListParagraph"/>
        <w:ind w:left="1068"/>
        <w:rPr>
          <w:rFonts w:ascii="Courier New" w:hAnsi="Courier New" w:cs="Courier New"/>
          <w:sz w:val="20"/>
          <w:szCs w:val="20"/>
          <w:lang w:bidi="he-IL"/>
        </w:rPr>
      </w:pPr>
      <w:r w:rsidRPr="008D236C">
        <w:rPr>
          <w:rFonts w:ascii="Courier New" w:hAnsi="Courier New" w:cs="Courier New"/>
          <w:sz w:val="20"/>
          <w:szCs w:val="20"/>
          <w:lang w:bidi="he-IL"/>
        </w:rPr>
        <w:t xml:space="preserve">Multiply by </w:t>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 xml:space="preserve"> </w:t>
      </w:r>
      <w:r w:rsidRPr="008D236C">
        <w:rPr>
          <w:rFonts w:ascii="Courier New" w:hAnsi="Courier New" w:cs="Courier New" w:hint="eastAsia"/>
          <w:sz w:val="20"/>
          <w:szCs w:val="20"/>
          <w:lang w:bidi="he-IL"/>
        </w:rPr>
        <w:sym w:font="Symbol" w:char="00CE"/>
      </w:r>
      <w:r w:rsidRPr="008D236C">
        <w:rPr>
          <w:rFonts w:ascii="Courier New" w:hAnsi="Courier New" w:cs="Courier New"/>
          <w:sz w:val="20"/>
          <w:szCs w:val="20"/>
          <w:lang w:bidi="he-IL"/>
        </w:rPr>
        <w:t xml:space="preserve"> </w:t>
      </w:r>
      <w:proofErr w:type="gramStart"/>
      <w:r w:rsidRPr="008D236C">
        <w:rPr>
          <w:rFonts w:ascii="Courier New" w:hAnsi="Courier New" w:cs="Courier New"/>
          <w:sz w:val="20"/>
          <w:szCs w:val="20"/>
          <w:lang w:bidi="he-IL"/>
        </w:rPr>
        <w:t>GF(</w:t>
      </w:r>
      <w:proofErr w:type="gramEnd"/>
      <w:r w:rsidRPr="008D236C">
        <w:rPr>
          <w:rFonts w:ascii="Courier New" w:hAnsi="Courier New" w:cs="Courier New"/>
          <w:sz w:val="20"/>
          <w:szCs w:val="20"/>
          <w:lang w:bidi="he-IL"/>
        </w:rPr>
        <w:t>264) to get M(</w:t>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w:t>
      </w:r>
      <w:r w:rsidRPr="008D236C">
        <w:rPr>
          <w:rFonts w:ascii="Courier New" w:hAnsi="Courier New" w:cs="Courier New" w:hint="eastAsia"/>
          <w:sz w:val="20"/>
          <w:szCs w:val="20"/>
          <w:lang w:bidi="he-IL"/>
        </w:rPr>
        <w:sym w:font="Symbol" w:char="00D7"/>
      </w:r>
      <w:r w:rsidRPr="008D236C">
        <w:rPr>
          <w:rFonts w:ascii="Courier New" w:hAnsi="Courier New" w:cs="Courier New" w:hint="eastAsia"/>
          <w:sz w:val="20"/>
          <w:szCs w:val="20"/>
          <w:lang w:bidi="he-IL"/>
        </w:rPr>
        <w:sym w:font="Symbol" w:char="0061"/>
      </w:r>
      <w:r w:rsidRPr="008D236C">
        <w:rPr>
          <w:rFonts w:ascii="Courier New" w:hAnsi="Courier New" w:cs="Courier New"/>
          <w:sz w:val="20"/>
          <w:szCs w:val="20"/>
          <w:lang w:bidi="he-IL"/>
        </w:rPr>
        <w:t xml:space="preserve"> </w:t>
      </w:r>
      <w:r w:rsidRPr="008D236C">
        <w:rPr>
          <w:rFonts w:ascii="Courier New" w:hAnsi="Courier New" w:cs="Courier New" w:hint="eastAsia"/>
          <w:sz w:val="20"/>
          <w:szCs w:val="20"/>
          <w:lang w:bidi="he-IL"/>
        </w:rPr>
        <w:sym w:font="Symbol" w:char="00CE"/>
      </w:r>
      <w:r w:rsidRPr="008D236C">
        <w:rPr>
          <w:rFonts w:ascii="Courier New" w:hAnsi="Courier New" w:cs="Courier New"/>
          <w:sz w:val="20"/>
          <w:szCs w:val="20"/>
          <w:lang w:bidi="he-IL"/>
        </w:rPr>
        <w:t xml:space="preserve"> GF(264)       </w:t>
      </w:r>
    </w:p>
    <w:p w:rsidR="001307EA" w:rsidRDefault="001307EA" w:rsidP="00C02432">
      <w:pPr>
        <w:ind w:left="1056"/>
      </w:pPr>
    </w:p>
    <w:p w:rsidR="001307EA" w:rsidRDefault="001307EA" w:rsidP="007C5F01">
      <w:pPr>
        <w:pStyle w:val="Caption"/>
        <w:numPr>
          <w:ilvl w:val="0"/>
          <w:numId w:val="8"/>
        </w:numPr>
      </w:pPr>
      <w:r>
        <w:t>Function :</w:t>
      </w:r>
      <w:r w:rsidR="00544233">
        <w:t xml:space="preserve"> </w:t>
      </w:r>
      <w:r>
        <w:t>generateIrredPolynomial</w:t>
      </w:r>
      <w:r w:rsidR="0026608A">
        <w:t>()</w:t>
      </w:r>
    </w:p>
    <w:p w:rsidR="009B365A" w:rsidRDefault="009B365A" w:rsidP="00EC29DD">
      <w:pPr>
        <w:pStyle w:val="ListParagraph"/>
        <w:rPr>
          <w:rFonts w:ascii="Times New Roman" w:hAnsi="Times New Roman" w:cs="Times New Roman"/>
          <w:sz w:val="24"/>
          <w:szCs w:val="24"/>
          <w:lang w:bidi="he-IL"/>
        </w:rPr>
      </w:pPr>
      <w:r w:rsidRPr="008D236C">
        <w:rPr>
          <w:rFonts w:ascii="Courier New" w:hAnsi="Courier New" w:cs="Courier New"/>
          <w:sz w:val="20"/>
          <w:szCs w:val="20"/>
          <w:lang w:bidi="he-IL"/>
        </w:rPr>
        <w:t>Generate</w:t>
      </w:r>
      <w:r w:rsidR="008D236C">
        <w:rPr>
          <w:rFonts w:ascii="Courier New" w:hAnsi="Courier New" w:cs="Courier New"/>
          <w:sz w:val="20"/>
          <w:szCs w:val="20"/>
          <w:lang w:bidi="he-IL"/>
        </w:rPr>
        <w:t>s</w:t>
      </w:r>
      <w:r w:rsidRPr="008D236C">
        <w:rPr>
          <w:rFonts w:ascii="Courier New" w:hAnsi="Courier New" w:cs="Courier New"/>
          <w:sz w:val="20"/>
          <w:szCs w:val="20"/>
          <w:lang w:bidi="he-IL"/>
        </w:rPr>
        <w:t xml:space="preserve"> the irreducible polynomial </w:t>
      </w:r>
      <w:r w:rsidR="00EC29DD" w:rsidRPr="008D236C">
        <w:rPr>
          <w:rFonts w:ascii="Courier New" w:hAnsi="Courier New" w:cs="Courier New"/>
          <w:sz w:val="20"/>
          <w:szCs w:val="20"/>
          <w:lang w:bidi="he-IL"/>
        </w:rPr>
        <w:t xml:space="preserve">f(x) = x64 + x4 + x3 + x + 1 </w:t>
      </w:r>
      <w:r w:rsidRPr="008D236C">
        <w:rPr>
          <w:rFonts w:ascii="Courier New" w:hAnsi="Courier New" w:cs="Courier New"/>
          <w:sz w:val="20"/>
          <w:szCs w:val="20"/>
          <w:lang w:bidi="he-IL"/>
        </w:rPr>
        <w:t>to work with throughout the computation.</w:t>
      </w:r>
      <w:r w:rsidRPr="009B365A">
        <w:rPr>
          <w:rFonts w:ascii="Times New Roman" w:hAnsi="Times New Roman" w:cs="Times New Roman"/>
          <w:sz w:val="24"/>
          <w:szCs w:val="24"/>
          <w:lang w:bidi="he-IL"/>
        </w:rPr>
        <w:t xml:space="preserve"> </w:t>
      </w:r>
    </w:p>
    <w:p w:rsidR="0026608A" w:rsidRPr="0026608A" w:rsidRDefault="0026608A" w:rsidP="007C5F01">
      <w:pPr>
        <w:pStyle w:val="Caption"/>
        <w:numPr>
          <w:ilvl w:val="0"/>
          <w:numId w:val="8"/>
        </w:numPr>
      </w:pPr>
      <w:r>
        <w:t>Function</w:t>
      </w:r>
      <w:r w:rsidR="00544233">
        <w:t xml:space="preserve"> </w:t>
      </w:r>
      <w:r w:rsidR="009B365A">
        <w:t>:</w:t>
      </w:r>
      <w:r w:rsidR="00544233">
        <w:t xml:space="preserve"> </w:t>
      </w:r>
      <w:r w:rsidR="009B365A" w:rsidRPr="009B365A">
        <w:t>generatePolynom</w:t>
      </w:r>
      <w:r>
        <w:t>(</w:t>
      </w:r>
      <w:r w:rsidRPr="0026608A">
        <w:t>unsigned char *input, int len, GF2EX&amp; polynom</w:t>
      </w:r>
      <w:r>
        <w:t>)</w:t>
      </w:r>
    </w:p>
    <w:p w:rsidR="009B365A" w:rsidRDefault="009B365A" w:rsidP="009B365A">
      <w:pPr>
        <w:pStyle w:val="Caption"/>
        <w:ind w:left="720"/>
      </w:pPr>
      <w:r w:rsidRPr="008D236C">
        <w:rPr>
          <w:rFonts w:ascii="Courier New" w:hAnsi="Courier New" w:cs="Courier New"/>
          <w:b w:val="0"/>
          <w:bCs w:val="0"/>
        </w:rPr>
        <w:t xml:space="preserve">Generates a polynomial M(x) over </w:t>
      </w:r>
      <w:proofErr w:type="gramStart"/>
      <w:r w:rsidRPr="008D236C">
        <w:rPr>
          <w:rFonts w:ascii="Courier New" w:hAnsi="Courier New" w:cs="Courier New"/>
          <w:b w:val="0"/>
          <w:bCs w:val="0"/>
        </w:rPr>
        <w:t>GF(</w:t>
      </w:r>
      <w:proofErr w:type="gramEnd"/>
      <w:r w:rsidRPr="008D236C">
        <w:rPr>
          <w:rFonts w:ascii="Courier New" w:hAnsi="Courier New" w:cs="Courier New"/>
          <w:b w:val="0"/>
          <w:bCs w:val="0"/>
        </w:rPr>
        <w:t>264)  from an input of byte array</w:t>
      </w:r>
      <w:r>
        <w:t>.</w:t>
      </w:r>
    </w:p>
    <w:p w:rsidR="0026608A" w:rsidRPr="0026608A" w:rsidRDefault="0026608A" w:rsidP="0026608A"/>
    <w:p w:rsidR="00836B0B" w:rsidRPr="00836B0B" w:rsidRDefault="00836B0B" w:rsidP="007C5F01">
      <w:pPr>
        <w:pStyle w:val="Caption"/>
        <w:numPr>
          <w:ilvl w:val="0"/>
          <w:numId w:val="8"/>
        </w:numPr>
      </w:pPr>
      <w:r>
        <w:t>Function :</w:t>
      </w:r>
      <w:r w:rsidRPr="00836B0B">
        <w:t xml:space="preserve"> generateFieldElement</w:t>
      </w:r>
      <w:r w:rsidR="0026608A">
        <w:t>(</w:t>
      </w:r>
      <w:r w:rsidR="0026608A" w:rsidRPr="0026608A">
        <w:t>unsigned char* inputByteElement, GF2E&amp; outputElement)</w:t>
      </w:r>
    </w:p>
    <w:p w:rsidR="00836B0B" w:rsidRPr="009B365A" w:rsidRDefault="00836B0B" w:rsidP="00836B0B">
      <w:pPr>
        <w:pStyle w:val="Caption"/>
        <w:ind w:left="720"/>
      </w:pPr>
      <w:r w:rsidRPr="008D236C">
        <w:rPr>
          <w:rFonts w:ascii="Courier New" w:hAnsi="Courier New" w:cs="Courier New"/>
          <w:b w:val="0"/>
          <w:bCs w:val="0"/>
        </w:rPr>
        <w:t xml:space="preserve">Generates a field element of </w:t>
      </w:r>
      <w:proofErr w:type="gramStart"/>
      <w:r w:rsidRPr="008D236C">
        <w:rPr>
          <w:rFonts w:ascii="Courier New" w:hAnsi="Courier New" w:cs="Courier New"/>
          <w:b w:val="0"/>
          <w:bCs w:val="0"/>
        </w:rPr>
        <w:t>GF(</w:t>
      </w:r>
      <w:proofErr w:type="gramEnd"/>
      <w:r w:rsidRPr="008D236C">
        <w:rPr>
          <w:rFonts w:ascii="Courier New" w:hAnsi="Courier New" w:cs="Courier New"/>
          <w:b w:val="0"/>
          <w:bCs w:val="0"/>
        </w:rPr>
        <w:t>264)  out of a byte array</w:t>
      </w:r>
      <w:r>
        <w:t>.</w:t>
      </w:r>
    </w:p>
    <w:p w:rsidR="001307EA" w:rsidRPr="001307EA" w:rsidRDefault="001307EA" w:rsidP="000C3A73">
      <w:pPr>
        <w:autoSpaceDE/>
        <w:autoSpaceDN/>
        <w:adjustRightInd/>
      </w:pPr>
    </w:p>
    <w:p w:rsidR="00C65ED4" w:rsidRPr="00447B1F" w:rsidRDefault="00AE4229" w:rsidP="00D54590">
      <w:pPr>
        <w:pStyle w:val="Heading4"/>
        <w:numPr>
          <w:ilvl w:val="3"/>
          <w:numId w:val="70"/>
        </w:numPr>
      </w:pPr>
      <w:r>
        <w:t xml:space="preserve"> </w:t>
      </w:r>
      <w:bookmarkStart w:id="191" w:name="_Toc331084113"/>
      <w:r w:rsidR="00447B1F">
        <w:t>Usage</w:t>
      </w:r>
      <w:bookmarkEnd w:id="191"/>
    </w:p>
    <w:p w:rsidR="00C65ED4" w:rsidRPr="00213E3D" w:rsidRDefault="00C65ED4" w:rsidP="00C65ED4">
      <w:pPr>
        <w:rPr>
          <w:rFonts w:ascii="Courier New" w:hAnsi="Courier New" w:cs="Courier New"/>
          <w:color w:val="00B050"/>
          <w:sz w:val="20"/>
          <w:szCs w:val="20"/>
        </w:rPr>
      </w:pPr>
      <w:r w:rsidRPr="00213E3D">
        <w:rPr>
          <w:rFonts w:ascii="Courier New" w:hAnsi="Courier New" w:cs="Courier New"/>
          <w:color w:val="00B050"/>
          <w:sz w:val="20"/>
          <w:szCs w:val="20"/>
        </w:rPr>
        <w:t xml:space="preserve">//create an input array </w:t>
      </w:r>
      <w:r w:rsidRPr="000C3A73">
        <w:rPr>
          <w:rFonts w:ascii="Courier New" w:hAnsi="Courier New" w:cs="Courier New"/>
          <w:i/>
          <w:iCs/>
          <w:color w:val="00B050"/>
          <w:sz w:val="20"/>
          <w:szCs w:val="20"/>
        </w:rPr>
        <w:t>in</w:t>
      </w:r>
      <w:r w:rsidRPr="00213E3D">
        <w:rPr>
          <w:rFonts w:ascii="Courier New" w:hAnsi="Courier New" w:cs="Courier New"/>
          <w:color w:val="00B050"/>
          <w:sz w:val="20"/>
          <w:szCs w:val="20"/>
        </w:rPr>
        <w:t xml:space="preserve"> and an output array </w:t>
      </w:r>
      <w:r w:rsidRPr="000C3A73">
        <w:rPr>
          <w:rFonts w:ascii="Courier New" w:hAnsi="Courier New" w:cs="Courier New"/>
          <w:i/>
          <w:iCs/>
          <w:color w:val="00B050"/>
          <w:sz w:val="20"/>
          <w:szCs w:val="20"/>
        </w:rPr>
        <w:t>out</w:t>
      </w:r>
    </w:p>
    <w:p w:rsidR="00C65ED4" w:rsidRPr="000C3A73" w:rsidRDefault="00C65ED4" w:rsidP="000C3A73">
      <w:r>
        <w:t>…</w:t>
      </w:r>
    </w:p>
    <w:p w:rsidR="002D287F" w:rsidRPr="006313E8" w:rsidRDefault="002D287F" w:rsidP="007E416C">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r w:rsidRPr="002D287F">
        <w:rPr>
          <w:rFonts w:ascii="Courier New" w:hAnsi="Courier New" w:cs="Courier New"/>
          <w:color w:val="00B050"/>
          <w:sz w:val="20"/>
          <w:szCs w:val="20"/>
        </w:rPr>
        <w:t>Universal</w:t>
      </w:r>
      <w:r w:rsidR="000C3A73">
        <w:rPr>
          <w:rFonts w:ascii="Courier New" w:hAnsi="Courier New" w:cs="Courier New"/>
          <w:color w:val="00B050"/>
          <w:sz w:val="20"/>
          <w:szCs w:val="20"/>
        </w:rPr>
        <w:t>Hash</w:t>
      </w:r>
      <w:r w:rsidRPr="002D287F">
        <w:rPr>
          <w:rFonts w:ascii="Courier New" w:hAnsi="Courier New" w:cs="Courier New"/>
          <w:color w:val="00B050"/>
          <w:sz w:val="20"/>
          <w:szCs w:val="20"/>
        </w:rPr>
        <w:t>Factory</w:t>
      </w:r>
      <w:r w:rsidRPr="006313E8">
        <w:rPr>
          <w:rFonts w:ascii="Courier New" w:hAnsi="Courier New" w:cs="Courier New"/>
          <w:color w:val="00B050"/>
          <w:sz w:val="20"/>
          <w:szCs w:val="20"/>
        </w:rPr>
        <w:t>.</w:t>
      </w:r>
    </w:p>
    <w:p w:rsidR="002D287F" w:rsidRDefault="002D287F" w:rsidP="0026608A">
      <w:pPr>
        <w:autoSpaceDE/>
        <w:autoSpaceDN/>
        <w:adjustRightInd/>
        <w:rPr>
          <w:rFonts w:ascii="Courier New" w:hAnsi="Courier New" w:cs="Courier New"/>
          <w:color w:val="000000"/>
          <w:sz w:val="20"/>
          <w:szCs w:val="20"/>
        </w:rPr>
      </w:pPr>
      <w:r w:rsidRPr="002D287F">
        <w:rPr>
          <w:rFonts w:ascii="Courier New" w:hAnsi="Courier New" w:cs="Courier New"/>
          <w:color w:val="000000"/>
          <w:sz w:val="20"/>
          <w:szCs w:val="20"/>
        </w:rPr>
        <w:t>Universal</w:t>
      </w:r>
      <w:r w:rsidR="00D9797F">
        <w:rPr>
          <w:rFonts w:ascii="Courier New" w:hAnsi="Courier New" w:cs="Courier New"/>
          <w:color w:val="000000"/>
          <w:sz w:val="20"/>
          <w:szCs w:val="20"/>
        </w:rPr>
        <w:t>Hash</w:t>
      </w:r>
      <w:r w:rsidR="0026608A">
        <w:rPr>
          <w:rFonts w:ascii="Courier New" w:hAnsi="Courier New" w:cs="Courier New"/>
          <w:color w:val="000000"/>
          <w:sz w:val="20"/>
          <w:szCs w:val="20"/>
        </w:rPr>
        <w:t xml:space="preserve"> </w:t>
      </w:r>
      <w:r>
        <w:rPr>
          <w:rFonts w:ascii="Courier New" w:hAnsi="Courier New" w:cs="Courier New"/>
          <w:color w:val="000000"/>
          <w:sz w:val="20"/>
          <w:szCs w:val="20"/>
        </w:rPr>
        <w:t>u</w:t>
      </w:r>
      <w:r w:rsidR="0026608A">
        <w:rPr>
          <w:rFonts w:ascii="Courier New" w:hAnsi="Courier New" w:cs="Courier New"/>
          <w:color w:val="000000"/>
          <w:sz w:val="20"/>
          <w:szCs w:val="20"/>
        </w:rPr>
        <w:t>h</w:t>
      </w:r>
      <w:r w:rsidRPr="008D4706">
        <w:rPr>
          <w:rFonts w:ascii="Courier New" w:hAnsi="Courier New" w:cs="Courier New"/>
          <w:color w:val="000000"/>
          <w:sz w:val="20"/>
          <w:szCs w:val="20"/>
        </w:rPr>
        <w:t xml:space="preserve"> = </w:t>
      </w:r>
      <w:proofErr w:type="gramStart"/>
      <w:r w:rsidRPr="002D287F">
        <w:rPr>
          <w:rFonts w:ascii="Courier New" w:hAnsi="Courier New" w:cs="Courier New"/>
          <w:color w:val="000000"/>
          <w:sz w:val="20"/>
          <w:szCs w:val="20"/>
        </w:rPr>
        <w:t>Universal</w:t>
      </w:r>
      <w:r w:rsidR="0050053C">
        <w:rPr>
          <w:rFonts w:ascii="Courier New" w:hAnsi="Courier New" w:cs="Courier New"/>
          <w:color w:val="000000"/>
          <w:sz w:val="20"/>
          <w:szCs w:val="20"/>
        </w:rPr>
        <w:t>Hash</w:t>
      </w:r>
      <w:r w:rsidRPr="002D287F">
        <w:rPr>
          <w:rFonts w:ascii="Courier New" w:hAnsi="Courier New" w:cs="Courier New"/>
          <w:color w:val="000000"/>
          <w:sz w:val="20"/>
          <w:szCs w:val="20"/>
        </w:rPr>
        <w:t>Factory</w:t>
      </w:r>
      <w:r>
        <w:rPr>
          <w:rFonts w:ascii="Courier New" w:hAnsi="Courier New" w:cs="Courier New"/>
          <w:color w:val="000000"/>
          <w:sz w:val="20"/>
          <w:szCs w:val="20"/>
        </w:rPr>
        <w:t>.getInstance(</w:t>
      </w:r>
      <w:proofErr w:type="gramEnd"/>
      <w:r>
        <w:rPr>
          <w:rFonts w:ascii="Courier New" w:hAnsi="Courier New" w:cs="Courier New"/>
          <w:color w:val="000000"/>
          <w:sz w:val="20"/>
          <w:szCs w:val="20"/>
        </w:rPr>
        <w:t>).getObject("</w:t>
      </w:r>
      <w:r w:rsidR="00C02432">
        <w:rPr>
          <w:rFonts w:ascii="Courier New" w:hAnsi="Courier New" w:cs="Courier New"/>
          <w:color w:val="000000"/>
          <w:sz w:val="20"/>
          <w:szCs w:val="20"/>
        </w:rPr>
        <w:t>EvaluationHashFunction</w:t>
      </w:r>
      <w:r>
        <w:rPr>
          <w:rFonts w:ascii="Courier New" w:hAnsi="Courier New" w:cs="Courier New"/>
          <w:color w:val="000000"/>
          <w:sz w:val="20"/>
          <w:szCs w:val="20"/>
        </w:rPr>
        <w:t>");</w:t>
      </w:r>
    </w:p>
    <w:p w:rsidR="00C65ED4" w:rsidRDefault="00C65ED4" w:rsidP="00C65ED4">
      <w:pPr>
        <w:autoSpaceDE/>
        <w:autoSpaceDN/>
        <w:adjustRightInd/>
        <w:rPr>
          <w:rFonts w:ascii="Courier New" w:hAnsi="Courier New" w:cs="Courier New"/>
          <w:color w:val="000000"/>
          <w:sz w:val="20"/>
          <w:szCs w:val="20"/>
        </w:rPr>
      </w:pPr>
    </w:p>
    <w:p w:rsidR="00C65ED4" w:rsidRPr="006313E8" w:rsidRDefault="00C65ED4" w:rsidP="004D70AB">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 xml:space="preserve">all the </w:t>
      </w:r>
      <w:r w:rsidR="00D9797F">
        <w:rPr>
          <w:rFonts w:ascii="Courier New" w:hAnsi="Courier New" w:cs="Courier New"/>
          <w:color w:val="00B050"/>
          <w:sz w:val="20"/>
          <w:szCs w:val="20"/>
        </w:rPr>
        <w:t>compute</w:t>
      </w:r>
      <w:r w:rsidRPr="006313E8">
        <w:rPr>
          <w:rFonts w:ascii="Courier New" w:hAnsi="Courier New" w:cs="Courier New"/>
          <w:color w:val="00B050"/>
          <w:sz w:val="20"/>
          <w:szCs w:val="20"/>
        </w:rPr>
        <w:t xml:space="preserve"> </w:t>
      </w:r>
      <w:proofErr w:type="gramStart"/>
      <w:r w:rsidRPr="006313E8">
        <w:rPr>
          <w:rFonts w:ascii="Courier New" w:hAnsi="Courier New" w:cs="Courier New"/>
          <w:color w:val="00B050"/>
          <w:sz w:val="20"/>
          <w:szCs w:val="20"/>
        </w:rPr>
        <w:t>function</w:t>
      </w:r>
      <w:proofErr w:type="gramEnd"/>
      <w:r w:rsidRPr="006313E8">
        <w:rPr>
          <w:rFonts w:ascii="Courier New" w:hAnsi="Courier New" w:cs="Courier New"/>
          <w:color w:val="00B050"/>
          <w:sz w:val="20"/>
          <w:szCs w:val="20"/>
        </w:rPr>
        <w:t xml:space="preserve"> in the </w:t>
      </w:r>
      <w:r w:rsidR="001E0EBF">
        <w:rPr>
          <w:rFonts w:ascii="Courier New" w:hAnsi="Courier New" w:cs="Courier New"/>
          <w:color w:val="00B050"/>
          <w:sz w:val="20"/>
          <w:szCs w:val="20"/>
        </w:rPr>
        <w:t>Universal</w:t>
      </w:r>
      <w:r w:rsidR="004D70AB">
        <w:rPr>
          <w:rFonts w:ascii="Courier New" w:hAnsi="Courier New" w:cs="Courier New"/>
          <w:color w:val="00B050"/>
          <w:sz w:val="20"/>
          <w:szCs w:val="20"/>
        </w:rPr>
        <w:t>Hash</w:t>
      </w:r>
      <w:r w:rsidRPr="006313E8">
        <w:rPr>
          <w:rFonts w:ascii="Courier New" w:hAnsi="Courier New" w:cs="Courier New"/>
          <w:color w:val="00B050"/>
          <w:sz w:val="20"/>
          <w:szCs w:val="20"/>
        </w:rPr>
        <w:t xml:space="preserve"> interface.</w:t>
      </w:r>
    </w:p>
    <w:p w:rsidR="00515D3B" w:rsidRPr="00D9797F" w:rsidRDefault="00B757C5" w:rsidP="00D9797F">
      <w:pPr>
        <w:autoSpaceDE/>
        <w:autoSpaceDN/>
        <w:adjustRightInd/>
        <w:rPr>
          <w:rFonts w:ascii="Courier New" w:hAnsi="Courier New" w:cs="Courier New"/>
          <w:color w:val="000000"/>
          <w:sz w:val="20"/>
          <w:szCs w:val="20"/>
        </w:rPr>
      </w:pPr>
      <w:proofErr w:type="gramStart"/>
      <w:r>
        <w:rPr>
          <w:rFonts w:ascii="Courier New" w:hAnsi="Courier New" w:cs="Courier New"/>
          <w:color w:val="000000"/>
          <w:sz w:val="20"/>
          <w:szCs w:val="20"/>
        </w:rPr>
        <w:t>uh</w:t>
      </w:r>
      <w:r w:rsidR="00D9797F">
        <w:rPr>
          <w:rFonts w:ascii="Courier New" w:hAnsi="Courier New" w:cs="Courier New"/>
          <w:color w:val="000000"/>
          <w:sz w:val="20"/>
          <w:szCs w:val="20"/>
        </w:rPr>
        <w:t>.compute</w:t>
      </w:r>
      <w:r w:rsidR="00C65ED4" w:rsidRPr="008D4706">
        <w:rPr>
          <w:rFonts w:ascii="Courier New" w:hAnsi="Courier New" w:cs="Courier New"/>
          <w:color w:val="000000"/>
          <w:sz w:val="20"/>
          <w:szCs w:val="20"/>
        </w:rPr>
        <w:t>(</w:t>
      </w:r>
      <w:proofErr w:type="gramEnd"/>
      <w:r w:rsidR="00C65ED4">
        <w:rPr>
          <w:rFonts w:ascii="Courier New" w:hAnsi="Courier New" w:cs="Courier New"/>
          <w:color w:val="000000"/>
          <w:sz w:val="20"/>
          <w:szCs w:val="20"/>
        </w:rPr>
        <w:t>in, 0, in.length</w:t>
      </w:r>
      <w:r w:rsidR="00D9797F">
        <w:rPr>
          <w:rFonts w:ascii="Courier New" w:hAnsi="Courier New" w:cs="Courier New"/>
          <w:color w:val="000000"/>
          <w:sz w:val="20"/>
          <w:szCs w:val="20"/>
        </w:rPr>
        <w:t>,</w:t>
      </w:r>
      <w:r w:rsidR="00D9797F" w:rsidRPr="00D9797F">
        <w:rPr>
          <w:rFonts w:ascii="Courier New" w:hAnsi="Courier New" w:cs="Courier New"/>
          <w:color w:val="000000"/>
          <w:sz w:val="20"/>
          <w:szCs w:val="20"/>
        </w:rPr>
        <w:t xml:space="preserve"> </w:t>
      </w:r>
      <w:r w:rsidR="00D9797F">
        <w:rPr>
          <w:rFonts w:ascii="Courier New" w:hAnsi="Courier New" w:cs="Courier New"/>
          <w:color w:val="000000"/>
          <w:sz w:val="20"/>
          <w:szCs w:val="20"/>
        </w:rPr>
        <w:t>out, 0</w:t>
      </w:r>
      <w:r w:rsidR="00C65ED4" w:rsidRPr="008D4706">
        <w:rPr>
          <w:rFonts w:ascii="Courier New" w:hAnsi="Courier New" w:cs="Courier New"/>
          <w:color w:val="000000"/>
          <w:sz w:val="20"/>
          <w:szCs w:val="20"/>
        </w:rPr>
        <w:t>);</w:t>
      </w:r>
      <w:r w:rsidR="007632DC">
        <w:br w:type="page"/>
      </w:r>
    </w:p>
    <w:p w:rsidR="00AE4229" w:rsidRPr="00AE4229" w:rsidRDefault="00AE4229" w:rsidP="007C5F01">
      <w:pPr>
        <w:pStyle w:val="ListParagraph"/>
        <w:keepNext/>
        <w:keepLines/>
        <w:numPr>
          <w:ilvl w:val="0"/>
          <w:numId w:val="1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192" w:name="_Toc305320977"/>
      <w:bookmarkStart w:id="193" w:name="_Toc305321107"/>
      <w:bookmarkStart w:id="194" w:name="_Toc305321237"/>
      <w:bookmarkStart w:id="195" w:name="_Toc305321398"/>
      <w:bookmarkStart w:id="196" w:name="_Toc305323412"/>
      <w:bookmarkStart w:id="197" w:name="_Toc305323586"/>
      <w:bookmarkStart w:id="198" w:name="_Toc305323762"/>
      <w:bookmarkStart w:id="199" w:name="_Toc311619726"/>
      <w:bookmarkStart w:id="200" w:name="_Toc315168871"/>
      <w:bookmarkStart w:id="201" w:name="_Toc315169048"/>
      <w:bookmarkStart w:id="202" w:name="_Toc315173265"/>
      <w:bookmarkStart w:id="203" w:name="_Toc277840051"/>
      <w:bookmarkStart w:id="204" w:name="_Toc331083108"/>
      <w:bookmarkStart w:id="205" w:name="_Toc331083309"/>
      <w:bookmarkStart w:id="206" w:name="_Toc331083512"/>
      <w:bookmarkStart w:id="207" w:name="_Toc331083705"/>
      <w:bookmarkStart w:id="208" w:name="_Toc331083909"/>
      <w:bookmarkStart w:id="209" w:name="_Toc331084114"/>
      <w:bookmarkEnd w:id="192"/>
      <w:bookmarkEnd w:id="193"/>
      <w:bookmarkEnd w:id="194"/>
      <w:bookmarkEnd w:id="195"/>
      <w:bookmarkEnd w:id="196"/>
      <w:bookmarkEnd w:id="197"/>
      <w:bookmarkEnd w:id="198"/>
      <w:bookmarkEnd w:id="199"/>
      <w:bookmarkEnd w:id="200"/>
      <w:bookmarkEnd w:id="201"/>
      <w:bookmarkEnd w:id="202"/>
      <w:bookmarkEnd w:id="204"/>
      <w:bookmarkEnd w:id="205"/>
      <w:bookmarkEnd w:id="206"/>
      <w:bookmarkEnd w:id="207"/>
      <w:bookmarkEnd w:id="208"/>
      <w:bookmarkEnd w:id="209"/>
    </w:p>
    <w:p w:rsidR="00AE4229" w:rsidRPr="00AE4229" w:rsidRDefault="00AE4229" w:rsidP="007C5F01">
      <w:pPr>
        <w:pStyle w:val="ListParagraph"/>
        <w:keepNext/>
        <w:keepLines/>
        <w:numPr>
          <w:ilvl w:val="2"/>
          <w:numId w:val="1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10" w:name="_Toc305320978"/>
      <w:bookmarkStart w:id="211" w:name="_Toc305321108"/>
      <w:bookmarkStart w:id="212" w:name="_Toc305321238"/>
      <w:bookmarkStart w:id="213" w:name="_Toc305321399"/>
      <w:bookmarkStart w:id="214" w:name="_Toc305323413"/>
      <w:bookmarkStart w:id="215" w:name="_Toc305323587"/>
      <w:bookmarkStart w:id="216" w:name="_Toc305323763"/>
      <w:bookmarkStart w:id="217" w:name="_Toc311619727"/>
      <w:bookmarkStart w:id="218" w:name="_Toc315168872"/>
      <w:bookmarkStart w:id="219" w:name="_Toc315169049"/>
      <w:bookmarkStart w:id="220" w:name="_Toc315173266"/>
      <w:bookmarkStart w:id="221" w:name="_Toc331083109"/>
      <w:bookmarkStart w:id="222" w:name="_Toc331083310"/>
      <w:bookmarkStart w:id="223" w:name="_Toc331083513"/>
      <w:bookmarkStart w:id="224" w:name="_Toc331083706"/>
      <w:bookmarkStart w:id="225" w:name="_Toc331083910"/>
      <w:bookmarkStart w:id="226" w:name="_Toc331084115"/>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rsidR="00515D3B" w:rsidRDefault="00515D3B" w:rsidP="007C5F01">
      <w:pPr>
        <w:pStyle w:val="Heading3"/>
        <w:numPr>
          <w:ilvl w:val="2"/>
          <w:numId w:val="12"/>
        </w:numPr>
        <w:ind w:left="1146"/>
      </w:pPr>
      <w:bookmarkStart w:id="227" w:name="_Toc331084116"/>
      <w:r>
        <w:t>Pseudorandom Function</w:t>
      </w:r>
      <w:bookmarkEnd w:id="203"/>
      <w:r w:rsidR="00F12C34">
        <w:t xml:space="preserve"> Family</w:t>
      </w:r>
      <w:bookmarkEnd w:id="227"/>
    </w:p>
    <w:p w:rsidR="000A1F35" w:rsidRDefault="00A807E3" w:rsidP="00A807E3">
      <w:r>
        <w:rPr>
          <w:b/>
          <w:bCs/>
        </w:rPr>
        <w:t>Pseudorandom f</w:t>
      </w:r>
      <w:r w:rsidR="000A1F35" w:rsidRPr="000A1F35">
        <w:rPr>
          <w:b/>
          <w:bCs/>
        </w:rPr>
        <w:t>unction</w:t>
      </w:r>
      <w:r w:rsidR="000A1F35">
        <w:t xml:space="preserve"> </w:t>
      </w:r>
      <w:r w:rsidR="00616D94" w:rsidRPr="00616D94">
        <w:rPr>
          <w:b/>
          <w:bCs/>
        </w:rPr>
        <w:t>definition</w:t>
      </w:r>
      <w:r>
        <w:t>:</w:t>
      </w:r>
      <w:r w:rsidR="000A1F35">
        <w:t xml:space="preserve"> In </w:t>
      </w:r>
      <w:r w:rsidR="000A1F35" w:rsidRPr="001E79E8">
        <w:t>cryptography</w:t>
      </w:r>
      <w:r w:rsidR="000A1F35">
        <w:t xml:space="preserve">, a </w:t>
      </w:r>
      <w:r w:rsidR="000A1F35">
        <w:rPr>
          <w:b/>
          <w:bCs/>
        </w:rPr>
        <w:t>pseudorandom function family</w:t>
      </w:r>
      <w:r w:rsidR="000A1F35">
        <w:t xml:space="preserve">, abbreviated </w:t>
      </w:r>
      <w:r w:rsidR="000A1F35">
        <w:rPr>
          <w:b/>
          <w:bCs/>
        </w:rPr>
        <w:t>PRF</w:t>
      </w:r>
      <w:r w:rsidR="000A1F35">
        <w:t xml:space="preserve">, is a collection of </w:t>
      </w:r>
      <w:r w:rsidR="000A1F35" w:rsidRPr="001E79E8">
        <w:t>efficiently-computable</w:t>
      </w:r>
      <w:r w:rsidR="000A1F35">
        <w:t xml:space="preserve"> </w:t>
      </w:r>
      <w:r w:rsidR="000A1F35" w:rsidRPr="001E79E8">
        <w:t>functions</w:t>
      </w:r>
      <w:r w:rsidR="000A1F35">
        <w:t xml:space="preserve"> which emulate a </w:t>
      </w:r>
      <w:r w:rsidR="000A1F35" w:rsidRPr="001E79E8">
        <w:t>random oracle</w:t>
      </w:r>
      <w:r w:rsidR="000A1F35">
        <w:t xml:space="preserve"> in the following way: no efficient algorithm can distinguish (with significant </w:t>
      </w:r>
      <w:r w:rsidR="000A1F35" w:rsidRPr="001E79E8">
        <w:t>advantage</w:t>
      </w:r>
      <w:r w:rsidR="000A1F35">
        <w:t>) between a function chosen randomly from the PRF family and a random oracle (a function whose outputs are fix</w:t>
      </w:r>
      <w:r w:rsidR="00B06F7F">
        <w:t>ed completely at random).</w:t>
      </w:r>
    </w:p>
    <w:p w:rsidR="000A1F35" w:rsidRDefault="00616D94" w:rsidP="00AC2F73">
      <w:r w:rsidRPr="00616D94">
        <w:t>Pseudorandom function is the root of this family. At the second level in the hierarchy</w:t>
      </w:r>
      <w:r>
        <w:t>,</w:t>
      </w:r>
      <w:r w:rsidRPr="00616D94">
        <w:t xml:space="preserve"> we have </w:t>
      </w:r>
      <w:r w:rsidR="00A807E3">
        <w:t>p</w:t>
      </w:r>
      <w:r w:rsidRPr="00616D94">
        <w:t>seudorandom permutations</w:t>
      </w:r>
      <w:r w:rsidR="00A807E3">
        <w:t xml:space="preserve"> (i.e., bijective PRFs)</w:t>
      </w:r>
      <w:r w:rsidRPr="00616D94">
        <w:t>, P</w:t>
      </w:r>
      <w:r w:rsidR="003D326B">
        <w:t>RF</w:t>
      </w:r>
      <w:r w:rsidRPr="00616D94">
        <w:t xml:space="preserve">s with fixed </w:t>
      </w:r>
      <w:r w:rsidR="00A807E3">
        <w:t>input and output length (meaning that the lengths are specified with every call)</w:t>
      </w:r>
      <w:r>
        <w:t>, P</w:t>
      </w:r>
      <w:r w:rsidR="003D326B">
        <w:t>RF</w:t>
      </w:r>
      <w:r>
        <w:t xml:space="preserve">s with varying </w:t>
      </w:r>
      <w:r w:rsidR="00A807E3">
        <w:t xml:space="preserve">input and output </w:t>
      </w:r>
      <w:r>
        <w:t>length</w:t>
      </w:r>
      <w:r w:rsidR="00A807E3">
        <w:t>s,</w:t>
      </w:r>
      <w:r>
        <w:t xml:space="preserve"> and finally P</w:t>
      </w:r>
      <w:r w:rsidR="003D326B">
        <w:t>RF</w:t>
      </w:r>
      <w:r>
        <w:t xml:space="preserve">s with varying </w:t>
      </w:r>
      <w:r w:rsidR="00A807E3">
        <w:t>input-</w:t>
      </w:r>
      <w:r>
        <w:t xml:space="preserve">length </w:t>
      </w:r>
      <w:r w:rsidR="00A807E3">
        <w:t>and fixed output-length</w:t>
      </w:r>
      <w:r>
        <w:t>. (</w:t>
      </w:r>
      <w:r w:rsidR="00A807E3">
        <w:t xml:space="preserve">We do not have a separate notion of a </w:t>
      </w:r>
      <w:r>
        <w:t>P</w:t>
      </w:r>
      <w:r w:rsidR="003D326B">
        <w:t>RF</w:t>
      </w:r>
      <w:r>
        <w:t xml:space="preserve"> with </w:t>
      </w:r>
      <w:r w:rsidR="00A807E3">
        <w:t xml:space="preserve">fixed input length and </w:t>
      </w:r>
      <w:r>
        <w:t xml:space="preserve">varying output </w:t>
      </w:r>
      <w:r w:rsidR="00A807E3">
        <w:t>length; the varying PRF can be used.)</w:t>
      </w:r>
      <w:r>
        <w:t xml:space="preserve"> At the third </w:t>
      </w:r>
      <w:r w:rsidR="003D326B">
        <w:t>level,</w:t>
      </w:r>
      <w:r>
        <w:t xml:space="preserve"> we have P</w:t>
      </w:r>
      <w:r w:rsidR="003D326B">
        <w:t>RP</w:t>
      </w:r>
      <w:r>
        <w:t>s with fixed length for IO and P</w:t>
      </w:r>
      <w:r w:rsidR="003D326B">
        <w:t>RP</w:t>
      </w:r>
      <w:r>
        <w:t>s with varying length for IO.</w:t>
      </w:r>
      <w:r w:rsidR="000D5379">
        <w:t xml:space="preserve"> At the fourth </w:t>
      </w:r>
      <w:r w:rsidR="003D326B">
        <w:t>level,</w:t>
      </w:r>
      <w:r w:rsidR="000D5379">
        <w:t xml:space="preserve"> we have specific algorithms such as </w:t>
      </w:r>
      <w:r w:rsidR="002F1B12">
        <w:t>TripleDES</w:t>
      </w:r>
      <w:r w:rsidR="000D5379">
        <w:t xml:space="preserve">, AES, etc. </w:t>
      </w:r>
      <w:r w:rsidR="00D26DD9">
        <w:t>Observe that any</w:t>
      </w:r>
      <w:r w:rsidR="000D5379">
        <w:t xml:space="preserve"> AES </w:t>
      </w:r>
      <w:r w:rsidR="00D26DD9">
        <w:t xml:space="preserve">implementation can be viewed as the specific AES </w:t>
      </w:r>
      <w:r w:rsidR="000D5379">
        <w:t>algorithm</w:t>
      </w:r>
      <w:r w:rsidR="00D26DD9">
        <w:t>, as a fixed input and output length PRP</w:t>
      </w:r>
      <w:r w:rsidR="00AC2F73">
        <w:t xml:space="preserve"> and PRF (with length 128)</w:t>
      </w:r>
      <w:r w:rsidR="00D26DD9">
        <w:t xml:space="preserve">, and as a </w:t>
      </w:r>
      <w:r w:rsidR="00AC2F73">
        <w:t xml:space="preserve">PRP and </w:t>
      </w:r>
      <w:r w:rsidR="00D26DD9">
        <w:t xml:space="preserve">PRF. </w:t>
      </w:r>
    </w:p>
    <w:p w:rsidR="000D5379" w:rsidRDefault="000D5379" w:rsidP="00616D94">
      <w:pPr>
        <w:ind w:left="708"/>
      </w:pPr>
    </w:p>
    <w:p w:rsidR="00AE4229" w:rsidRPr="00AE4229" w:rsidRDefault="00AE4229" w:rsidP="00D54590">
      <w:pPr>
        <w:pStyle w:val="ListParagraph"/>
        <w:keepNext/>
        <w:keepLines/>
        <w:numPr>
          <w:ilvl w:val="2"/>
          <w:numId w:val="70"/>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228" w:name="_Static_View"/>
      <w:bookmarkStart w:id="229" w:name="_Toc305321401"/>
      <w:bookmarkStart w:id="230" w:name="_Toc305323415"/>
      <w:bookmarkStart w:id="231" w:name="_Toc305323589"/>
      <w:bookmarkStart w:id="232" w:name="_Toc305323765"/>
      <w:bookmarkStart w:id="233" w:name="_Toc311619729"/>
      <w:bookmarkStart w:id="234" w:name="_Toc315168874"/>
      <w:bookmarkStart w:id="235" w:name="_Toc315169051"/>
      <w:bookmarkStart w:id="236" w:name="_Toc315173268"/>
      <w:bookmarkStart w:id="237" w:name="_Toc331083111"/>
      <w:bookmarkStart w:id="238" w:name="_Toc331083312"/>
      <w:bookmarkStart w:id="239" w:name="_Toc331083515"/>
      <w:bookmarkStart w:id="240" w:name="_Toc331083708"/>
      <w:bookmarkStart w:id="241" w:name="_Toc331083912"/>
      <w:bookmarkStart w:id="242" w:name="_Toc33108411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rsidR="000D5379" w:rsidRDefault="00F12C34" w:rsidP="00D54590">
      <w:pPr>
        <w:pStyle w:val="Heading4"/>
        <w:numPr>
          <w:ilvl w:val="3"/>
          <w:numId w:val="70"/>
        </w:numPr>
      </w:pPr>
      <w:bookmarkStart w:id="243" w:name="_Toc331084118"/>
      <w:r>
        <w:t>General</w:t>
      </w:r>
      <w:r w:rsidR="000D5379">
        <w:t xml:space="preserve"> Static View</w:t>
      </w:r>
      <w:r w:rsidR="000D5379">
        <w:softHyphen/>
      </w:r>
      <w:r>
        <w:t xml:space="preserve"> of PRF</w:t>
      </w:r>
      <w:r w:rsidR="000D5379">
        <w:softHyphen/>
      </w:r>
      <w:r w:rsidR="000D5379">
        <w:softHyphen/>
      </w:r>
      <w:r w:rsidR="000D5379">
        <w:softHyphen/>
      </w:r>
      <w:bookmarkEnd w:id="243"/>
    </w:p>
    <w:p w:rsidR="009877E9" w:rsidRPr="00FA209D" w:rsidRDefault="00FA209D" w:rsidP="009877E9">
      <w:r>
        <w:t xml:space="preserve">In this figure, we present the Pseudorandom Function family type with all its elements, so that we can get a general view. In the coming figures, as we focus on different aspects of the family, we show the relevant elements only. </w:t>
      </w:r>
    </w:p>
    <w:p w:rsidR="00515D3B" w:rsidRDefault="00515D3B" w:rsidP="00515D3B"/>
    <w:p w:rsidR="00A46359" w:rsidRDefault="00DC1041" w:rsidP="00DC1041">
      <w:pPr>
        <w:jc w:val="center"/>
        <w:rPr>
          <w:noProof/>
        </w:rPr>
      </w:pPr>
      <w:r w:rsidRPr="00DC1041">
        <w:rPr>
          <w:noProof/>
        </w:rPr>
        <w:drawing>
          <wp:inline distT="0" distB="0" distL="0" distR="0" wp14:anchorId="12EEC334" wp14:editId="6CC3598F">
            <wp:extent cx="6111671" cy="257694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11671" cy="2576946"/>
                    </a:xfrm>
                    <a:prstGeom prst="rect">
                      <a:avLst/>
                    </a:prstGeom>
                  </pic:spPr>
                </pic:pic>
              </a:graphicData>
            </a:graphic>
          </wp:inline>
        </w:drawing>
      </w:r>
    </w:p>
    <w:p w:rsidR="00A46359" w:rsidRDefault="00A46359" w:rsidP="00515D3B">
      <w:pPr>
        <w:rPr>
          <w:noProof/>
        </w:rPr>
      </w:pPr>
    </w:p>
    <w:p w:rsidR="00A1036F" w:rsidRPr="00FA209D" w:rsidRDefault="00FA209D" w:rsidP="006C3403">
      <w:pPr>
        <w:jc w:val="center"/>
        <w:rPr>
          <w:noProof/>
          <w:sz w:val="18"/>
          <w:szCs w:val="18"/>
        </w:rPr>
      </w:pPr>
      <w:r w:rsidRPr="00FA209D">
        <w:rPr>
          <w:noProof/>
          <w:sz w:val="18"/>
          <w:szCs w:val="18"/>
        </w:rPr>
        <w:t>Pseudorandom Function Family</w:t>
      </w:r>
    </w:p>
    <w:p w:rsidR="000D5379" w:rsidRDefault="000D5379"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FE5203" w:rsidRDefault="00FB53C3" w:rsidP="006C3403">
      <w:pPr>
        <w:autoSpaceDE/>
        <w:autoSpaceDN/>
        <w:adjustRightInd/>
        <w:jc w:val="center"/>
      </w:pPr>
      <w:r w:rsidRPr="00FB53C3">
        <w:rPr>
          <w:noProof/>
        </w:rPr>
        <w:lastRenderedPageBreak/>
        <w:drawing>
          <wp:inline distT="0" distB="0" distL="0" distR="0" wp14:anchorId="1D4FC195" wp14:editId="17C223B5">
            <wp:extent cx="5486400" cy="2743200"/>
            <wp:effectExtent l="0" t="0" r="0" b="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2743200"/>
                    </a:xfrm>
                    <a:prstGeom prst="rect">
                      <a:avLst/>
                    </a:prstGeom>
                  </pic:spPr>
                </pic:pic>
              </a:graphicData>
            </a:graphic>
          </wp:inline>
        </w:drawing>
      </w:r>
    </w:p>
    <w:p w:rsidR="00FE5203" w:rsidRDefault="00FE5203">
      <w:pPr>
        <w:autoSpaceDE/>
        <w:autoSpaceDN/>
        <w:adjustRightInd/>
      </w:pPr>
    </w:p>
    <w:p w:rsidR="007B77D9" w:rsidRPr="00FA209D" w:rsidRDefault="00FA209D" w:rsidP="009365F6">
      <w:pPr>
        <w:autoSpaceDE/>
        <w:autoSpaceDN/>
        <w:adjustRightInd/>
        <w:jc w:val="center"/>
        <w:rPr>
          <w:b/>
          <w:bCs/>
          <w:sz w:val="18"/>
          <w:szCs w:val="18"/>
        </w:rPr>
      </w:pPr>
      <w:r w:rsidRPr="00FA209D">
        <w:rPr>
          <w:sz w:val="18"/>
          <w:szCs w:val="18"/>
        </w:rPr>
        <w:t>Only PRF elements (not PRP)</w:t>
      </w:r>
    </w:p>
    <w:p w:rsidR="00FA209D" w:rsidRDefault="00F12C34" w:rsidP="00D54590">
      <w:pPr>
        <w:pStyle w:val="Heading4"/>
        <w:numPr>
          <w:ilvl w:val="3"/>
          <w:numId w:val="70"/>
        </w:numPr>
      </w:pPr>
      <w:bookmarkStart w:id="244" w:name="_Toc331084119"/>
      <w:r>
        <w:t>General</w:t>
      </w:r>
      <w:r w:rsidR="001B01FD">
        <w:t xml:space="preserve"> Dynamic View</w:t>
      </w:r>
      <w:r>
        <w:t xml:space="preserve"> of PRF</w:t>
      </w:r>
      <w:bookmarkEnd w:id="244"/>
    </w:p>
    <w:p w:rsidR="00995DCC" w:rsidRDefault="00FA209D" w:rsidP="00995DCC">
      <w:pPr>
        <w:tabs>
          <w:tab w:val="left" w:pos="567"/>
          <w:tab w:val="left" w:pos="709"/>
        </w:tabs>
      </w:pPr>
      <w:r>
        <w:rPr>
          <w:noProof/>
        </w:rPr>
        <w:t xml:space="preserve">The main function is computeBlock. </w:t>
      </w:r>
      <w:r w:rsidR="00995DCC">
        <w:rPr>
          <w:noProof/>
        </w:rPr>
        <w:t>We</w:t>
      </w:r>
      <w:r w:rsidR="001D07DA">
        <w:rPr>
          <w:noProof/>
        </w:rPr>
        <w:t xml:space="preserve"> </w:t>
      </w:r>
      <w:r w:rsidR="007D11EB">
        <w:t>supply</w:t>
      </w:r>
      <w:r>
        <w:t xml:space="preserve"> </w:t>
      </w:r>
      <w:r w:rsidR="00995DCC">
        <w:t xml:space="preserve">three versions for </w:t>
      </w:r>
      <w:r w:rsidR="001D07DA">
        <w:t>compute</w:t>
      </w:r>
      <w:r w:rsidR="00995DCC">
        <w:t xml:space="preserve">, </w:t>
      </w:r>
      <w:r w:rsidRPr="00447B1F">
        <w:rPr>
          <w:b/>
          <w:bCs/>
        </w:rPr>
        <w:t xml:space="preserve">with </w:t>
      </w:r>
      <w:r w:rsidR="00995DCC">
        <w:rPr>
          <w:b/>
          <w:bCs/>
        </w:rPr>
        <w:t xml:space="preserve">and without </w:t>
      </w:r>
      <w:r w:rsidRPr="00447B1F">
        <w:rPr>
          <w:b/>
          <w:bCs/>
        </w:rPr>
        <w:t>length</w:t>
      </w:r>
      <w:r>
        <w:t xml:space="preserve">. </w:t>
      </w:r>
      <w:r w:rsidR="001D07DA">
        <w:t>Since</w:t>
      </w:r>
      <w:r>
        <w:t xml:space="preserve"> both PRP's and PRF's may h</w:t>
      </w:r>
      <w:r w:rsidR="00141B19">
        <w:t>ave varying input/output length</w:t>
      </w:r>
      <w:r w:rsidR="001D07DA">
        <w:t>,</w:t>
      </w:r>
      <w:r w:rsidR="00141B19">
        <w:t xml:space="preserve"> </w:t>
      </w:r>
      <w:r>
        <w:t xml:space="preserve">for such algorithms the length should be supplied. </w:t>
      </w:r>
      <w:r w:rsidR="00995DCC">
        <w:t>W</w:t>
      </w:r>
      <w:r w:rsidR="00995DCC" w:rsidRPr="00A01082">
        <w:t>e provide the version without the length</w:t>
      </w:r>
      <w:r w:rsidR="00995DCC">
        <w:t>s</w:t>
      </w:r>
      <w:r w:rsidR="00995DCC" w:rsidRPr="00A01082">
        <w:t xml:space="preserve"> and not just the versions with length of input and output, although it suffices, to avoid confusion and misuse from a basic user that only knows how to use </w:t>
      </w:r>
      <w:proofErr w:type="gramStart"/>
      <w:r w:rsidR="00995DCC" w:rsidRPr="00A01082">
        <w:t>block</w:t>
      </w:r>
      <w:proofErr w:type="gramEnd"/>
      <w:r w:rsidR="00995DCC" w:rsidRPr="00A01082">
        <w:t xml:space="preserve"> ciphers. A user that uses the block cipher </w:t>
      </w:r>
      <w:proofErr w:type="gramStart"/>
      <w:r w:rsidR="00995DCC">
        <w:t>TripleDES</w:t>
      </w:r>
      <w:r w:rsidR="00995DCC" w:rsidRPr="00A01082">
        <w:t>,</w:t>
      </w:r>
      <w:proofErr w:type="gramEnd"/>
      <w:r w:rsidR="00995DCC" w:rsidRPr="00A01082">
        <w:t xml:space="preserve"> may be confused by the “compute with length” functions since </w:t>
      </w:r>
      <w:r w:rsidR="00995DCC">
        <w:t>TripleDES</w:t>
      </w:r>
      <w:r w:rsidR="00995DCC" w:rsidRPr="00A01082">
        <w:t xml:space="preserve"> has a pre-defined length and it cannot be changed. A user may try to pass a different length to </w:t>
      </w:r>
      <w:r w:rsidR="00995DCC">
        <w:t>TripleDES</w:t>
      </w:r>
      <w:r w:rsidR="00995DCC" w:rsidRPr="00A01082">
        <w:t xml:space="preserve"> either by mistake or just hoping that the tool provides a </w:t>
      </w:r>
      <w:r w:rsidR="00995DCC">
        <w:t>TripleDES</w:t>
      </w:r>
      <w:r w:rsidR="00995DCC" w:rsidRPr="00A01082">
        <w:t xml:space="preserve"> that may work on varying length. We think that if a compute function that does not require length is provided as well, the user will probably understand that he/she should use it. This will be thoroughly documented and recommended in the code as well as in the Jav</w:t>
      </w:r>
      <w:r w:rsidR="00995DCC">
        <w:t xml:space="preserve">adoc. </w:t>
      </w:r>
    </w:p>
    <w:p w:rsidR="00995DCC" w:rsidRDefault="00995DCC" w:rsidP="00995DCC">
      <w:pPr>
        <w:tabs>
          <w:tab w:val="left" w:pos="567"/>
          <w:tab w:val="left" w:pos="709"/>
        </w:tabs>
      </w:pPr>
      <w:r w:rsidRPr="00A01082">
        <w:t xml:space="preserve">Moreover, the proper usage for a block cipher is to call the compute without lengths function. Since the “compute with lengths” functions are part of the PRF interface also block ciphers like </w:t>
      </w:r>
      <w:r>
        <w:t>TripleDES</w:t>
      </w:r>
      <w:r w:rsidRPr="00A01082">
        <w:t xml:space="preserve"> inherit them. We will implement this function so that if for some reason the user wants to pass the length for a block cipher, we check this input. If the passed length is equal to the pre-defined length of the block cipher then the function will work properly and no exception will be thrown. Otherwise, an exception will be thrown indicating that the length is incompatible.</w:t>
      </w:r>
    </w:p>
    <w:p w:rsidR="00995DCC" w:rsidRDefault="00995DCC" w:rsidP="00995DCC">
      <w:pPr>
        <w:tabs>
          <w:tab w:val="left" w:pos="567"/>
          <w:tab w:val="left" w:pos="709"/>
        </w:tabs>
      </w:pPr>
    </w:p>
    <w:p w:rsidR="00995DCC" w:rsidRDefault="00995DCC" w:rsidP="007C5F01">
      <w:pPr>
        <w:pStyle w:val="Caption"/>
        <w:numPr>
          <w:ilvl w:val="0"/>
          <w:numId w:val="8"/>
        </w:numPr>
        <w:ind w:left="708"/>
      </w:pPr>
      <w:bookmarkStart w:id="245" w:name="_Toc277840052"/>
      <w:r>
        <w:t>Function – PseudorandomFunction::compute</w:t>
      </w:r>
      <w:r w:rsidRPr="00820F17">
        <w:t>Block</w:t>
      </w:r>
      <w:bookmarkEnd w:id="245"/>
      <w:r w:rsidRPr="00FA05D0">
        <w:t xml:space="preserve"> (byte[] inBytes, int inOff, byte[] outBytes, int outOff)</w:t>
      </w:r>
    </w:p>
    <w:p w:rsidR="00995DCC" w:rsidRDefault="00995DCC" w:rsidP="008D236C">
      <w:pPr>
        <w:pStyle w:val="ListParagraph"/>
      </w:pPr>
      <w:proofErr w:type="gramStart"/>
      <w:r w:rsidRPr="008D236C">
        <w:rPr>
          <w:rFonts w:ascii="Courier New" w:hAnsi="Courier New" w:cs="Courier New"/>
          <w:sz w:val="20"/>
          <w:szCs w:val="20"/>
          <w:lang w:bidi="he-IL"/>
        </w:rPr>
        <w:t xml:space="preserve">Computes the function using the key </w:t>
      </w:r>
      <w:r w:rsidR="009365F6" w:rsidRPr="008D236C">
        <w:rPr>
          <w:rFonts w:ascii="Courier New" w:hAnsi="Courier New" w:cs="Courier New"/>
          <w:sz w:val="20"/>
          <w:szCs w:val="20"/>
          <w:lang w:bidi="he-IL"/>
        </w:rPr>
        <w:t>set</w:t>
      </w:r>
      <w:r w:rsidRPr="008D236C">
        <w:rPr>
          <w:rFonts w:ascii="Courier New" w:hAnsi="Courier New" w:cs="Courier New"/>
          <w:sz w:val="20"/>
          <w:szCs w:val="20"/>
          <w:lang w:bidi="he-IL"/>
        </w:rPr>
        <w:t xml:space="preserve"> in </w:t>
      </w:r>
      <w:r w:rsidR="009365F6" w:rsidRPr="008D236C">
        <w:rPr>
          <w:rFonts w:ascii="Courier New" w:hAnsi="Courier New" w:cs="Courier New"/>
          <w:sz w:val="20"/>
          <w:szCs w:val="20"/>
          <w:lang w:bidi="he-IL"/>
        </w:rPr>
        <w:t>setKey</w:t>
      </w:r>
      <w:r w:rsidRPr="008D236C">
        <w:rPr>
          <w:rFonts w:ascii="Courier New" w:hAnsi="Courier New" w:cs="Courier New"/>
          <w:sz w:val="20"/>
          <w:szCs w:val="20"/>
          <w:lang w:bidi="he-IL"/>
        </w:rPr>
        <w:t>.</w:t>
      </w:r>
      <w:proofErr w:type="gramEnd"/>
      <w:r w:rsidRPr="008D236C">
        <w:rPr>
          <w:rFonts w:ascii="Courier New" w:hAnsi="Courier New" w:cs="Courier New"/>
          <w:sz w:val="20"/>
          <w:szCs w:val="20"/>
          <w:lang w:bidi="he-IL"/>
        </w:rPr>
        <w:t xml:space="preserve"> The user supplies the input byte array and the offset from which to take the data from. The user also supplies the output byte array as well as the offset. The computeBlock function will put the output starting at the offset. This function is suitable for block ciphers where the input/output length is known in advance.</w:t>
      </w:r>
    </w:p>
    <w:p w:rsidR="00647D7D" w:rsidRDefault="00647D7D" w:rsidP="00995DCC">
      <w:pPr>
        <w:tabs>
          <w:tab w:val="left" w:pos="567"/>
          <w:tab w:val="left" w:pos="709"/>
        </w:tabs>
      </w:pPr>
    </w:p>
    <w:p w:rsidR="00FE5203" w:rsidRDefault="00FE5203" w:rsidP="007C5F01">
      <w:pPr>
        <w:pStyle w:val="Caption"/>
        <w:numPr>
          <w:ilvl w:val="0"/>
          <w:numId w:val="8"/>
        </w:numPr>
        <w:ind w:left="708"/>
      </w:pPr>
      <w:bookmarkStart w:id="246" w:name="_Toc277840053"/>
      <w:r>
        <w:t xml:space="preserve">Function </w:t>
      </w:r>
      <w:r w:rsidR="00E075DC">
        <w:t xml:space="preserve">- </w:t>
      </w:r>
      <w:r w:rsidR="00995DCC">
        <w:t>PseudorandomFunction</w:t>
      </w:r>
      <w:r w:rsidR="00E075DC">
        <w:t>::</w:t>
      </w:r>
      <w:r>
        <w:t>compute</w:t>
      </w:r>
      <w:r w:rsidRPr="00820F17">
        <w:t>Block</w:t>
      </w:r>
      <w:r w:rsidRPr="00FA05D0">
        <w:t xml:space="preserve"> (byte[] inBytes, int inOff </w:t>
      </w:r>
      <w:r w:rsidRPr="00CB48F9">
        <w:rPr>
          <w:color w:val="FF0000"/>
        </w:rPr>
        <w:t>,int inLen</w:t>
      </w:r>
      <w:r w:rsidRPr="00FA05D0">
        <w:t>, byte[]outBytes, int outOff)</w:t>
      </w:r>
      <w:r>
        <w:t xml:space="preserve"> </w:t>
      </w:r>
    </w:p>
    <w:p w:rsidR="009E174D" w:rsidRDefault="009E174D" w:rsidP="009365F6">
      <w:pPr>
        <w:ind w:left="708"/>
      </w:pPr>
      <w:proofErr w:type="gramStart"/>
      <w:r w:rsidRPr="008D236C">
        <w:rPr>
          <w:rFonts w:ascii="Courier New" w:hAnsi="Courier New" w:cs="Courier New"/>
          <w:sz w:val="20"/>
          <w:szCs w:val="20"/>
        </w:rPr>
        <w:lastRenderedPageBreak/>
        <w:t xml:space="preserve">Computes the function using the key </w:t>
      </w:r>
      <w:r w:rsidR="009365F6" w:rsidRPr="008D236C">
        <w:rPr>
          <w:rFonts w:ascii="Courier New" w:hAnsi="Courier New" w:cs="Courier New"/>
          <w:sz w:val="20"/>
          <w:szCs w:val="20"/>
        </w:rPr>
        <w:t>set</w:t>
      </w:r>
      <w:r w:rsidRPr="008D236C">
        <w:rPr>
          <w:rFonts w:ascii="Courier New" w:hAnsi="Courier New" w:cs="Courier New"/>
          <w:sz w:val="20"/>
          <w:szCs w:val="20"/>
        </w:rPr>
        <w:t xml:space="preserve"> in </w:t>
      </w:r>
      <w:r w:rsidR="009365F6" w:rsidRPr="008D236C">
        <w:rPr>
          <w:rFonts w:ascii="Courier New" w:hAnsi="Courier New" w:cs="Courier New"/>
          <w:sz w:val="20"/>
          <w:szCs w:val="20"/>
        </w:rPr>
        <w:t>setKey</w:t>
      </w:r>
      <w:r w:rsidRPr="008D236C">
        <w:rPr>
          <w:rFonts w:ascii="Courier New" w:hAnsi="Courier New" w:cs="Courier New"/>
          <w:sz w:val="20"/>
          <w:szCs w:val="20"/>
        </w:rPr>
        <w:t>.</w:t>
      </w:r>
      <w:proofErr w:type="gramEnd"/>
      <w:r w:rsidRPr="008D236C">
        <w:rPr>
          <w:rFonts w:ascii="Courier New" w:hAnsi="Courier New" w:cs="Courier New"/>
          <w:sz w:val="20"/>
          <w:szCs w:val="20"/>
        </w:rPr>
        <w:t xml:space="preserve"> The user supplies the input byte array, the offset from which to take the data from and the input length. The user also supplies the output byte array as well as the offset. The computeBlock function will put the output starting at the offset. This function is provided </w:t>
      </w:r>
      <w:r w:rsidR="009365F6" w:rsidRPr="008D236C">
        <w:rPr>
          <w:rFonts w:ascii="Courier New" w:hAnsi="Courier New" w:cs="Courier New"/>
          <w:sz w:val="20"/>
          <w:szCs w:val="20"/>
        </w:rPr>
        <w:t>for</w:t>
      </w:r>
      <w:r w:rsidRPr="008D236C">
        <w:rPr>
          <w:rFonts w:ascii="Courier New" w:hAnsi="Courier New" w:cs="Courier New"/>
          <w:sz w:val="20"/>
          <w:szCs w:val="20"/>
        </w:rPr>
        <w:t xml:space="preserve"> the sub-family PrfVaryingInputLength.</w:t>
      </w:r>
    </w:p>
    <w:p w:rsidR="009E174D" w:rsidRDefault="009E174D" w:rsidP="009E174D">
      <w:pPr>
        <w:ind w:left="708"/>
      </w:pPr>
    </w:p>
    <w:p w:rsidR="00FA209D" w:rsidRDefault="00FA209D" w:rsidP="007C5F01">
      <w:pPr>
        <w:pStyle w:val="Caption"/>
        <w:numPr>
          <w:ilvl w:val="0"/>
          <w:numId w:val="8"/>
        </w:numPr>
        <w:ind w:left="708"/>
      </w:pPr>
      <w:r>
        <w:t xml:space="preserve">Function </w:t>
      </w:r>
      <w:r w:rsidR="00E075DC">
        <w:t>–</w:t>
      </w:r>
      <w:r w:rsidR="00995DCC">
        <w:t xml:space="preserve"> Pseudor</w:t>
      </w:r>
      <w:r w:rsidR="00E075DC">
        <w:t>andomFunction::</w:t>
      </w:r>
      <w:r w:rsidR="00615F03">
        <w:t>compute</w:t>
      </w:r>
      <w:r w:rsidRPr="00820F17">
        <w:t>Block</w:t>
      </w:r>
      <w:r w:rsidRPr="00FA05D0">
        <w:t xml:space="preserve"> (byte[] inBytes, int inOff </w:t>
      </w:r>
      <w:r w:rsidRPr="00CB48F9">
        <w:rPr>
          <w:color w:val="FF0000"/>
        </w:rPr>
        <w:t>,int inLen</w:t>
      </w:r>
      <w:r w:rsidRPr="00FA05D0">
        <w:t xml:space="preserve">, byte[]outBytes, int outOff, </w:t>
      </w:r>
      <w:r w:rsidRPr="00CB48F9">
        <w:rPr>
          <w:color w:val="FF0000"/>
        </w:rPr>
        <w:t>int outLen</w:t>
      </w:r>
      <w:r w:rsidRPr="00FA05D0">
        <w:t>)</w:t>
      </w:r>
      <w:r>
        <w:t xml:space="preserve"> </w:t>
      </w:r>
    </w:p>
    <w:p w:rsidR="00FA209D" w:rsidRDefault="00FA209D" w:rsidP="008D236C">
      <w:pPr>
        <w:ind w:left="708"/>
        <w:rPr>
          <w:b/>
          <w:bCs/>
        </w:rPr>
      </w:pPr>
      <w:r w:rsidRPr="008D236C">
        <w:rPr>
          <w:rFonts w:ascii="Courier New" w:hAnsi="Courier New" w:cs="Courier New"/>
          <w:sz w:val="20"/>
          <w:szCs w:val="20"/>
        </w:rPr>
        <w:t xml:space="preserve">This function is provided in the </w:t>
      </w:r>
      <w:proofErr w:type="gramStart"/>
      <w:r w:rsidRPr="008D236C">
        <w:rPr>
          <w:rFonts w:ascii="Courier New" w:hAnsi="Courier New" w:cs="Courier New"/>
          <w:sz w:val="20"/>
          <w:szCs w:val="20"/>
        </w:rPr>
        <w:t>Prf</w:t>
      </w:r>
      <w:proofErr w:type="gramEnd"/>
      <w:r w:rsidRPr="008D236C">
        <w:rPr>
          <w:rFonts w:ascii="Courier New" w:hAnsi="Courier New" w:cs="Courier New"/>
          <w:sz w:val="20"/>
          <w:szCs w:val="20"/>
        </w:rPr>
        <w:t xml:space="preserve"> interface for the sake of interfaces (or classes) for </w:t>
      </w:r>
      <w:r w:rsidR="000D0F5A" w:rsidRPr="008D236C">
        <w:rPr>
          <w:rFonts w:ascii="Courier New" w:hAnsi="Courier New" w:cs="Courier New"/>
          <w:sz w:val="20"/>
          <w:szCs w:val="20"/>
        </w:rPr>
        <w:t xml:space="preserve">which the </w:t>
      </w:r>
      <w:r w:rsidR="00C4102C" w:rsidRPr="008D236C">
        <w:rPr>
          <w:rFonts w:ascii="Courier New" w:hAnsi="Courier New" w:cs="Courier New"/>
          <w:sz w:val="20"/>
          <w:szCs w:val="20"/>
        </w:rPr>
        <w:t xml:space="preserve">input-output </w:t>
      </w:r>
      <w:r w:rsidR="000D0F5A" w:rsidRPr="008D236C">
        <w:rPr>
          <w:rFonts w:ascii="Courier New" w:hAnsi="Courier New" w:cs="Courier New"/>
          <w:sz w:val="20"/>
          <w:szCs w:val="20"/>
        </w:rPr>
        <w:t>length</w:t>
      </w:r>
      <w:r w:rsidR="00C4102C" w:rsidRPr="008D236C">
        <w:rPr>
          <w:rFonts w:ascii="Courier New" w:hAnsi="Courier New" w:cs="Courier New"/>
          <w:sz w:val="20"/>
          <w:szCs w:val="20"/>
        </w:rPr>
        <w:t>s</w:t>
      </w:r>
      <w:r w:rsidR="000D0F5A" w:rsidRPr="008D236C">
        <w:rPr>
          <w:rFonts w:ascii="Courier New" w:hAnsi="Courier New" w:cs="Courier New"/>
          <w:sz w:val="20"/>
          <w:szCs w:val="20"/>
        </w:rPr>
        <w:t xml:space="preserve"> can be different for each </w:t>
      </w:r>
      <w:r w:rsidR="00C4102C" w:rsidRPr="008D236C">
        <w:rPr>
          <w:rFonts w:ascii="Courier New" w:hAnsi="Courier New" w:cs="Courier New"/>
          <w:sz w:val="20"/>
          <w:szCs w:val="20"/>
        </w:rPr>
        <w:t>computation</w:t>
      </w:r>
      <w:r w:rsidRPr="008D236C">
        <w:rPr>
          <w:rFonts w:ascii="Courier New" w:hAnsi="Courier New" w:cs="Courier New"/>
          <w:sz w:val="20"/>
          <w:szCs w:val="20"/>
        </w:rPr>
        <w:t>. Hmac and Prf/Prp with variable input/output length are examples of such interfaces.</w:t>
      </w:r>
    </w:p>
    <w:p w:rsidR="00647D7D" w:rsidRDefault="00647D7D">
      <w:pPr>
        <w:autoSpaceDE/>
        <w:autoSpaceDN/>
        <w:adjustRightInd/>
      </w:pPr>
    </w:p>
    <w:p w:rsidR="001B01FD" w:rsidRDefault="00F12C34" w:rsidP="00D54590">
      <w:pPr>
        <w:pStyle w:val="Heading4"/>
        <w:numPr>
          <w:ilvl w:val="3"/>
          <w:numId w:val="70"/>
        </w:numPr>
      </w:pPr>
      <w:bookmarkStart w:id="247" w:name="_Toc331084120"/>
      <w:bookmarkEnd w:id="246"/>
      <w:r>
        <w:t>General</w:t>
      </w:r>
      <w:r w:rsidR="00FA209D">
        <w:t xml:space="preserve"> Usage</w:t>
      </w:r>
      <w:r>
        <w:t xml:space="preserve"> of PRF</w:t>
      </w:r>
      <w:bookmarkEnd w:id="247"/>
    </w:p>
    <w:p w:rsidR="002D054E" w:rsidRDefault="002D054E" w:rsidP="0080550C">
      <w:bookmarkStart w:id="248" w:name="_Toc277840054"/>
      <w:r>
        <w:t xml:space="preserve">Usage </w:t>
      </w:r>
      <w:r w:rsidR="0080550C">
        <w:t>of</w:t>
      </w:r>
      <w:r>
        <w:t xml:space="preserve"> computeBlock without lengths</w:t>
      </w:r>
      <w:r w:rsidR="00CF35BF">
        <w:t xml:space="preserve"> (the other option of compute</w:t>
      </w:r>
      <w:r w:rsidR="002E6946">
        <w:t>Block</w:t>
      </w:r>
      <w:r w:rsidR="00CF35BF">
        <w:t xml:space="preserve"> will be gi</w:t>
      </w:r>
      <w:r w:rsidR="000D0F5A">
        <w:t>ven in the varying prp section)</w:t>
      </w:r>
      <w:r>
        <w:t>:</w:t>
      </w:r>
    </w:p>
    <w:p w:rsidR="002D054E" w:rsidRDefault="002D054E" w:rsidP="002D054E">
      <w:pPr>
        <w:autoSpaceDE/>
        <w:autoSpaceDN/>
        <w:adjustRightInd/>
        <w:rPr>
          <w:rFonts w:ascii="Courier New" w:hAnsi="Courier New" w:cs="Courier New"/>
          <w:color w:val="000000"/>
          <w:sz w:val="20"/>
          <w:szCs w:val="20"/>
        </w:rPr>
      </w:pPr>
    </w:p>
    <w:p w:rsidR="002D054E" w:rsidRPr="00B7052A" w:rsidRDefault="002D054E" w:rsidP="00633B04">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w:t>
      </w:r>
      <w:r w:rsidR="00633B04">
        <w:rPr>
          <w:rFonts w:ascii="Courier New" w:hAnsi="Courier New" w:cs="Courier New"/>
          <w:color w:val="00B050"/>
          <w:sz w:val="20"/>
          <w:szCs w:val="20"/>
        </w:rPr>
        <w: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and </w:t>
      </w:r>
      <w:r w:rsidRPr="009365F6">
        <w:rPr>
          <w:rFonts w:ascii="Courier New" w:hAnsi="Courier New" w:cs="Courier New"/>
          <w:i/>
          <w:iCs/>
          <w:color w:val="00B050"/>
          <w:sz w:val="20"/>
          <w:szCs w:val="20"/>
        </w:rPr>
        <w:t>in</w:t>
      </w:r>
      <w:r w:rsidRPr="00B7052A">
        <w:rPr>
          <w:rFonts w:ascii="Courier New" w:hAnsi="Courier New" w:cs="Courier New"/>
          <w:color w:val="00B050"/>
          <w:sz w:val="20"/>
          <w:szCs w:val="20"/>
        </w:rPr>
        <w:t>,</w:t>
      </w:r>
      <w:r>
        <w:rPr>
          <w:rFonts w:ascii="Courier New" w:hAnsi="Courier New" w:cs="Courier New"/>
          <w:color w:val="00B050"/>
          <w:sz w:val="20"/>
          <w:szCs w:val="20"/>
        </w:rPr>
        <w:t xml:space="preserve"> </w:t>
      </w:r>
      <w:r w:rsidRPr="009365F6">
        <w:rPr>
          <w:rFonts w:ascii="Courier New" w:hAnsi="Courier New" w:cs="Courier New"/>
          <w:i/>
          <w:iCs/>
          <w:color w:val="00B050"/>
          <w:sz w:val="20"/>
          <w:szCs w:val="20"/>
        </w:rPr>
        <w:t>in2</w:t>
      </w:r>
      <w:r>
        <w:rPr>
          <w:rFonts w:ascii="Courier New" w:hAnsi="Courier New" w:cs="Courier New"/>
          <w:color w:val="00B050"/>
          <w:sz w:val="20"/>
          <w:szCs w:val="20"/>
        </w:rPr>
        <w:t>,</w:t>
      </w:r>
      <w:r w:rsidRPr="00B7052A">
        <w:rPr>
          <w:rFonts w:ascii="Courier New" w:hAnsi="Courier New" w:cs="Courier New"/>
          <w:color w:val="00B050"/>
          <w:sz w:val="20"/>
          <w:szCs w:val="20"/>
        </w:rPr>
        <w:t xml:space="preserve"> </w:t>
      </w:r>
      <w:r w:rsidRPr="009365F6">
        <w:rPr>
          <w:rFonts w:ascii="Courier New" w:hAnsi="Courier New" w:cs="Courier New"/>
          <w:i/>
          <w:iCs/>
          <w:color w:val="00B050"/>
          <w:sz w:val="20"/>
          <w:szCs w:val="20"/>
        </w:rPr>
        <w:t>out</w:t>
      </w:r>
      <w:r w:rsidRPr="00B7052A">
        <w:rPr>
          <w:rFonts w:ascii="Courier New" w:hAnsi="Courier New" w:cs="Courier New"/>
          <w:color w:val="00B050"/>
          <w:sz w:val="20"/>
          <w:szCs w:val="20"/>
        </w:rPr>
        <w:t xml:space="preserve"> byte arrays</w:t>
      </w:r>
    </w:p>
    <w:p w:rsidR="002D054E" w:rsidRDefault="002D054E" w:rsidP="002D054E">
      <w:pPr>
        <w:rPr>
          <w:rFonts w:ascii="Courier New" w:hAnsi="Courier New" w:cs="Courier New"/>
          <w:color w:val="000000"/>
          <w:sz w:val="20"/>
          <w:szCs w:val="20"/>
        </w:rPr>
      </w:pPr>
      <w:r w:rsidRPr="00B7052A">
        <w:rPr>
          <w:rFonts w:ascii="Courier New" w:hAnsi="Courier New" w:cs="Courier New"/>
          <w:color w:val="000000"/>
          <w:sz w:val="20"/>
          <w:szCs w:val="20"/>
        </w:rPr>
        <w:t>…</w:t>
      </w: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p>
    <w:p w:rsidR="001A1D9B" w:rsidRDefault="002D287F" w:rsidP="00995DCC">
      <w:pPr>
        <w:ind w:left="12"/>
        <w:rPr>
          <w:rFonts w:ascii="Courier New" w:hAnsi="Courier New" w:cs="Courier New"/>
          <w:color w:val="000000"/>
          <w:sz w:val="20"/>
          <w:szCs w:val="20"/>
        </w:rPr>
      </w:pPr>
      <w:r>
        <w:rPr>
          <w:rFonts w:ascii="Courier New" w:hAnsi="Courier New" w:cs="Courier New"/>
          <w:color w:val="000000"/>
          <w:sz w:val="20"/>
          <w:szCs w:val="20"/>
        </w:rPr>
        <w:t>Pseudorandom</w:t>
      </w:r>
      <w:r w:rsidR="009E174D">
        <w:rPr>
          <w:rFonts w:ascii="Courier New" w:hAnsi="Courier New" w:cs="Courier New"/>
          <w:color w:val="000000"/>
          <w:sz w:val="20"/>
          <w:szCs w:val="20"/>
        </w:rPr>
        <w:t>Function</w:t>
      </w:r>
      <w:r>
        <w:rPr>
          <w:rFonts w:ascii="Courier New" w:hAnsi="Courier New" w:cs="Courier New"/>
          <w:color w:val="000000"/>
          <w:sz w:val="20"/>
          <w:szCs w:val="20"/>
        </w:rPr>
        <w:t xml:space="preserve"> pr</w:t>
      </w:r>
      <w:r w:rsidR="009E174D">
        <w:rPr>
          <w:rFonts w:ascii="Courier New" w:hAnsi="Courier New" w:cs="Courier New"/>
          <w:color w:val="000000"/>
          <w:sz w:val="20"/>
          <w:szCs w:val="20"/>
        </w:rPr>
        <w:t>f</w:t>
      </w:r>
      <w:r w:rsidRPr="008D4706">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w:t>
      </w:r>
      <w:r w:rsidR="00995DCC">
        <w:rPr>
          <w:rFonts w:ascii="Courier New" w:hAnsi="Courier New" w:cs="Courier New"/>
          <w:color w:val="000000"/>
          <w:sz w:val="20"/>
          <w:szCs w:val="20"/>
        </w:rPr>
        <w:t>TripleDES</w:t>
      </w:r>
      <w:r>
        <w:rPr>
          <w:rFonts w:ascii="Courier New" w:hAnsi="Courier New" w:cs="Courier New"/>
          <w:color w:val="000000"/>
          <w:sz w:val="20"/>
          <w:szCs w:val="20"/>
        </w:rPr>
        <w:t>")</w:t>
      </w:r>
    </w:p>
    <w:p w:rsidR="002D054E" w:rsidRPr="00B7052A" w:rsidRDefault="002D054E" w:rsidP="009365F6">
      <w:pPr>
        <w:rPr>
          <w:rFonts w:ascii="Courier New" w:hAnsi="Courier New" w:cs="Courier New"/>
          <w:color w:val="00B050"/>
          <w:sz w:val="20"/>
          <w:szCs w:val="20"/>
        </w:rPr>
      </w:pPr>
      <w:r w:rsidRPr="00B7052A">
        <w:rPr>
          <w:rFonts w:ascii="Courier New" w:hAnsi="Courier New" w:cs="Courier New"/>
          <w:color w:val="00B050"/>
          <w:sz w:val="20"/>
          <w:szCs w:val="20"/>
        </w:rPr>
        <w:t>//</w:t>
      </w:r>
      <w:r w:rsidR="009365F6">
        <w:rPr>
          <w:rFonts w:ascii="Courier New" w:hAnsi="Courier New" w:cs="Courier New"/>
          <w:color w:val="00B050"/>
          <w:sz w:val="20"/>
          <w:szCs w:val="20"/>
        </w:rPr>
        <w:t>set the key</w:t>
      </w:r>
    </w:p>
    <w:p w:rsidR="002D054E" w:rsidRDefault="002D054E" w:rsidP="009365F6">
      <w:pPr>
        <w:ind w:left="-696"/>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pr</w:t>
      </w:r>
      <w:r w:rsidR="009E174D">
        <w:rPr>
          <w:rFonts w:ascii="Courier New" w:hAnsi="Courier New" w:cs="Courier New"/>
          <w:color w:val="000000"/>
          <w:sz w:val="20"/>
          <w:szCs w:val="20"/>
        </w:rPr>
        <w:t>f</w:t>
      </w:r>
      <w:r>
        <w:rPr>
          <w:rFonts w:ascii="Courier New" w:hAnsi="Courier New" w:cs="Courier New"/>
          <w:color w:val="000000"/>
          <w:sz w:val="20"/>
          <w:szCs w:val="20"/>
        </w:rPr>
        <w:t>.</w:t>
      </w:r>
      <w:r w:rsidR="009365F6">
        <w:rPr>
          <w:rFonts w:ascii="Courier New" w:hAnsi="Courier New" w:cs="Courier New"/>
          <w:color w:val="000000"/>
          <w:sz w:val="20"/>
          <w:szCs w:val="20"/>
        </w:rPr>
        <w:t>setKey</w:t>
      </w:r>
      <w:r>
        <w:rPr>
          <w:rFonts w:ascii="Courier New" w:hAnsi="Courier New" w:cs="Courier New"/>
          <w:color w:val="000000"/>
          <w:sz w:val="20"/>
          <w:szCs w:val="20"/>
        </w:rPr>
        <w:t>(</w:t>
      </w:r>
      <w:proofErr w:type="gramEnd"/>
      <w:r>
        <w:rPr>
          <w:rFonts w:ascii="Courier New" w:hAnsi="Courier New" w:cs="Courier New"/>
          <w:color w:val="000000"/>
          <w:sz w:val="20"/>
          <w:szCs w:val="20"/>
        </w:rPr>
        <w:t>secretKey);</w:t>
      </w:r>
    </w:p>
    <w:p w:rsidR="001A1D9B" w:rsidRDefault="001A1D9B" w:rsidP="002D054E">
      <w:pPr>
        <w:ind w:left="-696"/>
        <w:rPr>
          <w:rFonts w:ascii="Courier New" w:hAnsi="Courier New" w:cs="Courier New"/>
          <w:color w:val="000000"/>
          <w:sz w:val="20"/>
          <w:szCs w:val="20"/>
        </w:rPr>
      </w:pPr>
    </w:p>
    <w:p w:rsidR="002D054E" w:rsidRPr="00B7052A" w:rsidRDefault="002D054E" w:rsidP="002D054E">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384B8A" w:rsidRDefault="002D054E" w:rsidP="00995DCC">
      <w:pPr>
        <w:rPr>
          <w:rFonts w:ascii="Courier New" w:hAnsi="Courier New" w:cs="Courier New"/>
          <w:color w:val="000000"/>
          <w:sz w:val="20"/>
          <w:szCs w:val="20"/>
        </w:rPr>
      </w:pPr>
      <w:proofErr w:type="gramStart"/>
      <w:r w:rsidRPr="00B7052A">
        <w:rPr>
          <w:rFonts w:ascii="Courier New" w:hAnsi="Courier New" w:cs="Courier New"/>
          <w:color w:val="000000"/>
          <w:sz w:val="20"/>
          <w:szCs w:val="20"/>
        </w:rPr>
        <w:t>pr</w:t>
      </w:r>
      <w:r w:rsidR="009E174D">
        <w:rPr>
          <w:rFonts w:ascii="Courier New" w:hAnsi="Courier New" w:cs="Courier New"/>
          <w:color w:val="000000"/>
          <w:sz w:val="20"/>
          <w:szCs w:val="20"/>
        </w:rPr>
        <w:t>f</w:t>
      </w:r>
      <w:r w:rsidRPr="00B7052A">
        <w:rPr>
          <w:rFonts w:ascii="Courier New" w:hAnsi="Courier New" w:cs="Courier New"/>
          <w:color w:val="000000"/>
          <w:sz w:val="20"/>
          <w:szCs w:val="20"/>
        </w:rPr>
        <w:t>.</w:t>
      </w:r>
      <w:r w:rsidR="00C4102C">
        <w:rPr>
          <w:rFonts w:ascii="Courier New" w:hAnsi="Courier New" w:cs="Courier New"/>
          <w:color w:val="000000"/>
          <w:sz w:val="20"/>
          <w:szCs w:val="20"/>
        </w:rPr>
        <w:t>computeBlock</w:t>
      </w:r>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995DCC" w:rsidRPr="00D41D48" w:rsidRDefault="00995DCC" w:rsidP="00995DCC"/>
    <w:p w:rsidR="009365F6" w:rsidRDefault="009365F6">
      <w:pPr>
        <w:autoSpaceDE/>
        <w:autoSpaceDN/>
        <w:adjustRightInd/>
        <w:rPr>
          <w:b/>
          <w:bCs/>
          <w:sz w:val="26"/>
          <w:szCs w:val="18"/>
        </w:rPr>
      </w:pPr>
      <w:r>
        <w:br w:type="page"/>
      </w:r>
    </w:p>
    <w:p w:rsidR="005E4FA4" w:rsidRDefault="000D5379" w:rsidP="00707E52">
      <w:pPr>
        <w:pStyle w:val="Heading3"/>
        <w:numPr>
          <w:ilvl w:val="2"/>
          <w:numId w:val="12"/>
        </w:numPr>
        <w:ind w:left="709" w:hanging="283"/>
      </w:pPr>
      <w:bookmarkStart w:id="249" w:name="_Toc331084121"/>
      <w:r>
        <w:lastRenderedPageBreak/>
        <w:t xml:space="preserve">Pseudorandom </w:t>
      </w:r>
      <w:r w:rsidR="00707E52">
        <w:t>P</w:t>
      </w:r>
      <w:r>
        <w:t xml:space="preserve">ermutation with </w:t>
      </w:r>
      <w:r w:rsidR="00707E52">
        <w:t>F</w:t>
      </w:r>
      <w:r>
        <w:t xml:space="preserve">ixed </w:t>
      </w:r>
      <w:r w:rsidR="00707E52">
        <w:t>L</w:t>
      </w:r>
      <w:r>
        <w:t>engths</w:t>
      </w:r>
      <w:bookmarkEnd w:id="249"/>
    </w:p>
    <w:p w:rsidR="006025DB" w:rsidRDefault="006025DB" w:rsidP="005E4FA4">
      <w:r>
        <w:t>Pseudorandom permutations are bijective pseudorandom functions that are efficiently invertible. As such, they are of the pseudorandom function type and their input length always equals their output length. In addition (and unlike general pseudorandom functions), they are efficiently invertible.</w:t>
      </w:r>
    </w:p>
    <w:p w:rsidR="00AE4229" w:rsidRPr="00AE4229" w:rsidRDefault="00AE4229" w:rsidP="00D54590">
      <w:pPr>
        <w:pStyle w:val="ListParagraph"/>
        <w:keepNext/>
        <w:keepLines/>
        <w:numPr>
          <w:ilvl w:val="2"/>
          <w:numId w:val="70"/>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250" w:name="_Toc305321406"/>
      <w:bookmarkStart w:id="251" w:name="_Toc305323420"/>
      <w:bookmarkStart w:id="252" w:name="_Toc305323594"/>
      <w:bookmarkStart w:id="253" w:name="_Toc305323770"/>
      <w:bookmarkStart w:id="254" w:name="_Toc311619734"/>
      <w:bookmarkStart w:id="255" w:name="_Toc315168879"/>
      <w:bookmarkStart w:id="256" w:name="_Toc315169056"/>
      <w:bookmarkStart w:id="257" w:name="_Toc315173273"/>
      <w:bookmarkStart w:id="258" w:name="_Toc331083116"/>
      <w:bookmarkStart w:id="259" w:name="_Toc331083317"/>
      <w:bookmarkStart w:id="260" w:name="_Toc331083520"/>
      <w:bookmarkStart w:id="261" w:name="_Toc331083713"/>
      <w:bookmarkStart w:id="262" w:name="_Toc331083917"/>
      <w:bookmarkStart w:id="263" w:name="_Toc331084122"/>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rsidR="005E4FA4" w:rsidRDefault="00F12C34" w:rsidP="00D54590">
      <w:pPr>
        <w:pStyle w:val="Heading4"/>
        <w:numPr>
          <w:ilvl w:val="3"/>
          <w:numId w:val="70"/>
        </w:numPr>
      </w:pPr>
      <w:bookmarkStart w:id="264" w:name="_Toc331084123"/>
      <w:r>
        <w:t>General</w:t>
      </w:r>
      <w:r w:rsidR="00AE4229">
        <w:t xml:space="preserve"> </w:t>
      </w:r>
      <w:r w:rsidR="005E4FA4">
        <w:t xml:space="preserve">Static View </w:t>
      </w:r>
      <w:r>
        <w:t>of PRP</w:t>
      </w:r>
      <w:bookmarkEnd w:id="264"/>
    </w:p>
    <w:p w:rsidR="009C4F35" w:rsidRDefault="00DC1041" w:rsidP="009365F6">
      <w:pPr>
        <w:autoSpaceDE/>
        <w:autoSpaceDN/>
        <w:adjustRightInd/>
        <w:jc w:val="center"/>
        <w:rPr>
          <w:b/>
          <w:bCs/>
          <w:sz w:val="26"/>
          <w:szCs w:val="18"/>
        </w:rPr>
      </w:pPr>
      <w:r w:rsidRPr="00DC1041">
        <w:rPr>
          <w:b/>
          <w:bCs/>
          <w:noProof/>
          <w:sz w:val="26"/>
          <w:szCs w:val="18"/>
        </w:rPr>
        <w:drawing>
          <wp:inline distT="0" distB="0" distL="0" distR="0" wp14:anchorId="101F460D" wp14:editId="1ACF07EA">
            <wp:extent cx="5874574" cy="36219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74574" cy="3621974"/>
                    </a:xfrm>
                    <a:prstGeom prst="rect">
                      <a:avLst/>
                    </a:prstGeom>
                  </pic:spPr>
                </pic:pic>
              </a:graphicData>
            </a:graphic>
          </wp:inline>
        </w:drawing>
      </w:r>
    </w:p>
    <w:p w:rsidR="00995DCC" w:rsidRDefault="00995DCC">
      <w:pPr>
        <w:autoSpaceDE/>
        <w:autoSpaceDN/>
        <w:adjustRightInd/>
        <w:rPr>
          <w:b/>
          <w:bCs/>
          <w:sz w:val="26"/>
          <w:szCs w:val="18"/>
        </w:rPr>
      </w:pPr>
    </w:p>
    <w:p w:rsidR="000D5379" w:rsidRDefault="00F12C34" w:rsidP="00D54590">
      <w:pPr>
        <w:pStyle w:val="Heading4"/>
        <w:numPr>
          <w:ilvl w:val="3"/>
          <w:numId w:val="70"/>
        </w:numPr>
      </w:pPr>
      <w:bookmarkStart w:id="265" w:name="_Toc331084124"/>
      <w:r>
        <w:t>General</w:t>
      </w:r>
      <w:r w:rsidR="009C4F35">
        <w:t xml:space="preserve"> </w:t>
      </w:r>
      <w:r w:rsidR="005E4FA4">
        <w:t>Dynamic View</w:t>
      </w:r>
      <w:r>
        <w:t xml:space="preserve"> of PRP</w:t>
      </w:r>
      <w:bookmarkEnd w:id="265"/>
    </w:p>
    <w:p w:rsidR="009E174D" w:rsidRPr="009E174D" w:rsidRDefault="009E174D" w:rsidP="009E174D"/>
    <w:p w:rsidR="00436E65" w:rsidRDefault="00E075DC" w:rsidP="007C5F01">
      <w:pPr>
        <w:pStyle w:val="Caption"/>
        <w:numPr>
          <w:ilvl w:val="0"/>
          <w:numId w:val="29"/>
        </w:numPr>
      </w:pPr>
      <w:r>
        <w:t>Function – PseudorandomPermutation::</w:t>
      </w:r>
      <w:r w:rsidR="00436E65">
        <w:t>invert</w:t>
      </w:r>
      <w:r w:rsidR="00436E65" w:rsidRPr="00820F17">
        <w:t>Block</w:t>
      </w:r>
      <w:r w:rsidR="00436E65" w:rsidRPr="00D254E5">
        <w:t xml:space="preserve"> (byte[] inBytes, int inOff, byte[] outBytes, int outOff)</w:t>
      </w:r>
    </w:p>
    <w:p w:rsidR="00436E65" w:rsidRDefault="00436E65" w:rsidP="00E0080C">
      <w:pPr>
        <w:ind w:left="360"/>
      </w:pPr>
      <w:proofErr w:type="gramStart"/>
      <w:r w:rsidRPr="008D236C">
        <w:rPr>
          <w:rFonts w:ascii="Courier New" w:hAnsi="Courier New" w:cs="Courier New"/>
          <w:sz w:val="20"/>
          <w:szCs w:val="20"/>
        </w:rPr>
        <w:t>Inverts the permutation using the given key.</w:t>
      </w:r>
      <w:proofErr w:type="gramEnd"/>
      <w:r w:rsidRPr="008D236C">
        <w:rPr>
          <w:rFonts w:ascii="Courier New" w:hAnsi="Courier New" w:cs="Courier New"/>
          <w:sz w:val="20"/>
          <w:szCs w:val="20"/>
        </w:rPr>
        <w:t xml:space="preserve"> This function is not part of the pseudorandom function interface since pseudorandom functions are not invertible, but </w:t>
      </w:r>
      <w:r w:rsidR="002230BB" w:rsidRPr="008D236C">
        <w:rPr>
          <w:rFonts w:ascii="Courier New" w:hAnsi="Courier New" w:cs="Courier New"/>
          <w:sz w:val="20"/>
          <w:szCs w:val="20"/>
        </w:rPr>
        <w:t xml:space="preserve">is a </w:t>
      </w:r>
      <w:r w:rsidRPr="008D236C">
        <w:rPr>
          <w:rFonts w:ascii="Courier New" w:hAnsi="Courier New" w:cs="Courier New"/>
          <w:sz w:val="20"/>
          <w:szCs w:val="20"/>
        </w:rPr>
        <w:t>part of the Prp interface</w:t>
      </w:r>
      <w:r w:rsidR="002230BB" w:rsidRPr="008D236C">
        <w:rPr>
          <w:rFonts w:ascii="Courier New" w:hAnsi="Courier New" w:cs="Courier New"/>
          <w:sz w:val="20"/>
          <w:szCs w:val="20"/>
        </w:rPr>
        <w:t xml:space="preserve"> since any Prp must be efficiently invertible (given the key)</w:t>
      </w:r>
      <w:r w:rsidRPr="008D236C">
        <w:rPr>
          <w:rFonts w:ascii="Courier New" w:hAnsi="Courier New" w:cs="Courier New"/>
          <w:sz w:val="20"/>
          <w:szCs w:val="20"/>
        </w:rPr>
        <w:t>. For block ciphers,</w:t>
      </w:r>
      <w:r w:rsidR="002230BB" w:rsidRPr="008D236C">
        <w:rPr>
          <w:rFonts w:ascii="Courier New" w:hAnsi="Courier New" w:cs="Courier New"/>
          <w:sz w:val="20"/>
          <w:szCs w:val="20"/>
        </w:rPr>
        <w:t xml:space="preserve"> for example, the length is known in advance and so there is</w:t>
      </w:r>
      <w:r w:rsidRPr="008D236C">
        <w:rPr>
          <w:rFonts w:ascii="Courier New" w:hAnsi="Courier New" w:cs="Courier New"/>
          <w:sz w:val="20"/>
          <w:szCs w:val="20"/>
        </w:rPr>
        <w:t xml:space="preserve"> no need to specify the length</w:t>
      </w:r>
      <w:r>
        <w:t>.</w:t>
      </w:r>
    </w:p>
    <w:p w:rsidR="00436E65" w:rsidRDefault="00436E65" w:rsidP="00436E65">
      <w:pPr>
        <w:ind w:left="708"/>
      </w:pPr>
    </w:p>
    <w:p w:rsidR="008D5DE6" w:rsidRDefault="00E075DC" w:rsidP="007C5F01">
      <w:pPr>
        <w:pStyle w:val="Caption"/>
        <w:numPr>
          <w:ilvl w:val="0"/>
          <w:numId w:val="28"/>
        </w:numPr>
      </w:pPr>
      <w:r>
        <w:t>Function – PseudorandomPermutation::</w:t>
      </w:r>
      <w:r w:rsidR="008D5DE6">
        <w:t>invert</w:t>
      </w:r>
      <w:r w:rsidR="008D5DE6" w:rsidRPr="00820F17">
        <w:t>Block</w:t>
      </w:r>
      <w:r w:rsidR="008D5DE6" w:rsidRPr="00D254E5">
        <w:t xml:space="preserve"> (byte[] inBytes, int inOff, byte[] outBytes, int outOff, </w:t>
      </w:r>
      <w:r w:rsidR="008D5DE6" w:rsidRPr="00CB48F9">
        <w:rPr>
          <w:color w:val="FF0000"/>
        </w:rPr>
        <w:t>int len</w:t>
      </w:r>
      <w:r w:rsidR="008D5DE6" w:rsidRPr="00D254E5">
        <w:t>)</w:t>
      </w:r>
    </w:p>
    <w:p w:rsidR="008D5DE6" w:rsidRDefault="008D5DE6" w:rsidP="008D5DE6">
      <w:pPr>
        <w:ind w:left="360"/>
      </w:pPr>
      <w:r w:rsidRPr="008D236C">
        <w:rPr>
          <w:rFonts w:ascii="Courier New" w:hAnsi="Courier New" w:cs="Courier New"/>
          <w:sz w:val="20"/>
          <w:szCs w:val="20"/>
        </w:rPr>
        <w:t>Since pseudorandom permutations can also have varying input and output length (although the input and the output should be the same length), the common parameter len of the input and the output is needed.</w:t>
      </w:r>
    </w:p>
    <w:p w:rsidR="00E075DC" w:rsidRDefault="00E075DC" w:rsidP="008D5DE6">
      <w:pPr>
        <w:ind w:left="360"/>
      </w:pPr>
    </w:p>
    <w:p w:rsidR="00827FC8" w:rsidRPr="00827FC8" w:rsidRDefault="00573BB5" w:rsidP="00707E52">
      <w:pPr>
        <w:pStyle w:val="Heading3"/>
        <w:numPr>
          <w:ilvl w:val="2"/>
          <w:numId w:val="12"/>
        </w:numPr>
        <w:ind w:left="709" w:hanging="283"/>
      </w:pPr>
      <w:bookmarkStart w:id="266" w:name="_Toc331084125"/>
      <w:r>
        <w:lastRenderedPageBreak/>
        <w:t xml:space="preserve">Pseudorandom </w:t>
      </w:r>
      <w:r w:rsidR="00707E52">
        <w:t>F</w:t>
      </w:r>
      <w:r>
        <w:t xml:space="preserve">unction with </w:t>
      </w:r>
      <w:r w:rsidR="002D054E">
        <w:t>Varying</w:t>
      </w:r>
      <w:r>
        <w:t xml:space="preserve"> Input-Output Lengths</w:t>
      </w:r>
      <w:bookmarkEnd w:id="248"/>
      <w:bookmarkEnd w:id="266"/>
    </w:p>
    <w:p w:rsidR="00AE4229" w:rsidRPr="00AE4229" w:rsidRDefault="00AE4229" w:rsidP="00D54590">
      <w:pPr>
        <w:pStyle w:val="ListParagraph"/>
        <w:keepNext/>
        <w:keepLines/>
        <w:numPr>
          <w:ilvl w:val="2"/>
          <w:numId w:val="70"/>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267" w:name="_Toc305321410"/>
      <w:bookmarkStart w:id="268" w:name="_Toc305323424"/>
      <w:bookmarkStart w:id="269" w:name="_Toc305323598"/>
      <w:bookmarkStart w:id="270" w:name="_Toc305323774"/>
      <w:bookmarkStart w:id="271" w:name="_Toc311619738"/>
      <w:bookmarkStart w:id="272" w:name="_Toc315168883"/>
      <w:bookmarkStart w:id="273" w:name="_Toc315169060"/>
      <w:bookmarkStart w:id="274" w:name="_Toc315173277"/>
      <w:bookmarkStart w:id="275" w:name="_Toc331083120"/>
      <w:bookmarkStart w:id="276" w:name="_Toc331083321"/>
      <w:bookmarkStart w:id="277" w:name="_Toc331083524"/>
      <w:bookmarkStart w:id="278" w:name="_Toc331083717"/>
      <w:bookmarkStart w:id="279" w:name="_Toc331083921"/>
      <w:bookmarkStart w:id="280" w:name="_Toc33108412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rsidR="00715952" w:rsidRDefault="00715952" w:rsidP="002230BB">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function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and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xml:space="preserve">. The input and output length may be different for each </w:t>
      </w:r>
      <w:r w:rsidR="00E82BE4">
        <w:rPr>
          <w:rFonts w:ascii="Times New Roman" w:hAnsi="Times New Roman" w:cs="Times New Roman"/>
          <w:sz w:val="24"/>
          <w:szCs w:val="24"/>
          <w:lang w:bidi="he-IL"/>
        </w:rPr>
        <w:t xml:space="preserve">compute </w:t>
      </w:r>
      <w:r>
        <w:rPr>
          <w:rFonts w:ascii="Times New Roman" w:hAnsi="Times New Roman" w:cs="Times New Roman"/>
          <w:sz w:val="24"/>
          <w:szCs w:val="24"/>
          <w:lang w:bidi="he-IL"/>
        </w:rPr>
        <w:t xml:space="preserve">function call. </w:t>
      </w:r>
      <w:r w:rsidR="008F72FC">
        <w:rPr>
          <w:rFonts w:ascii="Times New Roman" w:hAnsi="Times New Roman" w:cs="Times New Roman"/>
          <w:sz w:val="24"/>
          <w:szCs w:val="24"/>
          <w:lang w:bidi="he-IL"/>
        </w:rPr>
        <w:t xml:space="preserve">The length of the input as well as the output </w:t>
      </w:r>
      <w:r w:rsidR="001A1A93">
        <w:rPr>
          <w:rFonts w:ascii="Times New Roman" w:hAnsi="Times New Roman" w:cs="Times New Roman"/>
          <w:sz w:val="24"/>
          <w:szCs w:val="24"/>
          <w:lang w:bidi="he-IL"/>
        </w:rPr>
        <w:t>is determined upon user request</w:t>
      </w:r>
      <w:r w:rsidR="008F72FC">
        <w:rPr>
          <w:rFonts w:ascii="Times New Roman" w:hAnsi="Times New Roman" w:cs="Times New Roman"/>
          <w:sz w:val="24"/>
          <w:szCs w:val="24"/>
          <w:lang w:bidi="he-IL"/>
        </w:rPr>
        <w:t>.</w:t>
      </w:r>
    </w:p>
    <w:p w:rsidR="00715952" w:rsidRDefault="00715952"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w:t>
      </w:r>
      <w:r w:rsidR="00BE75A7">
        <w:rPr>
          <w:rFonts w:ascii="Times New Roman" w:hAnsi="Times New Roman" w:cs="Times New Roman"/>
          <w:sz w:val="24"/>
          <w:szCs w:val="24"/>
          <w:lang w:bidi="he-IL"/>
        </w:rPr>
        <w:t>interface</w:t>
      </w:r>
      <w:r>
        <w:rPr>
          <w:rFonts w:ascii="Times New Roman" w:hAnsi="Times New Roman" w:cs="Times New Roman"/>
          <w:sz w:val="24"/>
          <w:szCs w:val="24"/>
          <w:lang w:bidi="he-IL"/>
        </w:rPr>
        <w:t xml:space="preserve"> </w:t>
      </w:r>
      <w:proofErr w:type="gramStart"/>
      <w:r w:rsidR="00BE75A7" w:rsidRPr="00BE75A7">
        <w:rPr>
          <w:rFonts w:ascii="Times New Roman" w:hAnsi="Times New Roman" w:cs="Times New Roman"/>
          <w:sz w:val="24"/>
          <w:szCs w:val="24"/>
          <w:lang w:bidi="he-IL"/>
        </w:rPr>
        <w:t>PrfVaryingIOLength</w:t>
      </w:r>
      <w:r w:rsidR="00815F69">
        <w:rPr>
          <w:rFonts w:ascii="Times New Roman" w:hAnsi="Times New Roman" w:cs="Times New Roman"/>
          <w:sz w:val="24"/>
          <w:szCs w:val="24"/>
          <w:lang w:bidi="he-IL"/>
        </w:rPr>
        <w:t>,</w:t>
      </w:r>
      <w:proofErr w:type="gramEnd"/>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PRF</w:t>
      </w:r>
      <w:r>
        <w:rPr>
          <w:rFonts w:ascii="Times New Roman" w:hAnsi="Times New Roman" w:cs="Times New Roman"/>
          <w:sz w:val="24"/>
          <w:szCs w:val="24"/>
          <w:lang w:bidi="he-IL"/>
        </w:rPr>
        <w:t xml:space="preserve"> with varying input and output length. Hmac </w:t>
      </w:r>
      <w:r w:rsidR="00BE75A7">
        <w:rPr>
          <w:rFonts w:ascii="Times New Roman" w:hAnsi="Times New Roman" w:cs="Times New Roman"/>
          <w:sz w:val="24"/>
          <w:szCs w:val="24"/>
          <w:lang w:bidi="he-IL"/>
        </w:rPr>
        <w:t xml:space="preserve">has varying input length and thus implements the interface </w:t>
      </w:r>
      <w:r w:rsidR="00BE75A7" w:rsidRPr="00BE75A7">
        <w:rPr>
          <w:rFonts w:ascii="Times New Roman" w:hAnsi="Times New Roman" w:cs="Times New Roman"/>
          <w:sz w:val="24"/>
          <w:szCs w:val="24"/>
          <w:lang w:bidi="he-IL"/>
        </w:rPr>
        <w:t>PrfVaryingInputLength</w:t>
      </w:r>
      <w:r w:rsidR="00BE75A7">
        <w:rPr>
          <w:rFonts w:ascii="Times New Roman" w:hAnsi="Times New Roman" w:cs="Times New Roman"/>
          <w:sz w:val="24"/>
          <w:szCs w:val="24"/>
          <w:lang w:bidi="he-IL"/>
        </w:rPr>
        <w:t>.</w:t>
      </w:r>
    </w:p>
    <w:p w:rsidR="00A667CB" w:rsidRPr="00A667CB" w:rsidRDefault="00715952" w:rsidP="00BE75A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class </w:t>
      </w:r>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is </w:t>
      </w:r>
      <w:r w:rsidR="00815F69">
        <w:rPr>
          <w:rFonts w:ascii="Times New Roman" w:hAnsi="Times New Roman" w:cs="Times New Roman"/>
          <w:sz w:val="24"/>
          <w:szCs w:val="24"/>
          <w:lang w:bidi="he-IL"/>
        </w:rPr>
        <w:t xml:space="preserve">also an </w:t>
      </w:r>
      <w:r>
        <w:rPr>
          <w:rFonts w:ascii="Times New Roman" w:hAnsi="Times New Roman" w:cs="Times New Roman"/>
          <w:sz w:val="24"/>
          <w:szCs w:val="24"/>
          <w:lang w:bidi="he-IL"/>
        </w:rPr>
        <w:t xml:space="preserve">implementation that has a varying input and output length. </w:t>
      </w:r>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r w:rsidR="00BE75A7">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is a pseudorandom function with varying input/output lengths, based on HMAC</w:t>
      </w:r>
      <w:r w:rsidR="00BE75A7">
        <w:rPr>
          <w:rFonts w:ascii="Times New Roman" w:hAnsi="Times New Roman" w:cs="Times New Roman"/>
          <w:sz w:val="24"/>
          <w:szCs w:val="24"/>
          <w:lang w:bidi="he-IL"/>
        </w:rPr>
        <w:t xml:space="preserve"> or any other implementation of </w:t>
      </w:r>
      <w:r w:rsidR="00BE75A7" w:rsidRPr="00BE75A7">
        <w:rPr>
          <w:rFonts w:ascii="Times New Roman" w:hAnsi="Times New Roman" w:cs="Times New Roman"/>
          <w:sz w:val="24"/>
          <w:szCs w:val="24"/>
          <w:lang w:bidi="he-IL"/>
        </w:rPr>
        <w:t>PrfVaryingInputLength</w:t>
      </w:r>
      <w:r w:rsidR="00A667CB" w:rsidRPr="00A667CB">
        <w:rPr>
          <w:rFonts w:ascii="Times New Roman" w:hAnsi="Times New Roman" w:cs="Times New Roman"/>
          <w:sz w:val="24"/>
          <w:szCs w:val="24"/>
          <w:lang w:bidi="he-IL"/>
        </w:rPr>
        <w:t>. We take the interpretation that there is essentially a different random function for every output length. This can be modeled by applying the random function to the input and the required output length (given as input to the oracle). The pseudorandom function must then be indistinguishable from this.</w:t>
      </w:r>
    </w:p>
    <w:p w:rsidR="00995DCC" w:rsidRDefault="006B5267" w:rsidP="006B526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We</w:t>
      </w:r>
      <w:r w:rsidR="008F72FC">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 xml:space="preserve">use </w:t>
      </w:r>
      <w:r w:rsidR="00BE75A7" w:rsidRPr="00BE75A7">
        <w:rPr>
          <w:rFonts w:ascii="Times New Roman" w:hAnsi="Times New Roman" w:cs="Times New Roman"/>
          <w:sz w:val="24"/>
          <w:szCs w:val="24"/>
          <w:lang w:bidi="he-IL"/>
        </w:rPr>
        <w:t>PrfVaryingInputLength</w:t>
      </w:r>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for this construction </w:t>
      </w:r>
      <w:r w:rsidR="00A667CB" w:rsidRPr="00A667CB">
        <w:rPr>
          <w:rFonts w:ascii="Times New Roman" w:hAnsi="Times New Roman" w:cs="Times New Roman"/>
          <w:sz w:val="24"/>
          <w:szCs w:val="24"/>
          <w:lang w:bidi="he-IL"/>
        </w:rPr>
        <w:t xml:space="preserve">because the input length can already be </w:t>
      </w:r>
      <w:r>
        <w:rPr>
          <w:rFonts w:ascii="Times New Roman" w:hAnsi="Times New Roman" w:cs="Times New Roman"/>
          <w:sz w:val="24"/>
          <w:szCs w:val="24"/>
          <w:lang w:bidi="he-IL"/>
        </w:rPr>
        <w:t xml:space="preserve">varying; this makes the construction more simple and efficient. </w:t>
      </w:r>
    </w:p>
    <w:p w:rsidR="00995DCC" w:rsidRDefault="00995DCC" w:rsidP="00995DCC"/>
    <w:p w:rsidR="009E174D" w:rsidRPr="00D0685A" w:rsidRDefault="009E174D" w:rsidP="00D54590">
      <w:pPr>
        <w:pStyle w:val="Heading4"/>
        <w:numPr>
          <w:ilvl w:val="3"/>
          <w:numId w:val="70"/>
        </w:numPr>
      </w:pPr>
      <w:bookmarkStart w:id="281" w:name="_Toc331084127"/>
      <w:r w:rsidRPr="00D0685A">
        <w:t>Static View</w:t>
      </w:r>
      <w:r w:rsidR="00946B97">
        <w:t xml:space="preserve"> of PrfVaryingIOLength</w:t>
      </w:r>
      <w:bookmarkEnd w:id="281"/>
    </w:p>
    <w:p w:rsidR="009E174D" w:rsidRPr="00A667CB" w:rsidRDefault="009E174D" w:rsidP="006B5267">
      <w:pPr>
        <w:pStyle w:val="ListParagraph"/>
        <w:ind w:left="0"/>
        <w:rPr>
          <w:rFonts w:ascii="Times New Roman" w:hAnsi="Times New Roman" w:cs="Times New Roman"/>
          <w:sz w:val="24"/>
          <w:szCs w:val="24"/>
          <w:lang w:bidi="he-IL"/>
        </w:rPr>
      </w:pPr>
    </w:p>
    <w:p w:rsidR="00573BB5" w:rsidRDefault="009365F6" w:rsidP="00E44BC1">
      <w:r w:rsidRPr="009365F6">
        <w:rPr>
          <w:rStyle w:val="CommentReference"/>
          <w:noProof/>
          <w:sz w:val="24"/>
          <w:szCs w:val="24"/>
        </w:rPr>
        <w:drawing>
          <wp:inline distT="0" distB="0" distL="0" distR="0" wp14:anchorId="41BE4832" wp14:editId="3BE475D0">
            <wp:extent cx="5486400" cy="4271645"/>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4271645"/>
                    </a:xfrm>
                    <a:prstGeom prst="rect">
                      <a:avLst/>
                    </a:prstGeom>
                  </pic:spPr>
                </pic:pic>
              </a:graphicData>
            </a:graphic>
          </wp:inline>
        </w:drawing>
      </w:r>
      <w:r w:rsidR="00150177" w:rsidRPr="00150177">
        <w:rPr>
          <w:rStyle w:val="CommentReference"/>
          <w:noProof/>
          <w:sz w:val="24"/>
          <w:szCs w:val="24"/>
        </w:rPr>
        <w:t xml:space="preserve"> </w:t>
      </w:r>
      <w:r w:rsidR="00573BB5" w:rsidRPr="00057D73">
        <w:rPr>
          <w:noProof/>
        </w:rPr>
        <w:t xml:space="preserve"> </w:t>
      </w:r>
    </w:p>
    <w:p w:rsidR="00D0685A" w:rsidRDefault="001330FE" w:rsidP="00D54590">
      <w:pPr>
        <w:pStyle w:val="Heading4"/>
        <w:numPr>
          <w:ilvl w:val="3"/>
          <w:numId w:val="70"/>
        </w:numPr>
      </w:pPr>
      <w:r>
        <w:lastRenderedPageBreak/>
        <w:t xml:space="preserve"> </w:t>
      </w:r>
      <w:bookmarkStart w:id="282" w:name="_Toc331084128"/>
      <w:r w:rsidR="00D0685A">
        <w:t>Dynamic view</w:t>
      </w:r>
      <w:r w:rsidR="00946B97">
        <w:t xml:space="preserve"> of PrfVaryingIOLength</w:t>
      </w:r>
      <w:bookmarkEnd w:id="282"/>
    </w:p>
    <w:p w:rsidR="00946B97" w:rsidRDefault="00946B97" w:rsidP="00326D97">
      <w:pPr>
        <w:rPr>
          <w:b/>
          <w:bCs/>
          <w:u w:val="single"/>
        </w:rPr>
      </w:pPr>
      <w:r>
        <w:rPr>
          <w:b/>
          <w:bCs/>
          <w:u w:val="single"/>
        </w:rPr>
        <w:t>PrfVaryingFromPrfVaryingInput</w:t>
      </w:r>
    </w:p>
    <w:p w:rsidR="00946B97" w:rsidRDefault="00946B97" w:rsidP="00326D97">
      <w:pPr>
        <w:rPr>
          <w:b/>
          <w:bCs/>
          <w:u w:val="single"/>
        </w:rPr>
      </w:pPr>
    </w:p>
    <w:p w:rsidR="00946B97" w:rsidRPr="00946B97" w:rsidRDefault="00946B97" w:rsidP="00946B97">
      <w:r w:rsidRPr="00946B97">
        <w:t xml:space="preserve">Holds a member prfVaryingInputLength of type </w:t>
      </w:r>
      <w:r w:rsidRPr="00946B97">
        <w:rPr>
          <w:highlight w:val="lightGray"/>
        </w:rPr>
        <w:t>PrfVaryingInputLength</w:t>
      </w:r>
    </w:p>
    <w:p w:rsidR="00946B97" w:rsidRDefault="00946B97" w:rsidP="00946B97">
      <w:pPr>
        <w:rPr>
          <w:rFonts w:ascii="Courier New" w:hAnsi="Courier New" w:cs="Courier New"/>
          <w:b/>
          <w:bCs/>
          <w:color w:val="7F0055"/>
          <w:sz w:val="20"/>
          <w:szCs w:val="20"/>
        </w:rPr>
      </w:pPr>
    </w:p>
    <w:p w:rsidR="00946B97" w:rsidRDefault="00946B97" w:rsidP="007C5F01">
      <w:pPr>
        <w:pStyle w:val="Caption"/>
        <w:numPr>
          <w:ilvl w:val="0"/>
          <w:numId w:val="28"/>
        </w:numPr>
      </w:pPr>
      <w:r>
        <w:rPr>
          <w:highlight w:val="lightGray"/>
        </w:rPr>
        <w:t>Function : setKey</w:t>
      </w:r>
      <w:r>
        <w:t xml:space="preserve">(SecretKey secretKey) </w:t>
      </w:r>
      <w:r>
        <w:rPr>
          <w:color w:val="7F0055"/>
        </w:rPr>
        <w:t>throws</w:t>
      </w:r>
      <w:r>
        <w:t xml:space="preserve"> InvalidKeyException {</w:t>
      </w:r>
    </w:p>
    <w:p w:rsidR="00946B97" w:rsidRDefault="00946B97" w:rsidP="00946B97">
      <w:pPr>
        <w:rPr>
          <w:rFonts w:ascii="Courier New" w:hAnsi="Courier New" w:cs="Courier New"/>
          <w:sz w:val="20"/>
          <w:szCs w:val="20"/>
        </w:rPr>
      </w:pPr>
      <w:r>
        <w:rPr>
          <w:rFonts w:ascii="Courier New" w:hAnsi="Courier New" w:cs="Courier New"/>
          <w:color w:val="000000"/>
          <w:sz w:val="20"/>
          <w:szCs w:val="20"/>
        </w:rPr>
        <w:tab/>
      </w:r>
      <w:r w:rsidRPr="00946B97">
        <w:rPr>
          <w:rFonts w:ascii="Courier New" w:hAnsi="Courier New" w:cs="Courier New"/>
          <w:sz w:val="20"/>
          <w:szCs w:val="20"/>
        </w:rPr>
        <w:t xml:space="preserve">Call the underlying prfVaryingInputLength </w:t>
      </w:r>
      <w:proofErr w:type="gramStart"/>
      <w:r w:rsidRPr="00946B97">
        <w:rPr>
          <w:rFonts w:ascii="Courier New" w:hAnsi="Courier New" w:cs="Courier New"/>
          <w:sz w:val="20"/>
          <w:szCs w:val="20"/>
        </w:rPr>
        <w:t>setKey(</w:t>
      </w:r>
      <w:proofErr w:type="gramEnd"/>
      <w:r w:rsidRPr="00946B97">
        <w:rPr>
          <w:rFonts w:ascii="Courier New" w:hAnsi="Courier New" w:cs="Courier New"/>
          <w:sz w:val="20"/>
          <w:szCs w:val="20"/>
        </w:rPr>
        <w:t>secretKey)function</w:t>
      </w:r>
      <w:r>
        <w:rPr>
          <w:rFonts w:ascii="Courier New" w:hAnsi="Courier New" w:cs="Courier New"/>
          <w:sz w:val="20"/>
          <w:szCs w:val="20"/>
        </w:rPr>
        <w:t>.</w:t>
      </w:r>
      <w:r>
        <w:rPr>
          <w:rFonts w:ascii="Courier New" w:hAnsi="Courier New" w:cs="Courier New"/>
          <w:color w:val="000000"/>
          <w:sz w:val="20"/>
          <w:szCs w:val="20"/>
        </w:rPr>
        <w:t xml:space="preserve"> </w:t>
      </w:r>
    </w:p>
    <w:p w:rsidR="00946B97" w:rsidRDefault="00946B97" w:rsidP="00946B97">
      <w:pPr>
        <w:rPr>
          <w:rFonts w:ascii="Courier New" w:hAnsi="Courier New" w:cs="Courier New"/>
          <w:sz w:val="20"/>
          <w:szCs w:val="20"/>
        </w:rPr>
      </w:pPr>
    </w:p>
    <w:p w:rsidR="00946B97" w:rsidRDefault="00946B97" w:rsidP="007C5F01">
      <w:pPr>
        <w:pStyle w:val="Caption"/>
        <w:numPr>
          <w:ilvl w:val="0"/>
          <w:numId w:val="28"/>
        </w:numPr>
      </w:pPr>
      <w:r>
        <w:t>Function : isKeySet():</w:t>
      </w:r>
      <w:r>
        <w:rPr>
          <w:color w:val="7F0055"/>
        </w:rPr>
        <w:t>boolean</w:t>
      </w:r>
    </w:p>
    <w:p w:rsidR="00946B97" w:rsidRPr="00946B97" w:rsidRDefault="00946B97" w:rsidP="00946B97">
      <w:pPr>
        <w:rPr>
          <w:rFonts w:ascii="Courier New" w:hAnsi="Courier New" w:cs="Courier New"/>
          <w:sz w:val="20"/>
          <w:szCs w:val="20"/>
        </w:rPr>
      </w:pPr>
      <w:r>
        <w:rPr>
          <w:rFonts w:ascii="Courier New" w:hAnsi="Courier New" w:cs="Courier New"/>
          <w:color w:val="000000"/>
          <w:sz w:val="20"/>
          <w:szCs w:val="20"/>
        </w:rPr>
        <w:tab/>
      </w:r>
      <w:r w:rsidRPr="00946B97">
        <w:rPr>
          <w:rFonts w:ascii="Courier New" w:hAnsi="Courier New" w:cs="Courier New"/>
          <w:sz w:val="20"/>
          <w:szCs w:val="20"/>
        </w:rPr>
        <w:t xml:space="preserve">Return the underlying prfVaryingInputLength </w:t>
      </w:r>
      <w:proofErr w:type="gramStart"/>
      <w:r w:rsidRPr="00946B97">
        <w:rPr>
          <w:rFonts w:ascii="Courier New" w:hAnsi="Courier New" w:cs="Courier New"/>
          <w:sz w:val="20"/>
          <w:szCs w:val="20"/>
        </w:rPr>
        <w:t>isKeySet(</w:t>
      </w:r>
      <w:proofErr w:type="gramEnd"/>
      <w:r w:rsidRPr="00946B97">
        <w:rPr>
          <w:rFonts w:ascii="Courier New" w:hAnsi="Courier New" w:cs="Courier New"/>
          <w:sz w:val="20"/>
          <w:szCs w:val="20"/>
        </w:rPr>
        <w:t>)</w:t>
      </w:r>
      <w:r>
        <w:rPr>
          <w:rFonts w:ascii="Courier New" w:hAnsi="Courier New" w:cs="Courier New"/>
          <w:sz w:val="20"/>
          <w:szCs w:val="20"/>
        </w:rPr>
        <w:t>.</w:t>
      </w:r>
    </w:p>
    <w:p w:rsidR="00946B97" w:rsidRDefault="00946B97" w:rsidP="00946B97">
      <w:pPr>
        <w:rPr>
          <w:rFonts w:ascii="Courier New" w:hAnsi="Courier New" w:cs="Courier New"/>
          <w:sz w:val="20"/>
          <w:szCs w:val="20"/>
        </w:rPr>
      </w:pPr>
      <w:r>
        <w:rPr>
          <w:rFonts w:ascii="Courier New" w:hAnsi="Courier New" w:cs="Courier New"/>
          <w:color w:val="000000"/>
          <w:sz w:val="20"/>
          <w:szCs w:val="20"/>
        </w:rPr>
        <w:tab/>
      </w:r>
    </w:p>
    <w:p w:rsidR="00946B97" w:rsidRDefault="00946B97" w:rsidP="007C5F01">
      <w:pPr>
        <w:pStyle w:val="Caption"/>
        <w:numPr>
          <w:ilvl w:val="0"/>
          <w:numId w:val="28"/>
        </w:numPr>
      </w:pPr>
      <w:r>
        <w:t xml:space="preserve">Function </w:t>
      </w:r>
      <w:r w:rsidR="00EE0DA1">
        <w:t>computeBlock(</w:t>
      </w:r>
      <w:r w:rsidR="00EE0DA1" w:rsidRPr="00EE0DA1">
        <w:rPr>
          <w:color w:val="7F0055"/>
        </w:rPr>
        <w:t>byte</w:t>
      </w:r>
      <w:r w:rsidR="00EE0DA1">
        <w:t xml:space="preserve">[] inBytes, </w:t>
      </w:r>
      <w:r w:rsidR="00EE0DA1" w:rsidRPr="00EE0DA1">
        <w:rPr>
          <w:color w:val="7F0055"/>
        </w:rPr>
        <w:t>int</w:t>
      </w:r>
      <w:r w:rsidR="00EE0DA1">
        <w:t xml:space="preserve"> inOff, </w:t>
      </w:r>
      <w:r w:rsidR="00EE0DA1" w:rsidRPr="00EE0DA1">
        <w:rPr>
          <w:color w:val="7F0055"/>
        </w:rPr>
        <w:t>byte</w:t>
      </w:r>
      <w:r w:rsidR="00EE0DA1">
        <w:t xml:space="preserve">[] outBytes, </w:t>
      </w:r>
      <w:r w:rsidR="00EE0DA1" w:rsidRPr="00EE0DA1">
        <w:rPr>
          <w:color w:val="7F0055"/>
        </w:rPr>
        <w:t>int</w:t>
      </w:r>
      <w:r w:rsidR="00EE0DA1">
        <w:t xml:space="preserve"> outOff)</w:t>
      </w:r>
    </w:p>
    <w:p w:rsidR="00946B97" w:rsidRPr="00EE0DA1" w:rsidRDefault="00946B97" w:rsidP="00EE0DA1">
      <w:pPr>
        <w:ind w:left="708"/>
        <w:rPr>
          <w:rFonts w:ascii="Courier New" w:hAnsi="Courier New" w:cs="Courier New"/>
          <w:sz w:val="20"/>
          <w:szCs w:val="20"/>
        </w:rPr>
      </w:pPr>
      <w:r w:rsidRPr="00EE0DA1">
        <w:rPr>
          <w:rFonts w:ascii="Courier New" w:hAnsi="Courier New" w:cs="Courier New"/>
          <w:sz w:val="20"/>
          <w:szCs w:val="20"/>
        </w:rPr>
        <w:t>Since both input and output variables are varying this function should not be call</w:t>
      </w:r>
      <w:r w:rsidR="00EE0DA1" w:rsidRPr="00EE0DA1">
        <w:rPr>
          <w:rFonts w:ascii="Courier New" w:hAnsi="Courier New" w:cs="Courier New"/>
          <w:sz w:val="20"/>
          <w:szCs w:val="20"/>
        </w:rPr>
        <w:t>ed</w:t>
      </w:r>
      <w:r w:rsidRPr="00EE0DA1">
        <w:rPr>
          <w:rFonts w:ascii="Courier New" w:hAnsi="Courier New" w:cs="Courier New"/>
          <w:sz w:val="20"/>
          <w:szCs w:val="20"/>
        </w:rPr>
        <w:t>. Throw</w:t>
      </w:r>
      <w:r w:rsidR="00EE0DA1" w:rsidRPr="00EE0DA1">
        <w:rPr>
          <w:rFonts w:ascii="Courier New" w:hAnsi="Courier New" w:cs="Courier New"/>
          <w:sz w:val="20"/>
          <w:szCs w:val="20"/>
        </w:rPr>
        <w:t xml:space="preserve"> UnsupportedOperationException</w:t>
      </w:r>
    </w:p>
    <w:p w:rsidR="00EE0DA1" w:rsidRDefault="00EE0DA1" w:rsidP="00946B97">
      <w:pPr>
        <w:rPr>
          <w:rFonts w:ascii="Courier New" w:hAnsi="Courier New" w:cs="Courier New"/>
          <w:color w:val="000000"/>
          <w:sz w:val="20"/>
          <w:szCs w:val="20"/>
        </w:rPr>
      </w:pPr>
    </w:p>
    <w:p w:rsidR="00946B97" w:rsidRDefault="00EE0DA1" w:rsidP="007C5F01">
      <w:pPr>
        <w:pStyle w:val="Caption"/>
        <w:numPr>
          <w:ilvl w:val="0"/>
          <w:numId w:val="28"/>
        </w:numPr>
      </w:pPr>
      <w:r>
        <w:t xml:space="preserve">Function : </w:t>
      </w:r>
      <w:r w:rsidR="00946B97">
        <w:t>computeBlock(</w:t>
      </w:r>
      <w:r w:rsidR="00946B97">
        <w:rPr>
          <w:color w:val="7F0055"/>
        </w:rPr>
        <w:t>byte</w:t>
      </w:r>
      <w:r w:rsidR="00946B97">
        <w:t xml:space="preserve">[] inBytes, </w:t>
      </w:r>
      <w:r w:rsidR="00946B97">
        <w:rPr>
          <w:color w:val="7F0055"/>
        </w:rPr>
        <w:t>int</w:t>
      </w:r>
      <w:r w:rsidR="00946B97">
        <w:t xml:space="preserve"> inOff, </w:t>
      </w:r>
      <w:r w:rsidR="00946B97">
        <w:rPr>
          <w:color w:val="7F0055"/>
        </w:rPr>
        <w:t>int</w:t>
      </w:r>
      <w:r w:rsidR="00946B97">
        <w:t xml:space="preserve"> inLen,</w:t>
      </w:r>
      <w:r>
        <w:t xml:space="preserve"> </w:t>
      </w:r>
      <w:r w:rsidR="00946B97">
        <w:rPr>
          <w:color w:val="7F0055"/>
        </w:rPr>
        <w:t>byte</w:t>
      </w:r>
      <w:r w:rsidR="00946B97">
        <w:t xml:space="preserve">[] outBytes, </w:t>
      </w:r>
      <w:r w:rsidR="00946B97">
        <w:rPr>
          <w:color w:val="7F0055"/>
        </w:rPr>
        <w:t>int</w:t>
      </w:r>
      <w:r w:rsidR="00946B97">
        <w:t xml:space="preserve"> outOff)</w:t>
      </w:r>
    </w:p>
    <w:p w:rsidR="00EE0DA1" w:rsidRPr="00EE0DA1" w:rsidRDefault="00EE0DA1" w:rsidP="00EE0DA1">
      <w:pPr>
        <w:pStyle w:val="ListParagraph"/>
        <w:ind w:left="708"/>
        <w:rPr>
          <w:rFonts w:ascii="Courier New" w:hAnsi="Courier New" w:cs="Courier New"/>
          <w:sz w:val="20"/>
          <w:szCs w:val="20"/>
        </w:rPr>
      </w:pPr>
      <w:r w:rsidRPr="00EE0DA1">
        <w:rPr>
          <w:rFonts w:ascii="Courier New" w:hAnsi="Courier New" w:cs="Courier New"/>
          <w:sz w:val="20"/>
          <w:szCs w:val="20"/>
        </w:rPr>
        <w:t>Since both input and output variables are varying this function should not be called. Throw UnsupportedOperationException</w:t>
      </w:r>
    </w:p>
    <w:p w:rsidR="008D236C" w:rsidRPr="008D236C" w:rsidRDefault="008D236C" w:rsidP="007C5F01">
      <w:pPr>
        <w:pStyle w:val="Caption"/>
        <w:numPr>
          <w:ilvl w:val="0"/>
          <w:numId w:val="28"/>
        </w:numPr>
      </w:pPr>
      <w:r>
        <w:t xml:space="preserve">Functions : </w:t>
      </w:r>
      <w:r w:rsidRPr="008D236C">
        <w:t>generateKey(AlgorithmParameterSpec keyParams):SecretKey and</w:t>
      </w:r>
    </w:p>
    <w:p w:rsidR="00EE0DA1" w:rsidRDefault="008D236C" w:rsidP="008D236C">
      <w:pPr>
        <w:pStyle w:val="Caption"/>
        <w:ind w:left="1416"/>
      </w:pPr>
      <w:proofErr w:type="gramStart"/>
      <w:r w:rsidRPr="008D236C">
        <w:t>generateKey(</w:t>
      </w:r>
      <w:proofErr w:type="gramEnd"/>
      <w:r w:rsidRPr="008D236C">
        <w:t>int keySize) :SecretKey</w:t>
      </w:r>
    </w:p>
    <w:p w:rsidR="008D236C" w:rsidRPr="008D236C" w:rsidRDefault="008D236C" w:rsidP="008D236C">
      <w:pPr>
        <w:ind w:firstLine="708"/>
        <w:rPr>
          <w:rFonts w:ascii="Courier New" w:hAnsi="Courier New" w:cs="Courier New"/>
          <w:sz w:val="20"/>
          <w:szCs w:val="20"/>
        </w:rPr>
      </w:pPr>
      <w:proofErr w:type="gramStart"/>
      <w:r w:rsidRPr="008D236C">
        <w:rPr>
          <w:rFonts w:ascii="Courier New" w:hAnsi="Courier New" w:cs="Courier New"/>
          <w:sz w:val="20"/>
          <w:szCs w:val="20"/>
        </w:rPr>
        <w:t>Delegate generation of key to underlying Prf.</w:t>
      </w:r>
      <w:proofErr w:type="gramEnd"/>
    </w:p>
    <w:p w:rsidR="00946B97" w:rsidRDefault="00946B97" w:rsidP="00326D97">
      <w:pPr>
        <w:rPr>
          <w:b/>
          <w:bCs/>
          <w:u w:val="single"/>
        </w:rPr>
      </w:pPr>
    </w:p>
    <w:p w:rsidR="00326D97" w:rsidRDefault="00326D97" w:rsidP="00326D97">
      <w:pPr>
        <w:rPr>
          <w:b/>
          <w:bCs/>
          <w:u w:val="single"/>
        </w:rPr>
      </w:pPr>
      <w:r w:rsidRPr="00326D97">
        <w:rPr>
          <w:b/>
          <w:bCs/>
          <w:u w:val="single"/>
        </w:rPr>
        <w:t>IteratedPrfVarying</w:t>
      </w:r>
    </w:p>
    <w:p w:rsidR="008D236C" w:rsidRPr="00576375" w:rsidRDefault="008D236C" w:rsidP="007C5F01">
      <w:pPr>
        <w:pStyle w:val="Caption"/>
        <w:numPr>
          <w:ilvl w:val="0"/>
          <w:numId w:val="8"/>
        </w:numPr>
      </w:pPr>
      <w:r w:rsidRPr="00576375">
        <w:t>Constructor : IteratedPrfVarying ( String prfVaryingInputName)</w:t>
      </w:r>
    </w:p>
    <w:p w:rsidR="008D236C" w:rsidRPr="008D5DE6" w:rsidRDefault="008D236C" w:rsidP="008D236C">
      <w:pPr>
        <w:ind w:left="708"/>
      </w:pPr>
      <w:r w:rsidRPr="008D236C">
        <w:rPr>
          <w:rFonts w:ascii="Courier New" w:hAnsi="Courier New" w:cs="Courier New"/>
          <w:sz w:val="20"/>
          <w:szCs w:val="20"/>
        </w:rPr>
        <w:t xml:space="preserve">The class uses an underlying PrfVaryingInputLength. When the name of the PrfVarying is passed as a string this constructor retrieves the right PrfVaryingInputLength using the factories tool. Since this newly created PrfVaryingInputLength not initialized the </w:t>
      </w:r>
      <w:proofErr w:type="gramStart"/>
      <w:r w:rsidRPr="008D236C">
        <w:rPr>
          <w:rFonts w:ascii="Courier New" w:hAnsi="Courier New" w:cs="Courier New"/>
          <w:sz w:val="20"/>
          <w:szCs w:val="20"/>
        </w:rPr>
        <w:t>init  must</w:t>
      </w:r>
      <w:proofErr w:type="gramEnd"/>
      <w:r w:rsidRPr="008D236C">
        <w:rPr>
          <w:rFonts w:ascii="Courier New" w:hAnsi="Courier New" w:cs="Courier New"/>
          <w:sz w:val="20"/>
          <w:szCs w:val="20"/>
        </w:rPr>
        <w:t xml:space="preserve"> be called. Otherwise, the isInitialized function will return false</w:t>
      </w:r>
      <w:r w:rsidRPr="008D5DE6">
        <w:t>.</w:t>
      </w:r>
    </w:p>
    <w:p w:rsidR="008D236C" w:rsidRDefault="008D236C" w:rsidP="007C5F01">
      <w:pPr>
        <w:pStyle w:val="Caption"/>
        <w:numPr>
          <w:ilvl w:val="0"/>
          <w:numId w:val="8"/>
        </w:numPr>
      </w:pPr>
      <w:r>
        <w:t>Constructor :</w:t>
      </w:r>
      <w:r w:rsidRPr="00CB5F25">
        <w:t xml:space="preserve"> IteratedPrfVarying</w:t>
      </w:r>
      <w:r w:rsidRPr="008D5DE6">
        <w:t xml:space="preserve"> (</w:t>
      </w:r>
      <w:r w:rsidRPr="008F2FDE">
        <w:t>PrfVaryingInputLength prfVar</w:t>
      </w:r>
      <w:r>
        <w:t>y</w:t>
      </w:r>
      <w:r w:rsidRPr="008F2FDE">
        <w:t>ingInput</w:t>
      </w:r>
      <w:r w:rsidRPr="008D5DE6">
        <w:t>)</w:t>
      </w:r>
    </w:p>
    <w:p w:rsidR="008D236C" w:rsidRPr="008D236C" w:rsidRDefault="008D236C" w:rsidP="008D236C">
      <w:pPr>
        <w:ind w:left="708"/>
        <w:rPr>
          <w:rFonts w:ascii="Courier New" w:hAnsi="Courier New" w:cs="Courier New"/>
          <w:sz w:val="20"/>
          <w:szCs w:val="20"/>
        </w:rPr>
      </w:pPr>
      <w:r w:rsidRPr="008D236C">
        <w:rPr>
          <w:rFonts w:ascii="Courier New" w:hAnsi="Courier New" w:cs="Courier New"/>
          <w:sz w:val="20"/>
          <w:szCs w:val="20"/>
        </w:rPr>
        <w:t xml:space="preserve">We give another option for efficiency reasons to get the actual PrfVaryingInputLength. This constructor gets a ready-to-use </w:t>
      </w:r>
      <w:proofErr w:type="gramStart"/>
      <w:r w:rsidRPr="008D236C">
        <w:rPr>
          <w:rFonts w:ascii="Courier New" w:hAnsi="Courier New" w:cs="Courier New"/>
          <w:sz w:val="20"/>
          <w:szCs w:val="20"/>
        </w:rPr>
        <w:t>PrfVaryingInputLength, that</w:t>
      </w:r>
      <w:proofErr w:type="gramEnd"/>
      <w:r w:rsidRPr="008D236C">
        <w:rPr>
          <w:rFonts w:ascii="Courier New" w:hAnsi="Courier New" w:cs="Courier New"/>
          <w:sz w:val="20"/>
          <w:szCs w:val="20"/>
        </w:rPr>
        <w:t xml:space="preserve"> the user might have been working with already.</w:t>
      </w:r>
    </w:p>
    <w:p w:rsidR="00326D97" w:rsidRDefault="00995DCC" w:rsidP="007C5F01">
      <w:pPr>
        <w:pStyle w:val="Caption"/>
        <w:numPr>
          <w:ilvl w:val="0"/>
          <w:numId w:val="8"/>
        </w:numPr>
      </w:pPr>
      <w:r>
        <w:t>Function</w:t>
      </w:r>
      <w:r w:rsidR="00326D97">
        <w:t>s</w:t>
      </w:r>
      <w:r>
        <w:t xml:space="preserve"> :</w:t>
      </w:r>
      <w:r w:rsidR="00326D97">
        <w:tab/>
      </w:r>
      <w:r>
        <w:t>computeBlock</w:t>
      </w:r>
      <w:r w:rsidRPr="002E6946">
        <w:t xml:space="preserve"> (byte[] inBytes, int inOff, </w:t>
      </w:r>
      <w:r>
        <w:t>byte[] outBytes, int outOff</w:t>
      </w:r>
      <w:r w:rsidRPr="002E6946">
        <w:t>)</w:t>
      </w:r>
      <w:r>
        <w:t xml:space="preserve">  and </w:t>
      </w:r>
    </w:p>
    <w:p w:rsidR="00995DCC" w:rsidRDefault="00995DCC" w:rsidP="00326D97">
      <w:pPr>
        <w:pStyle w:val="Caption"/>
        <w:ind w:left="1428"/>
      </w:pPr>
      <w:r>
        <w:t>:</w:t>
      </w:r>
      <w:r w:rsidR="00326D97">
        <w:tab/>
      </w:r>
      <w:proofErr w:type="gramStart"/>
      <w:r>
        <w:t>computeBlock</w:t>
      </w:r>
      <w:proofErr w:type="gramEnd"/>
      <w:r w:rsidRPr="002E6946">
        <w:t xml:space="preserve"> (byte[] inBytes, int inOff, </w:t>
      </w:r>
      <w:r>
        <w:t>int inLen, byte[] outBytes, int outOff</w:t>
      </w:r>
      <w:r w:rsidRPr="002E6946">
        <w:t>)</w:t>
      </w:r>
      <w:r>
        <w:t xml:space="preserve">  </w:t>
      </w:r>
    </w:p>
    <w:p w:rsidR="00995DCC" w:rsidRPr="00995DCC" w:rsidRDefault="00995DCC" w:rsidP="009365F6">
      <w:pPr>
        <w:ind w:left="708"/>
      </w:pPr>
      <w:r w:rsidRPr="008D236C">
        <w:rPr>
          <w:rFonts w:ascii="Courier New" w:hAnsi="Courier New" w:cs="Courier New"/>
          <w:sz w:val="20"/>
          <w:szCs w:val="20"/>
        </w:rPr>
        <w:t xml:space="preserve">Since these functions should not be called for a varying </w:t>
      </w:r>
      <w:proofErr w:type="gramStart"/>
      <w:r w:rsidRPr="008D236C">
        <w:rPr>
          <w:rFonts w:ascii="Courier New" w:hAnsi="Courier New" w:cs="Courier New"/>
          <w:sz w:val="20"/>
          <w:szCs w:val="20"/>
        </w:rPr>
        <w:t>prf</w:t>
      </w:r>
      <w:proofErr w:type="gramEnd"/>
      <w:r w:rsidRPr="008D236C">
        <w:rPr>
          <w:rFonts w:ascii="Courier New" w:hAnsi="Courier New" w:cs="Courier New"/>
          <w:sz w:val="20"/>
          <w:szCs w:val="20"/>
        </w:rPr>
        <w:t xml:space="preserve">, </w:t>
      </w:r>
      <w:r w:rsidR="009365F6" w:rsidRPr="008D236C">
        <w:rPr>
          <w:rFonts w:ascii="Courier New" w:hAnsi="Courier New" w:cs="Courier New"/>
          <w:sz w:val="20"/>
          <w:szCs w:val="20"/>
        </w:rPr>
        <w:t>the</w:t>
      </w:r>
      <w:r w:rsidRPr="008D236C">
        <w:rPr>
          <w:rFonts w:ascii="Courier New" w:hAnsi="Courier New" w:cs="Courier New"/>
          <w:sz w:val="20"/>
          <w:szCs w:val="20"/>
        </w:rPr>
        <w:t xml:space="preserve"> exception </w:t>
      </w:r>
      <w:r w:rsidR="009365F6" w:rsidRPr="008D236C">
        <w:rPr>
          <w:rFonts w:ascii="Courier New" w:hAnsi="Courier New" w:cs="Courier New"/>
          <w:sz w:val="20"/>
          <w:szCs w:val="20"/>
        </w:rPr>
        <w:t>IllegalBlockSizeException is</w:t>
      </w:r>
      <w:r w:rsidRPr="008D236C">
        <w:rPr>
          <w:rFonts w:ascii="Courier New" w:hAnsi="Courier New" w:cs="Courier New"/>
          <w:sz w:val="20"/>
          <w:szCs w:val="20"/>
        </w:rPr>
        <w:t xml:space="preserve"> thrown. This is because a varying </w:t>
      </w:r>
      <w:proofErr w:type="gramStart"/>
      <w:r w:rsidRPr="008D236C">
        <w:rPr>
          <w:rFonts w:ascii="Courier New" w:hAnsi="Courier New" w:cs="Courier New"/>
          <w:sz w:val="20"/>
          <w:szCs w:val="20"/>
        </w:rPr>
        <w:t>prf</w:t>
      </w:r>
      <w:proofErr w:type="gramEnd"/>
      <w:r w:rsidRPr="008D236C">
        <w:rPr>
          <w:rFonts w:ascii="Courier New" w:hAnsi="Courier New" w:cs="Courier New"/>
          <w:sz w:val="20"/>
          <w:szCs w:val="20"/>
        </w:rPr>
        <w:t xml:space="preserve"> has no idea what the length is</w:t>
      </w:r>
      <w:r>
        <w:t>.</w:t>
      </w:r>
    </w:p>
    <w:p w:rsidR="008D236C" w:rsidRDefault="008D236C" w:rsidP="008D236C">
      <w:pPr>
        <w:pStyle w:val="Caption"/>
        <w:ind w:left="720"/>
      </w:pPr>
      <w:bookmarkStart w:id="283" w:name="_Toc277840055"/>
    </w:p>
    <w:p w:rsidR="008D236C" w:rsidRDefault="008D236C" w:rsidP="008D236C">
      <w:pPr>
        <w:pStyle w:val="Caption"/>
        <w:ind w:left="720"/>
      </w:pPr>
    </w:p>
    <w:p w:rsidR="008D236C" w:rsidRDefault="008D236C" w:rsidP="008D236C">
      <w:pPr>
        <w:pStyle w:val="Caption"/>
        <w:ind w:left="720"/>
      </w:pPr>
    </w:p>
    <w:p w:rsidR="008D236C" w:rsidRDefault="008D236C" w:rsidP="008D236C">
      <w:pPr>
        <w:pStyle w:val="Caption"/>
        <w:ind w:left="720"/>
      </w:pPr>
    </w:p>
    <w:p w:rsidR="00573BB5" w:rsidRDefault="00436E65" w:rsidP="007C5F01">
      <w:pPr>
        <w:pStyle w:val="Caption"/>
        <w:numPr>
          <w:ilvl w:val="0"/>
          <w:numId w:val="8"/>
        </w:numPr>
      </w:pPr>
      <w:r>
        <w:lastRenderedPageBreak/>
        <w:t>Function</w:t>
      </w:r>
      <w:r w:rsidR="00326D97">
        <w:t xml:space="preserve"> </w:t>
      </w:r>
      <w:r w:rsidR="00E075DC">
        <w:t>:</w:t>
      </w:r>
      <w:r w:rsidR="00326D97">
        <w:t xml:space="preserve"> </w:t>
      </w:r>
      <w:r w:rsidR="00573BB5">
        <w:t>computeBlock</w:t>
      </w:r>
      <w:r w:rsidR="002E6946" w:rsidRPr="002E6946">
        <w:t xml:space="preserve"> (byte[] inBytes, int inOff, int inLen, byte[] outBytes, int outOff, int outLen)</w:t>
      </w:r>
      <w:r w:rsidR="00573BB5">
        <w:t xml:space="preserve"> </w:t>
      </w:r>
      <w:bookmarkEnd w:id="283"/>
    </w:p>
    <w:p w:rsidR="008F72FC" w:rsidRPr="008D236C" w:rsidRDefault="008F72FC" w:rsidP="00436E65">
      <w:pPr>
        <w:ind w:left="708"/>
        <w:rPr>
          <w:rFonts w:ascii="Courier New" w:hAnsi="Courier New" w:cs="Courier New"/>
          <w:sz w:val="20"/>
          <w:szCs w:val="20"/>
        </w:rPr>
      </w:pPr>
      <w:r w:rsidRPr="008D236C">
        <w:rPr>
          <w:rFonts w:ascii="Courier New" w:hAnsi="Courier New" w:cs="Courier New"/>
          <w:sz w:val="20"/>
          <w:szCs w:val="20"/>
        </w:rPr>
        <w:t>Below is the pseudocode taken from reference [</w:t>
      </w:r>
      <w:r w:rsidR="00CD7820" w:rsidRPr="008D236C">
        <w:rPr>
          <w:rFonts w:ascii="Courier New" w:hAnsi="Courier New" w:cs="Courier New"/>
          <w:sz w:val="20"/>
          <w:szCs w:val="20"/>
        </w:rPr>
        <w:t>5</w:t>
      </w:r>
      <w:r w:rsidRPr="008D236C">
        <w:rPr>
          <w:rFonts w:ascii="Courier New" w:hAnsi="Courier New" w:cs="Courier New"/>
          <w:sz w:val="20"/>
          <w:szCs w:val="20"/>
        </w:rPr>
        <w:t>]</w:t>
      </w:r>
      <w:proofErr w:type="gramStart"/>
      <w:r w:rsidRPr="008D236C">
        <w:rPr>
          <w:rFonts w:ascii="Courier New" w:hAnsi="Courier New" w:cs="Courier New"/>
          <w:sz w:val="20"/>
          <w:szCs w:val="20"/>
        </w:rPr>
        <w:t>.</w:t>
      </w:r>
      <w:proofErr w:type="gramEnd"/>
      <w:r w:rsidR="00187887" w:rsidRPr="008D236C">
        <w:rPr>
          <w:rFonts w:ascii="Courier New" w:hAnsi="Courier New" w:cs="Courier New"/>
          <w:sz w:val="20"/>
          <w:szCs w:val="20"/>
        </w:rPr>
        <w:t xml:space="preserve"> The pseudocode uses HMAC but this can be changed </w:t>
      </w:r>
      <w:r w:rsidR="00436E65" w:rsidRPr="008D236C">
        <w:rPr>
          <w:rFonts w:ascii="Courier New" w:hAnsi="Courier New" w:cs="Courier New"/>
          <w:sz w:val="20"/>
          <w:szCs w:val="20"/>
        </w:rPr>
        <w:t>for</w:t>
      </w:r>
      <w:r w:rsidR="00187887" w:rsidRPr="008D236C">
        <w:rPr>
          <w:rFonts w:ascii="Courier New" w:hAnsi="Courier New" w:cs="Courier New"/>
          <w:sz w:val="20"/>
          <w:szCs w:val="20"/>
        </w:rPr>
        <w:t xml:space="preserve"> any PrfVaryingInputLength.</w:t>
      </w:r>
    </w:p>
    <w:p w:rsidR="00CD7820" w:rsidRPr="008D236C" w:rsidRDefault="00CD7820" w:rsidP="00CD7820">
      <w:pPr>
        <w:ind w:left="708"/>
        <w:rPr>
          <w:rFonts w:ascii="Courier New" w:hAnsi="Courier New" w:cs="Courier New"/>
          <w:sz w:val="20"/>
          <w:szCs w:val="20"/>
        </w:rPr>
      </w:pPr>
    </w:p>
    <w:p w:rsidR="00573BB5" w:rsidRPr="008D236C" w:rsidRDefault="00573BB5" w:rsidP="00326D97">
      <w:pPr>
        <w:ind w:left="1416"/>
        <w:rPr>
          <w:rFonts w:ascii="Courier New" w:hAnsi="Courier New" w:cs="Courier New"/>
          <w:sz w:val="20"/>
          <w:szCs w:val="20"/>
        </w:rPr>
      </w:pPr>
      <w:proofErr w:type="gramStart"/>
      <w:r w:rsidRPr="008D236C">
        <w:rPr>
          <w:rFonts w:ascii="Courier New" w:hAnsi="Courier New" w:cs="Courier New"/>
          <w:sz w:val="20"/>
          <w:szCs w:val="20"/>
        </w:rPr>
        <w:t xml:space="preserve">Input </w:t>
      </w:r>
      <w:r w:rsidR="00E44BC1" w:rsidRPr="008D236C">
        <w:rPr>
          <w:rFonts w:ascii="Courier New" w:hAnsi="Courier New" w:cs="Courier New"/>
          <w:sz w:val="20"/>
          <w:szCs w:val="20"/>
        </w:rPr>
        <w:t>:</w:t>
      </w:r>
      <w:proofErr w:type="gramEnd"/>
      <w:r w:rsidR="00326D97" w:rsidRPr="008D236C">
        <w:rPr>
          <w:rFonts w:ascii="Courier New" w:hAnsi="Courier New" w:cs="Courier New"/>
          <w:sz w:val="20"/>
          <w:szCs w:val="20"/>
        </w:rPr>
        <w:tab/>
      </w:r>
      <w:r w:rsidRPr="008D236C">
        <w:rPr>
          <w:rFonts w:ascii="Courier New" w:hAnsi="Courier New" w:cs="Courier New"/>
          <w:sz w:val="20"/>
          <w:szCs w:val="20"/>
        </w:rPr>
        <w:t xml:space="preserve"> outlen = outBytes.length</w:t>
      </w:r>
    </w:p>
    <w:p w:rsidR="00573BB5" w:rsidRPr="008D236C" w:rsidRDefault="00573BB5" w:rsidP="00326D97">
      <w:pPr>
        <w:ind w:left="1416" w:firstLine="708"/>
        <w:rPr>
          <w:rFonts w:ascii="Courier New" w:hAnsi="Courier New" w:cs="Courier New"/>
          <w:sz w:val="20"/>
          <w:szCs w:val="20"/>
        </w:rPr>
      </w:pPr>
      <w:r w:rsidRPr="008D236C">
        <w:rPr>
          <w:rFonts w:ascii="Courier New" w:hAnsi="Courier New" w:cs="Courier New"/>
          <w:sz w:val="20"/>
          <w:szCs w:val="20"/>
        </w:rPr>
        <w:t>x = inBytes</w:t>
      </w:r>
    </w:p>
    <w:p w:rsidR="00326D97" w:rsidRPr="008D236C" w:rsidRDefault="00326D97" w:rsidP="008C242F">
      <w:pPr>
        <w:ind w:left="708"/>
        <w:rPr>
          <w:rFonts w:ascii="Courier New" w:hAnsi="Courier New" w:cs="Courier New"/>
          <w:sz w:val="20"/>
          <w:szCs w:val="20"/>
        </w:rPr>
      </w:pPr>
    </w:p>
    <w:p w:rsidR="00573BB5" w:rsidRPr="008D236C" w:rsidRDefault="00326D97" w:rsidP="00326D97">
      <w:pPr>
        <w:ind w:left="1416"/>
        <w:rPr>
          <w:rFonts w:ascii="Courier New" w:hAnsi="Courier New" w:cs="Courier New"/>
          <w:sz w:val="20"/>
          <w:szCs w:val="20"/>
        </w:rPr>
      </w:pPr>
      <w:r w:rsidRPr="008D236C">
        <w:rPr>
          <w:rFonts w:ascii="Courier New" w:hAnsi="Courier New" w:cs="Courier New"/>
          <w:sz w:val="20"/>
          <w:szCs w:val="20"/>
        </w:rPr>
        <w:t>Pseudo-code:</w:t>
      </w:r>
    </w:p>
    <w:p w:rsidR="00326D97" w:rsidRPr="008D236C" w:rsidRDefault="00326D97" w:rsidP="008C242F">
      <w:pPr>
        <w:ind w:left="708"/>
        <w:rPr>
          <w:rFonts w:ascii="Courier New" w:hAnsi="Courier New" w:cs="Courier New"/>
          <w:sz w:val="20"/>
          <w:szCs w:val="20"/>
        </w:rPr>
      </w:pPr>
    </w:p>
    <w:tbl>
      <w:tblPr>
        <w:tblW w:w="9445" w:type="dxa"/>
        <w:tblInd w:w="708" w:type="dxa"/>
        <w:tblBorders>
          <w:top w:val="nil"/>
          <w:left w:val="nil"/>
          <w:bottom w:val="nil"/>
          <w:right w:val="nil"/>
        </w:tblBorders>
        <w:tblLayout w:type="fixed"/>
        <w:tblLook w:val="0600" w:firstRow="0" w:lastRow="0" w:firstColumn="0" w:lastColumn="0" w:noHBand="1" w:noVBand="1"/>
      </w:tblPr>
      <w:tblGrid>
        <w:gridCol w:w="9445"/>
      </w:tblGrid>
      <w:tr w:rsidR="00573BB5" w:rsidRPr="008D236C" w:rsidTr="00326D97">
        <w:trPr>
          <w:trHeight w:val="1381"/>
        </w:trPr>
        <w:tc>
          <w:tcPr>
            <w:tcW w:w="9445" w:type="dxa"/>
          </w:tcPr>
          <w:p w:rsidR="00573BB5" w:rsidRPr="008D236C" w:rsidRDefault="00573BB5" w:rsidP="007C5F01">
            <w:pPr>
              <w:pStyle w:val="Caption"/>
              <w:numPr>
                <w:ilvl w:val="1"/>
                <w:numId w:val="28"/>
              </w:numPr>
              <w:rPr>
                <w:rFonts w:ascii="Courier New" w:hAnsi="Courier New" w:cs="Courier New"/>
                <w:b w:val="0"/>
                <w:bCs w:val="0"/>
              </w:rPr>
            </w:pPr>
            <w:r w:rsidRPr="008D236C">
              <w:rPr>
                <w:rFonts w:ascii="Courier New" w:hAnsi="Courier New" w:cs="Courier New"/>
                <w:b w:val="0"/>
                <w:bCs w:val="0"/>
              </w:rPr>
              <w:t xml:space="preserve">Let m be the smallest integer for which L⋅m &gt; outlen, where L is the output length of HMAC. </w:t>
            </w:r>
          </w:p>
          <w:p w:rsidR="00573BB5" w:rsidRPr="008D236C" w:rsidRDefault="00573BB5" w:rsidP="007C5F01">
            <w:pPr>
              <w:pStyle w:val="Caption"/>
              <w:numPr>
                <w:ilvl w:val="1"/>
                <w:numId w:val="28"/>
              </w:numPr>
              <w:rPr>
                <w:rFonts w:ascii="Courier New" w:hAnsi="Courier New" w:cs="Courier New"/>
                <w:b w:val="0"/>
                <w:bCs w:val="0"/>
              </w:rPr>
            </w:pPr>
            <w:r w:rsidRPr="008D236C">
              <w:rPr>
                <w:rFonts w:ascii="Courier New" w:hAnsi="Courier New" w:cs="Courier New"/>
                <w:b w:val="0"/>
                <w:bCs w:val="0"/>
              </w:rPr>
              <w:t>F</w:t>
            </w:r>
            <w:r w:rsidR="00326D97" w:rsidRPr="008D236C">
              <w:rPr>
                <w:rFonts w:ascii="Courier New" w:hAnsi="Courier New" w:cs="Courier New"/>
                <w:b w:val="0"/>
                <w:bCs w:val="0"/>
              </w:rPr>
              <w:t>or</w:t>
            </w:r>
            <w:r w:rsidRPr="008D236C">
              <w:rPr>
                <w:rFonts w:ascii="Courier New" w:hAnsi="Courier New" w:cs="Courier New"/>
                <w:b w:val="0"/>
                <w:bCs w:val="0"/>
              </w:rPr>
              <w:t xml:space="preserve"> i = 1 to m </w:t>
            </w:r>
          </w:p>
          <w:p w:rsidR="00326D97" w:rsidRPr="008D236C" w:rsidRDefault="00E44BC1" w:rsidP="007C5F01">
            <w:pPr>
              <w:pStyle w:val="Caption"/>
              <w:numPr>
                <w:ilvl w:val="2"/>
                <w:numId w:val="28"/>
              </w:numPr>
              <w:rPr>
                <w:rFonts w:ascii="Courier New" w:hAnsi="Courier New" w:cs="Courier New"/>
                <w:b w:val="0"/>
                <w:bCs w:val="0"/>
              </w:rPr>
            </w:pPr>
            <w:r w:rsidRPr="008D236C">
              <w:rPr>
                <w:rFonts w:ascii="Courier New" w:hAnsi="Courier New" w:cs="Courier New"/>
                <w:b w:val="0"/>
                <w:bCs w:val="0"/>
              </w:rPr>
              <w:t>compute</w:t>
            </w:r>
            <w:r w:rsidR="00573BB5" w:rsidRPr="008D236C">
              <w:rPr>
                <w:rFonts w:ascii="Courier New" w:hAnsi="Courier New" w:cs="Courier New"/>
                <w:b w:val="0"/>
                <w:bCs w:val="0"/>
              </w:rPr>
              <w:t xml:space="preserve"> Yi = HMAC(k,(x</w:t>
            </w:r>
            <w:r w:rsidR="00CD7820" w:rsidRPr="008D236C">
              <w:rPr>
                <w:rFonts w:ascii="Courier New" w:hAnsi="Courier New" w:cs="Courier New"/>
                <w:b w:val="0"/>
                <w:bCs w:val="0"/>
              </w:rPr>
              <w:t xml:space="preserve"> | </w:t>
            </w:r>
            <w:r w:rsidR="00573BB5" w:rsidRPr="008D236C">
              <w:rPr>
                <w:rFonts w:ascii="Courier New" w:hAnsi="Courier New" w:cs="Courier New"/>
                <w:b w:val="0"/>
                <w:bCs w:val="0"/>
              </w:rPr>
              <w:t>outlen</w:t>
            </w:r>
            <w:r w:rsidR="00CD7820" w:rsidRPr="008D236C">
              <w:rPr>
                <w:rFonts w:ascii="Courier New" w:hAnsi="Courier New" w:cs="Courier New"/>
                <w:b w:val="0"/>
                <w:bCs w:val="0"/>
              </w:rPr>
              <w:t xml:space="preserve">| </w:t>
            </w:r>
            <w:r w:rsidR="00573BB5" w:rsidRPr="008D236C">
              <w:rPr>
                <w:rFonts w:ascii="Courier New" w:hAnsi="Courier New" w:cs="Courier New"/>
                <w:b w:val="0"/>
                <w:bCs w:val="0"/>
              </w:rPr>
              <w:t>i)) [key=k, data=(x</w:t>
            </w:r>
            <w:r w:rsidR="00CD7820" w:rsidRPr="008D236C">
              <w:rPr>
                <w:rFonts w:ascii="Courier New" w:hAnsi="Courier New" w:cs="Courier New"/>
                <w:b w:val="0"/>
                <w:bCs w:val="0"/>
              </w:rPr>
              <w:t xml:space="preserve"> | </w:t>
            </w:r>
            <w:r w:rsidR="00573BB5" w:rsidRPr="008D236C">
              <w:rPr>
                <w:rFonts w:ascii="Courier New" w:hAnsi="Courier New" w:cs="Courier New"/>
                <w:b w:val="0"/>
                <w:bCs w:val="0"/>
              </w:rPr>
              <w:t>outlen</w:t>
            </w:r>
            <w:r w:rsidR="00CD7820" w:rsidRPr="008D236C">
              <w:rPr>
                <w:rFonts w:ascii="Courier New" w:hAnsi="Courier New" w:cs="Courier New"/>
                <w:b w:val="0"/>
                <w:bCs w:val="0"/>
              </w:rPr>
              <w:t xml:space="preserve"> | </w:t>
            </w:r>
            <w:r w:rsidR="00573BB5" w:rsidRPr="008D236C">
              <w:rPr>
                <w:rFonts w:ascii="Courier New" w:hAnsi="Courier New" w:cs="Courier New"/>
                <w:b w:val="0"/>
                <w:bCs w:val="0"/>
              </w:rPr>
              <w:t xml:space="preserve">i)] </w:t>
            </w:r>
          </w:p>
          <w:p w:rsidR="00FF7C67" w:rsidRPr="00FF7C67" w:rsidRDefault="00E44BC1" w:rsidP="007C5F01">
            <w:pPr>
              <w:pStyle w:val="Caption"/>
              <w:numPr>
                <w:ilvl w:val="1"/>
                <w:numId w:val="28"/>
              </w:numPr>
              <w:rPr>
                <w:rFonts w:ascii="Courier New" w:hAnsi="Courier New" w:cs="Courier New"/>
                <w:b w:val="0"/>
                <w:bCs w:val="0"/>
              </w:rPr>
            </w:pPr>
            <w:r w:rsidRPr="008D236C">
              <w:rPr>
                <w:rFonts w:ascii="Courier New" w:hAnsi="Courier New" w:cs="Courier New"/>
                <w:b w:val="0"/>
                <w:bCs w:val="0"/>
              </w:rPr>
              <w:t>return</w:t>
            </w:r>
            <w:r w:rsidR="00573BB5" w:rsidRPr="008D236C">
              <w:rPr>
                <w:rFonts w:ascii="Courier New" w:hAnsi="Courier New" w:cs="Courier New"/>
                <w:b w:val="0"/>
                <w:bCs w:val="0"/>
              </w:rPr>
              <w:t xml:space="preserve"> the first outlen bits of Y1,…,Ym </w:t>
            </w:r>
          </w:p>
        </w:tc>
      </w:tr>
    </w:tbl>
    <w:p w:rsidR="00326D97" w:rsidRPr="00576375" w:rsidRDefault="00326D97" w:rsidP="005A237E">
      <w:pPr>
        <w:pStyle w:val="Caption"/>
        <w:ind w:left="720"/>
        <w:rPr>
          <w:b w:val="0"/>
          <w:bCs w:val="0"/>
          <w:sz w:val="24"/>
          <w:szCs w:val="24"/>
        </w:rPr>
      </w:pPr>
    </w:p>
    <w:p w:rsidR="00A81A87" w:rsidRDefault="00A81A87" w:rsidP="00D54590">
      <w:pPr>
        <w:pStyle w:val="Heading4"/>
        <w:numPr>
          <w:ilvl w:val="3"/>
          <w:numId w:val="70"/>
        </w:numPr>
      </w:pPr>
      <w:bookmarkStart w:id="284" w:name="_Toc331084129"/>
      <w:r>
        <w:t>Usage of PrfVaryingIOLength</w:t>
      </w:r>
      <w:bookmarkEnd w:id="284"/>
    </w:p>
    <w:p w:rsidR="00A81A87" w:rsidRDefault="00A81A87" w:rsidP="00A81A87">
      <w:proofErr w:type="gramStart"/>
      <w:r>
        <w:t>computeBlock</w:t>
      </w:r>
      <w:proofErr w:type="gramEnd"/>
      <w:r>
        <w:t xml:space="preserve"> with lengths:</w:t>
      </w:r>
    </w:p>
    <w:p w:rsidR="00A81A87" w:rsidRDefault="00A81A87" w:rsidP="00A81A87"/>
    <w:p w:rsidR="00A81A87" w:rsidRPr="00A81A87" w:rsidRDefault="00A81A87" w:rsidP="00A81A87">
      <w:pPr>
        <w:rPr>
          <w:rFonts w:ascii="Courier New" w:hAnsi="Courier New" w:cs="Courier New"/>
          <w:color w:val="00B050"/>
          <w:sz w:val="20"/>
          <w:szCs w:val="20"/>
        </w:rPr>
      </w:pPr>
      <w:r w:rsidRPr="00A81A87">
        <w:rPr>
          <w:rFonts w:ascii="Courier New" w:hAnsi="Courier New" w:cs="Courier New"/>
          <w:color w:val="00B050"/>
          <w:sz w:val="20"/>
          <w:szCs w:val="20"/>
        </w:rPr>
        <w:t>//Create secret key and in, out byte arrays</w:t>
      </w:r>
    </w:p>
    <w:p w:rsidR="00A81A87" w:rsidRPr="00A81A87" w:rsidRDefault="00A81A87" w:rsidP="00A81A87">
      <w:pPr>
        <w:rPr>
          <w:rFonts w:ascii="Courier New" w:hAnsi="Courier New" w:cs="Courier New"/>
          <w:color w:val="000000"/>
          <w:sz w:val="20"/>
          <w:szCs w:val="20"/>
        </w:rPr>
      </w:pPr>
      <w:r w:rsidRPr="00A81A87">
        <w:rPr>
          <w:rFonts w:ascii="Courier New" w:hAnsi="Courier New" w:cs="Courier New"/>
          <w:color w:val="000000"/>
          <w:sz w:val="20"/>
          <w:szCs w:val="20"/>
        </w:rPr>
        <w:t>…</w:t>
      </w:r>
    </w:p>
    <w:p w:rsidR="00A81A87" w:rsidRPr="00A81A87" w:rsidRDefault="00A81A87" w:rsidP="00A81A87">
      <w:pPr>
        <w:rPr>
          <w:rFonts w:ascii="Courier New" w:hAnsi="Courier New" w:cs="Courier New"/>
          <w:color w:val="00B050"/>
          <w:sz w:val="20"/>
          <w:szCs w:val="20"/>
        </w:rPr>
      </w:pPr>
      <w:r w:rsidRPr="00A81A87">
        <w:rPr>
          <w:rFonts w:ascii="Courier New" w:hAnsi="Courier New" w:cs="Courier New"/>
          <w:color w:val="00B050"/>
          <w:sz w:val="20"/>
          <w:szCs w:val="20"/>
        </w:rPr>
        <w:t>//call the PrfFactory.</w:t>
      </w:r>
    </w:p>
    <w:p w:rsidR="00A81A87" w:rsidRPr="00A81A87" w:rsidRDefault="00A81A87" w:rsidP="00A81A87">
      <w:pPr>
        <w:rPr>
          <w:rFonts w:ascii="Courier New" w:hAnsi="Courier New" w:cs="Courier New"/>
          <w:color w:val="000000"/>
          <w:sz w:val="20"/>
          <w:szCs w:val="20"/>
        </w:rPr>
      </w:pPr>
      <w:r w:rsidRPr="00A81A87">
        <w:rPr>
          <w:rFonts w:ascii="Courier New" w:hAnsi="Courier New" w:cs="Courier New"/>
          <w:color w:val="000000"/>
          <w:sz w:val="20"/>
          <w:szCs w:val="20"/>
        </w:rPr>
        <w:t xml:space="preserve">PseudorandomFunction prf = </w:t>
      </w:r>
      <w:proofErr w:type="gramStart"/>
      <w:r w:rsidRPr="00A81A87">
        <w:rPr>
          <w:rFonts w:ascii="Courier New" w:hAnsi="Courier New" w:cs="Courier New"/>
          <w:color w:val="000000"/>
          <w:sz w:val="20"/>
          <w:szCs w:val="20"/>
        </w:rPr>
        <w:t>PrfFactory.getInstance(</w:t>
      </w:r>
      <w:proofErr w:type="gramEnd"/>
      <w:r w:rsidRPr="00A81A87">
        <w:rPr>
          <w:rFonts w:ascii="Courier New" w:hAnsi="Courier New" w:cs="Courier New"/>
          <w:color w:val="000000"/>
          <w:sz w:val="20"/>
          <w:szCs w:val="20"/>
        </w:rPr>
        <w:t>).getObject("PrfVaryingFromPrfVaryingInput(Hmac(SHA1))");</w:t>
      </w:r>
    </w:p>
    <w:p w:rsidR="00A81A87" w:rsidRPr="00A81A87" w:rsidRDefault="00A81A87" w:rsidP="00A81A87">
      <w:pPr>
        <w:rPr>
          <w:rFonts w:ascii="Courier New" w:hAnsi="Courier New" w:cs="Courier New"/>
          <w:color w:val="00B050"/>
          <w:sz w:val="20"/>
          <w:szCs w:val="20"/>
        </w:rPr>
      </w:pPr>
      <w:r w:rsidRPr="00A81A87">
        <w:rPr>
          <w:rFonts w:ascii="Courier New" w:hAnsi="Courier New" w:cs="Courier New"/>
          <w:color w:val="00B050"/>
          <w:sz w:val="20"/>
          <w:szCs w:val="20"/>
        </w:rPr>
        <w:t>//set the key</w:t>
      </w:r>
    </w:p>
    <w:p w:rsidR="00A81A87" w:rsidRPr="00A81A87" w:rsidRDefault="00A81A87" w:rsidP="00A81A87">
      <w:pPr>
        <w:rPr>
          <w:rFonts w:ascii="Courier New" w:hAnsi="Courier New" w:cs="Courier New"/>
          <w:color w:val="000000"/>
          <w:sz w:val="20"/>
          <w:szCs w:val="20"/>
        </w:rPr>
      </w:pPr>
      <w:r w:rsidRPr="00A81A87">
        <w:rPr>
          <w:rFonts w:ascii="Courier New" w:hAnsi="Courier New" w:cs="Courier New"/>
          <w:color w:val="000000"/>
          <w:sz w:val="20"/>
          <w:szCs w:val="20"/>
        </w:rPr>
        <w:tab/>
      </w:r>
      <w:proofErr w:type="gramStart"/>
      <w:r w:rsidRPr="00A81A87">
        <w:rPr>
          <w:rFonts w:ascii="Courier New" w:hAnsi="Courier New" w:cs="Courier New"/>
          <w:color w:val="000000"/>
          <w:sz w:val="20"/>
          <w:szCs w:val="20"/>
        </w:rPr>
        <w:t>prf.setKey(</w:t>
      </w:r>
      <w:proofErr w:type="gramEnd"/>
      <w:r w:rsidRPr="00A81A87">
        <w:rPr>
          <w:rFonts w:ascii="Courier New" w:hAnsi="Courier New" w:cs="Courier New"/>
          <w:color w:val="000000"/>
          <w:sz w:val="20"/>
          <w:szCs w:val="20"/>
        </w:rPr>
        <w:t>secretKey);</w:t>
      </w:r>
    </w:p>
    <w:p w:rsidR="00A81A87" w:rsidRPr="00A81A87" w:rsidRDefault="00A81A87" w:rsidP="00A81A87">
      <w:pPr>
        <w:rPr>
          <w:rFonts w:ascii="Courier New" w:hAnsi="Courier New" w:cs="Courier New"/>
          <w:color w:val="000000"/>
          <w:sz w:val="20"/>
          <w:szCs w:val="20"/>
        </w:rPr>
      </w:pPr>
    </w:p>
    <w:p w:rsidR="00A81A87" w:rsidRPr="00A81A87" w:rsidRDefault="00A81A87" w:rsidP="00A81A87">
      <w:pPr>
        <w:rPr>
          <w:rFonts w:ascii="Courier New" w:hAnsi="Courier New" w:cs="Courier New"/>
          <w:color w:val="00B050"/>
          <w:sz w:val="20"/>
          <w:szCs w:val="20"/>
        </w:rPr>
      </w:pPr>
      <w:r w:rsidRPr="00A81A87">
        <w:rPr>
          <w:rFonts w:ascii="Courier New" w:hAnsi="Courier New" w:cs="Courier New"/>
          <w:color w:val="00B050"/>
          <w:sz w:val="20"/>
          <w:szCs w:val="20"/>
        </w:rPr>
        <w:t>//compute the function with input in of size 10 and output out of size 20.</w:t>
      </w:r>
    </w:p>
    <w:p w:rsidR="00A81A87" w:rsidRPr="00A81A87" w:rsidRDefault="00A81A87" w:rsidP="00A81A87">
      <w:proofErr w:type="gramStart"/>
      <w:r w:rsidRPr="00A81A87">
        <w:rPr>
          <w:rFonts w:ascii="Courier New" w:hAnsi="Courier New" w:cs="Courier New"/>
          <w:color w:val="000000"/>
          <w:sz w:val="20"/>
          <w:szCs w:val="20"/>
        </w:rPr>
        <w:t>prf.computeBlock(</w:t>
      </w:r>
      <w:proofErr w:type="gramEnd"/>
      <w:r w:rsidRPr="00A81A87">
        <w:rPr>
          <w:rFonts w:ascii="Courier New" w:hAnsi="Courier New" w:cs="Courier New"/>
          <w:color w:val="000000"/>
          <w:sz w:val="20"/>
          <w:szCs w:val="20"/>
        </w:rPr>
        <w:t>in, 0, 10, out, 0, 20);</w:t>
      </w:r>
    </w:p>
    <w:p w:rsidR="00A81A87" w:rsidRDefault="00A81A87" w:rsidP="00D54590">
      <w:pPr>
        <w:pStyle w:val="Heading4"/>
        <w:numPr>
          <w:ilvl w:val="3"/>
          <w:numId w:val="70"/>
        </w:numPr>
      </w:pPr>
      <w:bookmarkStart w:id="285" w:name="_Toc331084130"/>
      <w:r>
        <w:lastRenderedPageBreak/>
        <w:t>Static View of PrfVaryingInputLength</w:t>
      </w:r>
      <w:bookmarkEnd w:id="285"/>
    </w:p>
    <w:p w:rsidR="00A81A87" w:rsidRPr="00A81A87" w:rsidRDefault="00A81A87" w:rsidP="00A81A87">
      <w:pPr>
        <w:jc w:val="center"/>
      </w:pPr>
      <w:r w:rsidRPr="00A81A87">
        <w:rPr>
          <w:noProof/>
        </w:rPr>
        <w:drawing>
          <wp:inline distT="0" distB="0" distL="0" distR="0" wp14:anchorId="468889A0" wp14:editId="7F148986">
            <wp:extent cx="5486400" cy="3258820"/>
            <wp:effectExtent l="0" t="0" r="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258820"/>
                    </a:xfrm>
                    <a:prstGeom prst="rect">
                      <a:avLst/>
                    </a:prstGeom>
                  </pic:spPr>
                </pic:pic>
              </a:graphicData>
            </a:graphic>
          </wp:inline>
        </w:drawing>
      </w:r>
    </w:p>
    <w:p w:rsidR="001330FE" w:rsidRDefault="001330FE" w:rsidP="00D54590">
      <w:pPr>
        <w:pStyle w:val="Heading4"/>
        <w:numPr>
          <w:ilvl w:val="3"/>
          <w:numId w:val="70"/>
        </w:numPr>
        <w:ind w:left="4962"/>
      </w:pPr>
      <w:r>
        <w:t xml:space="preserve"> </w:t>
      </w:r>
      <w:bookmarkStart w:id="286" w:name="_Toc331084131"/>
      <w:r w:rsidR="00A81A87">
        <w:t>Dynamic View of PrfVaryingInputLength</w:t>
      </w:r>
      <w:bookmarkEnd w:id="286"/>
      <w:r w:rsidR="00126FD2">
        <w:t xml:space="preserve"> </w:t>
      </w:r>
    </w:p>
    <w:p w:rsidR="00A81A87" w:rsidRDefault="00A81A87" w:rsidP="007C5F01">
      <w:pPr>
        <w:pStyle w:val="Caption"/>
        <w:numPr>
          <w:ilvl w:val="0"/>
          <w:numId w:val="28"/>
        </w:numPr>
      </w:pPr>
      <w:r>
        <w:t xml:space="preserve">Constructor : </w:t>
      </w:r>
      <w:r w:rsidRPr="00A81A87">
        <w:t>BcHMAC()</w:t>
      </w:r>
      <w:r w:rsidR="00B2048D">
        <w:t xml:space="preserve"> throws FactoriesException</w:t>
      </w:r>
    </w:p>
    <w:p w:rsidR="00A81A87" w:rsidRPr="00A81A87" w:rsidRDefault="00A81A87" w:rsidP="00A81A87">
      <w:pPr>
        <w:pStyle w:val="Caption"/>
        <w:ind w:left="708"/>
      </w:pPr>
      <w:r w:rsidRPr="00A81A87">
        <w:rPr>
          <w:rFonts w:ascii="Courier New" w:hAnsi="Courier New" w:cs="Courier New"/>
          <w:b w:val="0"/>
          <w:bCs w:val="0"/>
        </w:rPr>
        <w:t>Default constructor. It creates a Hash based on the BC library and chooses a default SecureRandom object</w:t>
      </w:r>
      <w:r>
        <w:t>.</w:t>
      </w:r>
      <w:r w:rsidRPr="00A81A87">
        <w:t xml:space="preserve"> </w:t>
      </w:r>
    </w:p>
    <w:p w:rsidR="00A81A87" w:rsidRDefault="00B2048D" w:rsidP="007C5F01">
      <w:pPr>
        <w:pStyle w:val="Caption"/>
        <w:numPr>
          <w:ilvl w:val="0"/>
          <w:numId w:val="28"/>
        </w:numPr>
      </w:pPr>
      <w:r>
        <w:t xml:space="preserve">Constructor : </w:t>
      </w:r>
      <w:r w:rsidR="00A81A87" w:rsidRPr="00A81A87">
        <w:t>BcHMAC(String hashName)</w:t>
      </w:r>
      <w:r>
        <w:t xml:space="preserve"> throws FactoriesException</w:t>
      </w:r>
    </w:p>
    <w:p w:rsidR="00A81A87" w:rsidRPr="00A81A87" w:rsidRDefault="00B2048D" w:rsidP="00B2048D">
      <w:pPr>
        <w:ind w:left="708"/>
        <w:rPr>
          <w:rFonts w:ascii="Courier New" w:hAnsi="Courier New" w:cs="Courier New"/>
          <w:sz w:val="20"/>
          <w:szCs w:val="20"/>
        </w:rPr>
      </w:pPr>
      <w:r w:rsidRPr="00B2048D">
        <w:rPr>
          <w:rFonts w:ascii="Courier New" w:hAnsi="Courier New" w:cs="Courier New"/>
          <w:sz w:val="20"/>
          <w:szCs w:val="20"/>
        </w:rPr>
        <w:t>Receives the name of a hash as a Strin</w:t>
      </w:r>
      <w:r>
        <w:rPr>
          <w:rFonts w:ascii="Courier New" w:hAnsi="Courier New" w:cs="Courier New"/>
          <w:sz w:val="20"/>
          <w:szCs w:val="20"/>
        </w:rPr>
        <w:t>g</w:t>
      </w:r>
      <w:r w:rsidRPr="00B2048D">
        <w:rPr>
          <w:rFonts w:ascii="Courier New" w:hAnsi="Courier New" w:cs="Courier New"/>
          <w:sz w:val="20"/>
          <w:szCs w:val="20"/>
        </w:rPr>
        <w:t xml:space="preserve"> and build the underlying </w:t>
      </w:r>
      <w:r>
        <w:rPr>
          <w:rFonts w:ascii="Courier New" w:hAnsi="Courier New" w:cs="Courier New"/>
          <w:sz w:val="20"/>
          <w:szCs w:val="20"/>
        </w:rPr>
        <w:t>HM</w:t>
      </w:r>
      <w:r w:rsidRPr="00B2048D">
        <w:rPr>
          <w:rFonts w:ascii="Courier New" w:hAnsi="Courier New" w:cs="Courier New"/>
          <w:sz w:val="20"/>
          <w:szCs w:val="20"/>
        </w:rPr>
        <w:t>ac from BC according to it. It can be called from the factory</w:t>
      </w:r>
    </w:p>
    <w:p w:rsidR="00A81A87" w:rsidRDefault="00B2048D" w:rsidP="007C5F01">
      <w:pPr>
        <w:pStyle w:val="Caption"/>
        <w:numPr>
          <w:ilvl w:val="0"/>
          <w:numId w:val="28"/>
        </w:numPr>
      </w:pPr>
      <w:r>
        <w:t xml:space="preserve">Constructor : </w:t>
      </w:r>
      <w:r w:rsidR="00A81A87" w:rsidRPr="00A81A87">
        <w:t xml:space="preserve">BcHMAC(String hashName, String randNumGenAlg) </w:t>
      </w:r>
      <w:r w:rsidR="00A81A87" w:rsidRPr="00A81A87">
        <w:rPr>
          <w:color w:val="7F0055"/>
        </w:rPr>
        <w:t>throws</w:t>
      </w:r>
      <w:r w:rsidR="00A81A87" w:rsidRPr="00A81A87">
        <w:t xml:space="preserve"> FactoriesException, NoSuchAlgorithmException</w:t>
      </w:r>
    </w:p>
    <w:p w:rsidR="00B2048D" w:rsidRDefault="00B2048D" w:rsidP="00B2048D">
      <w:pPr>
        <w:ind w:left="708"/>
        <w:rPr>
          <w:rFonts w:ascii="Courier New" w:hAnsi="Courier New" w:cs="Courier New"/>
          <w:sz w:val="20"/>
          <w:szCs w:val="20"/>
        </w:rPr>
      </w:pPr>
      <w:r w:rsidRPr="00B2048D">
        <w:rPr>
          <w:rFonts w:ascii="Courier New" w:hAnsi="Courier New" w:cs="Courier New"/>
          <w:sz w:val="20"/>
          <w:szCs w:val="20"/>
        </w:rPr>
        <w:t>Receives the name of a hash as a Strin</w:t>
      </w:r>
      <w:r>
        <w:rPr>
          <w:rFonts w:ascii="Courier New" w:hAnsi="Courier New" w:cs="Courier New"/>
          <w:sz w:val="20"/>
          <w:szCs w:val="20"/>
        </w:rPr>
        <w:t>g</w:t>
      </w:r>
      <w:r w:rsidRPr="00B2048D">
        <w:rPr>
          <w:rFonts w:ascii="Courier New" w:hAnsi="Courier New" w:cs="Courier New"/>
          <w:sz w:val="20"/>
          <w:szCs w:val="20"/>
        </w:rPr>
        <w:t xml:space="preserve"> and build the underlying </w:t>
      </w:r>
      <w:r>
        <w:rPr>
          <w:rFonts w:ascii="Courier New" w:hAnsi="Courier New" w:cs="Courier New"/>
          <w:sz w:val="20"/>
          <w:szCs w:val="20"/>
        </w:rPr>
        <w:t>HM</w:t>
      </w:r>
      <w:r w:rsidRPr="00B2048D">
        <w:rPr>
          <w:rFonts w:ascii="Courier New" w:hAnsi="Courier New" w:cs="Courier New"/>
          <w:sz w:val="20"/>
          <w:szCs w:val="20"/>
        </w:rPr>
        <w:t>ac from BC according to it.</w:t>
      </w:r>
    </w:p>
    <w:p w:rsidR="00B2048D" w:rsidRDefault="00B2048D" w:rsidP="00B2048D">
      <w:pPr>
        <w:ind w:firstLine="708"/>
        <w:rPr>
          <w:rFonts w:ascii="Courier New" w:hAnsi="Courier New" w:cs="Courier New"/>
          <w:color w:val="000000"/>
          <w:sz w:val="20"/>
          <w:szCs w:val="20"/>
        </w:rPr>
      </w:pPr>
      <w:proofErr w:type="gramStart"/>
      <w:r>
        <w:rPr>
          <w:rFonts w:ascii="Courier New" w:hAnsi="Courier New" w:cs="Courier New"/>
          <w:sz w:val="20"/>
          <w:szCs w:val="20"/>
        </w:rPr>
        <w:t xml:space="preserve">Creates a SecureRandom Object as specified by </w:t>
      </w:r>
      <w:r w:rsidRPr="00A81A87">
        <w:rPr>
          <w:rFonts w:ascii="Courier New" w:hAnsi="Courier New" w:cs="Courier New"/>
          <w:color w:val="000000"/>
          <w:sz w:val="20"/>
          <w:szCs w:val="20"/>
        </w:rPr>
        <w:t>randNumGenAlg</w:t>
      </w:r>
      <w:r>
        <w:rPr>
          <w:rFonts w:ascii="Courier New" w:hAnsi="Courier New" w:cs="Courier New"/>
          <w:color w:val="000000"/>
          <w:sz w:val="20"/>
          <w:szCs w:val="20"/>
        </w:rPr>
        <w:t>.</w:t>
      </w:r>
      <w:proofErr w:type="gramEnd"/>
    </w:p>
    <w:p w:rsidR="00B2048D" w:rsidRDefault="00B2048D" w:rsidP="00B2048D">
      <w:pPr>
        <w:ind w:firstLine="708"/>
        <w:rPr>
          <w:rFonts w:ascii="Courier New" w:hAnsi="Courier New" w:cs="Courier New"/>
          <w:color w:val="000000"/>
          <w:sz w:val="20"/>
          <w:szCs w:val="20"/>
        </w:rPr>
      </w:pPr>
      <w:r w:rsidRPr="00B2048D">
        <w:rPr>
          <w:rFonts w:ascii="Courier New" w:hAnsi="Courier New" w:cs="Courier New"/>
          <w:sz w:val="20"/>
          <w:szCs w:val="20"/>
        </w:rPr>
        <w:t>It can be called from the factory</w:t>
      </w:r>
    </w:p>
    <w:p w:rsidR="00B2048D" w:rsidRPr="00A81A87" w:rsidRDefault="00B2048D" w:rsidP="00B2048D">
      <w:pPr>
        <w:rPr>
          <w:rFonts w:ascii="Courier New" w:hAnsi="Courier New" w:cs="Courier New"/>
          <w:sz w:val="20"/>
          <w:szCs w:val="20"/>
        </w:rPr>
      </w:pPr>
    </w:p>
    <w:p w:rsidR="00A81A87" w:rsidRPr="00A81A87" w:rsidRDefault="00A81A87" w:rsidP="00A81A87">
      <w:pPr>
        <w:rPr>
          <w:rFonts w:ascii="Courier New" w:hAnsi="Courier New" w:cs="Courier New"/>
          <w:sz w:val="20"/>
          <w:szCs w:val="20"/>
        </w:rPr>
      </w:pPr>
    </w:p>
    <w:p w:rsidR="00B2048D" w:rsidRDefault="00B2048D" w:rsidP="007C5F01">
      <w:pPr>
        <w:pStyle w:val="Caption"/>
        <w:numPr>
          <w:ilvl w:val="0"/>
          <w:numId w:val="28"/>
        </w:numPr>
        <w:rPr>
          <w:rFonts w:ascii="Courier New" w:hAnsi="Courier New" w:cs="Courier New"/>
          <w:color w:val="3F5FBF"/>
        </w:rPr>
      </w:pPr>
      <w:r>
        <w:t xml:space="preserve">Constructor : </w:t>
      </w:r>
      <w:r w:rsidR="00A81A87" w:rsidRPr="00A81A87">
        <w:t xml:space="preserve">BcHMAC(CryptographicHash hash) </w:t>
      </w:r>
      <w:r w:rsidR="00A81A87" w:rsidRPr="00A81A87">
        <w:rPr>
          <w:color w:val="7F0055"/>
        </w:rPr>
        <w:t>throws</w:t>
      </w:r>
      <w:r w:rsidR="00A81A87" w:rsidRPr="00A81A87">
        <w:t xml:space="preserve"> FactoriesException</w:t>
      </w:r>
      <w:r w:rsidRPr="00B2048D">
        <w:rPr>
          <w:rFonts w:ascii="Courier New" w:hAnsi="Courier New" w:cs="Courier New"/>
          <w:color w:val="3F5FBF"/>
        </w:rPr>
        <w:t xml:space="preserve"> </w:t>
      </w:r>
    </w:p>
    <w:p w:rsidR="00B2048D" w:rsidRPr="00A81A87" w:rsidRDefault="00B2048D" w:rsidP="00B2048D">
      <w:pPr>
        <w:ind w:left="708"/>
        <w:rPr>
          <w:rFonts w:ascii="Courier New" w:hAnsi="Courier New" w:cs="Courier New"/>
          <w:sz w:val="20"/>
          <w:szCs w:val="20"/>
        </w:rPr>
      </w:pPr>
      <w:r>
        <w:rPr>
          <w:rFonts w:ascii="Courier New" w:hAnsi="Courier New" w:cs="Courier New"/>
          <w:sz w:val="20"/>
          <w:szCs w:val="20"/>
        </w:rPr>
        <w:t>G</w:t>
      </w:r>
      <w:r w:rsidRPr="00B2048D">
        <w:rPr>
          <w:rFonts w:ascii="Courier New" w:hAnsi="Courier New" w:cs="Courier New"/>
          <w:sz w:val="20"/>
          <w:szCs w:val="20"/>
        </w:rPr>
        <w:t>ets a SCAPI collision resistant hash to be the underlying hash and retrieves the name of the hash in order to create the related digest for the BC Hmac this class uses</w:t>
      </w:r>
      <w:r>
        <w:rPr>
          <w:rFonts w:ascii="Courier New" w:hAnsi="Courier New" w:cs="Courier New"/>
          <w:sz w:val="20"/>
          <w:szCs w:val="20"/>
        </w:rPr>
        <w:t>. It chooses the default implementation of SecureRandom.</w:t>
      </w:r>
    </w:p>
    <w:p w:rsidR="00A81A87" w:rsidRPr="00A81A87" w:rsidRDefault="00A81A87" w:rsidP="00A81A87">
      <w:pPr>
        <w:rPr>
          <w:rFonts w:ascii="Courier New" w:hAnsi="Courier New" w:cs="Courier New"/>
          <w:sz w:val="20"/>
          <w:szCs w:val="20"/>
        </w:rPr>
      </w:pPr>
    </w:p>
    <w:p w:rsidR="00A81A87" w:rsidRPr="00B2048D" w:rsidRDefault="00B2048D" w:rsidP="007C5F01">
      <w:pPr>
        <w:pStyle w:val="Caption"/>
        <w:numPr>
          <w:ilvl w:val="0"/>
          <w:numId w:val="28"/>
        </w:numPr>
        <w:rPr>
          <w:rFonts w:ascii="Courier New" w:hAnsi="Courier New" w:cs="Courier New"/>
        </w:rPr>
      </w:pPr>
      <w:r>
        <w:t xml:space="preserve">Constructor : </w:t>
      </w:r>
      <w:r w:rsidR="00A81A87" w:rsidRPr="00A81A87">
        <w:t xml:space="preserve">BcHMAC(CryptographicHash hash, SecureRandom random) </w:t>
      </w:r>
      <w:r w:rsidR="00A81A87" w:rsidRPr="00B2048D">
        <w:rPr>
          <w:color w:val="7F0055"/>
        </w:rPr>
        <w:t>throws</w:t>
      </w:r>
      <w:r w:rsidR="00A81A87" w:rsidRPr="00A81A87">
        <w:t xml:space="preserve"> FactoriesException</w:t>
      </w:r>
      <w:r w:rsidR="00A81A87" w:rsidRPr="00B2048D">
        <w:rPr>
          <w:rFonts w:ascii="Courier New" w:hAnsi="Courier New" w:cs="Courier New"/>
          <w:color w:val="000000"/>
        </w:rPr>
        <w:tab/>
      </w:r>
    </w:p>
    <w:p w:rsidR="00B2048D" w:rsidRDefault="00B2048D" w:rsidP="00B2048D">
      <w:pPr>
        <w:ind w:left="360"/>
        <w:rPr>
          <w:rFonts w:ascii="Courier New" w:hAnsi="Courier New" w:cs="Courier New"/>
          <w:sz w:val="20"/>
          <w:szCs w:val="20"/>
        </w:rPr>
      </w:pPr>
      <w:r>
        <w:rPr>
          <w:rFonts w:ascii="Courier New" w:hAnsi="Courier New" w:cs="Courier New"/>
          <w:sz w:val="20"/>
          <w:szCs w:val="20"/>
        </w:rPr>
        <w:t>G</w:t>
      </w:r>
      <w:r w:rsidRPr="00B2048D">
        <w:rPr>
          <w:rFonts w:ascii="Courier New" w:hAnsi="Courier New" w:cs="Courier New"/>
          <w:sz w:val="20"/>
          <w:szCs w:val="20"/>
        </w:rPr>
        <w:t>ets a SCAPI collision resistant hash to be the underlying hash and retrieves the name of the hash in order to create the related digest for the BC Hmac this class uses</w:t>
      </w:r>
      <w:r>
        <w:rPr>
          <w:rFonts w:ascii="Courier New" w:hAnsi="Courier New" w:cs="Courier New"/>
          <w:sz w:val="20"/>
          <w:szCs w:val="20"/>
        </w:rPr>
        <w:t>.</w:t>
      </w:r>
    </w:p>
    <w:p w:rsidR="00B2048D" w:rsidRPr="00A81A87" w:rsidRDefault="00B2048D" w:rsidP="00B2048D">
      <w:pPr>
        <w:ind w:left="360"/>
        <w:rPr>
          <w:rFonts w:ascii="Courier New" w:hAnsi="Courier New" w:cs="Courier New"/>
          <w:sz w:val="20"/>
          <w:szCs w:val="20"/>
        </w:rPr>
      </w:pPr>
      <w:r>
        <w:rPr>
          <w:rFonts w:ascii="Courier New" w:hAnsi="Courier New" w:cs="Courier New"/>
          <w:sz w:val="20"/>
          <w:szCs w:val="20"/>
        </w:rPr>
        <w:t>Set the SecureRandom object with the one provided in the argument.</w:t>
      </w:r>
    </w:p>
    <w:p w:rsidR="00A81A87" w:rsidRPr="00A81A87" w:rsidRDefault="00A81A87" w:rsidP="009F4412">
      <w:pPr>
        <w:rPr>
          <w:rFonts w:ascii="Courier New" w:hAnsi="Courier New" w:cs="Courier New"/>
          <w:sz w:val="20"/>
          <w:szCs w:val="20"/>
        </w:rPr>
      </w:pPr>
    </w:p>
    <w:p w:rsidR="009F4412" w:rsidRPr="00A81A87" w:rsidRDefault="009F4412" w:rsidP="007C5F01">
      <w:pPr>
        <w:pStyle w:val="Caption"/>
        <w:numPr>
          <w:ilvl w:val="0"/>
          <w:numId w:val="28"/>
        </w:numPr>
      </w:pPr>
      <w:r>
        <w:lastRenderedPageBreak/>
        <w:t xml:space="preserve">Function : </w:t>
      </w:r>
      <w:r w:rsidR="00A81A87" w:rsidRPr="00A81A87">
        <w:t>computeBlock(</w:t>
      </w:r>
      <w:r w:rsidR="00A81A87" w:rsidRPr="00A81A87">
        <w:rPr>
          <w:color w:val="7F0055"/>
        </w:rPr>
        <w:t>byte</w:t>
      </w:r>
      <w:r w:rsidR="00A81A87" w:rsidRPr="00A81A87">
        <w:t xml:space="preserve">[] inBytes, </w:t>
      </w:r>
      <w:r w:rsidR="00A81A87" w:rsidRPr="00A81A87">
        <w:rPr>
          <w:color w:val="7F0055"/>
        </w:rPr>
        <w:t>int</w:t>
      </w:r>
      <w:r w:rsidR="00A81A87" w:rsidRPr="00A81A87">
        <w:t xml:space="preserve"> inOff, </w:t>
      </w:r>
      <w:r w:rsidR="00A81A87" w:rsidRPr="00A81A87">
        <w:rPr>
          <w:color w:val="7F0055"/>
        </w:rPr>
        <w:t>byte</w:t>
      </w:r>
      <w:r w:rsidR="00A81A87" w:rsidRPr="00A81A87">
        <w:t xml:space="preserve">[] outBytes, </w:t>
      </w:r>
      <w:r w:rsidR="00A81A87" w:rsidRPr="00A81A87">
        <w:rPr>
          <w:color w:val="7F0055"/>
        </w:rPr>
        <w:t>int</w:t>
      </w:r>
      <w:r w:rsidR="00A81A87" w:rsidRPr="00A81A87">
        <w:t xml:space="preserve"> outOff) </w:t>
      </w:r>
      <w:r w:rsidR="00A81A87" w:rsidRPr="00A81A87">
        <w:rPr>
          <w:color w:val="7F0055"/>
        </w:rPr>
        <w:t>throws</w:t>
      </w:r>
      <w:r w:rsidR="00A81A87" w:rsidRPr="00A81A87">
        <w:t xml:space="preserve"> </w:t>
      </w:r>
      <w:r>
        <w:t>UnsupportedOperationExceptiom</w:t>
      </w:r>
    </w:p>
    <w:p w:rsidR="009F4412" w:rsidRPr="009F4412" w:rsidRDefault="009F4412" w:rsidP="009F4412">
      <w:pPr>
        <w:ind w:left="708"/>
        <w:rPr>
          <w:rFonts w:ascii="Courier New" w:hAnsi="Courier New" w:cs="Courier New"/>
          <w:sz w:val="20"/>
          <w:szCs w:val="20"/>
        </w:rPr>
      </w:pPr>
      <w:r>
        <w:rPr>
          <w:rFonts w:ascii="Courier New" w:hAnsi="Courier New" w:cs="Courier New"/>
          <w:sz w:val="20"/>
          <w:szCs w:val="20"/>
        </w:rPr>
        <w:t>Th</w:t>
      </w:r>
      <w:r w:rsidRPr="009F4412">
        <w:rPr>
          <w:rFonts w:ascii="Courier New" w:hAnsi="Courier New" w:cs="Courier New"/>
          <w:sz w:val="20"/>
          <w:szCs w:val="20"/>
        </w:rPr>
        <w:t>is function is provided in the interface especially for the sub-family Prp, which have fixed input/output lengths.</w:t>
      </w:r>
    </w:p>
    <w:p w:rsidR="009F4412" w:rsidRPr="009F4412" w:rsidRDefault="009F4412" w:rsidP="009F4412">
      <w:pPr>
        <w:ind w:left="705"/>
        <w:rPr>
          <w:rFonts w:ascii="Courier New" w:hAnsi="Courier New" w:cs="Courier New"/>
          <w:sz w:val="20"/>
          <w:szCs w:val="20"/>
        </w:rPr>
      </w:pPr>
      <w:r w:rsidRPr="009F4412">
        <w:rPr>
          <w:rFonts w:ascii="Courier New" w:hAnsi="Courier New" w:cs="Courier New"/>
          <w:sz w:val="20"/>
          <w:szCs w:val="20"/>
        </w:rPr>
        <w:t xml:space="preserve">Since in this case the input is not fixed, it must be supplied and this function should not be called. </w:t>
      </w:r>
    </w:p>
    <w:p w:rsidR="009F4412" w:rsidRPr="009F4412" w:rsidRDefault="009F4412" w:rsidP="009F4412">
      <w:pPr>
        <w:ind w:left="360"/>
        <w:rPr>
          <w:rFonts w:ascii="Courier New" w:hAnsi="Courier New" w:cs="Courier New"/>
          <w:sz w:val="20"/>
          <w:szCs w:val="20"/>
        </w:rPr>
      </w:pPr>
      <w:r w:rsidRPr="009F4412">
        <w:rPr>
          <w:rFonts w:ascii="Courier New" w:hAnsi="Courier New" w:cs="Courier New"/>
          <w:sz w:val="20"/>
          <w:szCs w:val="20"/>
        </w:rPr>
        <w:tab/>
        <w:t>If the user calls th</w:t>
      </w:r>
      <w:r>
        <w:rPr>
          <w:rFonts w:ascii="Courier New" w:hAnsi="Courier New" w:cs="Courier New"/>
          <w:sz w:val="20"/>
          <w:szCs w:val="20"/>
        </w:rPr>
        <w:t>is function, throws UnsupportedOperationException.</w:t>
      </w:r>
    </w:p>
    <w:p w:rsidR="00A81A87" w:rsidRPr="00A81A87" w:rsidRDefault="00A81A87" w:rsidP="00A81A87">
      <w:pPr>
        <w:rPr>
          <w:rFonts w:ascii="Courier New" w:hAnsi="Courier New" w:cs="Courier New"/>
          <w:sz w:val="20"/>
          <w:szCs w:val="20"/>
        </w:rPr>
      </w:pPr>
    </w:p>
    <w:p w:rsidR="00A81A87" w:rsidRPr="00A81A87" w:rsidRDefault="009F4412" w:rsidP="007C5F01">
      <w:pPr>
        <w:pStyle w:val="Caption"/>
        <w:numPr>
          <w:ilvl w:val="0"/>
          <w:numId w:val="28"/>
        </w:numPr>
      </w:pPr>
      <w:r w:rsidRPr="009F4412">
        <w:t xml:space="preserve">Function </w:t>
      </w:r>
      <w:r>
        <w:rPr>
          <w:color w:val="7F0055"/>
        </w:rPr>
        <w:t xml:space="preserve">: </w:t>
      </w:r>
      <w:r w:rsidR="00A81A87" w:rsidRPr="00A81A87">
        <w:t>computeBlock(</w:t>
      </w:r>
      <w:r w:rsidR="00A81A87" w:rsidRPr="00A81A87">
        <w:rPr>
          <w:color w:val="7F0055"/>
        </w:rPr>
        <w:t>byte</w:t>
      </w:r>
      <w:r w:rsidR="00A81A87" w:rsidRPr="00A81A87">
        <w:t xml:space="preserve">[] inBytes, </w:t>
      </w:r>
      <w:r w:rsidR="00A81A87" w:rsidRPr="00A81A87">
        <w:rPr>
          <w:color w:val="7F0055"/>
        </w:rPr>
        <w:t>int</w:t>
      </w:r>
      <w:r w:rsidR="00A81A87" w:rsidRPr="00A81A87">
        <w:t xml:space="preserve"> inOff, </w:t>
      </w:r>
      <w:r w:rsidR="00A81A87" w:rsidRPr="00A81A87">
        <w:rPr>
          <w:color w:val="7F0055"/>
        </w:rPr>
        <w:t>int</w:t>
      </w:r>
      <w:r w:rsidR="00A81A87" w:rsidRPr="00A81A87">
        <w:t xml:space="preserve"> inLen, </w:t>
      </w:r>
      <w:r w:rsidR="00A81A87" w:rsidRPr="00A81A87">
        <w:rPr>
          <w:color w:val="7F0055"/>
        </w:rPr>
        <w:t>byte</w:t>
      </w:r>
      <w:r w:rsidR="00A81A87" w:rsidRPr="00A81A87">
        <w:t xml:space="preserve">[] outBytes, </w:t>
      </w:r>
      <w:r w:rsidR="00A81A87" w:rsidRPr="00A81A87">
        <w:rPr>
          <w:color w:val="7F0055"/>
        </w:rPr>
        <w:t>int</w:t>
      </w:r>
      <w:r w:rsidR="00A81A87" w:rsidRPr="00A81A87">
        <w:t xml:space="preserve"> outOff, </w:t>
      </w:r>
      <w:r w:rsidR="00A81A87" w:rsidRPr="00A81A87">
        <w:rPr>
          <w:color w:val="7F0055"/>
        </w:rPr>
        <w:t>int</w:t>
      </w:r>
      <w:r w:rsidR="00A81A87" w:rsidRPr="00A81A87">
        <w:t xml:space="preserve"> outLen) </w:t>
      </w:r>
      <w:r w:rsidR="00A81A87" w:rsidRPr="00A81A87">
        <w:rPr>
          <w:color w:val="7F0055"/>
        </w:rPr>
        <w:t>throws</w:t>
      </w:r>
      <w:r w:rsidR="00A81A87" w:rsidRPr="00A81A87">
        <w:t xml:space="preserve"> IllegalBlockSizeException{</w:t>
      </w:r>
    </w:p>
    <w:p w:rsidR="009F4412" w:rsidRPr="00A81A87" w:rsidRDefault="009F4412" w:rsidP="009F4412">
      <w:pPr>
        <w:ind w:left="708"/>
        <w:rPr>
          <w:rFonts w:ascii="Courier New" w:hAnsi="Courier New" w:cs="Courier New"/>
          <w:sz w:val="20"/>
          <w:szCs w:val="20"/>
        </w:rPr>
      </w:pPr>
      <w:r w:rsidRPr="009F4412">
        <w:rPr>
          <w:rFonts w:ascii="Courier New" w:hAnsi="Courier New" w:cs="Courier New"/>
          <w:sz w:val="20"/>
          <w:szCs w:val="20"/>
        </w:rPr>
        <w:t>This function is provided in the interface especially for the sub-family PrfVaryingIOLength, which have varying input/output lengths.</w:t>
      </w:r>
    </w:p>
    <w:p w:rsidR="009F4412" w:rsidRPr="00A81A87" w:rsidRDefault="009F4412" w:rsidP="009F4412">
      <w:pPr>
        <w:ind w:left="708"/>
        <w:rPr>
          <w:rFonts w:ascii="Courier New" w:hAnsi="Courier New" w:cs="Courier New"/>
          <w:sz w:val="20"/>
          <w:szCs w:val="20"/>
        </w:rPr>
      </w:pPr>
      <w:r w:rsidRPr="009F4412">
        <w:rPr>
          <w:rFonts w:ascii="Courier New" w:hAnsi="Courier New" w:cs="Courier New"/>
          <w:sz w:val="20"/>
          <w:szCs w:val="20"/>
        </w:rPr>
        <w:t xml:space="preserve">Since in this case the output variable is fixed this function should not normally be called. </w:t>
      </w:r>
    </w:p>
    <w:p w:rsidR="009F4412" w:rsidRPr="00A81A87" w:rsidRDefault="009F4412" w:rsidP="009F4412">
      <w:pPr>
        <w:ind w:left="708"/>
        <w:rPr>
          <w:rFonts w:ascii="Courier New" w:hAnsi="Courier New" w:cs="Courier New"/>
          <w:sz w:val="20"/>
          <w:szCs w:val="20"/>
        </w:rPr>
      </w:pPr>
      <w:r w:rsidRPr="009F4412">
        <w:rPr>
          <w:rFonts w:ascii="Courier New" w:hAnsi="Courier New" w:cs="Courier New"/>
          <w:sz w:val="20"/>
          <w:szCs w:val="20"/>
        </w:rPr>
        <w:t>If the user still wants to use this function, the specified argument outLen should be the same as the result of getMacSize from BC, otherwise, throws IllegalBlockSizeException</w:t>
      </w:r>
    </w:p>
    <w:p w:rsidR="00A81A87" w:rsidRPr="00A81A87" w:rsidRDefault="00A81A87" w:rsidP="00A81A87">
      <w:pPr>
        <w:rPr>
          <w:rFonts w:ascii="Courier New" w:hAnsi="Courier New" w:cs="Courier New"/>
          <w:sz w:val="20"/>
          <w:szCs w:val="20"/>
        </w:rPr>
      </w:pPr>
    </w:p>
    <w:p w:rsidR="009F4412" w:rsidRPr="00A81A87" w:rsidRDefault="009F4412" w:rsidP="007C5F01">
      <w:pPr>
        <w:pStyle w:val="Caption"/>
        <w:numPr>
          <w:ilvl w:val="0"/>
          <w:numId w:val="28"/>
        </w:numPr>
        <w:rPr>
          <w:rFonts w:ascii="Courier New" w:hAnsi="Courier New" w:cs="Courier New"/>
        </w:rPr>
      </w:pPr>
      <w:r>
        <w:t xml:space="preserve">Function : </w:t>
      </w:r>
      <w:r w:rsidR="00A81A87" w:rsidRPr="00A81A87">
        <w:t>computeBlock(</w:t>
      </w:r>
      <w:r w:rsidR="00A81A87" w:rsidRPr="00A81A87">
        <w:rPr>
          <w:color w:val="7F0055"/>
        </w:rPr>
        <w:t>byte</w:t>
      </w:r>
      <w:r w:rsidR="00A81A87" w:rsidRPr="00A81A87">
        <w:t xml:space="preserve">[] inBytes, </w:t>
      </w:r>
      <w:r w:rsidR="00A81A87" w:rsidRPr="00A81A87">
        <w:rPr>
          <w:color w:val="7F0055"/>
        </w:rPr>
        <w:t>int</w:t>
      </w:r>
      <w:r w:rsidR="00A81A87" w:rsidRPr="00A81A87">
        <w:t xml:space="preserve"> inOffset, </w:t>
      </w:r>
      <w:r w:rsidR="00A81A87" w:rsidRPr="00A81A87">
        <w:rPr>
          <w:color w:val="7F0055"/>
        </w:rPr>
        <w:t>int</w:t>
      </w:r>
      <w:r w:rsidR="00A81A87" w:rsidRPr="00A81A87">
        <w:t xml:space="preserve"> inLen,</w:t>
      </w:r>
      <w:r>
        <w:t xml:space="preserve"> </w:t>
      </w:r>
      <w:r w:rsidR="00A81A87" w:rsidRPr="00A81A87">
        <w:rPr>
          <w:color w:val="7F0055"/>
        </w:rPr>
        <w:t>byte</w:t>
      </w:r>
      <w:r w:rsidR="00A81A87" w:rsidRPr="00A81A87">
        <w:t xml:space="preserve">[] outBytes, </w:t>
      </w:r>
      <w:r w:rsidR="00A81A87" w:rsidRPr="00A81A87">
        <w:rPr>
          <w:color w:val="7F0055"/>
        </w:rPr>
        <w:t>int</w:t>
      </w:r>
      <w:r w:rsidR="00A81A87" w:rsidRPr="00A81A87">
        <w:t xml:space="preserve"> outOffset) </w:t>
      </w:r>
    </w:p>
    <w:p w:rsidR="00A81A87" w:rsidRPr="009F4412" w:rsidRDefault="009F4412" w:rsidP="007C5F01">
      <w:pPr>
        <w:pStyle w:val="ListParagraph"/>
        <w:numPr>
          <w:ilvl w:val="1"/>
          <w:numId w:val="28"/>
        </w:numPr>
        <w:rPr>
          <w:rFonts w:ascii="Courier New" w:hAnsi="Courier New" w:cs="Courier New"/>
          <w:sz w:val="20"/>
          <w:szCs w:val="20"/>
        </w:rPr>
      </w:pPr>
      <w:r w:rsidRPr="009F4412">
        <w:rPr>
          <w:rFonts w:ascii="Courier New" w:hAnsi="Courier New" w:cs="Courier New"/>
          <w:sz w:val="20"/>
          <w:szCs w:val="20"/>
        </w:rPr>
        <w:t>Call the underlying hMac update</w:t>
      </w:r>
      <w:r w:rsidRPr="009F4412">
        <w:rPr>
          <w:rFonts w:ascii="Courier New" w:hAnsi="Courier New" w:cs="Courier New"/>
          <w:color w:val="000000"/>
          <w:sz w:val="20"/>
          <w:szCs w:val="20"/>
        </w:rPr>
        <w:t>(inBytes, inOffset, inLen)</w:t>
      </w:r>
      <w:r w:rsidRPr="009F4412">
        <w:rPr>
          <w:rFonts w:ascii="Courier New" w:hAnsi="Courier New" w:cs="Courier New"/>
          <w:sz w:val="20"/>
          <w:szCs w:val="20"/>
        </w:rPr>
        <w:t xml:space="preserve"> </w:t>
      </w:r>
    </w:p>
    <w:p w:rsidR="00A81A87" w:rsidRPr="009F4412" w:rsidRDefault="009F4412" w:rsidP="007C5F01">
      <w:pPr>
        <w:pStyle w:val="ListParagraph"/>
        <w:numPr>
          <w:ilvl w:val="1"/>
          <w:numId w:val="28"/>
        </w:numPr>
        <w:rPr>
          <w:rFonts w:ascii="Courier New" w:hAnsi="Courier New" w:cs="Courier New"/>
          <w:sz w:val="20"/>
          <w:szCs w:val="20"/>
        </w:rPr>
      </w:pPr>
      <w:r w:rsidRPr="009F4412">
        <w:rPr>
          <w:rFonts w:ascii="Courier New" w:hAnsi="Courier New" w:cs="Courier New"/>
          <w:color w:val="000000"/>
          <w:sz w:val="20"/>
          <w:szCs w:val="20"/>
        </w:rPr>
        <w:t xml:space="preserve">Call the underlying </w:t>
      </w:r>
      <w:r w:rsidR="00A81A87" w:rsidRPr="009F4412">
        <w:rPr>
          <w:rFonts w:ascii="Courier New" w:hAnsi="Courier New" w:cs="Courier New"/>
          <w:color w:val="0000C0"/>
          <w:sz w:val="20"/>
          <w:szCs w:val="20"/>
        </w:rPr>
        <w:t>hMac</w:t>
      </w:r>
      <w:r w:rsidRPr="009F4412">
        <w:rPr>
          <w:rFonts w:ascii="Courier New" w:hAnsi="Courier New" w:cs="Courier New"/>
          <w:color w:val="0000C0"/>
          <w:sz w:val="20"/>
          <w:szCs w:val="20"/>
        </w:rPr>
        <w:t xml:space="preserve"> </w:t>
      </w:r>
      <w:r w:rsidR="00A81A87" w:rsidRPr="009F4412">
        <w:rPr>
          <w:rFonts w:ascii="Courier New" w:hAnsi="Courier New" w:cs="Courier New"/>
          <w:color w:val="000000"/>
          <w:sz w:val="20"/>
          <w:szCs w:val="20"/>
        </w:rPr>
        <w:t>doFinal(outBytes, outOffset);</w:t>
      </w:r>
    </w:p>
    <w:p w:rsidR="00A81A87" w:rsidRPr="00A81A87" w:rsidRDefault="009F4412" w:rsidP="007C5F01">
      <w:pPr>
        <w:pStyle w:val="Caption"/>
        <w:numPr>
          <w:ilvl w:val="0"/>
          <w:numId w:val="28"/>
        </w:numPr>
      </w:pPr>
      <w:r>
        <w:t>Function :</w:t>
      </w:r>
      <w:r w:rsidR="00A81A87" w:rsidRPr="00A81A87">
        <w:t xml:space="preserve"> </w:t>
      </w:r>
      <w:r w:rsidR="00A81A87" w:rsidRPr="009F4412">
        <w:t>generateKey</w:t>
      </w:r>
      <w:r w:rsidR="00A81A87" w:rsidRPr="00A81A87">
        <w:t>(AlgorithmParameterSpec keyParams)</w:t>
      </w:r>
      <w:r>
        <w:t xml:space="preserve"> : </w:t>
      </w:r>
      <w:r w:rsidRPr="00A81A87">
        <w:t>SecretKey</w:t>
      </w:r>
    </w:p>
    <w:p w:rsidR="009F4412" w:rsidRDefault="009F4412" w:rsidP="009F4412">
      <w:pPr>
        <w:ind w:left="708"/>
        <w:rPr>
          <w:rFonts w:ascii="Courier New" w:hAnsi="Courier New" w:cs="Courier New"/>
          <w:sz w:val="20"/>
          <w:szCs w:val="20"/>
        </w:rPr>
      </w:pPr>
      <w:r>
        <w:rPr>
          <w:rFonts w:ascii="Courier New" w:hAnsi="Courier New" w:cs="Courier New"/>
          <w:sz w:val="20"/>
          <w:szCs w:val="20"/>
        </w:rPr>
        <w:t>T</w:t>
      </w:r>
      <w:r w:rsidR="00A81A87" w:rsidRPr="009F4412">
        <w:rPr>
          <w:rFonts w:ascii="Courier New" w:hAnsi="Courier New" w:cs="Courier New"/>
          <w:sz w:val="20"/>
          <w:szCs w:val="20"/>
        </w:rPr>
        <w:t>hrow UnsupportedOperationException</w:t>
      </w:r>
      <w:r w:rsidRPr="009F4412">
        <w:rPr>
          <w:rFonts w:ascii="Courier New" w:hAnsi="Courier New" w:cs="Courier New"/>
          <w:sz w:val="20"/>
          <w:szCs w:val="20"/>
        </w:rPr>
        <w:t xml:space="preserve"> with message: </w:t>
      </w:r>
      <w:r w:rsidR="00A81A87" w:rsidRPr="009F4412">
        <w:rPr>
          <w:rFonts w:ascii="Courier New" w:hAnsi="Courier New" w:cs="Courier New"/>
          <w:sz w:val="20"/>
          <w:szCs w:val="20"/>
        </w:rPr>
        <w:t xml:space="preserve">"To generate a key for this HMAC object use the </w:t>
      </w:r>
      <w:proofErr w:type="gramStart"/>
      <w:r w:rsidR="00A81A87" w:rsidRPr="009F4412">
        <w:rPr>
          <w:rFonts w:ascii="Courier New" w:hAnsi="Courier New" w:cs="Courier New"/>
          <w:sz w:val="20"/>
          <w:szCs w:val="20"/>
        </w:rPr>
        <w:t>generateKey(</w:t>
      </w:r>
      <w:proofErr w:type="gramEnd"/>
      <w:r w:rsidR="00A81A87" w:rsidRPr="009F4412">
        <w:rPr>
          <w:rFonts w:ascii="Courier New" w:hAnsi="Courier New" w:cs="Courier New"/>
          <w:sz w:val="20"/>
          <w:szCs w:val="20"/>
        </w:rPr>
        <w:t>int keySize) function"</w:t>
      </w:r>
    </w:p>
    <w:p w:rsidR="009F4412" w:rsidRDefault="009F4412" w:rsidP="009F4412">
      <w:pPr>
        <w:ind w:left="708"/>
        <w:rPr>
          <w:rFonts w:ascii="Courier New" w:hAnsi="Courier New" w:cs="Courier New"/>
          <w:sz w:val="20"/>
          <w:szCs w:val="20"/>
        </w:rPr>
      </w:pPr>
    </w:p>
    <w:p w:rsidR="00A81A87" w:rsidRPr="009F4412" w:rsidRDefault="009F4412" w:rsidP="00D54590">
      <w:pPr>
        <w:pStyle w:val="Caption"/>
        <w:numPr>
          <w:ilvl w:val="0"/>
          <w:numId w:val="72"/>
        </w:numPr>
        <w:rPr>
          <w:rFonts w:ascii="Courier New" w:hAnsi="Courier New" w:cs="Courier New"/>
        </w:rPr>
      </w:pPr>
      <w:r>
        <w:t xml:space="preserve">Function : </w:t>
      </w:r>
      <w:r w:rsidR="00A81A87" w:rsidRPr="009F4412">
        <w:t>generateKey</w:t>
      </w:r>
      <w:r w:rsidR="00A81A87" w:rsidRPr="00A81A87">
        <w:t>(</w:t>
      </w:r>
      <w:r w:rsidR="00A81A87" w:rsidRPr="00A81A87">
        <w:rPr>
          <w:color w:val="7F0055"/>
        </w:rPr>
        <w:t>int</w:t>
      </w:r>
      <w:r w:rsidR="00A81A87" w:rsidRPr="00A81A87">
        <w:t xml:space="preserve"> keySize)</w:t>
      </w:r>
      <w:r>
        <w:t xml:space="preserve">: </w:t>
      </w:r>
      <w:r w:rsidRPr="00A81A87">
        <w:t xml:space="preserve">SecretKey </w:t>
      </w:r>
    </w:p>
    <w:p w:rsidR="00CB6BCE" w:rsidRDefault="009F4412" w:rsidP="00D54590">
      <w:pPr>
        <w:pStyle w:val="ListParagraph"/>
        <w:numPr>
          <w:ilvl w:val="1"/>
          <w:numId w:val="72"/>
        </w:numPr>
        <w:rPr>
          <w:rFonts w:ascii="Courier New" w:hAnsi="Courier New" w:cs="Courier New"/>
          <w:sz w:val="20"/>
          <w:szCs w:val="20"/>
        </w:rPr>
      </w:pPr>
      <w:r w:rsidRPr="00CB6BCE">
        <w:rPr>
          <w:rFonts w:ascii="Courier New" w:hAnsi="Courier New" w:cs="Courier New"/>
          <w:sz w:val="20"/>
          <w:szCs w:val="20"/>
        </w:rPr>
        <w:t xml:space="preserve">If </w:t>
      </w:r>
      <w:r w:rsidR="00CB6BCE" w:rsidRPr="00CB6BCE">
        <w:rPr>
          <w:rFonts w:ascii="Courier New" w:hAnsi="Courier New" w:cs="Courier New"/>
          <w:sz w:val="20"/>
          <w:szCs w:val="20"/>
        </w:rPr>
        <w:t>key size is zero or less – throw NegativeArraySizeException.</w:t>
      </w:r>
    </w:p>
    <w:p w:rsidR="00A81A87" w:rsidRPr="00CB6BCE" w:rsidRDefault="00CB6BCE" w:rsidP="00D54590">
      <w:pPr>
        <w:pStyle w:val="ListParagraph"/>
        <w:numPr>
          <w:ilvl w:val="1"/>
          <w:numId w:val="72"/>
        </w:numPr>
        <w:rPr>
          <w:rFonts w:ascii="Courier New" w:hAnsi="Courier New" w:cs="Courier New"/>
          <w:sz w:val="20"/>
          <w:szCs w:val="20"/>
        </w:rPr>
      </w:pPr>
      <w:r>
        <w:rPr>
          <w:rFonts w:ascii="Courier New" w:hAnsi="Courier New" w:cs="Courier New"/>
          <w:sz w:val="20"/>
          <w:szCs w:val="20"/>
        </w:rPr>
        <w:t>G</w:t>
      </w:r>
      <w:r w:rsidR="00A81A87" w:rsidRPr="00CB6BCE">
        <w:rPr>
          <w:rFonts w:ascii="Courier New" w:hAnsi="Courier New" w:cs="Courier New"/>
          <w:sz w:val="20"/>
          <w:szCs w:val="20"/>
        </w:rPr>
        <w:t xml:space="preserve">enerate </w:t>
      </w:r>
      <w:r>
        <w:rPr>
          <w:rFonts w:ascii="Courier New" w:hAnsi="Courier New" w:cs="Courier New"/>
          <w:sz w:val="20"/>
          <w:szCs w:val="20"/>
        </w:rPr>
        <w:t xml:space="preserve">and return </w:t>
      </w:r>
      <w:r w:rsidR="00A81A87" w:rsidRPr="00CB6BCE">
        <w:rPr>
          <w:rFonts w:ascii="Courier New" w:hAnsi="Courier New" w:cs="Courier New"/>
          <w:sz w:val="20"/>
          <w:szCs w:val="20"/>
        </w:rPr>
        <w:t>a random string of bits of length keySize</w:t>
      </w:r>
      <w:r>
        <w:rPr>
          <w:rFonts w:ascii="Courier New" w:hAnsi="Courier New" w:cs="Courier New"/>
          <w:sz w:val="20"/>
          <w:szCs w:val="20"/>
        </w:rPr>
        <w:t>.</w:t>
      </w:r>
      <w:r w:rsidR="00A81A87" w:rsidRPr="00CB6BCE">
        <w:rPr>
          <w:rFonts w:ascii="Courier New" w:hAnsi="Courier New" w:cs="Courier New"/>
          <w:color w:val="3F7F5F"/>
          <w:sz w:val="20"/>
          <w:szCs w:val="20"/>
        </w:rPr>
        <w:t xml:space="preserve"> </w:t>
      </w:r>
    </w:p>
    <w:p w:rsidR="006248AF" w:rsidRPr="00A81A87" w:rsidRDefault="006248AF" w:rsidP="00A81A87">
      <w:pPr>
        <w:rPr>
          <w:rFonts w:ascii="Courier New" w:hAnsi="Courier New" w:cs="Courier New"/>
          <w:color w:val="000000"/>
          <w:sz w:val="20"/>
          <w:szCs w:val="20"/>
        </w:rPr>
      </w:pPr>
    </w:p>
    <w:p w:rsidR="006248AF" w:rsidRDefault="006248AF" w:rsidP="00C14E03"/>
    <w:p w:rsidR="00573BB5" w:rsidRDefault="00573BB5" w:rsidP="00C14E03"/>
    <w:p w:rsidR="00A81A87" w:rsidRPr="00A81A87" w:rsidRDefault="00A81A87" w:rsidP="00C14E03">
      <w:pPr>
        <w:rPr>
          <w:b/>
          <w:bCs/>
          <w:vanish/>
          <w:sz w:val="26"/>
          <w:szCs w:val="18"/>
        </w:rPr>
      </w:pPr>
      <w:bookmarkStart w:id="287" w:name="_Toc331083126"/>
      <w:bookmarkStart w:id="288" w:name="_Toc331083327"/>
      <w:bookmarkEnd w:id="287"/>
      <w:bookmarkEnd w:id="288"/>
    </w:p>
    <w:p w:rsidR="00A81A87" w:rsidRPr="00A81A87" w:rsidRDefault="00A81A87" w:rsidP="00C14E03">
      <w:pPr>
        <w:rPr>
          <w:b/>
          <w:bCs/>
          <w:vanish/>
          <w:sz w:val="26"/>
          <w:szCs w:val="18"/>
        </w:rPr>
      </w:pPr>
      <w:bookmarkStart w:id="289" w:name="_Toc331083127"/>
      <w:bookmarkStart w:id="290" w:name="_Toc331083328"/>
      <w:bookmarkEnd w:id="289"/>
      <w:bookmarkEnd w:id="290"/>
    </w:p>
    <w:p w:rsidR="00A81A87" w:rsidRPr="00A81A87" w:rsidRDefault="00A81A87" w:rsidP="00C14E03">
      <w:pPr>
        <w:rPr>
          <w:b/>
          <w:bCs/>
          <w:vanish/>
          <w:sz w:val="26"/>
          <w:szCs w:val="18"/>
        </w:rPr>
      </w:pPr>
      <w:bookmarkStart w:id="291" w:name="_Toc331083128"/>
      <w:bookmarkStart w:id="292" w:name="_Toc331083329"/>
      <w:bookmarkEnd w:id="291"/>
      <w:bookmarkEnd w:id="292"/>
    </w:p>
    <w:p w:rsidR="00A81A87" w:rsidRPr="00A81A87" w:rsidRDefault="00A81A87" w:rsidP="00C14E03">
      <w:pPr>
        <w:rPr>
          <w:b/>
          <w:bCs/>
          <w:vanish/>
          <w:sz w:val="26"/>
          <w:szCs w:val="18"/>
        </w:rPr>
      </w:pPr>
      <w:bookmarkStart w:id="293" w:name="_Toc331083129"/>
      <w:bookmarkStart w:id="294" w:name="_Toc331083330"/>
      <w:bookmarkEnd w:id="293"/>
      <w:bookmarkEnd w:id="294"/>
    </w:p>
    <w:p w:rsidR="00A81A87" w:rsidRPr="00A81A87" w:rsidRDefault="00A81A87" w:rsidP="00C14E03">
      <w:pPr>
        <w:rPr>
          <w:b/>
          <w:bCs/>
          <w:vanish/>
          <w:sz w:val="26"/>
          <w:szCs w:val="18"/>
        </w:rPr>
      </w:pPr>
      <w:bookmarkStart w:id="295" w:name="_Toc331083130"/>
      <w:bookmarkStart w:id="296" w:name="_Toc331083331"/>
      <w:bookmarkEnd w:id="295"/>
      <w:bookmarkEnd w:id="296"/>
    </w:p>
    <w:p w:rsidR="00A81A87" w:rsidRPr="00A81A87" w:rsidRDefault="00A81A87" w:rsidP="00C14E03">
      <w:pPr>
        <w:rPr>
          <w:b/>
          <w:bCs/>
          <w:vanish/>
          <w:sz w:val="26"/>
          <w:szCs w:val="18"/>
        </w:rPr>
      </w:pPr>
      <w:bookmarkStart w:id="297" w:name="_Toc331083131"/>
      <w:bookmarkStart w:id="298" w:name="_Toc331083332"/>
      <w:bookmarkEnd w:id="297"/>
      <w:bookmarkEnd w:id="298"/>
    </w:p>
    <w:p w:rsidR="00A81A87" w:rsidRPr="00A81A87" w:rsidRDefault="00A81A87" w:rsidP="00C14E03">
      <w:pPr>
        <w:rPr>
          <w:b/>
          <w:bCs/>
          <w:vanish/>
          <w:sz w:val="26"/>
          <w:szCs w:val="18"/>
        </w:rPr>
      </w:pPr>
    </w:p>
    <w:p w:rsidR="00A81A87" w:rsidRPr="00A81A87" w:rsidRDefault="00A81A87" w:rsidP="00C14E03">
      <w:pPr>
        <w:rPr>
          <w:b/>
          <w:bCs/>
          <w:vanish/>
          <w:sz w:val="26"/>
          <w:szCs w:val="18"/>
        </w:rPr>
      </w:pPr>
    </w:p>
    <w:p w:rsidR="00A81A87" w:rsidRPr="00A81A87" w:rsidRDefault="00A81A87" w:rsidP="00C14E03">
      <w:pPr>
        <w:rPr>
          <w:b/>
          <w:bCs/>
          <w:vanish/>
          <w:sz w:val="26"/>
          <w:szCs w:val="18"/>
        </w:rPr>
      </w:pPr>
    </w:p>
    <w:p w:rsidR="00A81A87" w:rsidRDefault="00A81A87" w:rsidP="00C14E03"/>
    <w:p w:rsidR="006248AF" w:rsidRDefault="006248AF" w:rsidP="00C14E03"/>
    <w:p w:rsidR="00CF12B8" w:rsidRDefault="00CF12B8" w:rsidP="00C14E03">
      <w:pPr>
        <w:rPr>
          <w:b/>
          <w:bCs/>
          <w:sz w:val="26"/>
          <w:szCs w:val="18"/>
        </w:rPr>
      </w:pPr>
      <w:bookmarkStart w:id="299" w:name="_Toc276586226"/>
      <w:bookmarkStart w:id="300" w:name="_Toc277840056"/>
      <w:r>
        <w:br w:type="page"/>
      </w:r>
    </w:p>
    <w:p w:rsidR="00896A24" w:rsidRDefault="00896A24" w:rsidP="007C5F01">
      <w:pPr>
        <w:pStyle w:val="Heading3"/>
        <w:numPr>
          <w:ilvl w:val="2"/>
          <w:numId w:val="12"/>
        </w:numPr>
        <w:ind w:left="709" w:hanging="283"/>
      </w:pPr>
      <w:bookmarkStart w:id="301" w:name="_Toc331084132"/>
      <w:r>
        <w:lastRenderedPageBreak/>
        <w:t xml:space="preserve">Pseudorandom Permutation with </w:t>
      </w:r>
      <w:r w:rsidR="00DB2004">
        <w:t>Varying</w:t>
      </w:r>
      <w:r>
        <w:t xml:space="preserve"> Input-Output Lengths</w:t>
      </w:r>
      <w:bookmarkEnd w:id="299"/>
      <w:bookmarkEnd w:id="300"/>
      <w:bookmarkEnd w:id="301"/>
    </w:p>
    <w:p w:rsidR="009E174D" w:rsidRDefault="009E174D" w:rsidP="009E174D">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permutation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/output lengths. The input and output length (that must be equal) may be different for each function call. The length of the input/output is determined upon user request.</w:t>
      </w:r>
    </w:p>
    <w:p w:rsidR="009E174D" w:rsidRDefault="009E174D" w:rsidP="009E174D">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interface </w:t>
      </w:r>
      <w:proofErr w:type="gramStart"/>
      <w:r w:rsidRPr="00187887">
        <w:rPr>
          <w:rFonts w:ascii="Times New Roman" w:hAnsi="Times New Roman" w:cs="Times New Roman"/>
          <w:sz w:val="24"/>
          <w:szCs w:val="24"/>
          <w:lang w:bidi="he-IL"/>
        </w:rPr>
        <w:t>PrpVaryingIOLength</w:t>
      </w:r>
      <w:r>
        <w:rPr>
          <w:rFonts w:ascii="Times New Roman" w:hAnsi="Times New Roman" w:cs="Times New Roman"/>
          <w:sz w:val="24"/>
          <w:szCs w:val="24"/>
          <w:lang w:bidi="he-IL"/>
        </w:rPr>
        <w:t>,</w:t>
      </w:r>
      <w:proofErr w:type="gramEnd"/>
      <w:r>
        <w:rPr>
          <w:rFonts w:ascii="Times New Roman" w:hAnsi="Times New Roman" w:cs="Times New Roman"/>
          <w:sz w:val="24"/>
          <w:szCs w:val="24"/>
          <w:lang w:bidi="he-IL"/>
        </w:rPr>
        <w:t xml:space="preserve"> groups and provides type safety for every PRP with varying input/output length. </w:t>
      </w:r>
    </w:p>
    <w:p w:rsidR="001C5728" w:rsidRDefault="00BB035C" w:rsidP="00BB035C">
      <w:r>
        <w:t>We implement t</w:t>
      </w:r>
      <w:r w:rsidR="009E174D" w:rsidRPr="00436E65">
        <w:t>he</w:t>
      </w:r>
      <w:r>
        <w:t xml:space="preserve"> Luby-Rackoff algorithm as an example of PRP with varying I/O lengths. The class that implements the algorithm is</w:t>
      </w:r>
      <w:r w:rsidR="009E174D" w:rsidRPr="00436E65">
        <w:t xml:space="preserve"> </w:t>
      </w:r>
      <w:r w:rsidR="009E174D">
        <w:t>LubyRackoffPrpFromPrf</w:t>
      </w:r>
      <w:r w:rsidR="009E174D" w:rsidRPr="00436E65">
        <w:t xml:space="preserve">Varying. </w:t>
      </w:r>
      <w:r w:rsidR="009E174D">
        <w:t>LubyRackoffPrpFromPrf</w:t>
      </w:r>
      <w:r w:rsidR="009E174D" w:rsidRPr="00436E65">
        <w:t>Varying is a pseudorandom permutation with varying input/output lengths, based on any PRF with a variable input/output length (as long as input length = output length). We take the interpretation that there is essentially a different random permutation for every input/output length</w:t>
      </w:r>
      <w:r w:rsidR="009E174D" w:rsidRPr="00A667CB">
        <w:t xml:space="preserve">. </w:t>
      </w:r>
      <w:bookmarkStart w:id="302" w:name="_Toc305321415"/>
      <w:bookmarkStart w:id="303" w:name="_Toc305323429"/>
      <w:bookmarkStart w:id="304" w:name="_Toc305323603"/>
      <w:bookmarkStart w:id="305" w:name="_Toc305323779"/>
      <w:bookmarkStart w:id="306" w:name="_Toc311619743"/>
      <w:bookmarkStart w:id="307" w:name="_Toc315168888"/>
      <w:bookmarkStart w:id="308" w:name="_Toc315169065"/>
      <w:bookmarkEnd w:id="302"/>
      <w:bookmarkEnd w:id="303"/>
      <w:bookmarkEnd w:id="304"/>
      <w:bookmarkEnd w:id="305"/>
      <w:bookmarkEnd w:id="306"/>
      <w:bookmarkEnd w:id="307"/>
      <w:bookmarkEnd w:id="308"/>
    </w:p>
    <w:p w:rsidR="001C5728" w:rsidRDefault="001C5728" w:rsidP="001C5728"/>
    <w:p w:rsidR="005B5EA1" w:rsidRPr="005B5EA1" w:rsidRDefault="005B5EA1" w:rsidP="00D54590">
      <w:pPr>
        <w:pStyle w:val="ListParagraph"/>
        <w:keepNext/>
        <w:keepLines/>
        <w:numPr>
          <w:ilvl w:val="2"/>
          <w:numId w:val="70"/>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309" w:name="_Toc315173282"/>
      <w:bookmarkStart w:id="310" w:name="_Toc331083136"/>
      <w:bookmarkStart w:id="311" w:name="_Toc331083337"/>
      <w:bookmarkStart w:id="312" w:name="_Toc331083531"/>
      <w:bookmarkStart w:id="313" w:name="_Toc331083724"/>
      <w:bookmarkStart w:id="314" w:name="_Toc331083928"/>
      <w:bookmarkStart w:id="315" w:name="_Toc331084133"/>
      <w:bookmarkEnd w:id="309"/>
      <w:bookmarkEnd w:id="310"/>
      <w:bookmarkEnd w:id="311"/>
      <w:bookmarkEnd w:id="312"/>
      <w:bookmarkEnd w:id="313"/>
      <w:bookmarkEnd w:id="314"/>
      <w:bookmarkEnd w:id="315"/>
    </w:p>
    <w:p w:rsidR="001330FE" w:rsidRDefault="001330FE" w:rsidP="00D54590">
      <w:pPr>
        <w:pStyle w:val="Heading4"/>
        <w:numPr>
          <w:ilvl w:val="3"/>
          <w:numId w:val="70"/>
        </w:numPr>
      </w:pPr>
      <w:r>
        <w:t xml:space="preserve"> </w:t>
      </w:r>
      <w:bookmarkStart w:id="316" w:name="_Toc331084134"/>
      <w:r>
        <w:t>Static View</w:t>
      </w:r>
      <w:r w:rsidR="00CF12B8">
        <w:t xml:space="preserve"> of PrpVaryingIOLength</w:t>
      </w:r>
      <w:bookmarkEnd w:id="316"/>
    </w:p>
    <w:p w:rsidR="001330FE" w:rsidRDefault="00DC1041" w:rsidP="00150177">
      <w:pPr>
        <w:rPr>
          <w:b/>
          <w:bCs/>
          <w:sz w:val="26"/>
          <w:szCs w:val="18"/>
        </w:rPr>
      </w:pPr>
      <w:r w:rsidRPr="00DC1041">
        <w:rPr>
          <w:noProof/>
        </w:rPr>
        <w:drawing>
          <wp:inline distT="0" distB="0" distL="0" distR="0" wp14:anchorId="51ECE80B" wp14:editId="088ECC56">
            <wp:extent cx="5486400" cy="4690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4690745"/>
                    </a:xfrm>
                    <a:prstGeom prst="rect">
                      <a:avLst/>
                    </a:prstGeom>
                  </pic:spPr>
                </pic:pic>
              </a:graphicData>
            </a:graphic>
          </wp:inline>
        </w:drawing>
      </w:r>
      <w:r w:rsidR="001C6CC0" w:rsidRPr="001C6CC0">
        <w:rPr>
          <w:noProof/>
        </w:rPr>
        <w:t xml:space="preserve"> </w:t>
      </w:r>
      <w:r w:rsidR="00150177" w:rsidRPr="00150177">
        <w:rPr>
          <w:rStyle w:val="CommentReference"/>
          <w:sz w:val="24"/>
          <w:szCs w:val="24"/>
        </w:rPr>
        <w:t xml:space="preserve"> </w:t>
      </w:r>
      <w:r w:rsidR="001330FE">
        <w:br w:type="page"/>
      </w:r>
    </w:p>
    <w:p w:rsidR="00D959A6" w:rsidRDefault="001330FE" w:rsidP="00D54590">
      <w:pPr>
        <w:pStyle w:val="Heading4"/>
        <w:numPr>
          <w:ilvl w:val="3"/>
          <w:numId w:val="70"/>
        </w:numPr>
      </w:pPr>
      <w:r>
        <w:lastRenderedPageBreak/>
        <w:t xml:space="preserve"> </w:t>
      </w:r>
      <w:bookmarkStart w:id="317" w:name="_Toc331084135"/>
      <w:r>
        <w:t>Dynamic View</w:t>
      </w:r>
      <w:r w:rsidR="00CF12B8" w:rsidRPr="00CF12B8">
        <w:t xml:space="preserve"> </w:t>
      </w:r>
      <w:r w:rsidR="00CF12B8">
        <w:t>of PrpVaryingIOLength</w:t>
      </w:r>
      <w:bookmarkEnd w:id="317"/>
    </w:p>
    <w:p w:rsidR="00FF7C67" w:rsidRPr="00FF7C67" w:rsidRDefault="00FF7C67" w:rsidP="00FF7C67">
      <w:pPr>
        <w:rPr>
          <w:b/>
          <w:bCs/>
          <w:u w:val="single"/>
        </w:rPr>
      </w:pPr>
      <w:r w:rsidRPr="00FF7C67">
        <w:rPr>
          <w:b/>
          <w:bCs/>
          <w:u w:val="single"/>
        </w:rPr>
        <w:t>PrpFromPrfVarying</w:t>
      </w:r>
    </w:p>
    <w:p w:rsidR="00FF7C67" w:rsidRPr="008D236C" w:rsidRDefault="00FF7C67" w:rsidP="007C5F01">
      <w:pPr>
        <w:pStyle w:val="Caption"/>
        <w:numPr>
          <w:ilvl w:val="0"/>
          <w:numId w:val="28"/>
        </w:numPr>
      </w:pPr>
      <w:r>
        <w:t xml:space="preserve">Functions : </w:t>
      </w:r>
      <w:r w:rsidRPr="008D236C">
        <w:t>generateKey(AlgorithmParameterSpec keyParams):SecretKey and</w:t>
      </w:r>
    </w:p>
    <w:p w:rsidR="00FF7C67" w:rsidRDefault="00FF7C67" w:rsidP="00FF7C67">
      <w:pPr>
        <w:pStyle w:val="Caption"/>
        <w:ind w:left="1416"/>
      </w:pPr>
      <w:proofErr w:type="gramStart"/>
      <w:r w:rsidRPr="008D236C">
        <w:t>generateKey(</w:t>
      </w:r>
      <w:proofErr w:type="gramEnd"/>
      <w:r w:rsidRPr="008D236C">
        <w:t>int keySize) :SecretKey</w:t>
      </w:r>
    </w:p>
    <w:p w:rsidR="00FF7C67" w:rsidRDefault="00FF7C67" w:rsidP="00FF7C67">
      <w:pPr>
        <w:ind w:firstLine="708"/>
      </w:pPr>
      <w:proofErr w:type="gramStart"/>
      <w:r w:rsidRPr="008D236C">
        <w:rPr>
          <w:rFonts w:ascii="Courier New" w:hAnsi="Courier New" w:cs="Courier New"/>
          <w:sz w:val="20"/>
          <w:szCs w:val="20"/>
        </w:rPr>
        <w:t>Delegate generation of key to underlying Prf.</w:t>
      </w:r>
      <w:proofErr w:type="gramEnd"/>
    </w:p>
    <w:p w:rsidR="00FF7C67" w:rsidRDefault="00FF7C67" w:rsidP="00FF7C67"/>
    <w:p w:rsidR="00FF7C67" w:rsidRPr="00FF7C67" w:rsidRDefault="00FF7C67" w:rsidP="00FF7C67">
      <w:pPr>
        <w:rPr>
          <w:b/>
          <w:bCs/>
          <w:u w:val="single"/>
        </w:rPr>
      </w:pPr>
      <w:r w:rsidRPr="00FF7C67">
        <w:rPr>
          <w:b/>
          <w:bCs/>
          <w:u w:val="single"/>
        </w:rPr>
        <w:t>LubyRackoffPrpFromPrfVarying</w:t>
      </w:r>
    </w:p>
    <w:p w:rsidR="00CF12B8" w:rsidRDefault="00CF12B8" w:rsidP="00D54590">
      <w:pPr>
        <w:pStyle w:val="Caption"/>
        <w:numPr>
          <w:ilvl w:val="0"/>
          <w:numId w:val="72"/>
        </w:numPr>
      </w:pPr>
      <w:r w:rsidRPr="00CF12B8">
        <w:t xml:space="preserve">Constructor : LubyRackoffPrpFromPrfVarying </w:t>
      </w:r>
      <w:r>
        <w:t xml:space="preserve">( </w:t>
      </w:r>
      <w:r w:rsidRPr="00CF12B8">
        <w:t>)</w:t>
      </w:r>
    </w:p>
    <w:p w:rsidR="00CF12B8" w:rsidRPr="00662E31" w:rsidRDefault="00CF12B8" w:rsidP="00662E31">
      <w:pPr>
        <w:pStyle w:val="ListParagraph"/>
        <w:ind w:left="360" w:firstLine="348"/>
        <w:rPr>
          <w:rFonts w:ascii="Courier New" w:hAnsi="Courier New" w:cs="Courier New"/>
          <w:sz w:val="20"/>
          <w:szCs w:val="20"/>
        </w:rPr>
      </w:pPr>
      <w:r w:rsidRPr="00662E31">
        <w:rPr>
          <w:rFonts w:ascii="Courier New" w:hAnsi="Courier New" w:cs="Courier New"/>
          <w:sz w:val="20"/>
          <w:szCs w:val="20"/>
        </w:rPr>
        <w:t>Default constructor.</w:t>
      </w:r>
    </w:p>
    <w:p w:rsidR="00CF12B8" w:rsidRPr="00662E31" w:rsidRDefault="00CF12B8" w:rsidP="00D54590">
      <w:pPr>
        <w:pStyle w:val="ListParagraph"/>
        <w:numPr>
          <w:ilvl w:val="1"/>
          <w:numId w:val="72"/>
        </w:numPr>
        <w:rPr>
          <w:rFonts w:ascii="Courier New" w:hAnsi="Courier New" w:cs="Courier New"/>
          <w:color w:val="000000"/>
          <w:sz w:val="20"/>
          <w:szCs w:val="20"/>
        </w:rPr>
      </w:pPr>
      <w:r w:rsidRPr="00662E31">
        <w:rPr>
          <w:rFonts w:ascii="Courier New" w:hAnsi="Courier New" w:cs="Courier New"/>
          <w:sz w:val="20"/>
          <w:szCs w:val="20"/>
        </w:rPr>
        <w:t xml:space="preserve">Create an </w:t>
      </w:r>
      <w:r w:rsidR="00662E31" w:rsidRPr="00662E31">
        <w:rPr>
          <w:rFonts w:ascii="Courier New" w:hAnsi="Courier New" w:cs="Courier New"/>
          <w:color w:val="000000"/>
          <w:sz w:val="20"/>
          <w:szCs w:val="20"/>
        </w:rPr>
        <w:t>IteratedPrfVarying object and set it as the underlying Prf.</w:t>
      </w:r>
    </w:p>
    <w:p w:rsidR="00662E31" w:rsidRPr="00CF12B8" w:rsidRDefault="00662E31" w:rsidP="00D54590">
      <w:pPr>
        <w:pStyle w:val="ListParagraph"/>
        <w:numPr>
          <w:ilvl w:val="1"/>
          <w:numId w:val="72"/>
        </w:numPr>
      </w:pPr>
      <w:r w:rsidRPr="00662E31">
        <w:rPr>
          <w:rFonts w:ascii="Courier New" w:hAnsi="Courier New" w:cs="Courier New"/>
          <w:color w:val="000000"/>
          <w:sz w:val="20"/>
          <w:szCs w:val="20"/>
        </w:rPr>
        <w:t>Set default SecureRandom as the source of randomness of this instance</w:t>
      </w:r>
      <w:r>
        <w:rPr>
          <w:rFonts w:ascii="Courier New" w:hAnsi="Courier New" w:cs="Courier New"/>
          <w:color w:val="000000"/>
          <w:sz w:val="20"/>
          <w:szCs w:val="20"/>
        </w:rPr>
        <w:t>.</w:t>
      </w:r>
    </w:p>
    <w:p w:rsidR="00CF12B8" w:rsidRPr="00CF12B8" w:rsidRDefault="00CF12B8" w:rsidP="00D54590">
      <w:pPr>
        <w:pStyle w:val="Caption"/>
        <w:numPr>
          <w:ilvl w:val="0"/>
          <w:numId w:val="72"/>
        </w:numPr>
      </w:pPr>
      <w:r w:rsidRPr="00CF12B8">
        <w:t>Constructor : LubyRackoffPrpFromPrfVarying ( String prfVarying)</w:t>
      </w:r>
    </w:p>
    <w:p w:rsidR="00CF12B8" w:rsidRDefault="00CF12B8" w:rsidP="00D54590">
      <w:pPr>
        <w:pStyle w:val="ListParagraph"/>
        <w:numPr>
          <w:ilvl w:val="1"/>
          <w:numId w:val="72"/>
        </w:numPr>
        <w:rPr>
          <w:rFonts w:ascii="Times New Roman" w:hAnsi="Times New Roman" w:cs="Times New Roman"/>
          <w:sz w:val="24"/>
          <w:szCs w:val="24"/>
          <w:lang w:bidi="he-IL"/>
        </w:rPr>
      </w:pPr>
      <w:r w:rsidRPr="00CF12B8">
        <w:rPr>
          <w:rFonts w:ascii="Courier New" w:hAnsi="Courier New" w:cs="Courier New"/>
          <w:sz w:val="20"/>
          <w:szCs w:val="20"/>
          <w:lang w:bidi="he-IL"/>
        </w:rPr>
        <w:t>The class uses an underlying PrfVaryingIOLength. When the name of the PrfVarying is passed as a string this constructor retrieves the right PrfVaryingIOLength using the factories tool</w:t>
      </w:r>
      <w:r w:rsidRPr="008D5DE6">
        <w:rPr>
          <w:rFonts w:ascii="Times New Roman" w:hAnsi="Times New Roman" w:cs="Times New Roman"/>
          <w:sz w:val="24"/>
          <w:szCs w:val="24"/>
          <w:lang w:bidi="he-IL"/>
        </w:rPr>
        <w:t xml:space="preserve">. </w:t>
      </w:r>
    </w:p>
    <w:p w:rsidR="00662E31" w:rsidRPr="00662E31" w:rsidRDefault="00662E31" w:rsidP="00D54590">
      <w:pPr>
        <w:pStyle w:val="ListParagraph"/>
        <w:numPr>
          <w:ilvl w:val="1"/>
          <w:numId w:val="72"/>
        </w:numPr>
        <w:rPr>
          <w:rFonts w:ascii="Times New Roman" w:hAnsi="Times New Roman" w:cs="Times New Roman"/>
          <w:sz w:val="24"/>
          <w:szCs w:val="24"/>
          <w:lang w:bidi="he-IL"/>
        </w:rPr>
      </w:pPr>
      <w:r w:rsidRPr="00662E31">
        <w:rPr>
          <w:rFonts w:ascii="Courier New" w:hAnsi="Courier New" w:cs="Courier New"/>
          <w:color w:val="000000"/>
          <w:sz w:val="20"/>
          <w:szCs w:val="20"/>
        </w:rPr>
        <w:t>Set default SecureRandom as the source of randomness of this instance</w:t>
      </w:r>
      <w:r>
        <w:rPr>
          <w:rFonts w:ascii="Courier New" w:hAnsi="Courier New" w:cs="Courier New"/>
          <w:color w:val="000000"/>
          <w:sz w:val="20"/>
          <w:szCs w:val="20"/>
        </w:rPr>
        <w:t>.</w:t>
      </w:r>
    </w:p>
    <w:p w:rsidR="00662E31" w:rsidRPr="00CF12B8" w:rsidRDefault="00662E31" w:rsidP="00D54590">
      <w:pPr>
        <w:pStyle w:val="Caption"/>
        <w:numPr>
          <w:ilvl w:val="0"/>
          <w:numId w:val="72"/>
        </w:numPr>
      </w:pPr>
      <w:r w:rsidRPr="00CF12B8">
        <w:t>Constructor : LubyRackoffPrpFromPrfVarying ( String prfVarying</w:t>
      </w:r>
      <w:r>
        <w:t xml:space="preserve">, </w:t>
      </w:r>
      <w:r w:rsidRPr="00662E31">
        <w:t>String randNumGenAlg</w:t>
      </w:r>
      <w:r w:rsidRPr="00CF12B8">
        <w:t>)</w:t>
      </w:r>
    </w:p>
    <w:p w:rsidR="00662E31" w:rsidRDefault="00662E31" w:rsidP="00D54590">
      <w:pPr>
        <w:pStyle w:val="ListParagraph"/>
        <w:numPr>
          <w:ilvl w:val="1"/>
          <w:numId w:val="72"/>
        </w:numPr>
        <w:rPr>
          <w:rFonts w:ascii="Times New Roman" w:hAnsi="Times New Roman" w:cs="Times New Roman"/>
          <w:sz w:val="24"/>
          <w:szCs w:val="24"/>
        </w:rPr>
      </w:pPr>
      <w:r w:rsidRPr="00662E31">
        <w:rPr>
          <w:rFonts w:ascii="Courier New" w:hAnsi="Courier New" w:cs="Courier New"/>
          <w:sz w:val="20"/>
          <w:szCs w:val="20"/>
        </w:rPr>
        <w:t>The class uses an underlying PrfVaryingIOLength. When the name of the PrfVarying is passed as a string this constructor retrieves the right PrfVaryingIOLength using the factories tool</w:t>
      </w:r>
      <w:r w:rsidRPr="008D5DE6">
        <w:rPr>
          <w:rFonts w:ascii="Times New Roman" w:hAnsi="Times New Roman" w:cs="Times New Roman"/>
          <w:sz w:val="24"/>
          <w:szCs w:val="24"/>
        </w:rPr>
        <w:t>.</w:t>
      </w:r>
    </w:p>
    <w:p w:rsidR="00662E31" w:rsidRPr="00662E31" w:rsidRDefault="00662E31" w:rsidP="00D54590">
      <w:pPr>
        <w:pStyle w:val="ListParagraph"/>
        <w:numPr>
          <w:ilvl w:val="1"/>
          <w:numId w:val="72"/>
        </w:numPr>
        <w:rPr>
          <w:rFonts w:ascii="Courier New" w:hAnsi="Courier New" w:cs="Courier New"/>
          <w:sz w:val="20"/>
          <w:szCs w:val="20"/>
        </w:rPr>
      </w:pPr>
      <w:r w:rsidRPr="00662E31">
        <w:rPr>
          <w:rFonts w:ascii="Courier New" w:hAnsi="Courier New" w:cs="Courier New"/>
          <w:sz w:val="20"/>
          <w:szCs w:val="20"/>
        </w:rPr>
        <w:t>Create source of randomness from randNumGenAlg</w:t>
      </w:r>
    </w:p>
    <w:p w:rsidR="00CF12B8" w:rsidRDefault="00CF12B8" w:rsidP="00D54590">
      <w:pPr>
        <w:pStyle w:val="Caption"/>
        <w:numPr>
          <w:ilvl w:val="0"/>
          <w:numId w:val="72"/>
        </w:numPr>
      </w:pPr>
      <w:r>
        <w:t xml:space="preserve">Constructor </w:t>
      </w:r>
      <w:r w:rsidRPr="008D5DE6">
        <w:t>:</w:t>
      </w:r>
      <w:r>
        <w:t xml:space="preserve"> </w:t>
      </w:r>
      <w:r w:rsidRPr="008D5DE6">
        <w:t>LubyRackoffPrpFromPrfFixed(</w:t>
      </w:r>
      <w:r w:rsidRPr="008759AB">
        <w:t>PrfVaryingIOLength</w:t>
      </w:r>
      <w:r>
        <w:t xml:space="preserve"> p</w:t>
      </w:r>
      <w:r w:rsidRPr="008759AB">
        <w:t>rfVaryingIOLength</w:t>
      </w:r>
      <w:r w:rsidRPr="008D5DE6">
        <w:t>)</w:t>
      </w:r>
    </w:p>
    <w:p w:rsidR="00662E31" w:rsidRPr="00662E31" w:rsidRDefault="00662E31" w:rsidP="00D54590">
      <w:pPr>
        <w:pStyle w:val="ListParagraph"/>
        <w:numPr>
          <w:ilvl w:val="1"/>
          <w:numId w:val="72"/>
        </w:numPr>
        <w:rPr>
          <w:rFonts w:ascii="Courier New" w:hAnsi="Courier New" w:cs="Courier New"/>
          <w:sz w:val="20"/>
          <w:szCs w:val="20"/>
        </w:rPr>
      </w:pPr>
      <w:r w:rsidRPr="00662E31">
        <w:rPr>
          <w:rFonts w:ascii="Courier New" w:hAnsi="Courier New" w:cs="Courier New"/>
          <w:sz w:val="20"/>
          <w:szCs w:val="20"/>
        </w:rPr>
        <w:t>Constructor that accepts a prfVaryingIOLength to be the underlying Prf</w:t>
      </w:r>
    </w:p>
    <w:p w:rsidR="00662E31" w:rsidRPr="00662E31" w:rsidRDefault="00662E31" w:rsidP="00D54590">
      <w:pPr>
        <w:pStyle w:val="ListParagraph"/>
        <w:numPr>
          <w:ilvl w:val="1"/>
          <w:numId w:val="72"/>
        </w:numPr>
        <w:rPr>
          <w:rFonts w:ascii="Courier New" w:hAnsi="Courier New" w:cs="Courier New"/>
          <w:sz w:val="20"/>
          <w:szCs w:val="20"/>
        </w:rPr>
      </w:pPr>
      <w:r w:rsidRPr="00662E31">
        <w:rPr>
          <w:rFonts w:ascii="Courier New" w:hAnsi="Courier New" w:cs="Courier New"/>
          <w:color w:val="000000"/>
          <w:sz w:val="20"/>
          <w:szCs w:val="20"/>
        </w:rPr>
        <w:t>Set default SecureRandom as the source of randomness of this instance.</w:t>
      </w:r>
      <w:r w:rsidR="00CF12B8">
        <w:rPr>
          <w:rFonts w:ascii="Courier New" w:hAnsi="Courier New" w:cs="Courier New"/>
          <w:color w:val="000000"/>
          <w:sz w:val="20"/>
          <w:szCs w:val="20"/>
        </w:rPr>
        <w:tab/>
      </w:r>
    </w:p>
    <w:p w:rsidR="00662E31" w:rsidRPr="00662E31" w:rsidRDefault="00662E31" w:rsidP="00D54590">
      <w:pPr>
        <w:pStyle w:val="Caption"/>
        <w:numPr>
          <w:ilvl w:val="0"/>
          <w:numId w:val="72"/>
        </w:numPr>
        <w:rPr>
          <w:rFonts w:ascii="Courier New" w:hAnsi="Courier New" w:cs="Courier New"/>
        </w:rPr>
      </w:pPr>
      <w:r>
        <w:t xml:space="preserve">Constructor : </w:t>
      </w:r>
      <w:r w:rsidR="00CF12B8">
        <w:t>LubyRackoffPrpFromPrfVarying(PrfVaryingIOLength prfVaryingIOLength, SecureRandom random</w:t>
      </w:r>
      <w:r>
        <w:t>)</w:t>
      </w:r>
    </w:p>
    <w:p w:rsidR="00662E31" w:rsidRDefault="00662E31" w:rsidP="00D54590">
      <w:pPr>
        <w:pStyle w:val="Caption"/>
        <w:numPr>
          <w:ilvl w:val="1"/>
          <w:numId w:val="72"/>
        </w:numPr>
        <w:rPr>
          <w:rFonts w:ascii="Courier New" w:hAnsi="Courier New" w:cs="Courier New"/>
          <w:color w:val="3F5FBF"/>
        </w:rPr>
      </w:pPr>
      <w:r w:rsidRPr="00662E31">
        <w:rPr>
          <w:rFonts w:ascii="Courier New" w:hAnsi="Courier New" w:cs="Courier New"/>
          <w:b w:val="0"/>
          <w:bCs w:val="0"/>
          <w:lang w:bidi="en-US"/>
        </w:rPr>
        <w:t xml:space="preserve">Constructor that accepts a prfVaryingIOLength to be the underlying </w:t>
      </w:r>
      <w:proofErr w:type="gramStart"/>
      <w:r w:rsidRPr="00662E31">
        <w:rPr>
          <w:rFonts w:ascii="Courier New" w:hAnsi="Courier New" w:cs="Courier New"/>
          <w:b w:val="0"/>
          <w:bCs w:val="0"/>
          <w:lang w:bidi="en-US"/>
        </w:rPr>
        <w:t>prf</w:t>
      </w:r>
      <w:proofErr w:type="gramEnd"/>
      <w:r w:rsidRPr="00662E31">
        <w:rPr>
          <w:rFonts w:ascii="Courier New" w:hAnsi="Courier New" w:cs="Courier New"/>
          <w:b w:val="0"/>
          <w:bCs w:val="0"/>
          <w:lang w:bidi="en-US"/>
        </w:rPr>
        <w:t xml:space="preserve"> and a secureRandom object to use</w:t>
      </w:r>
      <w:r w:rsidRPr="00662E31">
        <w:rPr>
          <w:rFonts w:ascii="Courier New" w:hAnsi="Courier New" w:cs="Courier New"/>
          <w:color w:val="3F5FBF"/>
        </w:rPr>
        <w:t>.</w:t>
      </w:r>
      <w:bookmarkStart w:id="318" w:name="_Toc277840057"/>
    </w:p>
    <w:p w:rsidR="00D959A6" w:rsidRDefault="00D959A6" w:rsidP="00D54590">
      <w:pPr>
        <w:pStyle w:val="Caption"/>
        <w:numPr>
          <w:ilvl w:val="0"/>
          <w:numId w:val="72"/>
        </w:numPr>
      </w:pPr>
      <w:r>
        <w:t xml:space="preserve">Function </w:t>
      </w:r>
      <w:r w:rsidR="00E075DC">
        <w:t xml:space="preserve">- </w:t>
      </w:r>
      <w:r w:rsidR="00E075DC" w:rsidRPr="00E075DC">
        <w:t>LubyRackoffPrpFromPrfVarying</w:t>
      </w:r>
      <w:r w:rsidR="00E075DC" w:rsidRPr="00436E65">
        <w:rPr>
          <w:sz w:val="24"/>
          <w:szCs w:val="24"/>
        </w:rPr>
        <w:t xml:space="preserve"> </w:t>
      </w:r>
      <w:r w:rsidR="00E075DC" w:rsidRPr="00E075DC">
        <w:t>::</w:t>
      </w:r>
      <w:r>
        <w:t xml:space="preserve">computeBlock </w:t>
      </w:r>
      <w:bookmarkEnd w:id="318"/>
    </w:p>
    <w:p w:rsidR="00662E31" w:rsidRPr="00662E31" w:rsidRDefault="00662E31" w:rsidP="00662E31">
      <w:pPr>
        <w:rPr>
          <w:rFonts w:ascii="Courier New" w:hAnsi="Courier New" w:cs="Courier New"/>
          <w:sz w:val="20"/>
          <w:szCs w:val="20"/>
          <w:lang w:bidi="en-US"/>
        </w:rPr>
      </w:pPr>
      <w:r w:rsidRPr="00662E31">
        <w:rPr>
          <w:rFonts w:ascii="Courier New" w:hAnsi="Courier New" w:cs="Courier New"/>
          <w:sz w:val="20"/>
          <w:szCs w:val="20"/>
        </w:rPr>
        <w:t>The construction uses Feistel and is thus invertible. Note that the input length must be even for this to work.</w:t>
      </w:r>
    </w:p>
    <w:p w:rsidR="00D959A6" w:rsidRDefault="00D959A6" w:rsidP="00662E31">
      <w:pPr>
        <w:rPr>
          <w:rFonts w:ascii="Courier New" w:hAnsi="Courier New" w:cs="Courier New"/>
          <w:sz w:val="20"/>
          <w:szCs w:val="20"/>
        </w:rPr>
      </w:pPr>
      <w:r w:rsidRPr="00662E31">
        <w:rPr>
          <w:rFonts w:ascii="Courier New" w:hAnsi="Courier New" w:cs="Courier New"/>
          <w:sz w:val="20"/>
          <w:szCs w:val="20"/>
        </w:rPr>
        <w:t>Below is the pseu</w:t>
      </w:r>
      <w:r w:rsidR="003B11F3">
        <w:rPr>
          <w:rFonts w:ascii="Courier New" w:hAnsi="Courier New" w:cs="Courier New"/>
          <w:sz w:val="20"/>
          <w:szCs w:val="20"/>
        </w:rPr>
        <w:t>docode taken from reference [5]</w:t>
      </w:r>
      <w:proofErr w:type="gramStart"/>
      <w:r w:rsidR="003B11F3">
        <w:rPr>
          <w:rFonts w:ascii="Courier New" w:hAnsi="Courier New" w:cs="Courier New"/>
          <w:sz w:val="20"/>
          <w:szCs w:val="20"/>
        </w:rPr>
        <w:t>.</w:t>
      </w:r>
      <w:proofErr w:type="gramEnd"/>
    </w:p>
    <w:p w:rsidR="003B11F3" w:rsidRDefault="003B11F3" w:rsidP="00662E31">
      <w:pPr>
        <w:rPr>
          <w:rFonts w:ascii="Courier New" w:hAnsi="Courier New" w:cs="Courier New"/>
          <w:sz w:val="20"/>
          <w:szCs w:val="20"/>
        </w:rPr>
      </w:pPr>
    </w:p>
    <w:p w:rsidR="003B11F3" w:rsidRPr="003B11F3" w:rsidRDefault="003B11F3" w:rsidP="003B11F3">
      <w:pPr>
        <w:rPr>
          <w:rFonts w:ascii="Courier New" w:hAnsi="Courier New" w:cs="Courier New"/>
          <w:sz w:val="20"/>
          <w:szCs w:val="20"/>
        </w:rPr>
      </w:pPr>
      <w:proofErr w:type="gramStart"/>
      <w:r w:rsidRPr="003B11F3">
        <w:rPr>
          <w:rFonts w:ascii="Courier New" w:hAnsi="Courier New" w:cs="Courier New"/>
          <w:sz w:val="20"/>
          <w:szCs w:val="20"/>
        </w:rPr>
        <w:t>Input :</w:t>
      </w:r>
      <w:proofErr w:type="gramEnd"/>
      <w:r w:rsidRPr="003B11F3">
        <w:rPr>
          <w:rFonts w:ascii="Courier New" w:hAnsi="Courier New" w:cs="Courier New"/>
          <w:sz w:val="20"/>
          <w:szCs w:val="20"/>
        </w:rPr>
        <w:t xml:space="preserve"> x = inBytes – should  be of even length                                                      </w:t>
      </w:r>
    </w:p>
    <w:p w:rsidR="003B11F3" w:rsidRPr="003B11F3" w:rsidRDefault="003B11F3" w:rsidP="00D54590">
      <w:pPr>
        <w:pStyle w:val="ListParagraph"/>
        <w:numPr>
          <w:ilvl w:val="0"/>
          <w:numId w:val="73"/>
        </w:numPr>
        <w:rPr>
          <w:rFonts w:ascii="Courier New" w:hAnsi="Courier New" w:cs="Courier New"/>
          <w:sz w:val="20"/>
          <w:szCs w:val="20"/>
        </w:rPr>
      </w:pPr>
      <w:r w:rsidRPr="003B11F3">
        <w:rPr>
          <w:rFonts w:ascii="Courier New" w:hAnsi="Courier New" w:cs="Courier New"/>
          <w:sz w:val="20"/>
          <w:szCs w:val="20"/>
        </w:rPr>
        <w:t xml:space="preserve">Let |x|=2L (i.e., the length of the input is 2L) </w:t>
      </w:r>
    </w:p>
    <w:p w:rsidR="003B11F3" w:rsidRPr="003B11F3" w:rsidRDefault="003B11F3" w:rsidP="00D54590">
      <w:pPr>
        <w:pStyle w:val="ListParagraph"/>
        <w:numPr>
          <w:ilvl w:val="0"/>
          <w:numId w:val="73"/>
        </w:numPr>
        <w:rPr>
          <w:rFonts w:ascii="Courier New" w:hAnsi="Courier New" w:cs="Courier New"/>
          <w:sz w:val="20"/>
          <w:szCs w:val="20"/>
        </w:rPr>
      </w:pPr>
      <w:r w:rsidRPr="003B11F3">
        <w:rPr>
          <w:rFonts w:ascii="Courier New" w:hAnsi="Courier New" w:cs="Courier New"/>
          <w:sz w:val="20"/>
          <w:szCs w:val="20"/>
        </w:rPr>
        <w:t xml:space="preserve">Let L0 be the first |x|/2 bits of x </w:t>
      </w:r>
    </w:p>
    <w:p w:rsidR="003B11F3" w:rsidRPr="003B11F3" w:rsidRDefault="003B11F3" w:rsidP="00D54590">
      <w:pPr>
        <w:pStyle w:val="ListParagraph"/>
        <w:numPr>
          <w:ilvl w:val="0"/>
          <w:numId w:val="73"/>
        </w:numPr>
        <w:rPr>
          <w:rFonts w:ascii="Courier New" w:hAnsi="Courier New" w:cs="Courier New"/>
          <w:sz w:val="20"/>
          <w:szCs w:val="20"/>
        </w:rPr>
      </w:pPr>
      <w:r w:rsidRPr="003B11F3">
        <w:rPr>
          <w:rFonts w:ascii="Courier New" w:hAnsi="Courier New" w:cs="Courier New"/>
          <w:sz w:val="20"/>
          <w:szCs w:val="20"/>
        </w:rPr>
        <w:t xml:space="preserve">Let R0 be the second |x|/2 bits of x </w:t>
      </w:r>
    </w:p>
    <w:p w:rsidR="003B11F3" w:rsidRPr="003B11F3" w:rsidRDefault="003B11F3" w:rsidP="00D54590">
      <w:pPr>
        <w:pStyle w:val="ListParagraph"/>
        <w:numPr>
          <w:ilvl w:val="0"/>
          <w:numId w:val="73"/>
        </w:numPr>
        <w:rPr>
          <w:rFonts w:ascii="Courier New" w:hAnsi="Courier New" w:cs="Courier New"/>
          <w:sz w:val="20"/>
          <w:szCs w:val="20"/>
        </w:rPr>
      </w:pPr>
      <w:r w:rsidRPr="003B11F3">
        <w:rPr>
          <w:rFonts w:ascii="Courier New" w:hAnsi="Courier New" w:cs="Courier New"/>
          <w:sz w:val="20"/>
          <w:szCs w:val="20"/>
        </w:rPr>
        <w:t xml:space="preserve">For i = 1 to 4 </w:t>
      </w:r>
    </w:p>
    <w:p w:rsidR="003B11F3" w:rsidRPr="003B11F3" w:rsidRDefault="003B11F3" w:rsidP="00D54590">
      <w:pPr>
        <w:pStyle w:val="ListParagraph"/>
        <w:numPr>
          <w:ilvl w:val="1"/>
          <w:numId w:val="73"/>
        </w:numPr>
        <w:rPr>
          <w:rFonts w:ascii="Courier New" w:hAnsi="Courier New" w:cs="Courier New"/>
          <w:sz w:val="20"/>
          <w:szCs w:val="20"/>
        </w:rPr>
      </w:pPr>
      <w:r w:rsidRPr="003B11F3">
        <w:rPr>
          <w:rFonts w:ascii="Courier New" w:hAnsi="Courier New" w:cs="Courier New"/>
          <w:sz w:val="20"/>
          <w:szCs w:val="20"/>
        </w:rPr>
        <w:t xml:space="preserve">SET Li = Ri-1 </w:t>
      </w:r>
    </w:p>
    <w:p w:rsidR="003B11F3" w:rsidRPr="003B11F3" w:rsidRDefault="003B11F3" w:rsidP="00D54590">
      <w:pPr>
        <w:pStyle w:val="ListParagraph"/>
        <w:numPr>
          <w:ilvl w:val="1"/>
          <w:numId w:val="73"/>
        </w:numPr>
        <w:rPr>
          <w:rFonts w:ascii="Courier New" w:hAnsi="Courier New" w:cs="Courier New"/>
          <w:sz w:val="20"/>
          <w:szCs w:val="20"/>
        </w:rPr>
      </w:pPr>
      <w:r w:rsidRPr="003B11F3">
        <w:rPr>
          <w:rFonts w:ascii="Courier New" w:hAnsi="Courier New" w:cs="Courier New"/>
          <w:sz w:val="20"/>
          <w:szCs w:val="20"/>
        </w:rPr>
        <w:t xml:space="preserve">compute Ri = L0 </w:t>
      </w:r>
      <w:r w:rsidRPr="003B11F3">
        <w:rPr>
          <w:rFonts w:ascii="Cambria Math" w:hAnsi="Cambria Math" w:cs="Cambria Math"/>
          <w:sz w:val="20"/>
          <w:szCs w:val="20"/>
        </w:rPr>
        <w:t>⊕</w:t>
      </w:r>
      <w:r w:rsidRPr="003B11F3">
        <w:rPr>
          <w:rFonts w:ascii="Courier New" w:hAnsi="Courier New" w:cs="Courier New"/>
          <w:sz w:val="20"/>
          <w:szCs w:val="20"/>
        </w:rPr>
        <w:t xml:space="preserve"> PRF_VARY_INOUT(k,(Ri-1 | i),L)  </w:t>
      </w:r>
    </w:p>
    <w:p w:rsidR="003B11F3" w:rsidRPr="003B11F3" w:rsidRDefault="003B11F3" w:rsidP="00D54590">
      <w:pPr>
        <w:pStyle w:val="ListParagraph"/>
        <w:numPr>
          <w:ilvl w:val="1"/>
          <w:numId w:val="73"/>
        </w:numPr>
        <w:rPr>
          <w:rFonts w:ascii="Courier New" w:hAnsi="Courier New" w:cs="Courier New"/>
          <w:sz w:val="20"/>
          <w:szCs w:val="20"/>
        </w:rPr>
      </w:pPr>
      <w:r w:rsidRPr="003B11F3">
        <w:rPr>
          <w:rFonts w:ascii="Courier New" w:hAnsi="Courier New" w:cs="Courier New"/>
          <w:sz w:val="20"/>
          <w:szCs w:val="20"/>
        </w:rPr>
        <w:t xml:space="preserve">[key=k, data=(Ri-1 | i),  outlen = L] </w:t>
      </w:r>
    </w:p>
    <w:p w:rsidR="003B11F3" w:rsidRPr="003B11F3" w:rsidRDefault="003B11F3" w:rsidP="00D54590">
      <w:pPr>
        <w:pStyle w:val="ListParagraph"/>
        <w:numPr>
          <w:ilvl w:val="0"/>
          <w:numId w:val="73"/>
        </w:numPr>
        <w:rPr>
          <w:rFonts w:ascii="Courier New" w:hAnsi="Courier New" w:cs="Courier New"/>
          <w:sz w:val="20"/>
          <w:szCs w:val="20"/>
        </w:rPr>
      </w:pPr>
      <w:r>
        <w:rPr>
          <w:rFonts w:ascii="Courier New" w:hAnsi="Courier New" w:cs="Courier New"/>
          <w:sz w:val="20"/>
          <w:szCs w:val="20"/>
        </w:rPr>
        <w:lastRenderedPageBreak/>
        <w:t>R</w:t>
      </w:r>
      <w:r w:rsidRPr="003B11F3">
        <w:rPr>
          <w:rFonts w:ascii="Courier New" w:hAnsi="Courier New" w:cs="Courier New"/>
          <w:sz w:val="20"/>
          <w:szCs w:val="20"/>
        </w:rPr>
        <w:t>eturn (L4,R4)</w:t>
      </w:r>
    </w:p>
    <w:p w:rsidR="00D959A6" w:rsidRDefault="00E0080C" w:rsidP="007C5F01">
      <w:pPr>
        <w:pStyle w:val="Caption"/>
        <w:numPr>
          <w:ilvl w:val="0"/>
          <w:numId w:val="8"/>
        </w:numPr>
      </w:pPr>
      <w:bookmarkStart w:id="319" w:name="_Toc277840058"/>
      <w:r>
        <w:t xml:space="preserve">Function: </w:t>
      </w:r>
      <w:r w:rsidR="00D959A6">
        <w:t>invertBlock</w:t>
      </w:r>
      <w:bookmarkEnd w:id="319"/>
    </w:p>
    <w:p w:rsidR="006B2138" w:rsidRPr="003B11F3" w:rsidRDefault="006B2138" w:rsidP="003B11F3">
      <w:pPr>
        <w:pStyle w:val="Default"/>
        <w:rPr>
          <w:rFonts w:ascii="Courier New" w:hAnsi="Courier New" w:cs="Courier New"/>
          <w:color w:val="auto"/>
          <w:sz w:val="20"/>
          <w:szCs w:val="20"/>
        </w:rPr>
      </w:pPr>
      <w:proofErr w:type="gramStart"/>
      <w:r w:rsidRPr="003B11F3">
        <w:rPr>
          <w:rFonts w:ascii="Courier New" w:hAnsi="Courier New" w:cs="Courier New"/>
          <w:color w:val="auto"/>
          <w:sz w:val="20"/>
          <w:szCs w:val="20"/>
        </w:rPr>
        <w:t>Input :</w:t>
      </w:r>
      <w:proofErr w:type="gramEnd"/>
      <w:r w:rsidR="003B11F3" w:rsidRPr="003B11F3">
        <w:rPr>
          <w:rFonts w:ascii="Courier New" w:hAnsi="Courier New" w:cs="Courier New"/>
          <w:color w:val="auto"/>
          <w:sz w:val="20"/>
          <w:szCs w:val="20"/>
        </w:rPr>
        <w:t xml:space="preserve"> </w:t>
      </w:r>
      <w:r w:rsidRPr="003B11F3">
        <w:rPr>
          <w:rFonts w:ascii="Courier New" w:hAnsi="Courier New" w:cs="Courier New"/>
          <w:color w:val="auto"/>
          <w:sz w:val="20"/>
          <w:szCs w:val="20"/>
        </w:rPr>
        <w:t xml:space="preserve">x = inBytes – should  be of even length                                                      </w:t>
      </w:r>
    </w:p>
    <w:p w:rsidR="006B2138" w:rsidRPr="003B11F3" w:rsidRDefault="006B2138" w:rsidP="00D54590">
      <w:pPr>
        <w:pStyle w:val="Default"/>
        <w:numPr>
          <w:ilvl w:val="0"/>
          <w:numId w:val="74"/>
        </w:numPr>
        <w:rPr>
          <w:rFonts w:ascii="Courier New" w:hAnsi="Courier New" w:cs="Courier New"/>
          <w:color w:val="auto"/>
          <w:sz w:val="20"/>
          <w:szCs w:val="20"/>
        </w:rPr>
      </w:pPr>
      <w:r w:rsidRPr="003B11F3">
        <w:rPr>
          <w:rFonts w:ascii="Courier New" w:hAnsi="Courier New" w:cs="Courier New"/>
          <w:color w:val="auto"/>
          <w:sz w:val="20"/>
          <w:szCs w:val="20"/>
        </w:rPr>
        <w:t xml:space="preserve">Let |x|=2L (i.e., the length of the input is 2L) </w:t>
      </w:r>
    </w:p>
    <w:p w:rsidR="006B2138" w:rsidRPr="003B11F3" w:rsidRDefault="006B2138" w:rsidP="00D54590">
      <w:pPr>
        <w:pStyle w:val="Default"/>
        <w:numPr>
          <w:ilvl w:val="0"/>
          <w:numId w:val="74"/>
        </w:numPr>
        <w:rPr>
          <w:rFonts w:ascii="Courier New" w:hAnsi="Courier New" w:cs="Courier New"/>
          <w:color w:val="auto"/>
          <w:sz w:val="20"/>
          <w:szCs w:val="20"/>
        </w:rPr>
      </w:pPr>
      <w:r w:rsidRPr="003B11F3">
        <w:rPr>
          <w:rFonts w:ascii="Courier New" w:hAnsi="Courier New" w:cs="Courier New"/>
          <w:color w:val="auto"/>
          <w:sz w:val="20"/>
          <w:szCs w:val="20"/>
        </w:rPr>
        <w:t xml:space="preserve">Let L4 be the first |x|/2 bits of x </w:t>
      </w:r>
    </w:p>
    <w:p w:rsidR="006B2138" w:rsidRPr="003B11F3" w:rsidRDefault="006B2138" w:rsidP="00D54590">
      <w:pPr>
        <w:pStyle w:val="Default"/>
        <w:numPr>
          <w:ilvl w:val="0"/>
          <w:numId w:val="74"/>
        </w:numPr>
        <w:rPr>
          <w:rFonts w:ascii="Courier New" w:hAnsi="Courier New" w:cs="Courier New"/>
          <w:color w:val="auto"/>
          <w:sz w:val="20"/>
          <w:szCs w:val="20"/>
        </w:rPr>
      </w:pPr>
      <w:r w:rsidRPr="003B11F3">
        <w:rPr>
          <w:rFonts w:ascii="Courier New" w:hAnsi="Courier New" w:cs="Courier New"/>
          <w:color w:val="auto"/>
          <w:sz w:val="20"/>
          <w:szCs w:val="20"/>
        </w:rPr>
        <w:t xml:space="preserve">Let R4 be the second |x|/2 bits of x </w:t>
      </w:r>
    </w:p>
    <w:p w:rsidR="006B2138" w:rsidRPr="003B11F3" w:rsidRDefault="006B2138" w:rsidP="006B2138">
      <w:pPr>
        <w:pStyle w:val="Default"/>
        <w:rPr>
          <w:rFonts w:ascii="Courier New" w:hAnsi="Courier New" w:cs="Courier New"/>
          <w:color w:val="auto"/>
          <w:sz w:val="20"/>
          <w:szCs w:val="20"/>
        </w:rPr>
      </w:pPr>
    </w:p>
    <w:p w:rsidR="006B2138" w:rsidRPr="003B11F3" w:rsidRDefault="006B2138" w:rsidP="00D54590">
      <w:pPr>
        <w:pStyle w:val="Default"/>
        <w:numPr>
          <w:ilvl w:val="0"/>
          <w:numId w:val="74"/>
        </w:numPr>
        <w:rPr>
          <w:rFonts w:ascii="Courier New" w:hAnsi="Courier New" w:cs="Courier New"/>
          <w:color w:val="auto"/>
          <w:sz w:val="20"/>
          <w:szCs w:val="20"/>
        </w:rPr>
      </w:pPr>
      <w:r w:rsidRPr="003B11F3">
        <w:rPr>
          <w:rFonts w:ascii="Courier New" w:hAnsi="Courier New" w:cs="Courier New"/>
          <w:color w:val="auto"/>
          <w:sz w:val="20"/>
          <w:szCs w:val="20"/>
        </w:rPr>
        <w:t>For i = 4 to 1</w:t>
      </w:r>
    </w:p>
    <w:p w:rsidR="006B2138" w:rsidRPr="003B11F3" w:rsidRDefault="006B2138" w:rsidP="00D54590">
      <w:pPr>
        <w:pStyle w:val="Default"/>
        <w:numPr>
          <w:ilvl w:val="1"/>
          <w:numId w:val="74"/>
        </w:numPr>
        <w:rPr>
          <w:rFonts w:ascii="Courier New" w:hAnsi="Courier New" w:cs="Courier New"/>
          <w:color w:val="auto"/>
          <w:sz w:val="20"/>
          <w:szCs w:val="20"/>
        </w:rPr>
      </w:pPr>
      <w:r w:rsidRPr="003B11F3">
        <w:rPr>
          <w:rFonts w:ascii="Courier New" w:hAnsi="Courier New" w:cs="Courier New"/>
          <w:color w:val="auto"/>
          <w:sz w:val="20"/>
          <w:szCs w:val="20"/>
        </w:rPr>
        <w:t xml:space="preserve">SET Ri-1 = Li </w:t>
      </w:r>
    </w:p>
    <w:p w:rsidR="006B2138" w:rsidRPr="003B11F3" w:rsidRDefault="006B2138" w:rsidP="00D54590">
      <w:pPr>
        <w:pStyle w:val="Default"/>
        <w:numPr>
          <w:ilvl w:val="1"/>
          <w:numId w:val="74"/>
        </w:numPr>
        <w:rPr>
          <w:rFonts w:ascii="Courier New" w:hAnsi="Courier New" w:cs="Courier New"/>
          <w:color w:val="auto"/>
          <w:sz w:val="20"/>
          <w:szCs w:val="20"/>
        </w:rPr>
      </w:pPr>
      <w:r w:rsidRPr="003B11F3">
        <w:rPr>
          <w:rFonts w:ascii="Courier New" w:hAnsi="Courier New" w:cs="Courier New"/>
          <w:color w:val="auto"/>
          <w:sz w:val="20"/>
          <w:szCs w:val="20"/>
        </w:rPr>
        <w:t xml:space="preserve">COMPUTE Li-1 = Ri XOR PRF_VARY_INOUT(k,(Ri-1 (or Li),i),L)    </w:t>
      </w:r>
    </w:p>
    <w:p w:rsidR="006B2138" w:rsidRPr="003B11F3" w:rsidRDefault="006B2138" w:rsidP="006B2138">
      <w:pPr>
        <w:pStyle w:val="Default"/>
        <w:rPr>
          <w:rFonts w:ascii="Courier New" w:hAnsi="Courier New" w:cs="Courier New"/>
          <w:color w:val="auto"/>
          <w:sz w:val="20"/>
          <w:szCs w:val="20"/>
        </w:rPr>
      </w:pPr>
      <w:r w:rsidRPr="003B11F3">
        <w:rPr>
          <w:rFonts w:ascii="Courier New" w:hAnsi="Courier New" w:cs="Courier New"/>
          <w:color w:val="auto"/>
          <w:sz w:val="20"/>
          <w:szCs w:val="20"/>
        </w:rPr>
        <w:t xml:space="preserve">                         [</w:t>
      </w:r>
      <w:proofErr w:type="gramStart"/>
      <w:r w:rsidRPr="003B11F3">
        <w:rPr>
          <w:rFonts w:ascii="Courier New" w:hAnsi="Courier New" w:cs="Courier New"/>
          <w:color w:val="auto"/>
          <w:sz w:val="20"/>
          <w:szCs w:val="20"/>
        </w:rPr>
        <w:t>key=</w:t>
      </w:r>
      <w:proofErr w:type="gramEnd"/>
      <w:r w:rsidRPr="003B11F3">
        <w:rPr>
          <w:rFonts w:ascii="Courier New" w:hAnsi="Courier New" w:cs="Courier New"/>
          <w:color w:val="auto"/>
          <w:sz w:val="20"/>
          <w:szCs w:val="20"/>
        </w:rPr>
        <w:t>k, data=(Ri-1|i), outlen = L]</w:t>
      </w:r>
    </w:p>
    <w:p w:rsidR="006B2138" w:rsidRPr="003B11F3" w:rsidRDefault="003B11F3" w:rsidP="00D54590">
      <w:pPr>
        <w:pStyle w:val="Default"/>
        <w:numPr>
          <w:ilvl w:val="0"/>
          <w:numId w:val="75"/>
        </w:numPr>
        <w:rPr>
          <w:rFonts w:ascii="Courier New" w:hAnsi="Courier New" w:cs="Courier New"/>
          <w:color w:val="auto"/>
          <w:sz w:val="20"/>
          <w:szCs w:val="20"/>
        </w:rPr>
      </w:pPr>
      <w:r>
        <w:rPr>
          <w:rFonts w:ascii="Courier New" w:hAnsi="Courier New" w:cs="Courier New"/>
          <w:color w:val="auto"/>
          <w:sz w:val="20"/>
          <w:szCs w:val="20"/>
        </w:rPr>
        <w:t>Return</w:t>
      </w:r>
      <w:r w:rsidR="006B2138" w:rsidRPr="003B11F3">
        <w:rPr>
          <w:rFonts w:ascii="Courier New" w:hAnsi="Courier New" w:cs="Courier New"/>
          <w:color w:val="auto"/>
          <w:sz w:val="20"/>
          <w:szCs w:val="20"/>
        </w:rPr>
        <w:t xml:space="preserve"> (L0,R0)</w:t>
      </w:r>
    </w:p>
    <w:p w:rsidR="006B2138" w:rsidRPr="006B2138" w:rsidRDefault="006B2138" w:rsidP="006B2138">
      <w:pPr>
        <w:pStyle w:val="Default"/>
        <w:rPr>
          <w:sz w:val="22"/>
          <w:szCs w:val="22"/>
        </w:rPr>
      </w:pPr>
    </w:p>
    <w:p w:rsidR="008D5DE6" w:rsidRPr="00436E65" w:rsidRDefault="008D5DE6" w:rsidP="008759AB">
      <w:pPr>
        <w:ind w:left="360"/>
      </w:pPr>
    </w:p>
    <w:p w:rsidR="008D5DE6" w:rsidRPr="00D959A6" w:rsidRDefault="008D5DE6" w:rsidP="00E0080C">
      <w:pPr>
        <w:ind w:firstLine="708"/>
      </w:pPr>
    </w:p>
    <w:p w:rsidR="001330FE" w:rsidRPr="001330FE" w:rsidRDefault="00D959A6" w:rsidP="00D54590">
      <w:pPr>
        <w:pStyle w:val="Heading4"/>
        <w:numPr>
          <w:ilvl w:val="3"/>
          <w:numId w:val="70"/>
        </w:numPr>
      </w:pPr>
      <w:r>
        <w:t xml:space="preserve"> </w:t>
      </w:r>
      <w:bookmarkStart w:id="320" w:name="_Toc331084136"/>
      <w:r>
        <w:t>Usage</w:t>
      </w:r>
      <w:bookmarkEnd w:id="320"/>
      <w:r w:rsidR="001330FE">
        <w:t xml:space="preserve"> </w:t>
      </w:r>
    </w:p>
    <w:p w:rsidR="00126FD2" w:rsidRDefault="00126FD2" w:rsidP="00126FD2">
      <w:r>
        <w:t xml:space="preserve"> </w:t>
      </w:r>
      <w:proofErr w:type="gramStart"/>
      <w:r>
        <w:t>invertBlock</w:t>
      </w:r>
      <w:proofErr w:type="gramEnd"/>
      <w:r>
        <w:t xml:space="preserve"> with lengths:</w:t>
      </w:r>
    </w:p>
    <w:p w:rsidR="00126FD2" w:rsidRDefault="00126FD2" w:rsidP="00126FD2">
      <w:pPr>
        <w:ind w:left="708"/>
      </w:pPr>
    </w:p>
    <w:p w:rsidR="00126FD2" w:rsidRDefault="00126FD2" w:rsidP="00126FD2">
      <w:pPr>
        <w:autoSpaceDE/>
        <w:autoSpaceDN/>
        <w:adjustRightInd/>
        <w:rPr>
          <w:rFonts w:ascii="Courier New" w:hAnsi="Courier New" w:cs="Courier New"/>
          <w:color w:val="000000"/>
          <w:sz w:val="20"/>
          <w:szCs w:val="20"/>
        </w:rPr>
      </w:pPr>
    </w:p>
    <w:p w:rsidR="00126FD2" w:rsidRPr="00B7052A" w:rsidRDefault="00126FD2" w:rsidP="004F7D01">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w:t>
      </w:r>
      <w:r w:rsidR="0071071A">
        <w:rPr>
          <w:rFonts w:ascii="Courier New" w:hAnsi="Courier New" w:cs="Courier New"/>
          <w:color w:val="00B050"/>
          <w:sz w:val="20"/>
          <w:szCs w:val="20"/>
        </w:rPr>
        <w: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126FD2" w:rsidRDefault="00126FD2" w:rsidP="00126FD2">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Default="00CB2F72" w:rsidP="00126FD2">
      <w:pPr>
        <w:rPr>
          <w:rFonts w:ascii="Courier New" w:hAnsi="Courier New" w:cs="Courier New"/>
          <w:color w:val="000000"/>
          <w:sz w:val="20"/>
          <w:szCs w:val="20"/>
        </w:rPr>
      </w:pP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r>
        <w:rPr>
          <w:rFonts w:ascii="Courier New" w:hAnsi="Courier New" w:cs="Courier New"/>
          <w:color w:val="00B050"/>
          <w:sz w:val="20"/>
          <w:szCs w:val="20"/>
        </w:rPr>
        <w:t xml:space="preserve"> Cast to prp. </w:t>
      </w:r>
    </w:p>
    <w:p w:rsidR="00CB2F72" w:rsidRDefault="00CB2F72" w:rsidP="00CB2F72">
      <w:pPr>
        <w:rPr>
          <w:rFonts w:ascii="Courier New" w:hAnsi="Courier New" w:cs="Courier New"/>
          <w:color w:val="000000"/>
          <w:sz w:val="20"/>
          <w:szCs w:val="20"/>
        </w:rPr>
      </w:pPr>
      <w:r>
        <w:rPr>
          <w:rFonts w:ascii="Courier New" w:hAnsi="Courier New" w:cs="Courier New"/>
          <w:color w:val="000000"/>
          <w:sz w:val="20"/>
          <w:szCs w:val="20"/>
        </w:rPr>
        <w:t>PseudorandomPermutation prp</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(PseudorandomPermutation</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w:t>
      </w:r>
      <w:r w:rsidRPr="00CB2F72">
        <w:rPr>
          <w:rFonts w:ascii="Courier New" w:hAnsi="Courier New" w:cs="Courier New"/>
          <w:color w:val="000000"/>
          <w:sz w:val="20"/>
          <w:szCs w:val="20"/>
        </w:rPr>
        <w:t>PrpFromPrfVarying</w:t>
      </w:r>
      <w:r>
        <w:rPr>
          <w:rFonts w:ascii="Courier New" w:hAnsi="Courier New" w:cs="Courier New"/>
          <w:color w:val="000000"/>
          <w:sz w:val="20"/>
          <w:szCs w:val="20"/>
        </w:rPr>
        <w:t>");</w:t>
      </w:r>
    </w:p>
    <w:p w:rsidR="00126FD2" w:rsidRDefault="00126FD2" w:rsidP="00126FD2">
      <w:pPr>
        <w:ind w:left="12"/>
        <w:rPr>
          <w:rFonts w:ascii="Courier New" w:hAnsi="Courier New" w:cs="Courier New"/>
          <w:color w:val="000000"/>
          <w:sz w:val="20"/>
          <w:szCs w:val="20"/>
        </w:rPr>
      </w:pPr>
    </w:p>
    <w:p w:rsidR="00126FD2" w:rsidRPr="00B7052A" w:rsidRDefault="00126FD2" w:rsidP="005C161E">
      <w:pPr>
        <w:rPr>
          <w:rFonts w:ascii="Courier New" w:hAnsi="Courier New" w:cs="Courier New"/>
          <w:color w:val="00B050"/>
          <w:sz w:val="20"/>
          <w:szCs w:val="20"/>
        </w:rPr>
      </w:pPr>
      <w:r w:rsidRPr="00B7052A">
        <w:rPr>
          <w:rFonts w:ascii="Courier New" w:hAnsi="Courier New" w:cs="Courier New"/>
          <w:color w:val="00B050"/>
          <w:sz w:val="20"/>
          <w:szCs w:val="20"/>
        </w:rPr>
        <w:t>//</w:t>
      </w:r>
      <w:r w:rsidR="005C161E">
        <w:rPr>
          <w:rFonts w:ascii="Courier New" w:hAnsi="Courier New" w:cs="Courier New"/>
          <w:color w:val="00B050"/>
          <w:sz w:val="20"/>
          <w:szCs w:val="20"/>
        </w:rPr>
        <w:t>set the key</w:t>
      </w:r>
    </w:p>
    <w:p w:rsidR="00126FD2" w:rsidRDefault="00126FD2" w:rsidP="005C161E">
      <w:pPr>
        <w:ind w:left="-696"/>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prp.</w:t>
      </w:r>
      <w:r w:rsidR="005C161E">
        <w:rPr>
          <w:rFonts w:ascii="Courier New" w:hAnsi="Courier New" w:cs="Courier New"/>
          <w:color w:val="000000"/>
          <w:sz w:val="20"/>
          <w:szCs w:val="20"/>
        </w:rPr>
        <w:t>setKey(</w:t>
      </w:r>
      <w:proofErr w:type="gramEnd"/>
      <w:r>
        <w:rPr>
          <w:rFonts w:ascii="Courier New" w:hAnsi="Courier New" w:cs="Courier New"/>
          <w:color w:val="000000"/>
          <w:sz w:val="20"/>
          <w:szCs w:val="20"/>
        </w:rPr>
        <w:t>secretKey);</w:t>
      </w:r>
    </w:p>
    <w:p w:rsidR="00126FD2" w:rsidRDefault="00126FD2" w:rsidP="00126FD2">
      <w:pPr>
        <w:ind w:left="-696"/>
        <w:rPr>
          <w:rFonts w:ascii="Courier New" w:hAnsi="Courier New" w:cs="Courier New"/>
          <w:color w:val="000000"/>
          <w:sz w:val="20"/>
          <w:szCs w:val="20"/>
        </w:rPr>
      </w:pPr>
    </w:p>
    <w:p w:rsidR="00126FD2" w:rsidRPr="00B7052A" w:rsidRDefault="00126FD2" w:rsidP="00126FD2">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invert</w:t>
      </w:r>
      <w:r w:rsidRPr="00B7052A">
        <w:rPr>
          <w:rFonts w:ascii="Courier New" w:hAnsi="Courier New" w:cs="Courier New"/>
          <w:color w:val="00B050"/>
          <w:sz w:val="20"/>
          <w:szCs w:val="20"/>
        </w:rPr>
        <w:t xml:space="preserve"> the </w:t>
      </w:r>
      <w:r>
        <w:rPr>
          <w:rFonts w:ascii="Courier New" w:hAnsi="Courier New" w:cs="Courier New"/>
          <w:color w:val="00B050"/>
          <w:sz w:val="20"/>
          <w:szCs w:val="20"/>
        </w:rPr>
        <w:t>permutation</w:t>
      </w:r>
      <w:r w:rsidRPr="00B7052A">
        <w:rPr>
          <w:rFonts w:ascii="Courier New" w:hAnsi="Courier New" w:cs="Courier New"/>
          <w:color w:val="00B050"/>
          <w:sz w:val="20"/>
          <w:szCs w:val="20"/>
        </w:rPr>
        <w:t xml:space="preserve"> with input in and output out</w:t>
      </w:r>
      <w:r>
        <w:rPr>
          <w:rFonts w:ascii="Courier New" w:hAnsi="Courier New" w:cs="Courier New"/>
          <w:color w:val="00B050"/>
          <w:sz w:val="20"/>
          <w:szCs w:val="20"/>
        </w:rPr>
        <w:t xml:space="preserve"> of common size 20</w:t>
      </w:r>
      <w:r w:rsidRPr="00B7052A">
        <w:rPr>
          <w:rFonts w:ascii="Courier New" w:hAnsi="Courier New" w:cs="Courier New"/>
          <w:color w:val="00B050"/>
          <w:sz w:val="20"/>
          <w:szCs w:val="20"/>
        </w:rPr>
        <w:t>.</w:t>
      </w:r>
    </w:p>
    <w:p w:rsidR="00126FD2" w:rsidRDefault="00126FD2" w:rsidP="00126FD2">
      <w:pPr>
        <w:rPr>
          <w:rFonts w:ascii="Courier New" w:hAnsi="Courier New" w:cs="Courier New"/>
          <w:color w:val="000000"/>
          <w:sz w:val="20"/>
          <w:szCs w:val="20"/>
        </w:rPr>
      </w:pPr>
      <w:proofErr w:type="gramStart"/>
      <w:r w:rsidRPr="00B7052A">
        <w:rPr>
          <w:rFonts w:ascii="Courier New" w:hAnsi="Courier New" w:cs="Courier New"/>
          <w:color w:val="000000"/>
          <w:sz w:val="20"/>
          <w:szCs w:val="20"/>
        </w:rPr>
        <w:t>prp.</w:t>
      </w:r>
      <w:r>
        <w:rPr>
          <w:rFonts w:ascii="Courier New" w:hAnsi="Courier New" w:cs="Courier New"/>
          <w:color w:val="000000"/>
          <w:sz w:val="20"/>
          <w:szCs w:val="20"/>
        </w:rPr>
        <w:t>invert</w:t>
      </w:r>
      <w:r w:rsidRPr="00B7052A">
        <w:rPr>
          <w:rFonts w:ascii="Courier New" w:hAnsi="Courier New" w:cs="Courier New"/>
          <w:color w:val="000000"/>
          <w:sz w:val="20"/>
          <w:szCs w:val="20"/>
        </w:rPr>
        <w:t>Block(</w:t>
      </w:r>
      <w:proofErr w:type="gramEnd"/>
      <w:r w:rsidRPr="00B7052A">
        <w:rPr>
          <w:rFonts w:ascii="Courier New" w:hAnsi="Courier New" w:cs="Courier New"/>
          <w:color w:val="000000"/>
          <w:sz w:val="20"/>
          <w:szCs w:val="20"/>
        </w:rPr>
        <w:t>in, 0</w:t>
      </w:r>
      <w:r>
        <w:rPr>
          <w:rFonts w:ascii="Courier New" w:hAnsi="Courier New" w:cs="Courier New"/>
          <w:color w:val="000000"/>
          <w:sz w:val="20"/>
          <w:szCs w:val="20"/>
        </w:rPr>
        <w:t xml:space="preserve">, </w:t>
      </w:r>
      <w:r w:rsidRPr="00B7052A">
        <w:rPr>
          <w:rFonts w:ascii="Courier New" w:hAnsi="Courier New" w:cs="Courier New"/>
          <w:color w:val="000000"/>
          <w:sz w:val="20"/>
          <w:szCs w:val="20"/>
        </w:rPr>
        <w:t>out, 0</w:t>
      </w:r>
      <w:r>
        <w:rPr>
          <w:rFonts w:ascii="Courier New" w:hAnsi="Courier New" w:cs="Courier New"/>
          <w:color w:val="000000"/>
          <w:sz w:val="20"/>
          <w:szCs w:val="20"/>
        </w:rPr>
        <w:t>, 20</w:t>
      </w:r>
      <w:r w:rsidRPr="00B7052A">
        <w:rPr>
          <w:rFonts w:ascii="Courier New" w:hAnsi="Courier New" w:cs="Courier New"/>
          <w:color w:val="000000"/>
          <w:sz w:val="20"/>
          <w:szCs w:val="20"/>
        </w:rPr>
        <w:t>);</w:t>
      </w:r>
    </w:p>
    <w:p w:rsidR="00126FD2" w:rsidRDefault="00126FD2" w:rsidP="00126FD2">
      <w:pPr>
        <w:rPr>
          <w:rFonts w:ascii="Courier New" w:hAnsi="Courier New" w:cs="Courier New"/>
          <w:color w:val="000000"/>
          <w:sz w:val="20"/>
          <w:szCs w:val="20"/>
        </w:rPr>
      </w:pPr>
    </w:p>
    <w:p w:rsidR="00126FD2" w:rsidRDefault="00126FD2" w:rsidP="00896A24"/>
    <w:p w:rsidR="00CB0682" w:rsidRPr="00CB0682" w:rsidRDefault="00CB0682" w:rsidP="007C5F01">
      <w:pPr>
        <w:pStyle w:val="ListParagraph"/>
        <w:keepNext/>
        <w:keepLines/>
        <w:numPr>
          <w:ilvl w:val="0"/>
          <w:numId w:val="9"/>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321" w:name="_Toc283907060"/>
      <w:bookmarkStart w:id="322" w:name="_Toc283908913"/>
      <w:bookmarkStart w:id="323" w:name="_Toc287350648"/>
      <w:bookmarkStart w:id="324" w:name="_Toc289002187"/>
      <w:bookmarkStart w:id="325" w:name="_Toc289002316"/>
      <w:bookmarkStart w:id="326" w:name="_Toc289956222"/>
      <w:bookmarkStart w:id="327" w:name="_Toc296853707"/>
      <w:bookmarkStart w:id="328" w:name="_Toc298923904"/>
      <w:bookmarkStart w:id="329" w:name="_Toc301769135"/>
      <w:bookmarkStart w:id="330" w:name="_Toc305320983"/>
      <w:bookmarkStart w:id="331" w:name="_Toc305321113"/>
      <w:bookmarkStart w:id="332" w:name="_Toc305321243"/>
      <w:bookmarkStart w:id="333" w:name="_Toc305321419"/>
      <w:bookmarkStart w:id="334" w:name="_Toc305323433"/>
      <w:bookmarkStart w:id="335" w:name="_Toc305323607"/>
      <w:bookmarkStart w:id="336" w:name="_Toc305323783"/>
      <w:bookmarkStart w:id="337" w:name="_Toc311619747"/>
      <w:bookmarkStart w:id="338" w:name="_Toc315168892"/>
      <w:bookmarkStart w:id="339" w:name="_Toc315169069"/>
      <w:bookmarkStart w:id="340" w:name="_Toc315173286"/>
      <w:bookmarkStart w:id="341" w:name="_Toc331083140"/>
      <w:bookmarkStart w:id="342" w:name="_Toc331083341"/>
      <w:bookmarkStart w:id="343" w:name="_Toc331083535"/>
      <w:bookmarkStart w:id="344" w:name="_Toc331083728"/>
      <w:bookmarkStart w:id="345" w:name="_Toc331083932"/>
      <w:bookmarkStart w:id="346" w:name="_Toc331084137"/>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rsidR="00CB0682" w:rsidRPr="00CB0682" w:rsidRDefault="00CB0682" w:rsidP="007C5F01">
      <w:pPr>
        <w:pStyle w:val="ListParagraph"/>
        <w:keepNext/>
        <w:keepLines/>
        <w:numPr>
          <w:ilvl w:val="2"/>
          <w:numId w:val="9"/>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347" w:name="_Toc289002317"/>
      <w:bookmarkStart w:id="348" w:name="_Toc289956223"/>
      <w:bookmarkStart w:id="349" w:name="_Toc296853708"/>
      <w:bookmarkStart w:id="350" w:name="_Toc298923905"/>
      <w:bookmarkStart w:id="351" w:name="_Toc301769136"/>
      <w:bookmarkStart w:id="352" w:name="_Toc305320984"/>
      <w:bookmarkStart w:id="353" w:name="_Toc305321114"/>
      <w:bookmarkStart w:id="354" w:name="_Toc305321244"/>
      <w:bookmarkStart w:id="355" w:name="_Toc305321420"/>
      <w:bookmarkStart w:id="356" w:name="_Toc305323434"/>
      <w:bookmarkStart w:id="357" w:name="_Toc305323608"/>
      <w:bookmarkStart w:id="358" w:name="_Toc305323784"/>
      <w:bookmarkStart w:id="359" w:name="_Toc311619748"/>
      <w:bookmarkStart w:id="360" w:name="_Toc315168893"/>
      <w:bookmarkStart w:id="361" w:name="_Toc315169070"/>
      <w:bookmarkStart w:id="362" w:name="_Toc315173287"/>
      <w:bookmarkStart w:id="363" w:name="_Toc331083141"/>
      <w:bookmarkStart w:id="364" w:name="_Toc331083342"/>
      <w:bookmarkStart w:id="365" w:name="_Toc331083536"/>
      <w:bookmarkStart w:id="366" w:name="_Toc331083729"/>
      <w:bookmarkStart w:id="367" w:name="_Toc331083933"/>
      <w:bookmarkStart w:id="368" w:name="_Toc331084138"/>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rsidR="00CB0682" w:rsidRPr="00CB0682" w:rsidRDefault="00CB0682" w:rsidP="007C5F01">
      <w:pPr>
        <w:pStyle w:val="ListParagraph"/>
        <w:keepNext/>
        <w:keepLines/>
        <w:numPr>
          <w:ilvl w:val="2"/>
          <w:numId w:val="9"/>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369" w:name="_Toc289002318"/>
      <w:bookmarkStart w:id="370" w:name="_Toc289956224"/>
      <w:bookmarkStart w:id="371" w:name="_Toc296853709"/>
      <w:bookmarkStart w:id="372" w:name="_Toc298923906"/>
      <w:bookmarkStart w:id="373" w:name="_Toc301769137"/>
      <w:bookmarkStart w:id="374" w:name="_Toc305320985"/>
      <w:bookmarkStart w:id="375" w:name="_Toc305321115"/>
      <w:bookmarkStart w:id="376" w:name="_Toc305321245"/>
      <w:bookmarkStart w:id="377" w:name="_Toc305321421"/>
      <w:bookmarkStart w:id="378" w:name="_Toc305323435"/>
      <w:bookmarkStart w:id="379" w:name="_Toc305323609"/>
      <w:bookmarkStart w:id="380" w:name="_Toc305323785"/>
      <w:bookmarkStart w:id="381" w:name="_Toc311619749"/>
      <w:bookmarkStart w:id="382" w:name="_Toc315168894"/>
      <w:bookmarkStart w:id="383" w:name="_Toc315169071"/>
      <w:bookmarkStart w:id="384" w:name="_Toc315173288"/>
      <w:bookmarkStart w:id="385" w:name="_Toc331083142"/>
      <w:bookmarkStart w:id="386" w:name="_Toc331083343"/>
      <w:bookmarkStart w:id="387" w:name="_Toc331083537"/>
      <w:bookmarkStart w:id="388" w:name="_Toc331083730"/>
      <w:bookmarkStart w:id="389" w:name="_Toc331083934"/>
      <w:bookmarkStart w:id="390" w:name="_Toc331084139"/>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p>
    <w:p w:rsidR="00CB0682" w:rsidRPr="00CB0682" w:rsidRDefault="00CB0682" w:rsidP="007C5F01">
      <w:pPr>
        <w:pStyle w:val="ListParagraph"/>
        <w:keepNext/>
        <w:keepLines/>
        <w:numPr>
          <w:ilvl w:val="2"/>
          <w:numId w:val="9"/>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391" w:name="_Toc289002319"/>
      <w:bookmarkStart w:id="392" w:name="_Toc289956225"/>
      <w:bookmarkStart w:id="393" w:name="_Toc296853710"/>
      <w:bookmarkStart w:id="394" w:name="_Toc298923907"/>
      <w:bookmarkStart w:id="395" w:name="_Toc301769138"/>
      <w:bookmarkStart w:id="396" w:name="_Toc305320986"/>
      <w:bookmarkStart w:id="397" w:name="_Toc305321116"/>
      <w:bookmarkStart w:id="398" w:name="_Toc305321246"/>
      <w:bookmarkStart w:id="399" w:name="_Toc305321422"/>
      <w:bookmarkStart w:id="400" w:name="_Toc305323436"/>
      <w:bookmarkStart w:id="401" w:name="_Toc305323610"/>
      <w:bookmarkStart w:id="402" w:name="_Toc305323786"/>
      <w:bookmarkStart w:id="403" w:name="_Toc311619750"/>
      <w:bookmarkStart w:id="404" w:name="_Toc315168895"/>
      <w:bookmarkStart w:id="405" w:name="_Toc315169072"/>
      <w:bookmarkStart w:id="406" w:name="_Toc315173289"/>
      <w:bookmarkStart w:id="407" w:name="_Toc331083143"/>
      <w:bookmarkStart w:id="408" w:name="_Toc331083344"/>
      <w:bookmarkStart w:id="409" w:name="_Toc331083538"/>
      <w:bookmarkStart w:id="410" w:name="_Toc331083731"/>
      <w:bookmarkStart w:id="411" w:name="_Toc331083935"/>
      <w:bookmarkStart w:id="412" w:name="_Toc33108414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p>
    <w:p w:rsidR="00CB0682" w:rsidRPr="00CB0682" w:rsidRDefault="00CB0682" w:rsidP="007C5F01">
      <w:pPr>
        <w:pStyle w:val="ListParagraph"/>
        <w:keepNext/>
        <w:keepLines/>
        <w:numPr>
          <w:ilvl w:val="2"/>
          <w:numId w:val="9"/>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413" w:name="_Toc289002320"/>
      <w:bookmarkStart w:id="414" w:name="_Toc289956226"/>
      <w:bookmarkStart w:id="415" w:name="_Toc296853711"/>
      <w:bookmarkStart w:id="416" w:name="_Toc298923908"/>
      <w:bookmarkStart w:id="417" w:name="_Toc301769139"/>
      <w:bookmarkStart w:id="418" w:name="_Toc305320987"/>
      <w:bookmarkStart w:id="419" w:name="_Toc305321117"/>
      <w:bookmarkStart w:id="420" w:name="_Toc305321247"/>
      <w:bookmarkStart w:id="421" w:name="_Toc305321423"/>
      <w:bookmarkStart w:id="422" w:name="_Toc305323437"/>
      <w:bookmarkStart w:id="423" w:name="_Toc305323611"/>
      <w:bookmarkStart w:id="424" w:name="_Toc305323787"/>
      <w:bookmarkStart w:id="425" w:name="_Toc311619751"/>
      <w:bookmarkStart w:id="426" w:name="_Toc315168896"/>
      <w:bookmarkStart w:id="427" w:name="_Toc315169073"/>
      <w:bookmarkStart w:id="428" w:name="_Toc315173290"/>
      <w:bookmarkStart w:id="429" w:name="_Toc331083144"/>
      <w:bookmarkStart w:id="430" w:name="_Toc331083345"/>
      <w:bookmarkStart w:id="431" w:name="_Toc331083539"/>
      <w:bookmarkStart w:id="432" w:name="_Toc331083732"/>
      <w:bookmarkStart w:id="433" w:name="_Toc331083936"/>
      <w:bookmarkStart w:id="434" w:name="_Toc331084141"/>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rsidR="00A32077" w:rsidRPr="00A32077" w:rsidRDefault="007632DC" w:rsidP="00A32077">
      <w:pPr>
        <w:rPr>
          <w:szCs w:val="18"/>
        </w:rPr>
      </w:pPr>
      <w:r>
        <w:br w:type="page"/>
      </w:r>
      <w:bookmarkStart w:id="435" w:name="_Toc277840059"/>
    </w:p>
    <w:p w:rsidR="00515D3B" w:rsidRDefault="00515D3B" w:rsidP="007C5F01">
      <w:pPr>
        <w:pStyle w:val="Heading3"/>
        <w:numPr>
          <w:ilvl w:val="2"/>
          <w:numId w:val="37"/>
        </w:numPr>
        <w:ind w:left="709" w:hanging="283"/>
      </w:pPr>
      <w:bookmarkStart w:id="436" w:name="_Toc331084142"/>
      <w:r>
        <w:lastRenderedPageBreak/>
        <w:t>Pse</w:t>
      </w:r>
      <w:bookmarkStart w:id="437" w:name="PRG"/>
      <w:bookmarkEnd w:id="437"/>
      <w:r>
        <w:t>udorandom Generator</w:t>
      </w:r>
      <w:bookmarkEnd w:id="435"/>
      <w:bookmarkEnd w:id="436"/>
    </w:p>
    <w:p w:rsidR="00AE4229" w:rsidRPr="00AE4229" w:rsidRDefault="00AE4229" w:rsidP="00D54590">
      <w:pPr>
        <w:pStyle w:val="ListParagraph"/>
        <w:keepNext/>
        <w:keepLines/>
        <w:numPr>
          <w:ilvl w:val="2"/>
          <w:numId w:val="70"/>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438" w:name="_Toc305321425"/>
      <w:bookmarkStart w:id="439" w:name="_Toc305323439"/>
      <w:bookmarkStart w:id="440" w:name="_Toc305323613"/>
      <w:bookmarkStart w:id="441" w:name="_Toc305323789"/>
      <w:bookmarkStart w:id="442" w:name="_Toc311619753"/>
      <w:bookmarkStart w:id="443" w:name="_Toc315168898"/>
      <w:bookmarkStart w:id="444" w:name="_Toc315169075"/>
      <w:bookmarkStart w:id="445" w:name="_Toc315173292"/>
      <w:bookmarkStart w:id="446" w:name="_Toc331083146"/>
      <w:bookmarkStart w:id="447" w:name="_Toc331083347"/>
      <w:bookmarkStart w:id="448" w:name="_Toc331083541"/>
      <w:bookmarkStart w:id="449" w:name="_Toc331083734"/>
      <w:bookmarkStart w:id="450" w:name="_Toc331083938"/>
      <w:bookmarkStart w:id="451" w:name="_Toc331084143"/>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p>
    <w:p w:rsidR="0030299D" w:rsidRDefault="0030299D" w:rsidP="00D54590">
      <w:pPr>
        <w:pStyle w:val="Heading4"/>
        <w:numPr>
          <w:ilvl w:val="3"/>
          <w:numId w:val="70"/>
        </w:numPr>
      </w:pPr>
      <w:r>
        <w:t xml:space="preserve"> </w:t>
      </w:r>
      <w:bookmarkStart w:id="452" w:name="_Toc331084144"/>
      <w:r>
        <w:t>Static View</w:t>
      </w:r>
      <w:bookmarkEnd w:id="452"/>
    </w:p>
    <w:p w:rsidR="00896A24" w:rsidRDefault="00B560EC" w:rsidP="000A5F57">
      <w:r>
        <w:t>A</w:t>
      </w:r>
      <w:r w:rsidR="00896A24">
        <w:t xml:space="preserve"> </w:t>
      </w:r>
      <w:r w:rsidR="00896A24">
        <w:rPr>
          <w:b/>
          <w:bCs/>
        </w:rPr>
        <w:t>pseudorandom generator (PRG)</w:t>
      </w:r>
      <w:r w:rsidR="00896A24">
        <w:t xml:space="preserve"> is a </w:t>
      </w:r>
      <w:r w:rsidR="00896A24" w:rsidRPr="001E79E8">
        <w:t xml:space="preserve">deterministic </w:t>
      </w:r>
      <w:r>
        <w:t xml:space="preserve">algorithm that takes a “short” </w:t>
      </w:r>
      <w:r w:rsidR="00896A24" w:rsidRPr="001E79E8">
        <w:t>uniform</w:t>
      </w:r>
      <w:r>
        <w:t>ly distributed string</w:t>
      </w:r>
      <w:r w:rsidR="00896A24">
        <w:t xml:space="preserve">, known as </w:t>
      </w:r>
      <w:r>
        <w:t>the</w:t>
      </w:r>
      <w:r w:rsidR="00896A24">
        <w:t xml:space="preserve"> </w:t>
      </w:r>
      <w:r w:rsidR="00896A24" w:rsidRPr="001E79E8">
        <w:t>seed</w:t>
      </w:r>
      <w:r>
        <w:t>, and outputs a longer string that cannot be efficiently distinguished from a uniformly distributed string of that length</w:t>
      </w:r>
      <w:r w:rsidR="00896A24">
        <w:t xml:space="preserve">. </w:t>
      </w:r>
    </w:p>
    <w:p w:rsidR="00A31547" w:rsidRDefault="00A31547" w:rsidP="00896A24"/>
    <w:p w:rsidR="004728C3" w:rsidRPr="00896A24" w:rsidRDefault="00CA7357" w:rsidP="00896A24">
      <w:r w:rsidRPr="00CA7357">
        <w:rPr>
          <w:noProof/>
        </w:rPr>
        <w:drawing>
          <wp:inline distT="0" distB="0" distL="0" distR="0" wp14:anchorId="6941A6A7" wp14:editId="16A34357">
            <wp:extent cx="4862945" cy="4931049"/>
            <wp:effectExtent l="0" t="0" r="0" b="3175"/>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62945" cy="4931049"/>
                    </a:xfrm>
                    <a:prstGeom prst="rect">
                      <a:avLst/>
                    </a:prstGeom>
                  </pic:spPr>
                </pic:pic>
              </a:graphicData>
            </a:graphic>
          </wp:inline>
        </w:drawing>
      </w:r>
    </w:p>
    <w:p w:rsidR="00515D3B" w:rsidRDefault="00515D3B" w:rsidP="00515D3B"/>
    <w:p w:rsidR="00D959A6" w:rsidRDefault="00BB674D" w:rsidP="00D54590">
      <w:pPr>
        <w:pStyle w:val="Heading4"/>
        <w:numPr>
          <w:ilvl w:val="3"/>
          <w:numId w:val="70"/>
        </w:numPr>
      </w:pPr>
      <w:bookmarkStart w:id="453" w:name="_Toc277840060"/>
      <w:r>
        <w:t xml:space="preserve"> </w:t>
      </w:r>
      <w:bookmarkStart w:id="454" w:name="_Toc331084145"/>
      <w:r w:rsidR="00AA5BCB">
        <w:t>Dynamic</w:t>
      </w:r>
      <w:r>
        <w:t xml:space="preserve"> View</w:t>
      </w:r>
      <w:bookmarkEnd w:id="454"/>
    </w:p>
    <w:p w:rsidR="00D959A6" w:rsidRDefault="00D959A6" w:rsidP="003B623C">
      <w:pPr>
        <w:pStyle w:val="Caption"/>
        <w:ind w:left="720"/>
      </w:pPr>
      <w:proofErr w:type="gramStart"/>
      <w:r>
        <w:t xml:space="preserve">Function  </w:t>
      </w:r>
      <w:r w:rsidR="003B623C">
        <w:t>BcPRG</w:t>
      </w:r>
      <w:proofErr w:type="gramEnd"/>
      <w:r w:rsidR="003B623C">
        <w:t>::</w:t>
      </w:r>
      <w:r w:rsidR="00AF18EF">
        <w:t>getPRGBytes(</w:t>
      </w:r>
      <w:r w:rsidR="00CB3B37">
        <w:t>out :byte[], outOffset:int, OutLen : int,</w:t>
      </w:r>
    </w:p>
    <w:p w:rsidR="00AF18EF" w:rsidRDefault="00AF18EF" w:rsidP="007C5F01">
      <w:pPr>
        <w:pStyle w:val="ListParagraph"/>
        <w:numPr>
          <w:ilvl w:val="1"/>
          <w:numId w:val="28"/>
        </w:numPr>
      </w:pPr>
      <w:r>
        <w:t>Allocate a local input array of the length specified filled with zeroes.</w:t>
      </w:r>
    </w:p>
    <w:p w:rsidR="00826DE9" w:rsidRDefault="00D959A6" w:rsidP="007C5F01">
      <w:pPr>
        <w:pStyle w:val="ListParagraph"/>
        <w:numPr>
          <w:ilvl w:val="1"/>
          <w:numId w:val="28"/>
        </w:numPr>
      </w:pPr>
      <w:r>
        <w:t>I</w:t>
      </w:r>
      <w:r w:rsidRPr="00EC0FC6">
        <w:t xml:space="preserve">nvoke the </w:t>
      </w:r>
      <w:r w:rsidR="00AF18EF">
        <w:t xml:space="preserve">processBytes function of the </w:t>
      </w:r>
      <w:r w:rsidRPr="00EC0FC6">
        <w:t>stream cipher</w:t>
      </w:r>
      <w:r w:rsidR="00AF18EF">
        <w:t>. The out array will be filled with pseudorandom bytes generated by the stream cipher (that were xored with zeroes in the in array). (See note for BcPRG in Static View above).</w:t>
      </w:r>
      <w:r w:rsidRPr="00EC0FC6">
        <w:t xml:space="preserve"> </w:t>
      </w:r>
    </w:p>
    <w:p w:rsidR="00D959A6" w:rsidRPr="00826DE9" w:rsidRDefault="00826DE9" w:rsidP="00826DE9">
      <w:pPr>
        <w:rPr>
          <w:rFonts w:ascii="Calibri" w:hAnsi="Calibri" w:cs="Arial"/>
          <w:sz w:val="22"/>
          <w:szCs w:val="22"/>
          <w:lang w:bidi="en-US"/>
        </w:rPr>
      </w:pPr>
      <w:r>
        <w:br w:type="page"/>
      </w:r>
    </w:p>
    <w:p w:rsidR="00BB674D" w:rsidRDefault="00D959A6" w:rsidP="00D54590">
      <w:pPr>
        <w:pStyle w:val="Heading4"/>
        <w:numPr>
          <w:ilvl w:val="3"/>
          <w:numId w:val="70"/>
        </w:numPr>
      </w:pPr>
      <w:r>
        <w:lastRenderedPageBreak/>
        <w:t xml:space="preserve"> </w:t>
      </w:r>
      <w:bookmarkStart w:id="455" w:name="_Toc331084146"/>
      <w:r>
        <w:t>Usage</w:t>
      </w:r>
      <w:bookmarkEnd w:id="455"/>
    </w:p>
    <w:bookmarkEnd w:id="453"/>
    <w:p w:rsidR="00965BEA" w:rsidRPr="00B7052A" w:rsidRDefault="00965BEA" w:rsidP="00AF18EF">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out byte array</w:t>
      </w:r>
    </w:p>
    <w:p w:rsidR="00965BEA" w:rsidRDefault="00965BEA" w:rsidP="00965BEA">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965BEA" w:rsidP="00127C59">
      <w:pPr>
        <w:rPr>
          <w:rFonts w:ascii="Courier New" w:hAnsi="Courier New" w:cs="Courier New"/>
          <w:color w:val="00B050"/>
          <w:sz w:val="20"/>
          <w:szCs w:val="20"/>
        </w:rPr>
      </w:pPr>
      <w:r w:rsidRPr="00B7052A">
        <w:rPr>
          <w:rFonts w:ascii="Courier New" w:hAnsi="Courier New" w:cs="Courier New"/>
          <w:color w:val="00B050"/>
          <w:sz w:val="20"/>
          <w:szCs w:val="20"/>
        </w:rPr>
        <w:t>//</w:t>
      </w:r>
      <w:r w:rsidR="00127C59">
        <w:rPr>
          <w:rFonts w:ascii="Courier New" w:hAnsi="Courier New" w:cs="Courier New"/>
          <w:color w:val="00B050"/>
          <w:sz w:val="20"/>
          <w:szCs w:val="20"/>
        </w:rPr>
        <w:t>Create</w:t>
      </w:r>
      <w:r w:rsidRPr="00B7052A">
        <w:rPr>
          <w:rFonts w:ascii="Courier New" w:hAnsi="Courier New" w:cs="Courier New"/>
          <w:color w:val="00B050"/>
          <w:sz w:val="20"/>
          <w:szCs w:val="20"/>
        </w:rPr>
        <w:t xml:space="preserve"> pr</w:t>
      </w:r>
      <w:r w:rsidR="001A1D9B">
        <w:rPr>
          <w:rFonts w:ascii="Courier New" w:hAnsi="Courier New" w:cs="Courier New"/>
          <w:color w:val="00B050"/>
          <w:sz w:val="20"/>
          <w:szCs w:val="20"/>
        </w:rPr>
        <w:t>g</w:t>
      </w:r>
      <w:r w:rsidR="00127C59">
        <w:rPr>
          <w:rFonts w:ascii="Courier New" w:hAnsi="Courier New" w:cs="Courier New"/>
          <w:color w:val="00B050"/>
          <w:sz w:val="20"/>
          <w:szCs w:val="20"/>
        </w:rPr>
        <w:t xml:space="preserve"> using the PrgFactory</w:t>
      </w:r>
    </w:p>
    <w:p w:rsidR="001A1D9B" w:rsidRDefault="00965BEA" w:rsidP="00127C59">
      <w:pPr>
        <w:ind w:left="12"/>
        <w:rPr>
          <w:rFonts w:ascii="Courier New" w:hAnsi="Courier New" w:cs="Courier New"/>
          <w:color w:val="000000"/>
          <w:sz w:val="20"/>
          <w:szCs w:val="20"/>
        </w:rPr>
      </w:pPr>
      <w:r w:rsidRPr="00B7052A">
        <w:rPr>
          <w:rFonts w:ascii="Courier New" w:hAnsi="Courier New" w:cs="Courier New"/>
          <w:color w:val="000000"/>
          <w:sz w:val="20"/>
          <w:szCs w:val="20"/>
        </w:rPr>
        <w:t>Pseudorandom</w:t>
      </w:r>
      <w:r w:rsidR="00E72B51">
        <w:rPr>
          <w:rFonts w:ascii="Courier New" w:hAnsi="Courier New" w:cs="Courier New"/>
          <w:color w:val="000000"/>
          <w:sz w:val="20"/>
          <w:szCs w:val="20"/>
        </w:rPr>
        <w:t>Generator</w:t>
      </w:r>
      <w:r w:rsidRPr="00B7052A">
        <w:rPr>
          <w:rFonts w:ascii="Courier New" w:hAnsi="Courier New" w:cs="Courier New"/>
          <w:color w:val="000000"/>
          <w:sz w:val="20"/>
          <w:szCs w:val="20"/>
        </w:rPr>
        <w:t xml:space="preserve"> pr</w:t>
      </w:r>
      <w:r w:rsidR="00E72B51">
        <w:rPr>
          <w:rFonts w:ascii="Courier New" w:hAnsi="Courier New" w:cs="Courier New"/>
          <w:color w:val="000000"/>
          <w:sz w:val="20"/>
          <w:szCs w:val="20"/>
        </w:rPr>
        <w:t>g</w:t>
      </w:r>
      <w:r w:rsidRPr="00AD142A">
        <w:rPr>
          <w:rFonts w:ascii="Courier New" w:hAnsi="Courier New" w:cs="Courier New"/>
          <w:color w:val="000000"/>
          <w:sz w:val="20"/>
          <w:szCs w:val="20"/>
        </w:rPr>
        <w:t xml:space="preserve"> = </w:t>
      </w:r>
      <w:proofErr w:type="gramStart"/>
      <w:r w:rsidR="00127C59">
        <w:rPr>
          <w:rFonts w:ascii="Courier New" w:hAnsi="Courier New" w:cs="Courier New"/>
          <w:color w:val="000000"/>
          <w:sz w:val="20"/>
          <w:szCs w:val="20"/>
        </w:rPr>
        <w:t>PrgFactory.getInstance(</w:t>
      </w:r>
      <w:proofErr w:type="gramEnd"/>
      <w:r w:rsidR="00127C59">
        <w:rPr>
          <w:rFonts w:ascii="Courier New" w:hAnsi="Courier New" w:cs="Courier New"/>
          <w:color w:val="000000"/>
          <w:sz w:val="20"/>
          <w:szCs w:val="20"/>
        </w:rPr>
        <w:t>).getObject("RC4");</w:t>
      </w:r>
    </w:p>
    <w:p w:rsidR="00127C59" w:rsidRDefault="00CA7357" w:rsidP="00127C59">
      <w:pPr>
        <w:ind w:left="12"/>
        <w:rPr>
          <w:rFonts w:ascii="Courier New" w:hAnsi="Courier New" w:cs="Courier New"/>
          <w:color w:val="000000"/>
          <w:sz w:val="20"/>
          <w:szCs w:val="20"/>
        </w:rPr>
      </w:pPr>
      <w:r>
        <w:rPr>
          <w:rFonts w:ascii="Courier New" w:hAnsi="Courier New" w:cs="Courier New"/>
          <w:color w:val="000000"/>
          <w:sz w:val="20"/>
          <w:szCs w:val="20"/>
        </w:rPr>
        <w:t xml:space="preserve">SecretKey secretKey = </w:t>
      </w:r>
      <w:proofErr w:type="gramStart"/>
      <w:r>
        <w:rPr>
          <w:rFonts w:ascii="Courier New" w:hAnsi="Courier New" w:cs="Courier New"/>
          <w:color w:val="000000"/>
          <w:sz w:val="20"/>
          <w:szCs w:val="20"/>
        </w:rPr>
        <w:t>prg.generateKey(</w:t>
      </w:r>
      <w:proofErr w:type="gramEnd"/>
      <w:r>
        <w:rPr>
          <w:rFonts w:ascii="Courier New" w:hAnsi="Courier New" w:cs="Courier New"/>
          <w:color w:val="000000"/>
          <w:sz w:val="20"/>
          <w:szCs w:val="20"/>
        </w:rPr>
        <w:t>256);</w:t>
      </w:r>
    </w:p>
    <w:p w:rsidR="00965BEA" w:rsidRPr="00B7052A" w:rsidRDefault="00CA7357" w:rsidP="00965BEA">
      <w:pPr>
        <w:rPr>
          <w:rFonts w:ascii="Courier New" w:hAnsi="Courier New" w:cs="Courier New"/>
          <w:color w:val="00B050"/>
          <w:sz w:val="20"/>
          <w:szCs w:val="20"/>
        </w:rPr>
      </w:pPr>
      <w:r>
        <w:rPr>
          <w:rFonts w:ascii="Courier New" w:hAnsi="Courier New" w:cs="Courier New"/>
          <w:color w:val="00B050"/>
          <w:sz w:val="20"/>
          <w:szCs w:val="20"/>
        </w:rPr>
        <w:t>//set the key</w:t>
      </w:r>
    </w:p>
    <w:p w:rsidR="00965BEA" w:rsidRDefault="00965BEA" w:rsidP="00E72B51">
      <w:pPr>
        <w:ind w:left="-696"/>
        <w:rPr>
          <w:rFonts w:ascii="Courier New" w:hAnsi="Courier New" w:cs="Courier New"/>
          <w:color w:val="000000"/>
          <w:sz w:val="20"/>
          <w:szCs w:val="20"/>
        </w:rPr>
      </w:pPr>
      <w:r>
        <w:rPr>
          <w:rFonts w:ascii="Courier New" w:hAnsi="Courier New" w:cs="Courier New"/>
          <w:color w:val="000000"/>
          <w:sz w:val="20"/>
          <w:szCs w:val="20"/>
        </w:rPr>
        <w:tab/>
      </w:r>
      <w:proofErr w:type="gramStart"/>
      <w:r w:rsidR="00CA7357" w:rsidRPr="00B7052A">
        <w:rPr>
          <w:rFonts w:ascii="Courier New" w:hAnsi="Courier New" w:cs="Courier New"/>
          <w:color w:val="000000"/>
          <w:sz w:val="20"/>
          <w:szCs w:val="20"/>
        </w:rPr>
        <w:t>P</w:t>
      </w:r>
      <w:r w:rsidR="00E72B51" w:rsidRPr="00B7052A">
        <w:rPr>
          <w:rFonts w:ascii="Courier New" w:hAnsi="Courier New" w:cs="Courier New"/>
          <w:color w:val="000000"/>
          <w:sz w:val="20"/>
          <w:szCs w:val="20"/>
        </w:rPr>
        <w:t>r</w:t>
      </w:r>
      <w:r w:rsidR="00E72B51">
        <w:rPr>
          <w:rFonts w:ascii="Courier New" w:hAnsi="Courier New" w:cs="Courier New"/>
          <w:color w:val="000000"/>
          <w:sz w:val="20"/>
          <w:szCs w:val="20"/>
        </w:rPr>
        <w:t>g</w:t>
      </w:r>
      <w:r w:rsidR="00CA7357">
        <w:rPr>
          <w:rFonts w:ascii="Courier New" w:hAnsi="Courier New" w:cs="Courier New"/>
          <w:color w:val="000000"/>
          <w:sz w:val="20"/>
          <w:szCs w:val="20"/>
        </w:rPr>
        <w:t>.setKey</w:t>
      </w:r>
      <w:r>
        <w:rPr>
          <w:rFonts w:ascii="Courier New" w:hAnsi="Courier New" w:cs="Courier New"/>
          <w:color w:val="000000"/>
          <w:sz w:val="20"/>
          <w:szCs w:val="20"/>
        </w:rPr>
        <w:t>(</w:t>
      </w:r>
      <w:proofErr w:type="gramEnd"/>
      <w:r>
        <w:rPr>
          <w:rFonts w:ascii="Courier New" w:hAnsi="Courier New" w:cs="Courier New"/>
          <w:color w:val="000000"/>
          <w:sz w:val="20"/>
          <w:szCs w:val="20"/>
        </w:rPr>
        <w:t>secretKey);</w:t>
      </w:r>
    </w:p>
    <w:p w:rsidR="001A1D9B" w:rsidRDefault="001A1D9B" w:rsidP="00E72B51">
      <w:pPr>
        <w:ind w:left="-696"/>
        <w:rPr>
          <w:rFonts w:ascii="Courier New" w:hAnsi="Courier New" w:cs="Courier New"/>
          <w:color w:val="000000"/>
          <w:sz w:val="20"/>
          <w:szCs w:val="20"/>
        </w:rPr>
      </w:pPr>
    </w:p>
    <w:p w:rsidR="00965BEA" w:rsidRPr="00B7052A" w:rsidRDefault="00965BEA" w:rsidP="00AF18EF">
      <w:pPr>
        <w:rPr>
          <w:rFonts w:ascii="Courier New" w:hAnsi="Courier New" w:cs="Courier New"/>
          <w:color w:val="00B050"/>
          <w:sz w:val="20"/>
          <w:szCs w:val="20"/>
        </w:rPr>
      </w:pPr>
      <w:proofErr w:type="gramStart"/>
      <w:r w:rsidRPr="00B7052A">
        <w:rPr>
          <w:rFonts w:ascii="Courier New" w:hAnsi="Courier New" w:cs="Courier New"/>
          <w:color w:val="00B050"/>
          <w:sz w:val="20"/>
          <w:szCs w:val="20"/>
        </w:rPr>
        <w:t>//</w:t>
      </w:r>
      <w:r w:rsidR="00AF18EF">
        <w:rPr>
          <w:rFonts w:ascii="Courier New" w:hAnsi="Courier New" w:cs="Courier New"/>
          <w:color w:val="00B050"/>
          <w:sz w:val="20"/>
          <w:szCs w:val="20"/>
        </w:rPr>
        <w:t>get PRG byt</w:t>
      </w:r>
      <w:r w:rsidR="00E72B51">
        <w:rPr>
          <w:rFonts w:ascii="Courier New" w:hAnsi="Courier New" w:cs="Courier New"/>
          <w:color w:val="00B050"/>
          <w:sz w:val="20"/>
          <w:szCs w:val="20"/>
        </w:rPr>
        <w:t>es</w:t>
      </w:r>
      <w:r w:rsidR="00AF18EF">
        <w:rPr>
          <w:rFonts w:ascii="Courier New" w:hAnsi="Courier New" w:cs="Courier New"/>
          <w:color w:val="00B050"/>
          <w:sz w:val="20"/>
          <w:szCs w:val="20"/>
        </w:rPr>
        <w:t>.</w:t>
      </w:r>
      <w:proofErr w:type="gramEnd"/>
      <w:r w:rsidR="00AF18EF">
        <w:rPr>
          <w:rFonts w:ascii="Courier New" w:hAnsi="Courier New" w:cs="Courier New"/>
          <w:color w:val="00B050"/>
          <w:sz w:val="20"/>
          <w:szCs w:val="20"/>
        </w:rPr>
        <w:t xml:space="preserve"> The caller is responsible for allocating the out array.The result will be put in the out array.  </w:t>
      </w:r>
    </w:p>
    <w:p w:rsidR="00965BEA" w:rsidRDefault="00E72B51" w:rsidP="00AF18EF">
      <w:pPr>
        <w:rPr>
          <w:rFonts w:ascii="Courier New" w:hAnsi="Courier New" w:cs="Courier New"/>
          <w:color w:val="000000"/>
          <w:sz w:val="20"/>
          <w:szCs w:val="20"/>
        </w:rPr>
      </w:pPr>
      <w:proofErr w:type="gramStart"/>
      <w:r w:rsidRPr="00B7052A">
        <w:rPr>
          <w:rFonts w:ascii="Courier New" w:hAnsi="Courier New" w:cs="Courier New"/>
          <w:color w:val="000000"/>
          <w:sz w:val="20"/>
          <w:szCs w:val="20"/>
        </w:rPr>
        <w:t>pr</w:t>
      </w:r>
      <w:r>
        <w:rPr>
          <w:rFonts w:ascii="Courier New" w:hAnsi="Courier New" w:cs="Courier New"/>
          <w:color w:val="000000"/>
          <w:sz w:val="20"/>
          <w:szCs w:val="20"/>
        </w:rPr>
        <w:t>g</w:t>
      </w:r>
      <w:r w:rsidR="00965BEA" w:rsidRPr="00B7052A">
        <w:rPr>
          <w:rFonts w:ascii="Courier New" w:hAnsi="Courier New" w:cs="Courier New"/>
          <w:color w:val="000000"/>
          <w:sz w:val="20"/>
          <w:szCs w:val="20"/>
        </w:rPr>
        <w:t>.</w:t>
      </w:r>
      <w:r w:rsidR="00AF18EF">
        <w:rPr>
          <w:rFonts w:ascii="Courier New" w:hAnsi="Courier New" w:cs="Courier New"/>
          <w:color w:val="000000"/>
          <w:sz w:val="20"/>
          <w:szCs w:val="20"/>
        </w:rPr>
        <w:t>getPRGBytes</w:t>
      </w:r>
      <w:r w:rsidR="00965BEA" w:rsidRPr="00B7052A">
        <w:rPr>
          <w:rFonts w:ascii="Courier New" w:hAnsi="Courier New" w:cs="Courier New"/>
          <w:color w:val="000000"/>
          <w:sz w:val="20"/>
          <w:szCs w:val="20"/>
        </w:rPr>
        <w:t>(</w:t>
      </w:r>
      <w:proofErr w:type="gramEnd"/>
      <w:r w:rsidR="00AF18EF">
        <w:rPr>
          <w:rFonts w:ascii="Courier New" w:hAnsi="Courier New" w:cs="Courier New"/>
          <w:color w:val="000000"/>
          <w:sz w:val="20"/>
          <w:szCs w:val="20"/>
        </w:rPr>
        <w:t>out</w:t>
      </w:r>
      <w:r>
        <w:rPr>
          <w:rFonts w:ascii="Courier New" w:hAnsi="Courier New" w:cs="Courier New"/>
          <w:color w:val="000000"/>
          <w:sz w:val="20"/>
          <w:szCs w:val="20"/>
        </w:rPr>
        <w:t>.length</w:t>
      </w:r>
      <w:r w:rsidR="00AF18EF">
        <w:rPr>
          <w:rFonts w:ascii="Courier New" w:hAnsi="Courier New" w:cs="Courier New"/>
          <w:color w:val="000000"/>
          <w:sz w:val="20"/>
          <w:szCs w:val="20"/>
        </w:rPr>
        <w:t>, out</w:t>
      </w:r>
      <w:r w:rsidR="00965BEA" w:rsidRPr="00B7052A">
        <w:rPr>
          <w:rFonts w:ascii="Courier New" w:hAnsi="Courier New" w:cs="Courier New"/>
          <w:color w:val="000000"/>
          <w:sz w:val="20"/>
          <w:szCs w:val="20"/>
        </w:rPr>
        <w:t>);</w:t>
      </w:r>
    </w:p>
    <w:p w:rsidR="00826DE9" w:rsidRDefault="00826DE9" w:rsidP="00AF18EF">
      <w:pPr>
        <w:rPr>
          <w:rFonts w:ascii="Courier New" w:hAnsi="Courier New" w:cs="Courier New"/>
          <w:color w:val="000000"/>
          <w:sz w:val="20"/>
          <w:szCs w:val="20"/>
        </w:rPr>
      </w:pPr>
    </w:p>
    <w:p w:rsidR="00965BEA" w:rsidRPr="00965BEA" w:rsidRDefault="00965BEA" w:rsidP="00965BEA"/>
    <w:p w:rsidR="002908E4" w:rsidRDefault="002908E4">
      <w:pPr>
        <w:autoSpaceDE/>
        <w:autoSpaceDN/>
        <w:adjustRightInd/>
        <w:rPr>
          <w:b/>
          <w:bCs/>
          <w:sz w:val="26"/>
          <w:szCs w:val="18"/>
        </w:rPr>
      </w:pPr>
      <w:bookmarkStart w:id="456" w:name="_Toc277840061"/>
      <w:r>
        <w:br w:type="page"/>
      </w:r>
    </w:p>
    <w:p w:rsidR="00515D3B" w:rsidRDefault="00515D3B" w:rsidP="007C5F01">
      <w:pPr>
        <w:pStyle w:val="Heading3"/>
        <w:numPr>
          <w:ilvl w:val="2"/>
          <w:numId w:val="37"/>
        </w:numPr>
        <w:ind w:left="709" w:hanging="283"/>
      </w:pPr>
      <w:bookmarkStart w:id="457" w:name="_Toc331084147"/>
      <w:r>
        <w:lastRenderedPageBreak/>
        <w:t>Trapdoor Permutation</w:t>
      </w:r>
      <w:bookmarkEnd w:id="456"/>
      <w:bookmarkEnd w:id="457"/>
    </w:p>
    <w:p w:rsidR="00AE4229" w:rsidRPr="00AE4229" w:rsidRDefault="00AE4229" w:rsidP="00D54590">
      <w:pPr>
        <w:pStyle w:val="ListParagraph"/>
        <w:keepNext/>
        <w:keepLines/>
        <w:numPr>
          <w:ilvl w:val="2"/>
          <w:numId w:val="70"/>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458" w:name="_Toc305321430"/>
      <w:bookmarkStart w:id="459" w:name="_Toc305323444"/>
      <w:bookmarkStart w:id="460" w:name="_Toc305323618"/>
      <w:bookmarkStart w:id="461" w:name="_Toc305323794"/>
      <w:bookmarkStart w:id="462" w:name="_Toc311619758"/>
      <w:bookmarkStart w:id="463" w:name="_Toc315168903"/>
      <w:bookmarkStart w:id="464" w:name="_Toc315169080"/>
      <w:bookmarkStart w:id="465" w:name="_Toc315173297"/>
      <w:bookmarkStart w:id="466" w:name="_Toc331083151"/>
      <w:bookmarkStart w:id="467" w:name="_Toc331083352"/>
      <w:bookmarkStart w:id="468" w:name="_Toc331083546"/>
      <w:bookmarkStart w:id="469" w:name="_Toc331083739"/>
      <w:bookmarkStart w:id="470" w:name="_Toc331083943"/>
      <w:bookmarkStart w:id="471" w:name="_Toc331084148"/>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p>
    <w:p w:rsidR="00BB674D" w:rsidRDefault="00BB674D" w:rsidP="00D54590">
      <w:pPr>
        <w:pStyle w:val="Heading4"/>
        <w:numPr>
          <w:ilvl w:val="3"/>
          <w:numId w:val="70"/>
        </w:numPr>
      </w:pPr>
      <w:r>
        <w:t xml:space="preserve"> </w:t>
      </w:r>
      <w:bookmarkStart w:id="472" w:name="_Toc331084149"/>
      <w:r>
        <w:t>Static View</w:t>
      </w:r>
      <w:bookmarkEnd w:id="472"/>
    </w:p>
    <w:p w:rsidR="000A1F35" w:rsidRDefault="000A1F35" w:rsidP="00B560EC">
      <w:pPr>
        <w:rPr>
          <w:noProof/>
        </w:rPr>
      </w:pPr>
      <w:r>
        <w:t xml:space="preserve">A </w:t>
      </w:r>
      <w:r>
        <w:rPr>
          <w:b/>
          <w:bCs/>
        </w:rPr>
        <w:t xml:space="preserve">trapdoor </w:t>
      </w:r>
      <w:r w:rsidR="00B560EC">
        <w:rPr>
          <w:b/>
          <w:bCs/>
        </w:rPr>
        <w:t>permutation</w:t>
      </w:r>
      <w:r>
        <w:t xml:space="preserve"> is a </w:t>
      </w:r>
      <w:r w:rsidR="00B560EC">
        <w:t xml:space="preserve">bijection (1-1 and onto </w:t>
      </w:r>
      <w:r w:rsidRPr="001E79E8">
        <w:t>function</w:t>
      </w:r>
      <w:r w:rsidR="00B560EC">
        <w:t>)</w:t>
      </w:r>
      <w:r>
        <w:t xml:space="preserve"> that is easy to compute </w:t>
      </w:r>
      <w:r w:rsidR="00B560EC">
        <w:t>for everyone</w:t>
      </w:r>
      <w:r>
        <w:t xml:space="preserve">, yet </w:t>
      </w:r>
      <w:r w:rsidR="00B560EC">
        <w:t>is hard to invert</w:t>
      </w:r>
      <w:r>
        <w:t xml:space="preserve"> </w:t>
      </w:r>
      <w:r w:rsidR="00B560EC">
        <w:t>unless given</w:t>
      </w:r>
      <w:r>
        <w:t xml:space="preserve"> special </w:t>
      </w:r>
      <w:r w:rsidR="00B560EC">
        <w:t xml:space="preserve">additional </w:t>
      </w:r>
      <w:r>
        <w:t xml:space="preserve">information, called the "trapdoor". </w:t>
      </w:r>
      <w:r w:rsidR="00B560EC">
        <w:t>The public key is essentially the function description and the private key is the trapdo</w:t>
      </w:r>
      <w:r w:rsidR="00B06F7F">
        <w:t>or.</w:t>
      </w:r>
    </w:p>
    <w:p w:rsidR="003A76DA" w:rsidRPr="003A76DA" w:rsidRDefault="009C2F8A" w:rsidP="002908E4">
      <w:pPr>
        <w:rPr>
          <w:b/>
          <w:bCs/>
          <w:vanish/>
          <w:sz w:val="26"/>
          <w:szCs w:val="18"/>
        </w:rPr>
      </w:pPr>
      <w:bookmarkStart w:id="473" w:name="_Toc278883406"/>
      <w:bookmarkStart w:id="474" w:name="_Toc278884104"/>
      <w:bookmarkStart w:id="475" w:name="_Toc278884243"/>
      <w:bookmarkStart w:id="476" w:name="_Toc278884319"/>
      <w:bookmarkStart w:id="477" w:name="_Toc279923565"/>
      <w:bookmarkStart w:id="478" w:name="_Toc280082636"/>
      <w:bookmarkStart w:id="479" w:name="_Toc280521456"/>
      <w:bookmarkStart w:id="480" w:name="_Toc280521628"/>
      <w:bookmarkStart w:id="481" w:name="_Toc280521781"/>
      <w:bookmarkStart w:id="482" w:name="_Toc280611993"/>
      <w:bookmarkStart w:id="483" w:name="_Toc280694109"/>
      <w:bookmarkStart w:id="484" w:name="_Toc280699827"/>
      <w:bookmarkStart w:id="485" w:name="_Toc280703485"/>
      <w:bookmarkStart w:id="486" w:name="_Toc280703598"/>
      <w:bookmarkStart w:id="487" w:name="_Toc280778598"/>
      <w:bookmarkStart w:id="488" w:name="_Toc283907071"/>
      <w:bookmarkStart w:id="489" w:name="_Toc283908924"/>
      <w:bookmarkStart w:id="490" w:name="_Toc287350659"/>
      <w:bookmarkStart w:id="491" w:name="_Toc289002198"/>
      <w:bookmarkStart w:id="492" w:name="_Toc289002327"/>
      <w:bookmarkStart w:id="493" w:name="_Toc289956233"/>
      <w:bookmarkStart w:id="494" w:name="_Toc296853718"/>
      <w:bookmarkStart w:id="495" w:name="_Toc298923915"/>
      <w:bookmarkStart w:id="496" w:name="_Toc301769146"/>
      <w:bookmarkStart w:id="497" w:name="_Toc305320990"/>
      <w:bookmarkStart w:id="498" w:name="_Toc305321120"/>
      <w:bookmarkStart w:id="499" w:name="_Toc305321250"/>
      <w:bookmarkStart w:id="500" w:name="_Toc305321432"/>
      <w:bookmarkStart w:id="501" w:name="_Toc305323446"/>
      <w:bookmarkStart w:id="502" w:name="_Toc305323620"/>
      <w:bookmarkStart w:id="503" w:name="_Toc305323796"/>
      <w:bookmarkStart w:id="504" w:name="_Toc311619760"/>
      <w:bookmarkStart w:id="505" w:name="_Toc315168905"/>
      <w:bookmarkStart w:id="506" w:name="_Toc315169082"/>
      <w:bookmarkStart w:id="507" w:name="_Toc315173299"/>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r w:rsidRPr="009C2F8A">
        <w:rPr>
          <w:b/>
          <w:bCs/>
          <w:noProof/>
          <w:sz w:val="26"/>
          <w:szCs w:val="18"/>
        </w:rPr>
        <w:drawing>
          <wp:inline distT="0" distB="0" distL="0" distR="0" wp14:anchorId="105B1EF3" wp14:editId="12BF088D">
            <wp:extent cx="5486400" cy="4265295"/>
            <wp:effectExtent l="0" t="0" r="0" b="1905"/>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4265295"/>
                    </a:xfrm>
                    <a:prstGeom prst="rect">
                      <a:avLst/>
                    </a:prstGeom>
                  </pic:spPr>
                </pic:pic>
              </a:graphicData>
            </a:graphic>
          </wp:inline>
        </w:drawing>
      </w:r>
    </w:p>
    <w:p w:rsidR="00AC75AD" w:rsidRDefault="00F60D09" w:rsidP="009A7939">
      <w:r w:rsidRPr="00F60D09">
        <w:rPr>
          <w:noProof/>
        </w:rPr>
        <w:drawing>
          <wp:inline distT="0" distB="0" distL="0" distR="0" wp14:anchorId="45B7CC82" wp14:editId="372D756A">
            <wp:extent cx="5486400" cy="2722245"/>
            <wp:effectExtent l="0" t="0" r="0" b="1905"/>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722245"/>
                    </a:xfrm>
                    <a:prstGeom prst="rect">
                      <a:avLst/>
                    </a:prstGeom>
                  </pic:spPr>
                </pic:pic>
              </a:graphicData>
            </a:graphic>
          </wp:inline>
        </w:drawing>
      </w:r>
    </w:p>
    <w:p w:rsidR="00AC75AD" w:rsidRPr="00AC75AD" w:rsidRDefault="00AC75AD" w:rsidP="00AC75AD"/>
    <w:p w:rsidR="00D959A6" w:rsidRDefault="008C242F" w:rsidP="00D54590">
      <w:pPr>
        <w:pStyle w:val="Heading4"/>
        <w:numPr>
          <w:ilvl w:val="3"/>
          <w:numId w:val="70"/>
        </w:numPr>
      </w:pPr>
      <w:r>
        <w:lastRenderedPageBreak/>
        <w:t xml:space="preserve"> </w:t>
      </w:r>
      <w:bookmarkStart w:id="508" w:name="_Toc331084150"/>
      <w:r w:rsidR="00BB674D">
        <w:t>Dynamic View</w:t>
      </w:r>
      <w:bookmarkEnd w:id="508"/>
    </w:p>
    <w:p w:rsidR="000C0B7D" w:rsidRPr="000C0B7D" w:rsidRDefault="000C0B7D" w:rsidP="000C0B7D">
      <w:pPr>
        <w:rPr>
          <w:b/>
          <w:bCs/>
        </w:rPr>
      </w:pPr>
      <w:r w:rsidRPr="000C0B7D">
        <w:rPr>
          <w:b/>
          <w:bCs/>
        </w:rPr>
        <w:t>For TrapdoorPermutation classes:</w:t>
      </w:r>
    </w:p>
    <w:p w:rsidR="00860129" w:rsidRDefault="00860129" w:rsidP="007C5F01">
      <w:pPr>
        <w:pStyle w:val="Caption"/>
        <w:numPr>
          <w:ilvl w:val="0"/>
          <w:numId w:val="8"/>
        </w:numPr>
      </w:pPr>
      <w:bookmarkStart w:id="509" w:name="_Toc277840063"/>
      <w:bookmarkStart w:id="510" w:name="_Toc277840062"/>
      <w:r>
        <w:t xml:space="preserve">Function: </w:t>
      </w:r>
      <w:r w:rsidR="002908E4">
        <w:t>setKey</w:t>
      </w:r>
      <w:r>
        <w:t>(PublicKey)</w:t>
      </w:r>
    </w:p>
    <w:p w:rsidR="002908E4" w:rsidRDefault="002908E4" w:rsidP="002908E4">
      <w:pPr>
        <w:ind w:left="708"/>
      </w:pPr>
      <w:r>
        <w:t xml:space="preserve">Set </w:t>
      </w:r>
      <w:r w:rsidR="00860129">
        <w:t>th</w:t>
      </w:r>
      <w:r>
        <w:t>e</w:t>
      </w:r>
      <w:r w:rsidR="00860129">
        <w:t xml:space="preserve"> </w:t>
      </w:r>
      <w:r>
        <w:t xml:space="preserve">public key only for this </w:t>
      </w:r>
      <w:r w:rsidR="00860129">
        <w:t xml:space="preserve">permutation. Used when the trapdoor is unknown. In this case, the invert function has to return </w:t>
      </w:r>
      <w:r w:rsidR="00860129" w:rsidRPr="00860129">
        <w:rPr>
          <w:i/>
          <w:iCs/>
        </w:rPr>
        <w:t>null</w:t>
      </w:r>
      <w:r w:rsidR="00860129">
        <w:t>.</w:t>
      </w:r>
    </w:p>
    <w:p w:rsidR="002908E4" w:rsidRDefault="002908E4" w:rsidP="002908E4">
      <w:pPr>
        <w:ind w:left="708"/>
      </w:pPr>
    </w:p>
    <w:p w:rsidR="002908E4" w:rsidRDefault="002908E4" w:rsidP="007C5F01">
      <w:pPr>
        <w:pStyle w:val="Caption"/>
        <w:numPr>
          <w:ilvl w:val="0"/>
          <w:numId w:val="8"/>
        </w:numPr>
      </w:pPr>
      <w:r>
        <w:t>Function: setKey(PublicKey, PrivateKey)</w:t>
      </w:r>
    </w:p>
    <w:p w:rsidR="002908E4" w:rsidRDefault="002908E4" w:rsidP="002908E4">
      <w:pPr>
        <w:ind w:left="708"/>
      </w:pPr>
      <w:r>
        <w:t>Set the public key and the private key for this permutation. Both compute and invert can be performed.</w:t>
      </w:r>
    </w:p>
    <w:p w:rsidR="00F17079" w:rsidRPr="00860129" w:rsidRDefault="00F17079" w:rsidP="00860129">
      <w:pPr>
        <w:ind w:left="708"/>
      </w:pPr>
    </w:p>
    <w:p w:rsidR="00D959A6" w:rsidRDefault="00D959A6" w:rsidP="007C5F01">
      <w:pPr>
        <w:pStyle w:val="Caption"/>
        <w:numPr>
          <w:ilvl w:val="0"/>
          <w:numId w:val="8"/>
        </w:numPr>
      </w:pPr>
      <w:r>
        <w:t>Function :  compute</w:t>
      </w:r>
      <w:bookmarkEnd w:id="509"/>
      <w:r w:rsidR="00AC75AD">
        <w:t>(TPElement) : TPElement</w:t>
      </w:r>
    </w:p>
    <w:p w:rsidR="00D959A6" w:rsidRDefault="00D959A6" w:rsidP="00D959A6">
      <w:pPr>
        <w:ind w:left="708"/>
      </w:pPr>
      <w:proofErr w:type="gramStart"/>
      <w:r>
        <w:t>Computes the function using the public key</w:t>
      </w:r>
      <w:r w:rsidR="00860129">
        <w:t>.</w:t>
      </w:r>
      <w:proofErr w:type="gramEnd"/>
    </w:p>
    <w:p w:rsidR="00F17079" w:rsidRPr="004A2A78" w:rsidRDefault="00F17079" w:rsidP="00D959A6">
      <w:pPr>
        <w:ind w:left="708"/>
      </w:pPr>
    </w:p>
    <w:p w:rsidR="00933E6B" w:rsidRDefault="00933E6B" w:rsidP="007C5F01">
      <w:pPr>
        <w:pStyle w:val="Caption"/>
        <w:numPr>
          <w:ilvl w:val="0"/>
          <w:numId w:val="8"/>
        </w:numPr>
      </w:pPr>
      <w:r>
        <w:t>Function :  invert(TPElement) : TPElement</w:t>
      </w:r>
    </w:p>
    <w:p w:rsidR="00860129" w:rsidRDefault="00933E6B" w:rsidP="00860129">
      <w:pPr>
        <w:ind w:firstLine="708"/>
      </w:pPr>
      <w:proofErr w:type="gramStart"/>
      <w:r>
        <w:t>Inverts the function using the private key.</w:t>
      </w:r>
      <w:proofErr w:type="gramEnd"/>
      <w:r w:rsidR="00860129">
        <w:t xml:space="preserve"> If the trapdoor is unknown then return </w:t>
      </w:r>
      <w:r w:rsidR="00860129" w:rsidRPr="00860129">
        <w:rPr>
          <w:i/>
          <w:iCs/>
        </w:rPr>
        <w:t>null</w:t>
      </w:r>
      <w:r w:rsidR="00860129">
        <w:t>.</w:t>
      </w:r>
    </w:p>
    <w:p w:rsidR="00F17079" w:rsidRDefault="00F17079" w:rsidP="00860129">
      <w:pPr>
        <w:ind w:firstLine="708"/>
      </w:pPr>
    </w:p>
    <w:p w:rsidR="00860129" w:rsidRDefault="00860129" w:rsidP="007C5F01">
      <w:pPr>
        <w:pStyle w:val="Caption"/>
        <w:numPr>
          <w:ilvl w:val="0"/>
          <w:numId w:val="8"/>
        </w:numPr>
      </w:pPr>
      <w:r>
        <w:t>Function: ge</w:t>
      </w:r>
      <w:r w:rsidR="009C2F8A">
        <w:t>nerate</w:t>
      </w:r>
      <w:r>
        <w:t>RandomTPElement : TPElement</w:t>
      </w:r>
    </w:p>
    <w:p w:rsidR="00860129" w:rsidRDefault="009C2F8A" w:rsidP="00346439">
      <w:pPr>
        <w:ind w:left="708"/>
      </w:pPr>
      <w:proofErr w:type="gramStart"/>
      <w:r>
        <w:t>Generates</w:t>
      </w:r>
      <w:r w:rsidR="009A7939">
        <w:t xml:space="preserve"> the corresponding TPElement by calling the </w:t>
      </w:r>
      <w:r w:rsidR="0089520E">
        <w:t xml:space="preserve">TPElement </w:t>
      </w:r>
      <w:r w:rsidR="009A7939">
        <w:t>constructor that chooses random values</w:t>
      </w:r>
      <w:r w:rsidR="00346439">
        <w:t>.</w:t>
      </w:r>
      <w:proofErr w:type="gramEnd"/>
    </w:p>
    <w:p w:rsidR="00457A7F" w:rsidRPr="00457A7F" w:rsidRDefault="00457A7F" w:rsidP="0089520E">
      <w:pPr>
        <w:ind w:left="708"/>
      </w:pPr>
      <w:r w:rsidRPr="00457A7F">
        <w:t xml:space="preserve">By creating the TPElement through the relevant TPPermutation we have an object guaranteed to be suitable </w:t>
      </w:r>
      <w:r>
        <w:t>for</w:t>
      </w:r>
      <w:r w:rsidRPr="00457A7F">
        <w:t xml:space="preserve"> the permutation, both considering the actual algorithm (RSA, Rabin or other) and the implementing library.</w:t>
      </w:r>
      <w:r>
        <w:t xml:space="preserve"> Generating the element through a possible TPElementFactory would require the user to be </w:t>
      </w:r>
      <w:r w:rsidR="0089520E">
        <w:t>aware of implementation details of the permutation she wants to use; this is the opposite purpose of a factory.</w:t>
      </w:r>
    </w:p>
    <w:p w:rsidR="00457A7F" w:rsidRDefault="00457A7F" w:rsidP="00346439">
      <w:pPr>
        <w:ind w:left="708"/>
      </w:pPr>
    </w:p>
    <w:p w:rsidR="00F17079" w:rsidRDefault="0089520E" w:rsidP="007C5F01">
      <w:pPr>
        <w:pStyle w:val="Caption"/>
        <w:numPr>
          <w:ilvl w:val="0"/>
          <w:numId w:val="8"/>
        </w:numPr>
      </w:pPr>
      <w:r>
        <w:t>Function: ge</w:t>
      </w:r>
      <w:r w:rsidR="009C2F8A">
        <w:t>nerate</w:t>
      </w:r>
      <w:r>
        <w:t>TPElement</w:t>
      </w:r>
      <w:r w:rsidRPr="0089520E">
        <w:t>(BigInteger x) :</w:t>
      </w:r>
      <w:r>
        <w:t xml:space="preserve"> TPElement</w:t>
      </w:r>
      <w:r w:rsidR="00122DDA">
        <w:t xml:space="preserve"> throws IllegalArgumentException</w:t>
      </w:r>
    </w:p>
    <w:p w:rsidR="009C2F8A" w:rsidRDefault="0089520E" w:rsidP="00453277">
      <w:pPr>
        <w:ind w:left="708"/>
      </w:pPr>
      <w:proofErr w:type="gramStart"/>
      <w:r>
        <w:t>Creates the corresponding TPElement</w:t>
      </w:r>
      <w:r w:rsidR="009C2F8A">
        <w:t>.</w:t>
      </w:r>
      <w:proofErr w:type="gramEnd"/>
    </w:p>
    <w:p w:rsidR="009C2F8A" w:rsidRDefault="009C2F8A" w:rsidP="007C5F01">
      <w:pPr>
        <w:pStyle w:val="ListParagraph"/>
        <w:numPr>
          <w:ilvl w:val="1"/>
          <w:numId w:val="29"/>
        </w:numPr>
      </w:pPr>
      <w:r>
        <w:t>Check if the x value is legal for the trapdoor permutation it belongs to.</w:t>
      </w:r>
    </w:p>
    <w:p w:rsidR="009C2F8A" w:rsidRDefault="009C2F8A" w:rsidP="007C5F01">
      <w:pPr>
        <w:pStyle w:val="ListParagraph"/>
        <w:numPr>
          <w:ilvl w:val="2"/>
          <w:numId w:val="29"/>
        </w:numPr>
      </w:pPr>
      <w:r>
        <w:t xml:space="preserve">If so, create </w:t>
      </w:r>
      <w:r w:rsidR="00D620F8">
        <w:t xml:space="preserve">and return </w:t>
      </w:r>
      <w:r>
        <w:t>the object by calling the corresponding TPElement constructor that gets the modulus and a value x (BigInteger) as arguments.</w:t>
      </w:r>
    </w:p>
    <w:p w:rsidR="009C2F8A" w:rsidRDefault="009C2F8A" w:rsidP="007C5F01">
      <w:pPr>
        <w:pStyle w:val="ListParagraph"/>
        <w:numPr>
          <w:ilvl w:val="2"/>
          <w:numId w:val="29"/>
        </w:numPr>
      </w:pPr>
      <w:r>
        <w:t>Else, throw IllegalArgumentException.</w:t>
      </w:r>
    </w:p>
    <w:p w:rsidR="009C2F8A" w:rsidRDefault="009C2F8A" w:rsidP="007C5F01">
      <w:pPr>
        <w:pStyle w:val="Caption"/>
        <w:numPr>
          <w:ilvl w:val="0"/>
          <w:numId w:val="8"/>
        </w:numPr>
      </w:pPr>
      <w:r>
        <w:t>Function: generateUncheckedTPElement</w:t>
      </w:r>
      <w:r w:rsidRPr="0089520E">
        <w:t>(BigInteger x) :</w:t>
      </w:r>
      <w:r>
        <w:t xml:space="preserve"> TPElement throws IllegalArgumentException</w:t>
      </w:r>
    </w:p>
    <w:p w:rsidR="009C2F8A" w:rsidRPr="009C2F8A" w:rsidRDefault="009C2F8A" w:rsidP="00D620F8">
      <w:pPr>
        <w:pStyle w:val="ListParagraph"/>
        <w:rPr>
          <w:rFonts w:ascii="Times New Roman" w:hAnsi="Times New Roman" w:cs="Times New Roman"/>
          <w:sz w:val="24"/>
          <w:szCs w:val="24"/>
          <w:lang w:bidi="he-IL"/>
        </w:rPr>
      </w:pPr>
      <w:proofErr w:type="gramStart"/>
      <w:r w:rsidRPr="009C2F8A">
        <w:rPr>
          <w:rFonts w:ascii="Times New Roman" w:hAnsi="Times New Roman" w:cs="Times New Roman"/>
          <w:sz w:val="24"/>
          <w:szCs w:val="24"/>
          <w:lang w:bidi="he-IL"/>
        </w:rPr>
        <w:t>Creates the corresponding TPElement.</w:t>
      </w:r>
      <w:proofErr w:type="gramEnd"/>
      <w:r w:rsidRPr="009C2F8A">
        <w:rPr>
          <w:rFonts w:ascii="Times New Roman" w:hAnsi="Times New Roman" w:cs="Times New Roman"/>
          <w:sz w:val="24"/>
          <w:szCs w:val="24"/>
          <w:lang w:bidi="he-IL"/>
        </w:rPr>
        <w:t xml:space="preserve"> This function does not guarantee that the passed x value is legal</w:t>
      </w:r>
      <w:r>
        <w:rPr>
          <w:rFonts w:ascii="Times New Roman" w:hAnsi="Times New Roman" w:cs="Times New Roman"/>
          <w:sz w:val="24"/>
          <w:szCs w:val="24"/>
          <w:lang w:bidi="he-IL"/>
        </w:rPr>
        <w:t>.</w:t>
      </w:r>
      <w:r w:rsidRPr="009C2F8A">
        <w:rPr>
          <w:rFonts w:ascii="Times New Roman" w:hAnsi="Times New Roman" w:cs="Times New Roman"/>
          <w:sz w:val="24"/>
          <w:szCs w:val="24"/>
          <w:lang w:bidi="he-IL"/>
        </w:rPr>
        <w:t xml:space="preserve"> </w:t>
      </w:r>
      <w:r w:rsidRPr="00D620F8">
        <w:rPr>
          <w:rFonts w:ascii="Times New Roman" w:hAnsi="Times New Roman" w:cs="Times New Roman"/>
          <w:sz w:val="24"/>
          <w:szCs w:val="24"/>
          <w:lang w:bidi="he-IL"/>
        </w:rPr>
        <w:t xml:space="preserve"> It gets an x value and does not perform any checks, just sets the x and returns the element. This can be used by a user that knows for sure that the x being used is valid and wants to avoid the performance penalty of</w:t>
      </w:r>
      <w:r w:rsidR="00D620F8" w:rsidRPr="00D620F8">
        <w:rPr>
          <w:rFonts w:ascii="Times New Roman" w:hAnsi="Times New Roman" w:cs="Times New Roman"/>
          <w:sz w:val="24"/>
          <w:szCs w:val="24"/>
          <w:lang w:bidi="he-IL"/>
        </w:rPr>
        <w:t xml:space="preserve"> extra </w:t>
      </w:r>
      <w:r w:rsidRPr="00D620F8">
        <w:rPr>
          <w:rFonts w:ascii="Times New Roman" w:hAnsi="Times New Roman" w:cs="Times New Roman"/>
          <w:sz w:val="24"/>
          <w:szCs w:val="24"/>
          <w:lang w:bidi="he-IL"/>
        </w:rPr>
        <w:t>che</w:t>
      </w:r>
      <w:r w:rsidR="00D620F8" w:rsidRPr="00D620F8">
        <w:rPr>
          <w:rFonts w:ascii="Times New Roman" w:hAnsi="Times New Roman" w:cs="Times New Roman"/>
          <w:sz w:val="24"/>
          <w:szCs w:val="24"/>
          <w:lang w:bidi="he-IL"/>
        </w:rPr>
        <w:t>cks</w:t>
      </w:r>
      <w:r w:rsidRPr="00D620F8">
        <w:rPr>
          <w:rFonts w:ascii="Times New Roman" w:hAnsi="Times New Roman" w:cs="Times New Roman"/>
          <w:sz w:val="24"/>
          <w:szCs w:val="24"/>
          <w:lang w:bidi="he-IL"/>
        </w:rPr>
        <w:t>.</w:t>
      </w:r>
    </w:p>
    <w:p w:rsidR="009C2F8A" w:rsidRDefault="009C2F8A" w:rsidP="007C5F01">
      <w:pPr>
        <w:pStyle w:val="ListParagraph"/>
        <w:numPr>
          <w:ilvl w:val="1"/>
          <w:numId w:val="29"/>
        </w:numPr>
      </w:pPr>
      <w:r>
        <w:t xml:space="preserve">Create </w:t>
      </w:r>
      <w:r w:rsidR="00D620F8">
        <w:t xml:space="preserve">and return </w:t>
      </w:r>
      <w:r>
        <w:t>the object by calling the corresponding TPElement constructor that gets the modulus and a value x (BigInteger) as arguments</w:t>
      </w:r>
      <w:r w:rsidR="00D620F8">
        <w:t>.</w:t>
      </w:r>
    </w:p>
    <w:p w:rsidR="009C2F8A" w:rsidRPr="0089520E" w:rsidRDefault="009C2F8A" w:rsidP="00453277">
      <w:pPr>
        <w:ind w:left="708"/>
      </w:pPr>
    </w:p>
    <w:p w:rsidR="0089520E" w:rsidRPr="0089520E" w:rsidRDefault="0089520E" w:rsidP="0089520E"/>
    <w:p w:rsidR="00860129" w:rsidRDefault="00860129" w:rsidP="007C5F01">
      <w:pPr>
        <w:pStyle w:val="Caption"/>
        <w:numPr>
          <w:ilvl w:val="0"/>
          <w:numId w:val="8"/>
        </w:numPr>
      </w:pPr>
      <w:r>
        <w:lastRenderedPageBreak/>
        <w:t>Function: isElement(TPElement) : TPElValidity</w:t>
      </w:r>
    </w:p>
    <w:p w:rsidR="00860129" w:rsidRDefault="00860129" w:rsidP="00860129">
      <w:pPr>
        <w:autoSpaceDE/>
        <w:autoSpaceDN/>
        <w:adjustRightInd/>
        <w:ind w:left="708"/>
      </w:pPr>
      <w:r w:rsidRPr="00933E6B">
        <w:t xml:space="preserve">This </w:t>
      </w:r>
      <w:r>
        <w:t xml:space="preserve">function is implemented in each one of the concrete classes. It checks whether the given “TPElement” is actually such one for the respective permutation. There are three possible return values: VALID (it is an element); NOT_VALID (it is not an element); DON’T_KNOW (there is not enough information to check if it is an element or not, for example if we do not have the trapdoor). </w:t>
      </w:r>
    </w:p>
    <w:p w:rsidR="00860129" w:rsidRDefault="00860129" w:rsidP="007C5F01">
      <w:pPr>
        <w:pStyle w:val="ListParagraph"/>
        <w:numPr>
          <w:ilvl w:val="0"/>
          <w:numId w:val="38"/>
        </w:numPr>
      </w:pPr>
      <w:r>
        <w:t>In BcRSAPermutation: check</w:t>
      </w:r>
      <w:r w:rsidR="00300CE0">
        <w:t>s</w:t>
      </w:r>
      <w:r>
        <w:t xml:space="preserve"> that the passed element is within the range (1 to N-1).</w:t>
      </w:r>
    </w:p>
    <w:p w:rsidR="00860129" w:rsidRDefault="00860129" w:rsidP="007C5F01">
      <w:pPr>
        <w:pStyle w:val="ListParagraph"/>
        <w:numPr>
          <w:ilvl w:val="0"/>
          <w:numId w:val="38"/>
        </w:numPr>
      </w:pPr>
      <w:r>
        <w:t>In CryptoPpRSAPermutation: check</w:t>
      </w:r>
      <w:r w:rsidR="00300CE0">
        <w:t>s</w:t>
      </w:r>
      <w:r>
        <w:t xml:space="preserve"> that the passed element is within the range (1 to N-1).</w:t>
      </w:r>
    </w:p>
    <w:p w:rsidR="00300CE0" w:rsidRDefault="00860129" w:rsidP="007C5F01">
      <w:pPr>
        <w:pStyle w:val="ListParagraph"/>
        <w:numPr>
          <w:ilvl w:val="0"/>
          <w:numId w:val="38"/>
        </w:numPr>
      </w:pPr>
      <w:r>
        <w:t>In CryptoPpRabinPermutation: check</w:t>
      </w:r>
      <w:r w:rsidR="00300CE0">
        <w:t xml:space="preserve">s </w:t>
      </w:r>
      <w:r>
        <w:t xml:space="preserve">that the passed element is within the range (1 to N-1) and if we have the trapdoor, </w:t>
      </w:r>
      <w:r w:rsidR="00300CE0">
        <w:t xml:space="preserve">it </w:t>
      </w:r>
      <w:r>
        <w:t>check</w:t>
      </w:r>
      <w:r w:rsidR="00300CE0">
        <w:t>s</w:t>
      </w:r>
      <w:r>
        <w:t xml:space="preserve"> that the “element” has a square root.</w:t>
      </w:r>
      <w:r w:rsidR="00300CE0">
        <w:t xml:space="preserve"> If we do not have the trapdoor it returns DON’T_KNOW</w:t>
      </w:r>
    </w:p>
    <w:p w:rsidR="00F17079" w:rsidRDefault="00300CE0" w:rsidP="00300CE0">
      <w:pPr>
        <w:ind w:left="708"/>
      </w:pPr>
      <w:r>
        <w:t xml:space="preserve">If the TPElement was generated by my permutation </w:t>
      </w:r>
      <w:r w:rsidR="009C2F8A">
        <w:t xml:space="preserve">with the generateTPElement function </w:t>
      </w:r>
      <w:r>
        <w:t>then there is no need to check it with isElement since my permutation always generates a suitable TPElement. Otherwise, for example if we do not trust the party that generated the element, we may want to certify once that the received element is actually a suitable element for our permutation. After that, we can use it for all our calculations without checking again.</w:t>
      </w:r>
    </w:p>
    <w:p w:rsidR="00860129" w:rsidRDefault="00860129" w:rsidP="007C5F01">
      <w:pPr>
        <w:pStyle w:val="Caption"/>
        <w:numPr>
          <w:ilvl w:val="0"/>
          <w:numId w:val="8"/>
        </w:numPr>
      </w:pPr>
      <w:r>
        <w:t>Function: hardCore</w:t>
      </w:r>
      <w:r w:rsidR="00346439">
        <w:t>Predicate</w:t>
      </w:r>
      <w:r>
        <w:t>: byte</w:t>
      </w:r>
    </w:p>
    <w:p w:rsidR="00346439" w:rsidRPr="00346439" w:rsidRDefault="00FB0DA8" w:rsidP="00FB0DA8">
      <w:pPr>
        <w:ind w:left="708"/>
      </w:pPr>
      <w:r>
        <w:t xml:space="preserve">One possible implementation of this function is to </w:t>
      </w:r>
      <w:r w:rsidRPr="00FB0DA8">
        <w:rPr>
          <w:u w:val="single"/>
        </w:rPr>
        <w:t>return the least significant bit of the element</w:t>
      </w:r>
      <w:r>
        <w:t xml:space="preserve">. We will use this implementation both in RSA permutation and in Rabin permutation. We may implement it in TrapdoorPermutationAbs and let deriving classes override it as needed. </w:t>
      </w:r>
    </w:p>
    <w:p w:rsidR="00860129" w:rsidRDefault="00D959A6" w:rsidP="007C5F01">
      <w:pPr>
        <w:pStyle w:val="Caption"/>
        <w:numPr>
          <w:ilvl w:val="0"/>
          <w:numId w:val="8"/>
        </w:numPr>
      </w:pPr>
      <w:r>
        <w:t xml:space="preserve">Function :  </w:t>
      </w:r>
      <w:bookmarkEnd w:id="510"/>
      <w:r w:rsidR="00346439">
        <w:t>hardCoreFunction</w:t>
      </w:r>
      <w:r w:rsidR="00860129">
        <w:t>: byte</w:t>
      </w:r>
      <w:r w:rsidR="00346439">
        <w:t>[]</w:t>
      </w:r>
    </w:p>
    <w:p w:rsidR="00FB0DA8" w:rsidRDefault="00FB0DA8" w:rsidP="00640D79">
      <w:pPr>
        <w:ind w:left="708"/>
      </w:pPr>
      <w:r>
        <w:t xml:space="preserve">One possible implementation of this function is to </w:t>
      </w:r>
      <w:r w:rsidRPr="00FB0DA8">
        <w:rPr>
          <w:u w:val="single"/>
        </w:rPr>
        <w:t xml:space="preserve">return the </w:t>
      </w:r>
      <w:r w:rsidR="00640D79">
        <w:rPr>
          <w:u w:val="single"/>
        </w:rPr>
        <w:t xml:space="preserve">log (N) </w:t>
      </w:r>
      <w:r w:rsidRPr="00FB0DA8">
        <w:rPr>
          <w:u w:val="single"/>
        </w:rPr>
        <w:t>least significant bit</w:t>
      </w:r>
      <w:r w:rsidR="00640D79">
        <w:rPr>
          <w:u w:val="single"/>
        </w:rPr>
        <w:t>s</w:t>
      </w:r>
      <w:r w:rsidRPr="00FB0DA8">
        <w:rPr>
          <w:u w:val="single"/>
        </w:rPr>
        <w:t xml:space="preserve"> of the element</w:t>
      </w:r>
      <w:r>
        <w:t>. We will use this implementation both in RSA permutation and in Rabin permutation. We may implement it in TrapdoorPermutationAbs and let deriving classes override it as needed.</w:t>
      </w:r>
    </w:p>
    <w:p w:rsidR="000C0B7D" w:rsidRDefault="000C0B7D" w:rsidP="000C0B7D"/>
    <w:p w:rsidR="000C0B7D" w:rsidRDefault="000C0B7D" w:rsidP="000C0B7D">
      <w:pPr>
        <w:rPr>
          <w:b/>
          <w:bCs/>
        </w:rPr>
      </w:pPr>
      <w:r w:rsidRPr="000C0B7D">
        <w:rPr>
          <w:b/>
          <w:bCs/>
        </w:rPr>
        <w:t>For TPElement classes:</w:t>
      </w:r>
    </w:p>
    <w:p w:rsidR="005023A4" w:rsidRPr="000C0B7D" w:rsidRDefault="005023A4" w:rsidP="000C0B7D">
      <w:pPr>
        <w:rPr>
          <w:b/>
          <w:bCs/>
        </w:rPr>
      </w:pPr>
    </w:p>
    <w:p w:rsidR="00860129" w:rsidRDefault="00D620F8" w:rsidP="00D620F8">
      <w:r>
        <w:t>All the classes implementing TP Elements are declared package private and they can only be accessed by other classes in the package. In our case as explained above the concrete trapdoor permutation is responsible of generating the relevant TP Element.</w:t>
      </w:r>
    </w:p>
    <w:p w:rsidR="00D620F8" w:rsidRDefault="00D620F8" w:rsidP="00D620F8"/>
    <w:p w:rsidR="000C0B7D" w:rsidRDefault="000C0B7D" w:rsidP="007C5F01">
      <w:pPr>
        <w:pStyle w:val="ListParagraph"/>
        <w:numPr>
          <w:ilvl w:val="0"/>
          <w:numId w:val="39"/>
        </w:numPr>
      </w:pPr>
      <w:r w:rsidRPr="006A6A3B">
        <w:rPr>
          <w:b/>
          <w:bCs/>
        </w:rPr>
        <w:t>Constructors with only one argument</w:t>
      </w:r>
      <w:r>
        <w:t xml:space="preserve"> (the mod): These constructors generate a random TPElement according to the corresponding algorithm:</w:t>
      </w:r>
    </w:p>
    <w:p w:rsidR="000C0B7D" w:rsidRDefault="000C0B7D" w:rsidP="000C0B7D">
      <w:pPr>
        <w:pStyle w:val="ListParagraph"/>
        <w:ind w:left="360"/>
      </w:pPr>
      <w:proofErr w:type="gramStart"/>
      <w:r>
        <w:t>BcRSAElement(</w:t>
      </w:r>
      <w:proofErr w:type="gramEnd"/>
      <w:r>
        <w:t>modN) -&gt; sample a random number between 1 and modN – 1 and set it as the element</w:t>
      </w:r>
    </w:p>
    <w:p w:rsidR="000C0B7D" w:rsidRDefault="000C0B7D" w:rsidP="000F240E">
      <w:pPr>
        <w:pStyle w:val="ListParagraph"/>
        <w:ind w:left="360"/>
      </w:pPr>
      <w:proofErr w:type="gramStart"/>
      <w:r>
        <w:t>CryptoPpRSAElement(</w:t>
      </w:r>
      <w:proofErr w:type="gramEnd"/>
      <w:r>
        <w:t xml:space="preserve">modN) -&gt; sample a random </w:t>
      </w:r>
      <w:r w:rsidR="000F240E">
        <w:t xml:space="preserve">Crypto++::Integer </w:t>
      </w:r>
      <w:r>
        <w:t xml:space="preserve">number between 1 and modN -  1, </w:t>
      </w:r>
      <w:r w:rsidR="000F240E">
        <w:t>set the pointer (long) to this number to be the element.</w:t>
      </w:r>
    </w:p>
    <w:p w:rsidR="000F240E" w:rsidRDefault="000F240E" w:rsidP="000F240E">
      <w:pPr>
        <w:pStyle w:val="ListParagraph"/>
        <w:ind w:left="360"/>
      </w:pPr>
      <w:proofErr w:type="gramStart"/>
      <w:r>
        <w:t>CryptoPpRabinElement(</w:t>
      </w:r>
      <w:proofErr w:type="gramEnd"/>
      <w:r>
        <w:t>modN) -&gt; sample a random Crypto++::Integer number between 1 and modN -  1, calculate its square power and set the pointer (long) to the square power to be the element.</w:t>
      </w:r>
    </w:p>
    <w:p w:rsidR="006A6A3B" w:rsidRDefault="006A6A3B" w:rsidP="007C5F01">
      <w:pPr>
        <w:pStyle w:val="ListParagraph"/>
        <w:numPr>
          <w:ilvl w:val="0"/>
          <w:numId w:val="39"/>
        </w:numPr>
      </w:pPr>
      <w:r w:rsidRPr="006A6A3B">
        <w:rPr>
          <w:b/>
          <w:bCs/>
        </w:rPr>
        <w:t xml:space="preserve">Constructors with two </w:t>
      </w:r>
      <w:r w:rsidR="005023A4">
        <w:rPr>
          <w:b/>
          <w:bCs/>
        </w:rPr>
        <w:t xml:space="preserve">or three </w:t>
      </w:r>
      <w:r w:rsidRPr="006A6A3B">
        <w:rPr>
          <w:b/>
          <w:bCs/>
        </w:rPr>
        <w:t>arguments</w:t>
      </w:r>
      <w:r w:rsidR="005023A4">
        <w:rPr>
          <w:b/>
          <w:bCs/>
        </w:rPr>
        <w:t xml:space="preserve"> </w:t>
      </w:r>
      <w:r>
        <w:t>(the mod</w:t>
      </w:r>
      <w:r w:rsidR="005023A4">
        <w:t>,</w:t>
      </w:r>
      <w:r>
        <w:t xml:space="preserve"> an integer</w:t>
      </w:r>
      <w:r w:rsidR="005023A4">
        <w:t xml:space="preserve"> x and possibly a Boolean check</w:t>
      </w:r>
      <w:r>
        <w:t xml:space="preserve">): These constructors receive a possible element and </w:t>
      </w:r>
      <w:r w:rsidR="005023A4">
        <w:t xml:space="preserve">if Boolean check is set to true, </w:t>
      </w:r>
      <w:r>
        <w:t>check validity. If valid then set the element member to the received one.</w:t>
      </w:r>
      <w:r w:rsidR="000F240E">
        <w:t xml:space="preserve"> Else, throw exception.</w:t>
      </w:r>
    </w:p>
    <w:p w:rsidR="005023A4" w:rsidRDefault="005023A4" w:rsidP="005023A4">
      <w:pPr>
        <w:pStyle w:val="ListParagraph"/>
        <w:ind w:left="360"/>
        <w:rPr>
          <w:b/>
          <w:bCs/>
        </w:rPr>
      </w:pPr>
    </w:p>
    <w:p w:rsidR="005023A4" w:rsidRDefault="006A6A3B" w:rsidP="005023A4">
      <w:pPr>
        <w:pStyle w:val="ListParagraph"/>
        <w:ind w:left="360"/>
      </w:pPr>
      <w:proofErr w:type="gramStart"/>
      <w:r w:rsidRPr="005023A4">
        <w:rPr>
          <w:b/>
          <w:bCs/>
        </w:rPr>
        <w:lastRenderedPageBreak/>
        <w:t>RSAElement(</w:t>
      </w:r>
      <w:proofErr w:type="gramEnd"/>
      <w:r w:rsidRPr="005023A4">
        <w:rPr>
          <w:b/>
          <w:bCs/>
        </w:rPr>
        <w:t>modN, x</w:t>
      </w:r>
      <w:r w:rsidR="005023A4" w:rsidRPr="005023A4">
        <w:rPr>
          <w:b/>
          <w:bCs/>
        </w:rPr>
        <w:t>, check</w:t>
      </w:r>
      <w:r w:rsidRPr="005023A4">
        <w:rPr>
          <w:b/>
          <w:bCs/>
        </w:rPr>
        <w:t>)</w:t>
      </w:r>
      <w:r w:rsidR="005023A4">
        <w:t xml:space="preserve">  </w:t>
      </w:r>
      <w:r w:rsidR="005023A4" w:rsidRPr="005023A4">
        <w:rPr>
          <w:b/>
          <w:bCs/>
        </w:rPr>
        <w:t>and CryptoPpRSAElement(modN, x, check)</w:t>
      </w:r>
    </w:p>
    <w:p w:rsidR="005023A4" w:rsidRDefault="005023A4" w:rsidP="007C5F01">
      <w:pPr>
        <w:pStyle w:val="ListParagraph"/>
        <w:numPr>
          <w:ilvl w:val="1"/>
          <w:numId w:val="29"/>
        </w:numPr>
      </w:pPr>
      <w:r>
        <w:t xml:space="preserve">If </w:t>
      </w:r>
      <w:r w:rsidRPr="005023A4">
        <w:rPr>
          <w:i/>
          <w:iCs/>
        </w:rPr>
        <w:t>c</w:t>
      </w:r>
      <w:r w:rsidR="006A6A3B" w:rsidRPr="005023A4">
        <w:rPr>
          <w:i/>
          <w:iCs/>
        </w:rPr>
        <w:t>heck</w:t>
      </w:r>
      <w:r>
        <w:t xml:space="preserve"> is set to false, return corresponding “RSAElement” with value </w:t>
      </w:r>
      <w:r w:rsidRPr="005023A4">
        <w:rPr>
          <w:i/>
          <w:iCs/>
        </w:rPr>
        <w:t>x</w:t>
      </w:r>
      <w:r>
        <w:t>.</w:t>
      </w:r>
    </w:p>
    <w:p w:rsidR="005023A4" w:rsidRDefault="005023A4" w:rsidP="007C5F01">
      <w:pPr>
        <w:pStyle w:val="ListParagraph"/>
        <w:numPr>
          <w:ilvl w:val="1"/>
          <w:numId w:val="29"/>
        </w:numPr>
      </w:pPr>
      <w:r>
        <w:t xml:space="preserve">If </w:t>
      </w:r>
      <w:r w:rsidRPr="005023A4">
        <w:rPr>
          <w:i/>
          <w:iCs/>
        </w:rPr>
        <w:t>check</w:t>
      </w:r>
      <w:r>
        <w:t xml:space="preserve"> is set to true, then check</w:t>
      </w:r>
      <w:r w:rsidR="006A6A3B">
        <w:t xml:space="preserve"> that x is a number between 1 and modN -1. </w:t>
      </w:r>
    </w:p>
    <w:p w:rsidR="006A6A3B" w:rsidRDefault="006A6A3B" w:rsidP="007C5F01">
      <w:pPr>
        <w:pStyle w:val="ListParagraph"/>
        <w:numPr>
          <w:ilvl w:val="2"/>
          <w:numId w:val="29"/>
        </w:numPr>
      </w:pPr>
      <w:r>
        <w:t>If so, set it.</w:t>
      </w:r>
      <w:r w:rsidR="005023A4">
        <w:t xml:space="preserve"> </w:t>
      </w:r>
    </w:p>
    <w:p w:rsidR="005023A4" w:rsidRDefault="005023A4" w:rsidP="007C5F01">
      <w:pPr>
        <w:pStyle w:val="ListParagraph"/>
        <w:numPr>
          <w:ilvl w:val="2"/>
          <w:numId w:val="29"/>
        </w:numPr>
      </w:pPr>
      <w:r>
        <w:t xml:space="preserve">Else, throw </w:t>
      </w:r>
      <w:r w:rsidRPr="005023A4">
        <w:t>IllegalArgumentException</w:t>
      </w:r>
    </w:p>
    <w:p w:rsidR="005023A4" w:rsidRDefault="000F240E" w:rsidP="005023A4">
      <w:pPr>
        <w:pStyle w:val="ListParagraph"/>
        <w:ind w:left="360"/>
        <w:rPr>
          <w:b/>
          <w:bCs/>
        </w:rPr>
      </w:pPr>
      <w:proofErr w:type="gramStart"/>
      <w:r w:rsidRPr="005023A4">
        <w:rPr>
          <w:b/>
          <w:bCs/>
        </w:rPr>
        <w:t>CryptoPpRabinElement(</w:t>
      </w:r>
      <w:proofErr w:type="gramEnd"/>
      <w:r w:rsidRPr="005023A4">
        <w:rPr>
          <w:b/>
          <w:bCs/>
        </w:rPr>
        <w:t>modN, x)</w:t>
      </w:r>
    </w:p>
    <w:p w:rsidR="005023A4" w:rsidRDefault="005023A4" w:rsidP="007C5F01">
      <w:pPr>
        <w:pStyle w:val="ListParagraph"/>
        <w:numPr>
          <w:ilvl w:val="1"/>
          <w:numId w:val="29"/>
        </w:numPr>
      </w:pPr>
      <w:r>
        <w:t xml:space="preserve">Return a </w:t>
      </w:r>
      <w:r w:rsidRPr="005023A4">
        <w:t>CryptoPpRabinElement</w:t>
      </w:r>
      <w:r>
        <w:t xml:space="preserve"> with value set to </w:t>
      </w:r>
      <w:r w:rsidRPr="005023A4">
        <w:rPr>
          <w:i/>
          <w:iCs/>
        </w:rPr>
        <w:t>x</w:t>
      </w:r>
      <w:r>
        <w:rPr>
          <w:i/>
          <w:iCs/>
        </w:rPr>
        <w:t>.</w:t>
      </w:r>
      <w:r>
        <w:t xml:space="preserve"> No checks are performed here since it is necessary to have the trapdoor in order to check that the x has a square root in Zn. If required, all the checks are performed by TrapdoorPermutation::generateTPElement(x).</w:t>
      </w:r>
    </w:p>
    <w:p w:rsidR="000F240E" w:rsidRDefault="000F240E" w:rsidP="00F17079">
      <w:pPr>
        <w:pStyle w:val="ListParagraph"/>
        <w:ind w:left="3090"/>
      </w:pPr>
      <w:r>
        <w:tab/>
      </w:r>
    </w:p>
    <w:p w:rsidR="009A7939" w:rsidRDefault="009A7939" w:rsidP="007C5F01">
      <w:pPr>
        <w:pStyle w:val="ListParagraph"/>
        <w:numPr>
          <w:ilvl w:val="0"/>
          <w:numId w:val="39"/>
        </w:numPr>
      </w:pPr>
      <w:r w:rsidRPr="00457A7F">
        <w:rPr>
          <w:b/>
          <w:bCs/>
        </w:rPr>
        <w:t xml:space="preserve">Constructors with one argument </w:t>
      </w:r>
      <w:r w:rsidRPr="009A7939">
        <w:t>(the ptr) in CryptoPpRSA/Rabin</w:t>
      </w:r>
      <w:r>
        <w:t>E</w:t>
      </w:r>
      <w:r w:rsidRPr="009A7939">
        <w:t xml:space="preserve">lement: </w:t>
      </w:r>
      <w:r w:rsidR="00F17079">
        <w:t>sets the given pointer as the pointerToElement.</w:t>
      </w:r>
    </w:p>
    <w:p w:rsidR="009C2F8A" w:rsidRPr="00457A7F" w:rsidRDefault="009C2F8A" w:rsidP="009C2F8A">
      <w:pPr>
        <w:pStyle w:val="ListParagraph"/>
        <w:ind w:left="360"/>
      </w:pPr>
    </w:p>
    <w:p w:rsidR="004B3D70" w:rsidRDefault="00D959A6" w:rsidP="00D54590">
      <w:pPr>
        <w:pStyle w:val="Heading4"/>
        <w:numPr>
          <w:ilvl w:val="3"/>
          <w:numId w:val="70"/>
        </w:numPr>
      </w:pPr>
      <w:r>
        <w:t xml:space="preserve"> </w:t>
      </w:r>
      <w:bookmarkStart w:id="511" w:name="_Toc331084151"/>
      <w:r>
        <w:t>Usage</w:t>
      </w:r>
      <w:bookmarkEnd w:id="511"/>
    </w:p>
    <w:p w:rsidR="004B3D70" w:rsidRDefault="004B3D70" w:rsidP="001346F5">
      <w:r>
        <w:t>In the example below, both keys, public and private are provided.</w:t>
      </w:r>
      <w:r w:rsidR="001346F5">
        <w:t xml:space="preserve"> In this case, the entity performing the permutation knows the trapdoor (the private key)</w:t>
      </w:r>
      <w:proofErr w:type="gramStart"/>
      <w:r w:rsidR="001346F5">
        <w:t>,</w:t>
      </w:r>
      <w:proofErr w:type="gramEnd"/>
      <w:r w:rsidR="001346F5">
        <w:t xml:space="preserve"> therefore, it can call both compute and invert</w:t>
      </w:r>
      <w:r>
        <w:t xml:space="preserve">. On the other </w:t>
      </w:r>
      <w:r w:rsidR="002138ED">
        <w:t>hand,</w:t>
      </w:r>
      <w:r>
        <w:t xml:space="preserve"> if only the public key is </w:t>
      </w:r>
      <w:r w:rsidR="001346F5">
        <w:t xml:space="preserve">known </w:t>
      </w:r>
      <w:r>
        <w:t>then invert cannot be invoked.</w:t>
      </w:r>
    </w:p>
    <w:p w:rsidR="001A1D9B" w:rsidRDefault="001A1D9B" w:rsidP="001A1D9B">
      <w:pPr>
        <w:autoSpaceDE/>
        <w:autoSpaceDN/>
        <w:adjustRightInd/>
        <w:rPr>
          <w:rFonts w:ascii="Courier New" w:hAnsi="Courier New" w:cs="Courier New"/>
          <w:color w:val="000000"/>
          <w:sz w:val="20"/>
          <w:szCs w:val="20"/>
        </w:rPr>
      </w:pPr>
    </w:p>
    <w:p w:rsidR="001A1D9B" w:rsidRPr="00B7052A"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public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private key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byte array</w:t>
      </w:r>
    </w:p>
    <w:p w:rsidR="001A1D9B" w:rsidRDefault="001A1D9B" w:rsidP="001A1D9B">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1A1D9B" w:rsidP="00860129">
      <w:pPr>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r w:rsidR="00860129">
        <w:rPr>
          <w:rFonts w:ascii="Courier New" w:hAnsi="Courier New" w:cs="Courier New"/>
          <w:color w:val="00B050"/>
          <w:sz w:val="20"/>
          <w:szCs w:val="20"/>
        </w:rPr>
        <w:t>trapdoor permutation:</w:t>
      </w:r>
    </w:p>
    <w:p w:rsidR="001A1D9B" w:rsidRDefault="001A1D9B" w:rsidP="00F17079">
      <w:pPr>
        <w:ind w:left="12"/>
        <w:rPr>
          <w:rFonts w:ascii="Courier New" w:hAnsi="Courier New" w:cs="Courier New"/>
          <w:color w:val="00B050"/>
          <w:sz w:val="20"/>
          <w:szCs w:val="20"/>
        </w:rPr>
      </w:pPr>
      <w:r>
        <w:rPr>
          <w:rFonts w:ascii="Courier New" w:hAnsi="Courier New" w:cs="Courier New"/>
          <w:color w:val="000000"/>
          <w:sz w:val="20"/>
          <w:szCs w:val="20"/>
        </w:rPr>
        <w:t>TrapdoorPermutation</w:t>
      </w:r>
      <w:r w:rsidRPr="00B7052A">
        <w:rPr>
          <w:rFonts w:ascii="Courier New" w:hAnsi="Courier New" w:cs="Courier New"/>
          <w:color w:val="000000"/>
          <w:sz w:val="20"/>
          <w:szCs w:val="20"/>
        </w:rPr>
        <w:t xml:space="preserve"> </w:t>
      </w:r>
      <w:r>
        <w:rPr>
          <w:rFonts w:ascii="Courier New" w:hAnsi="Courier New" w:cs="Courier New"/>
          <w:color w:val="000000"/>
          <w:sz w:val="20"/>
          <w:szCs w:val="20"/>
        </w:rPr>
        <w:t>trapdoorPermutation</w:t>
      </w:r>
      <w:r w:rsidRPr="00AD142A">
        <w:rPr>
          <w:rFonts w:ascii="Courier New" w:hAnsi="Courier New" w:cs="Courier New"/>
          <w:color w:val="000000"/>
          <w:sz w:val="20"/>
          <w:szCs w:val="20"/>
        </w:rPr>
        <w:t xml:space="preserve"> = </w:t>
      </w:r>
      <w:proofErr w:type="gramStart"/>
      <w:r w:rsidR="006D3377" w:rsidRPr="006D3377">
        <w:rPr>
          <w:rFonts w:ascii="Courier New" w:hAnsi="Courier New" w:cs="Courier New"/>
          <w:color w:val="000000"/>
          <w:sz w:val="20"/>
          <w:szCs w:val="20"/>
        </w:rPr>
        <w:t>TrapdoorPermutationFactory</w:t>
      </w:r>
      <w:r w:rsidR="006D3377">
        <w:rPr>
          <w:rFonts w:ascii="Courier New" w:hAnsi="Courier New" w:cs="Courier New"/>
          <w:color w:val="000000"/>
          <w:sz w:val="20"/>
          <w:szCs w:val="20"/>
        </w:rPr>
        <w:t>.getInstance(</w:t>
      </w:r>
      <w:proofErr w:type="gramEnd"/>
      <w:r w:rsidR="006D3377">
        <w:rPr>
          <w:rFonts w:ascii="Courier New" w:hAnsi="Courier New" w:cs="Courier New"/>
          <w:color w:val="000000"/>
          <w:sz w:val="20"/>
          <w:szCs w:val="20"/>
        </w:rPr>
        <w:t>).getObject("</w:t>
      </w:r>
      <w:r w:rsidR="006D3377" w:rsidRPr="006D3377">
        <w:rPr>
          <w:rFonts w:ascii="Courier New" w:hAnsi="Courier New" w:cs="Courier New"/>
          <w:color w:val="000000"/>
          <w:sz w:val="20"/>
          <w:szCs w:val="20"/>
        </w:rPr>
        <w:t>RSA"</w:t>
      </w:r>
      <w:r w:rsidR="00AC75AD">
        <w:rPr>
          <w:rFonts w:ascii="Courier New" w:hAnsi="Courier New" w:cs="Courier New"/>
          <w:color w:val="000000"/>
          <w:sz w:val="20"/>
          <w:szCs w:val="20"/>
        </w:rPr>
        <w:t xml:space="preserve">, </w:t>
      </w:r>
      <w:r w:rsidR="00F17079" w:rsidRPr="006D3377">
        <w:rPr>
          <w:rFonts w:ascii="Courier New" w:hAnsi="Courier New" w:cs="Courier New"/>
          <w:color w:val="000000"/>
          <w:sz w:val="20"/>
          <w:szCs w:val="20"/>
        </w:rPr>
        <w:t>"</w:t>
      </w:r>
      <w:r w:rsidR="00AC75AD">
        <w:rPr>
          <w:rFonts w:ascii="Courier New" w:hAnsi="Courier New" w:cs="Courier New"/>
          <w:color w:val="000000"/>
          <w:sz w:val="20"/>
          <w:szCs w:val="20"/>
        </w:rPr>
        <w:t>BC</w:t>
      </w:r>
      <w:r w:rsidR="00F17079" w:rsidRPr="006D3377">
        <w:rPr>
          <w:rFonts w:ascii="Courier New" w:hAnsi="Courier New" w:cs="Courier New"/>
          <w:color w:val="000000"/>
          <w:sz w:val="20"/>
          <w:szCs w:val="20"/>
        </w:rPr>
        <w:t>"</w:t>
      </w:r>
      <w:r w:rsidR="006D3377" w:rsidRPr="006D3377">
        <w:rPr>
          <w:rFonts w:ascii="Courier New" w:hAnsi="Courier New" w:cs="Courier New"/>
          <w:color w:val="000000"/>
          <w:sz w:val="20"/>
          <w:szCs w:val="20"/>
        </w:rPr>
        <w:t>);</w:t>
      </w:r>
    </w:p>
    <w:p w:rsidR="006D3377" w:rsidRDefault="006D3377" w:rsidP="006D3377">
      <w:pPr>
        <w:ind w:left="12"/>
        <w:rPr>
          <w:rFonts w:ascii="Courier New" w:hAnsi="Courier New" w:cs="Courier New"/>
          <w:color w:val="00B050"/>
          <w:sz w:val="20"/>
          <w:szCs w:val="20"/>
        </w:rPr>
      </w:pPr>
    </w:p>
    <w:p w:rsidR="001A1D9B" w:rsidRPr="00B7052A" w:rsidRDefault="001A1D9B" w:rsidP="00457A7F">
      <w:pPr>
        <w:rPr>
          <w:rFonts w:ascii="Courier New" w:hAnsi="Courier New" w:cs="Courier New"/>
          <w:color w:val="00B050"/>
          <w:sz w:val="20"/>
          <w:szCs w:val="20"/>
        </w:rPr>
      </w:pPr>
      <w:r w:rsidRPr="00B7052A">
        <w:rPr>
          <w:rFonts w:ascii="Courier New" w:hAnsi="Courier New" w:cs="Courier New"/>
          <w:color w:val="00B050"/>
          <w:sz w:val="20"/>
          <w:szCs w:val="20"/>
        </w:rPr>
        <w:t>//</w:t>
      </w:r>
      <w:r w:rsidR="00457A7F">
        <w:rPr>
          <w:rFonts w:ascii="Courier New" w:hAnsi="Courier New" w:cs="Courier New"/>
          <w:color w:val="00B050"/>
          <w:sz w:val="20"/>
          <w:szCs w:val="20"/>
        </w:rPr>
        <w:t xml:space="preserve">set </w:t>
      </w:r>
      <w:r w:rsidRPr="00B7052A">
        <w:rPr>
          <w:rFonts w:ascii="Courier New" w:hAnsi="Courier New" w:cs="Courier New"/>
          <w:color w:val="00B050"/>
          <w:sz w:val="20"/>
          <w:szCs w:val="20"/>
        </w:rPr>
        <w:t xml:space="preserve">the </w:t>
      </w:r>
      <w:r w:rsidR="00457A7F">
        <w:rPr>
          <w:rFonts w:ascii="Courier New" w:hAnsi="Courier New" w:cs="Courier New"/>
          <w:color w:val="00B050"/>
          <w:sz w:val="20"/>
          <w:szCs w:val="20"/>
        </w:rPr>
        <w:t xml:space="preserve">keys for this </w:t>
      </w:r>
      <w:r w:rsidR="006D3377">
        <w:rPr>
          <w:rFonts w:ascii="Courier New" w:hAnsi="Courier New" w:cs="Courier New"/>
          <w:color w:val="00B050"/>
          <w:sz w:val="20"/>
          <w:szCs w:val="20"/>
        </w:rPr>
        <w:t>trapdoor permutation</w:t>
      </w:r>
    </w:p>
    <w:p w:rsidR="001A1D9B" w:rsidRDefault="001A1D9B" w:rsidP="00A96CB2">
      <w:pPr>
        <w:ind w:left="-696"/>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trapdoorPermutation.</w:t>
      </w:r>
      <w:r w:rsidR="00A96CB2">
        <w:rPr>
          <w:rFonts w:ascii="Courier New" w:hAnsi="Courier New" w:cs="Courier New"/>
          <w:color w:val="000000"/>
          <w:sz w:val="20"/>
          <w:szCs w:val="20"/>
        </w:rPr>
        <w:t>setKey</w:t>
      </w:r>
      <w:r>
        <w:rPr>
          <w:rFonts w:ascii="Courier New" w:hAnsi="Courier New" w:cs="Courier New"/>
          <w:color w:val="000000"/>
          <w:sz w:val="20"/>
          <w:szCs w:val="20"/>
        </w:rPr>
        <w:t>(</w:t>
      </w:r>
      <w:proofErr w:type="gramEnd"/>
      <w:r>
        <w:rPr>
          <w:rFonts w:ascii="Courier New" w:hAnsi="Courier New" w:cs="Courier New"/>
          <w:color w:val="000000"/>
          <w:sz w:val="20"/>
          <w:szCs w:val="20"/>
        </w:rPr>
        <w:t>publicKey, privateKey);</w:t>
      </w:r>
    </w:p>
    <w:p w:rsidR="001A1D9B" w:rsidRDefault="001A1D9B" w:rsidP="001A1D9B">
      <w:pPr>
        <w:rPr>
          <w:rFonts w:ascii="Courier New" w:hAnsi="Courier New" w:cs="Courier New"/>
          <w:color w:val="00B050"/>
          <w:sz w:val="20"/>
          <w:szCs w:val="20"/>
        </w:rPr>
      </w:pPr>
    </w:p>
    <w:p w:rsidR="00457A7F" w:rsidRDefault="00AC75AD" w:rsidP="00457A7F">
      <w:pPr>
        <w:rPr>
          <w:rFonts w:ascii="Courier New" w:hAnsi="Courier New" w:cs="Courier New"/>
          <w:color w:val="00B050"/>
          <w:sz w:val="20"/>
          <w:szCs w:val="20"/>
        </w:rPr>
      </w:pPr>
      <w:r>
        <w:rPr>
          <w:rFonts w:ascii="Courier New" w:hAnsi="Courier New" w:cs="Courier New"/>
          <w:color w:val="00B050"/>
          <w:sz w:val="20"/>
          <w:szCs w:val="20"/>
        </w:rPr>
        <w:t xml:space="preserve">//Get a random TPElement, </w:t>
      </w:r>
      <w:r w:rsidR="00457A7F">
        <w:rPr>
          <w:rFonts w:ascii="Courier New" w:hAnsi="Courier New" w:cs="Courier New"/>
          <w:color w:val="00B050"/>
          <w:sz w:val="20"/>
          <w:szCs w:val="20"/>
        </w:rPr>
        <w:t>through the Trapdoor Permutation’s object.</w:t>
      </w:r>
    </w:p>
    <w:p w:rsidR="00AC75AD" w:rsidRPr="00AC75AD" w:rsidRDefault="00AC75AD" w:rsidP="00457A7F">
      <w:pPr>
        <w:rPr>
          <w:rFonts w:ascii="Courier New" w:hAnsi="Courier New" w:cs="Courier New"/>
          <w:color w:val="000000"/>
          <w:sz w:val="20"/>
          <w:szCs w:val="20"/>
        </w:rPr>
      </w:pPr>
      <w:r w:rsidRPr="00AC75AD">
        <w:rPr>
          <w:rFonts w:ascii="Courier New" w:hAnsi="Courier New" w:cs="Courier New"/>
          <w:color w:val="000000"/>
          <w:sz w:val="20"/>
          <w:szCs w:val="20"/>
        </w:rPr>
        <w:t xml:space="preserve">TPElement </w:t>
      </w:r>
      <w:r w:rsidR="006B5574">
        <w:rPr>
          <w:rFonts w:ascii="Courier New" w:hAnsi="Courier New" w:cs="Courier New"/>
          <w:color w:val="000000"/>
          <w:sz w:val="20"/>
          <w:szCs w:val="20"/>
        </w:rPr>
        <w:t>originalE</w:t>
      </w:r>
      <w:r w:rsidRPr="00AC75AD">
        <w:rPr>
          <w:rFonts w:ascii="Courier New" w:hAnsi="Courier New" w:cs="Courier New"/>
          <w:color w:val="000000"/>
          <w:sz w:val="20"/>
          <w:szCs w:val="20"/>
        </w:rPr>
        <w:t>l</w:t>
      </w:r>
      <w:r w:rsidR="006B5574">
        <w:rPr>
          <w:rFonts w:ascii="Courier New" w:hAnsi="Courier New" w:cs="Courier New"/>
          <w:color w:val="000000"/>
          <w:sz w:val="20"/>
          <w:szCs w:val="20"/>
        </w:rPr>
        <w:t>ement</w:t>
      </w:r>
      <w:r w:rsidR="00457A7F">
        <w:rPr>
          <w:rFonts w:ascii="Courier New" w:hAnsi="Courier New" w:cs="Courier New"/>
          <w:color w:val="000000"/>
          <w:sz w:val="20"/>
          <w:szCs w:val="20"/>
        </w:rPr>
        <w:t xml:space="preserve"> = </w:t>
      </w:r>
      <w:proofErr w:type="gramStart"/>
      <w:r w:rsidR="00457A7F">
        <w:rPr>
          <w:rFonts w:ascii="Courier New" w:hAnsi="Courier New" w:cs="Courier New"/>
          <w:color w:val="000000"/>
          <w:sz w:val="20"/>
          <w:szCs w:val="20"/>
        </w:rPr>
        <w:t>trapdoorPermutation</w:t>
      </w:r>
      <w:r w:rsidRPr="00AC75AD">
        <w:rPr>
          <w:rFonts w:ascii="Courier New" w:hAnsi="Courier New" w:cs="Courier New"/>
          <w:color w:val="000000"/>
          <w:sz w:val="20"/>
          <w:szCs w:val="20"/>
        </w:rPr>
        <w:t>.getRandom</w:t>
      </w:r>
      <w:r w:rsidR="00457A7F">
        <w:rPr>
          <w:rFonts w:ascii="Courier New" w:hAnsi="Courier New" w:cs="Courier New"/>
          <w:color w:val="000000"/>
          <w:sz w:val="20"/>
          <w:szCs w:val="20"/>
        </w:rPr>
        <w:t>TP</w:t>
      </w:r>
      <w:r w:rsidRPr="00AC75AD">
        <w:rPr>
          <w:rFonts w:ascii="Courier New" w:hAnsi="Courier New" w:cs="Courier New"/>
          <w:color w:val="000000"/>
          <w:sz w:val="20"/>
          <w:szCs w:val="20"/>
        </w:rPr>
        <w:t>Element(</w:t>
      </w:r>
      <w:proofErr w:type="gramEnd"/>
      <w:r w:rsidRPr="00AC75AD">
        <w:rPr>
          <w:rFonts w:ascii="Courier New" w:hAnsi="Courier New" w:cs="Courier New"/>
          <w:color w:val="000000"/>
          <w:sz w:val="20"/>
          <w:szCs w:val="20"/>
        </w:rPr>
        <w:t xml:space="preserve">); </w:t>
      </w:r>
    </w:p>
    <w:p w:rsidR="00AC75AD" w:rsidRDefault="00AC75AD" w:rsidP="004B3D70">
      <w:pPr>
        <w:rPr>
          <w:rFonts w:ascii="Courier New" w:hAnsi="Courier New" w:cs="Courier New"/>
          <w:color w:val="00B050"/>
          <w:sz w:val="20"/>
          <w:szCs w:val="20"/>
        </w:rPr>
      </w:pPr>
    </w:p>
    <w:p w:rsidR="001A1D9B" w:rsidRPr="00B7052A" w:rsidRDefault="001A1D9B" w:rsidP="004B3D70">
      <w:pPr>
        <w:rPr>
          <w:rFonts w:ascii="Courier New" w:hAnsi="Courier New" w:cs="Courier New"/>
          <w:color w:val="00B050"/>
          <w:sz w:val="20"/>
          <w:szCs w:val="20"/>
        </w:rPr>
      </w:pPr>
      <w:r w:rsidRPr="00B7052A">
        <w:rPr>
          <w:rFonts w:ascii="Courier New" w:hAnsi="Courier New" w:cs="Courier New"/>
          <w:color w:val="00B050"/>
          <w:sz w:val="20"/>
          <w:szCs w:val="20"/>
        </w:rPr>
        <w:t>//</w:t>
      </w:r>
      <w:r w:rsidR="004B3D70">
        <w:rPr>
          <w:rFonts w:ascii="Courier New" w:hAnsi="Courier New" w:cs="Courier New"/>
          <w:color w:val="00B050"/>
          <w:sz w:val="20"/>
          <w:szCs w:val="20"/>
        </w:rPr>
        <w:t>compute the function with</w:t>
      </w:r>
      <w:r w:rsidRPr="00B7052A">
        <w:rPr>
          <w:rFonts w:ascii="Courier New" w:hAnsi="Courier New" w:cs="Courier New"/>
          <w:color w:val="00B050"/>
          <w:sz w:val="20"/>
          <w:szCs w:val="20"/>
        </w:rPr>
        <w:t xml:space="preserve"> input in and output out.</w:t>
      </w:r>
      <w:r>
        <w:rPr>
          <w:rFonts w:ascii="Courier New" w:hAnsi="Courier New" w:cs="Courier New"/>
          <w:color w:val="00B050"/>
          <w:sz w:val="20"/>
          <w:szCs w:val="20"/>
        </w:rPr>
        <w:t xml:space="preserve"> </w:t>
      </w:r>
    </w:p>
    <w:p w:rsidR="001A1D9B" w:rsidRPr="006101C4" w:rsidRDefault="00AC75AD" w:rsidP="006101C4">
      <w:pPr>
        <w:rPr>
          <w:rFonts w:ascii="Courier New" w:hAnsi="Courier New" w:cs="Courier New"/>
          <w:color w:val="000000"/>
          <w:sz w:val="20"/>
          <w:szCs w:val="20"/>
        </w:rPr>
      </w:pPr>
      <w:r>
        <w:rPr>
          <w:rFonts w:ascii="Courier New" w:hAnsi="Courier New" w:cs="Courier New"/>
          <w:color w:val="000000"/>
          <w:sz w:val="20"/>
          <w:szCs w:val="20"/>
        </w:rPr>
        <w:t>TPElement resultElement</w:t>
      </w:r>
      <w:r w:rsidR="001A1D9B">
        <w:rPr>
          <w:rFonts w:ascii="Courier New" w:hAnsi="Courier New" w:cs="Courier New"/>
          <w:color w:val="000000"/>
          <w:sz w:val="20"/>
          <w:szCs w:val="20"/>
        </w:rPr>
        <w:t xml:space="preserve"> = </w:t>
      </w:r>
      <w:proofErr w:type="gramStart"/>
      <w:r w:rsidR="001A1D9B">
        <w:rPr>
          <w:rFonts w:ascii="Courier New" w:hAnsi="Courier New" w:cs="Courier New"/>
          <w:color w:val="000000"/>
          <w:sz w:val="20"/>
          <w:szCs w:val="20"/>
        </w:rPr>
        <w:t>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compute</w:t>
      </w:r>
      <w:r w:rsidR="001A1D9B" w:rsidRPr="00B7052A">
        <w:rPr>
          <w:rFonts w:ascii="Courier New" w:hAnsi="Courier New" w:cs="Courier New"/>
          <w:color w:val="000000"/>
          <w:sz w:val="20"/>
          <w:szCs w:val="20"/>
        </w:rPr>
        <w:t>(</w:t>
      </w:r>
      <w:proofErr w:type="gramEnd"/>
      <w:r w:rsidR="006B5574">
        <w:rPr>
          <w:rFonts w:ascii="Courier New" w:hAnsi="Courier New" w:cs="Courier New"/>
          <w:color w:val="000000"/>
          <w:sz w:val="20"/>
          <w:szCs w:val="20"/>
        </w:rPr>
        <w:t>originalE</w:t>
      </w:r>
      <w:r>
        <w:rPr>
          <w:rFonts w:ascii="Courier New" w:hAnsi="Courier New" w:cs="Courier New"/>
          <w:color w:val="000000"/>
          <w:sz w:val="20"/>
          <w:szCs w:val="20"/>
        </w:rPr>
        <w:t>l</w:t>
      </w:r>
      <w:r w:rsidR="006B5574">
        <w:rPr>
          <w:rFonts w:ascii="Courier New" w:hAnsi="Courier New" w:cs="Courier New"/>
          <w:color w:val="000000"/>
          <w:sz w:val="20"/>
          <w:szCs w:val="20"/>
        </w:rPr>
        <w:t>ement</w:t>
      </w:r>
      <w:r w:rsidR="001A1D9B" w:rsidRPr="00B7052A">
        <w:rPr>
          <w:rFonts w:ascii="Courier New" w:hAnsi="Courier New" w:cs="Courier New"/>
          <w:color w:val="000000"/>
          <w:sz w:val="20"/>
          <w:szCs w:val="20"/>
        </w:rPr>
        <w:t>);</w:t>
      </w:r>
    </w:p>
    <w:p w:rsidR="006B5574" w:rsidRDefault="001A1D9B" w:rsidP="006B5574">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 xml:space="preserve">invert </w:t>
      </w:r>
      <w:r w:rsidR="006B5574">
        <w:rPr>
          <w:rFonts w:ascii="Courier New" w:hAnsi="Courier New" w:cs="Courier New"/>
          <w:color w:val="00B050"/>
          <w:sz w:val="20"/>
          <w:szCs w:val="20"/>
        </w:rPr>
        <w:t>the function</w:t>
      </w:r>
    </w:p>
    <w:p w:rsidR="001A1D9B" w:rsidRPr="001A1D9B" w:rsidRDefault="001A1D9B" w:rsidP="006B5574">
      <w:pPr>
        <w:ind w:left="-696" w:firstLine="696"/>
        <w:rPr>
          <w:rFonts w:ascii="Courier New" w:hAnsi="Courier New" w:cs="Courier New"/>
          <w:color w:val="00B050"/>
          <w:sz w:val="20"/>
          <w:szCs w:val="20"/>
        </w:rPr>
      </w:pPr>
      <w:r>
        <w:rPr>
          <w:rFonts w:ascii="Courier New" w:hAnsi="Courier New" w:cs="Courier New"/>
          <w:color w:val="00B050"/>
          <w:sz w:val="20"/>
          <w:szCs w:val="20"/>
        </w:rPr>
        <w:t>//</w:t>
      </w:r>
      <w:r w:rsidR="004B3D70">
        <w:rPr>
          <w:rFonts w:ascii="Courier New" w:hAnsi="Courier New" w:cs="Courier New"/>
          <w:color w:val="00B050"/>
          <w:sz w:val="20"/>
          <w:szCs w:val="20"/>
        </w:rPr>
        <w:t xml:space="preserve">the resulting </w:t>
      </w:r>
      <w:r w:rsidR="006B5574">
        <w:rPr>
          <w:rFonts w:ascii="Courier New" w:hAnsi="Courier New" w:cs="Courier New"/>
          <w:color w:val="00B050"/>
          <w:sz w:val="20"/>
          <w:szCs w:val="20"/>
        </w:rPr>
        <w:t>invertedElement should be equal to originalElement</w:t>
      </w:r>
    </w:p>
    <w:p w:rsidR="001A1D9B" w:rsidRDefault="00AC75AD" w:rsidP="006101C4">
      <w:r>
        <w:rPr>
          <w:rFonts w:ascii="Courier New" w:hAnsi="Courier New" w:cs="Courier New"/>
          <w:color w:val="000000"/>
          <w:sz w:val="20"/>
          <w:szCs w:val="20"/>
        </w:rPr>
        <w:t>TPElement invertedElement</w:t>
      </w:r>
      <w:r w:rsidR="001A1D9B">
        <w:rPr>
          <w:rFonts w:ascii="Courier New" w:hAnsi="Courier New" w:cs="Courier New"/>
          <w:color w:val="000000"/>
          <w:sz w:val="20"/>
          <w:szCs w:val="20"/>
        </w:rPr>
        <w:t xml:space="preserve"> = </w:t>
      </w:r>
      <w:proofErr w:type="gramStart"/>
      <w:r w:rsidR="001A1D9B">
        <w:rPr>
          <w:rFonts w:ascii="Courier New" w:hAnsi="Courier New" w:cs="Courier New"/>
          <w:color w:val="000000"/>
          <w:sz w:val="20"/>
          <w:szCs w:val="20"/>
        </w:rPr>
        <w:t>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invert</w:t>
      </w:r>
      <w:r w:rsidR="001A1D9B" w:rsidRPr="00B7052A">
        <w:rPr>
          <w:rFonts w:ascii="Courier New" w:hAnsi="Courier New" w:cs="Courier New"/>
          <w:color w:val="000000"/>
          <w:sz w:val="20"/>
          <w:szCs w:val="20"/>
        </w:rPr>
        <w:t>(</w:t>
      </w:r>
      <w:proofErr w:type="gramEnd"/>
      <w:r w:rsidR="006B5574">
        <w:rPr>
          <w:rFonts w:ascii="Courier New" w:hAnsi="Courier New" w:cs="Courier New"/>
          <w:color w:val="000000"/>
          <w:sz w:val="20"/>
          <w:szCs w:val="20"/>
        </w:rPr>
        <w:t>resultElement</w:t>
      </w:r>
      <w:r w:rsidR="001A1D9B" w:rsidRPr="00B7052A">
        <w:rPr>
          <w:rFonts w:ascii="Courier New" w:hAnsi="Courier New" w:cs="Courier New"/>
          <w:color w:val="000000"/>
          <w:sz w:val="20"/>
          <w:szCs w:val="20"/>
        </w:rPr>
        <w:t>);</w:t>
      </w:r>
      <w:r w:rsidR="001A1D9B">
        <w:br w:type="page"/>
      </w:r>
    </w:p>
    <w:p w:rsidR="00AE4229" w:rsidRDefault="00AE4229" w:rsidP="00707E52">
      <w:pPr>
        <w:pStyle w:val="Heading3"/>
        <w:numPr>
          <w:ilvl w:val="2"/>
          <w:numId w:val="35"/>
        </w:numPr>
        <w:ind w:left="709" w:hanging="283"/>
      </w:pPr>
      <w:bookmarkStart w:id="512" w:name="_Toc283907077"/>
      <w:bookmarkStart w:id="513" w:name="_Toc283908930"/>
      <w:bookmarkStart w:id="514" w:name="_Toc287350665"/>
      <w:bookmarkStart w:id="515" w:name="_Toc289002204"/>
      <w:bookmarkStart w:id="516" w:name="_Toc289002333"/>
      <w:bookmarkStart w:id="517" w:name="_Toc277840067"/>
      <w:bookmarkStart w:id="518" w:name="_Toc277840420"/>
      <w:bookmarkStart w:id="519" w:name="_Toc277840477"/>
      <w:bookmarkStart w:id="520" w:name="_Toc277840623"/>
      <w:bookmarkStart w:id="521" w:name="_Toc277840831"/>
      <w:bookmarkStart w:id="522" w:name="_Toc296853724"/>
      <w:bookmarkStart w:id="523" w:name="_Toc277840072"/>
      <w:bookmarkStart w:id="524" w:name="_Toc277840425"/>
      <w:bookmarkStart w:id="525" w:name="_Toc277840482"/>
      <w:bookmarkStart w:id="526" w:name="_Toc277840628"/>
      <w:bookmarkStart w:id="527" w:name="_Toc277840836"/>
      <w:bookmarkStart w:id="528" w:name="_Toc331084152"/>
      <w:bookmarkEnd w:id="512"/>
      <w:bookmarkEnd w:id="513"/>
      <w:bookmarkEnd w:id="514"/>
      <w:bookmarkEnd w:id="515"/>
      <w:bookmarkEnd w:id="516"/>
      <w:r>
        <w:lastRenderedPageBreak/>
        <w:t xml:space="preserve">Dlog </w:t>
      </w:r>
      <w:r w:rsidR="00707E52">
        <w:t>G</w:t>
      </w:r>
      <w:r>
        <w:t>roup</w:t>
      </w:r>
      <w:bookmarkStart w:id="529" w:name="_Toc278884111"/>
      <w:bookmarkStart w:id="530" w:name="_Toc278884250"/>
      <w:bookmarkStart w:id="531" w:name="_Toc278884326"/>
      <w:bookmarkStart w:id="532" w:name="_Toc279923572"/>
      <w:bookmarkStart w:id="533" w:name="_Toc280082643"/>
      <w:bookmarkStart w:id="534" w:name="_Toc280521463"/>
      <w:bookmarkStart w:id="535" w:name="_Toc280521635"/>
      <w:bookmarkStart w:id="536" w:name="_Toc280521788"/>
      <w:bookmarkStart w:id="537" w:name="_Toc280612000"/>
      <w:bookmarkStart w:id="538" w:name="_Toc280694116"/>
      <w:bookmarkStart w:id="539" w:name="_Toc280699834"/>
      <w:bookmarkEnd w:id="517"/>
      <w:bookmarkEnd w:id="518"/>
      <w:bookmarkEnd w:id="519"/>
      <w:bookmarkEnd w:id="520"/>
      <w:bookmarkEnd w:id="521"/>
      <w:bookmarkEnd w:id="529"/>
      <w:bookmarkEnd w:id="530"/>
      <w:bookmarkEnd w:id="531"/>
      <w:bookmarkEnd w:id="532"/>
      <w:bookmarkEnd w:id="533"/>
      <w:bookmarkEnd w:id="534"/>
      <w:bookmarkEnd w:id="535"/>
      <w:bookmarkEnd w:id="536"/>
      <w:bookmarkEnd w:id="537"/>
      <w:bookmarkEnd w:id="538"/>
      <w:bookmarkEnd w:id="539"/>
      <w:r>
        <w:t xml:space="preserve"> </w:t>
      </w:r>
      <w:bookmarkEnd w:id="522"/>
      <w:r w:rsidR="00707E52">
        <w:t>General D</w:t>
      </w:r>
      <w:r>
        <w:t>escription</w:t>
      </w:r>
      <w:bookmarkEnd w:id="528"/>
    </w:p>
    <w:p w:rsidR="00AE4229" w:rsidRPr="00571393" w:rsidRDefault="00AE4229" w:rsidP="00D54590">
      <w:pPr>
        <w:pStyle w:val="ListParagraph"/>
        <w:keepNext/>
        <w:keepLines/>
        <w:numPr>
          <w:ilvl w:val="2"/>
          <w:numId w:val="70"/>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40" w:name="_Toc289956240"/>
      <w:bookmarkStart w:id="541" w:name="_Toc296853725"/>
      <w:bookmarkStart w:id="542" w:name="_Toc305320993"/>
      <w:bookmarkStart w:id="543" w:name="_Toc305321123"/>
      <w:bookmarkStart w:id="544" w:name="_Toc305321253"/>
      <w:bookmarkStart w:id="545" w:name="_Toc305321440"/>
      <w:bookmarkStart w:id="546" w:name="_Toc305323454"/>
      <w:bookmarkStart w:id="547" w:name="_Toc305323628"/>
      <w:bookmarkStart w:id="548" w:name="_Toc305323804"/>
      <w:bookmarkStart w:id="549" w:name="_Toc311619768"/>
      <w:bookmarkStart w:id="550" w:name="_Toc315168909"/>
      <w:bookmarkStart w:id="551" w:name="_Toc315169086"/>
      <w:bookmarkStart w:id="552" w:name="_Toc315173303"/>
      <w:bookmarkStart w:id="553" w:name="_Toc331083156"/>
      <w:bookmarkStart w:id="554" w:name="_Toc331083357"/>
      <w:bookmarkStart w:id="555" w:name="_Toc331083551"/>
      <w:bookmarkStart w:id="556" w:name="_Toc331083744"/>
      <w:bookmarkStart w:id="557" w:name="_Toc331083948"/>
      <w:bookmarkStart w:id="558" w:name="_Toc331084153"/>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p>
    <w:p w:rsidR="00AE4229" w:rsidRPr="00571393" w:rsidRDefault="00AE4229" w:rsidP="00D54590">
      <w:pPr>
        <w:pStyle w:val="ListParagraph"/>
        <w:keepNext/>
        <w:keepLines/>
        <w:numPr>
          <w:ilvl w:val="2"/>
          <w:numId w:val="70"/>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59" w:name="_Toc289956241"/>
      <w:bookmarkStart w:id="560" w:name="_Toc296853726"/>
      <w:bookmarkStart w:id="561" w:name="_Toc305320994"/>
      <w:bookmarkStart w:id="562" w:name="_Toc305321124"/>
      <w:bookmarkStart w:id="563" w:name="_Toc305321254"/>
      <w:bookmarkStart w:id="564" w:name="_Toc305321441"/>
      <w:bookmarkStart w:id="565" w:name="_Toc305323455"/>
      <w:bookmarkStart w:id="566" w:name="_Toc305323629"/>
      <w:bookmarkStart w:id="567" w:name="_Toc305323805"/>
      <w:bookmarkStart w:id="568" w:name="_Toc311619769"/>
      <w:bookmarkStart w:id="569" w:name="_Toc315168910"/>
      <w:bookmarkStart w:id="570" w:name="_Toc315169087"/>
      <w:bookmarkStart w:id="571" w:name="_Toc315173304"/>
      <w:bookmarkStart w:id="572" w:name="_Toc331083157"/>
      <w:bookmarkStart w:id="573" w:name="_Toc331083358"/>
      <w:bookmarkStart w:id="574" w:name="_Toc331083552"/>
      <w:bookmarkStart w:id="575" w:name="_Toc331083745"/>
      <w:bookmarkStart w:id="576" w:name="_Toc331083949"/>
      <w:bookmarkStart w:id="577" w:name="_Toc331084154"/>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rsidR="00AE4229" w:rsidRPr="00571393" w:rsidRDefault="00AE4229" w:rsidP="00D54590">
      <w:pPr>
        <w:pStyle w:val="ListParagraph"/>
        <w:keepNext/>
        <w:keepLines/>
        <w:numPr>
          <w:ilvl w:val="2"/>
          <w:numId w:val="70"/>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78" w:name="_Toc289956242"/>
      <w:bookmarkStart w:id="579" w:name="_Toc296853727"/>
      <w:bookmarkStart w:id="580" w:name="_Toc305320995"/>
      <w:bookmarkStart w:id="581" w:name="_Toc305321125"/>
      <w:bookmarkStart w:id="582" w:name="_Toc305321255"/>
      <w:bookmarkStart w:id="583" w:name="_Toc305321442"/>
      <w:bookmarkStart w:id="584" w:name="_Toc305323456"/>
      <w:bookmarkStart w:id="585" w:name="_Toc305323630"/>
      <w:bookmarkStart w:id="586" w:name="_Toc305323806"/>
      <w:bookmarkStart w:id="587" w:name="_Toc311619770"/>
      <w:bookmarkStart w:id="588" w:name="_Toc315168911"/>
      <w:bookmarkStart w:id="589" w:name="_Toc315169088"/>
      <w:bookmarkStart w:id="590" w:name="_Toc315173305"/>
      <w:bookmarkStart w:id="591" w:name="_Toc331083158"/>
      <w:bookmarkStart w:id="592" w:name="_Toc331083359"/>
      <w:bookmarkStart w:id="593" w:name="_Toc331083553"/>
      <w:bookmarkStart w:id="594" w:name="_Toc331083746"/>
      <w:bookmarkStart w:id="595" w:name="_Toc331083950"/>
      <w:bookmarkStart w:id="596" w:name="_Toc331084155"/>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p>
    <w:p w:rsidR="00AE4229" w:rsidRPr="00571393" w:rsidRDefault="00AE4229" w:rsidP="00D54590">
      <w:pPr>
        <w:pStyle w:val="ListParagraph"/>
        <w:keepNext/>
        <w:keepLines/>
        <w:numPr>
          <w:ilvl w:val="2"/>
          <w:numId w:val="70"/>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97" w:name="_Toc289956243"/>
      <w:bookmarkStart w:id="598" w:name="_Toc296853728"/>
      <w:bookmarkStart w:id="599" w:name="_Toc305320996"/>
      <w:bookmarkStart w:id="600" w:name="_Toc305321126"/>
      <w:bookmarkStart w:id="601" w:name="_Toc305321256"/>
      <w:bookmarkStart w:id="602" w:name="_Toc305321443"/>
      <w:bookmarkStart w:id="603" w:name="_Toc305323457"/>
      <w:bookmarkStart w:id="604" w:name="_Toc305323631"/>
      <w:bookmarkStart w:id="605" w:name="_Toc305323807"/>
      <w:bookmarkStart w:id="606" w:name="_Toc311619771"/>
      <w:bookmarkStart w:id="607" w:name="_Toc315168912"/>
      <w:bookmarkStart w:id="608" w:name="_Toc315169089"/>
      <w:bookmarkStart w:id="609" w:name="_Toc315173306"/>
      <w:bookmarkStart w:id="610" w:name="_Toc331083159"/>
      <w:bookmarkStart w:id="611" w:name="_Toc331083360"/>
      <w:bookmarkStart w:id="612" w:name="_Toc331083554"/>
      <w:bookmarkStart w:id="613" w:name="_Toc331083747"/>
      <w:bookmarkStart w:id="614" w:name="_Toc331083951"/>
      <w:bookmarkStart w:id="615" w:name="_Toc33108415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p>
    <w:p w:rsidR="00AE4229" w:rsidRPr="00571393" w:rsidRDefault="00AE4229" w:rsidP="00D54590">
      <w:pPr>
        <w:pStyle w:val="ListParagraph"/>
        <w:keepNext/>
        <w:keepLines/>
        <w:numPr>
          <w:ilvl w:val="2"/>
          <w:numId w:val="70"/>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16" w:name="_Toc289956244"/>
      <w:bookmarkStart w:id="617" w:name="_Toc296853729"/>
      <w:bookmarkStart w:id="618" w:name="_Toc305320997"/>
      <w:bookmarkStart w:id="619" w:name="_Toc305321127"/>
      <w:bookmarkStart w:id="620" w:name="_Toc305321257"/>
      <w:bookmarkStart w:id="621" w:name="_Toc305321444"/>
      <w:bookmarkStart w:id="622" w:name="_Toc305323458"/>
      <w:bookmarkStart w:id="623" w:name="_Toc305323632"/>
      <w:bookmarkStart w:id="624" w:name="_Toc305323808"/>
      <w:bookmarkStart w:id="625" w:name="_Toc311619772"/>
      <w:bookmarkStart w:id="626" w:name="_Toc315168913"/>
      <w:bookmarkStart w:id="627" w:name="_Toc315169090"/>
      <w:bookmarkStart w:id="628" w:name="_Toc315173307"/>
      <w:bookmarkStart w:id="629" w:name="_Toc331083160"/>
      <w:bookmarkStart w:id="630" w:name="_Toc331083361"/>
      <w:bookmarkStart w:id="631" w:name="_Toc331083555"/>
      <w:bookmarkStart w:id="632" w:name="_Toc331083748"/>
      <w:bookmarkStart w:id="633" w:name="_Toc331083952"/>
      <w:bookmarkStart w:id="634" w:name="_Toc331084157"/>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p>
    <w:p w:rsidR="00AE4229" w:rsidRPr="00571393" w:rsidRDefault="00AE4229" w:rsidP="00D54590">
      <w:pPr>
        <w:pStyle w:val="ListParagraph"/>
        <w:keepNext/>
        <w:keepLines/>
        <w:numPr>
          <w:ilvl w:val="2"/>
          <w:numId w:val="70"/>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35" w:name="_Toc289956245"/>
      <w:bookmarkStart w:id="636" w:name="_Toc296853730"/>
      <w:bookmarkStart w:id="637" w:name="_Toc305320998"/>
      <w:bookmarkStart w:id="638" w:name="_Toc305321128"/>
      <w:bookmarkStart w:id="639" w:name="_Toc305321258"/>
      <w:bookmarkStart w:id="640" w:name="_Toc305321445"/>
      <w:bookmarkStart w:id="641" w:name="_Toc305323459"/>
      <w:bookmarkStart w:id="642" w:name="_Toc305323633"/>
      <w:bookmarkStart w:id="643" w:name="_Toc305323809"/>
      <w:bookmarkStart w:id="644" w:name="_Toc311619773"/>
      <w:bookmarkStart w:id="645" w:name="_Toc315168914"/>
      <w:bookmarkStart w:id="646" w:name="_Toc315169091"/>
      <w:bookmarkStart w:id="647" w:name="_Toc315173308"/>
      <w:bookmarkStart w:id="648" w:name="_Toc331083161"/>
      <w:bookmarkStart w:id="649" w:name="_Toc331083362"/>
      <w:bookmarkStart w:id="650" w:name="_Toc331083556"/>
      <w:bookmarkStart w:id="651" w:name="_Toc331083749"/>
      <w:bookmarkStart w:id="652" w:name="_Toc331083953"/>
      <w:bookmarkStart w:id="653" w:name="_Toc331084158"/>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p>
    <w:p w:rsidR="00AE4229" w:rsidRPr="00571393" w:rsidRDefault="00AE4229" w:rsidP="00D54590">
      <w:pPr>
        <w:pStyle w:val="ListParagraph"/>
        <w:keepNext/>
        <w:keepLines/>
        <w:numPr>
          <w:ilvl w:val="2"/>
          <w:numId w:val="70"/>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54" w:name="_Toc289956246"/>
      <w:bookmarkStart w:id="655" w:name="_Toc296853731"/>
      <w:bookmarkStart w:id="656" w:name="_Toc305320999"/>
      <w:bookmarkStart w:id="657" w:name="_Toc305321129"/>
      <w:bookmarkStart w:id="658" w:name="_Toc305321259"/>
      <w:bookmarkStart w:id="659" w:name="_Toc305321446"/>
      <w:bookmarkStart w:id="660" w:name="_Toc305323460"/>
      <w:bookmarkStart w:id="661" w:name="_Toc305323634"/>
      <w:bookmarkStart w:id="662" w:name="_Toc305323810"/>
      <w:bookmarkStart w:id="663" w:name="_Toc311619774"/>
      <w:bookmarkStart w:id="664" w:name="_Toc315168915"/>
      <w:bookmarkStart w:id="665" w:name="_Toc315169092"/>
      <w:bookmarkStart w:id="666" w:name="_Toc315173309"/>
      <w:bookmarkStart w:id="667" w:name="_Toc331083162"/>
      <w:bookmarkStart w:id="668" w:name="_Toc331083363"/>
      <w:bookmarkStart w:id="669" w:name="_Toc331083557"/>
      <w:bookmarkStart w:id="670" w:name="_Toc331083750"/>
      <w:bookmarkStart w:id="671" w:name="_Toc331083954"/>
      <w:bookmarkStart w:id="672" w:name="_Toc331084159"/>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p w:rsidR="00AE4229" w:rsidRPr="00571393" w:rsidRDefault="00AE4229" w:rsidP="00D54590">
      <w:pPr>
        <w:pStyle w:val="ListParagraph"/>
        <w:keepNext/>
        <w:keepLines/>
        <w:numPr>
          <w:ilvl w:val="2"/>
          <w:numId w:val="70"/>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73" w:name="_Toc289956247"/>
      <w:bookmarkStart w:id="674" w:name="_Toc296853732"/>
      <w:bookmarkStart w:id="675" w:name="_Toc305321000"/>
      <w:bookmarkStart w:id="676" w:name="_Toc305321130"/>
      <w:bookmarkStart w:id="677" w:name="_Toc305321260"/>
      <w:bookmarkStart w:id="678" w:name="_Toc305321447"/>
      <w:bookmarkStart w:id="679" w:name="_Toc305323461"/>
      <w:bookmarkStart w:id="680" w:name="_Toc305323635"/>
      <w:bookmarkStart w:id="681" w:name="_Toc305323811"/>
      <w:bookmarkStart w:id="682" w:name="_Toc311619775"/>
      <w:bookmarkStart w:id="683" w:name="_Toc315168916"/>
      <w:bookmarkStart w:id="684" w:name="_Toc315169093"/>
      <w:bookmarkStart w:id="685" w:name="_Toc315173310"/>
      <w:bookmarkStart w:id="686" w:name="_Toc331083163"/>
      <w:bookmarkStart w:id="687" w:name="_Toc331083364"/>
      <w:bookmarkStart w:id="688" w:name="_Toc331083558"/>
      <w:bookmarkStart w:id="689" w:name="_Toc331083751"/>
      <w:bookmarkStart w:id="690" w:name="_Toc331083955"/>
      <w:bookmarkStart w:id="691" w:name="_Toc331084160"/>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p>
    <w:p w:rsidR="00AE4229" w:rsidRPr="00571393" w:rsidRDefault="00AE4229" w:rsidP="00D54590">
      <w:pPr>
        <w:pStyle w:val="ListParagraph"/>
        <w:keepNext/>
        <w:keepLines/>
        <w:numPr>
          <w:ilvl w:val="2"/>
          <w:numId w:val="70"/>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92" w:name="_Toc289956248"/>
      <w:bookmarkStart w:id="693" w:name="_Toc296853733"/>
      <w:bookmarkStart w:id="694" w:name="_Toc305321001"/>
      <w:bookmarkStart w:id="695" w:name="_Toc305321131"/>
      <w:bookmarkStart w:id="696" w:name="_Toc305321261"/>
      <w:bookmarkStart w:id="697" w:name="_Toc305321448"/>
      <w:bookmarkStart w:id="698" w:name="_Toc305323462"/>
      <w:bookmarkStart w:id="699" w:name="_Toc305323636"/>
      <w:bookmarkStart w:id="700" w:name="_Toc305323812"/>
      <w:bookmarkStart w:id="701" w:name="_Toc311619776"/>
      <w:bookmarkStart w:id="702" w:name="_Toc315168917"/>
      <w:bookmarkStart w:id="703" w:name="_Toc315169094"/>
      <w:bookmarkStart w:id="704" w:name="_Toc315173311"/>
      <w:bookmarkStart w:id="705" w:name="_Toc331083164"/>
      <w:bookmarkStart w:id="706" w:name="_Toc331083365"/>
      <w:bookmarkStart w:id="707" w:name="_Toc331083559"/>
      <w:bookmarkStart w:id="708" w:name="_Toc331083752"/>
      <w:bookmarkStart w:id="709" w:name="_Toc331083956"/>
      <w:bookmarkStart w:id="710" w:name="_Toc33108416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rsidR="00AE4229" w:rsidRPr="00186EB0" w:rsidRDefault="00AE4229" w:rsidP="00AE4229"/>
    <w:p w:rsidR="00AE4229" w:rsidRDefault="00AE4229" w:rsidP="00AE4229">
      <w:pPr>
        <w:rPr>
          <w:lang w:eastAsia="en-GB"/>
        </w:rPr>
      </w:pPr>
      <w:r>
        <w:t xml:space="preserve">The </w:t>
      </w:r>
      <w:r w:rsidRPr="00CA641F">
        <w:rPr>
          <w:b/>
          <w:bCs/>
        </w:rPr>
        <w:t>discrete logarithm problem</w:t>
      </w:r>
      <w:r>
        <w:t xml:space="preserve"> is as follows: given a generator </w:t>
      </w:r>
      <w:r>
        <w:rPr>
          <w:rStyle w:val="Emphasis"/>
        </w:rPr>
        <w:t>g</w:t>
      </w:r>
      <w:r>
        <w:t xml:space="preserve"> of a finite group </w:t>
      </w:r>
      <w:r>
        <w:rPr>
          <w:rStyle w:val="Emphasis"/>
        </w:rPr>
        <w:t>G</w:t>
      </w:r>
      <w:r>
        <w:t xml:space="preserve"> and a random element </w:t>
      </w:r>
      <w:r>
        <w:rPr>
          <w:rStyle w:val="Emphasis"/>
        </w:rPr>
        <w:t>h</w:t>
      </w:r>
      <w:r>
        <w:t xml:space="preserve"> </w:t>
      </w:r>
      <w:r>
        <w:rPr>
          <w:rFonts w:ascii="Symbol" w:hAnsi="Symbol"/>
        </w:rPr>
        <w:t></w:t>
      </w:r>
      <w:r>
        <w:t xml:space="preserve"> </w:t>
      </w:r>
      <w:r>
        <w:rPr>
          <w:rStyle w:val="Emphasis"/>
        </w:rPr>
        <w:t>G</w:t>
      </w:r>
      <w:r>
        <w:t xml:space="preserve">, find the (unique) integer </w:t>
      </w:r>
      <w:r>
        <w:rPr>
          <w:rStyle w:val="Emphasis"/>
        </w:rPr>
        <w:t>x</w:t>
      </w:r>
      <w:r>
        <w:t xml:space="preserve"> such that </w:t>
      </w:r>
      <w:r>
        <w:rPr>
          <w:rStyle w:val="Emphasis"/>
        </w:rPr>
        <w:t>g</w:t>
      </w:r>
      <w:r>
        <w:rPr>
          <w:rStyle w:val="Emphasis"/>
          <w:vertAlign w:val="superscript"/>
        </w:rPr>
        <w:t>x</w:t>
      </w:r>
      <w:r>
        <w:t xml:space="preserve"> = </w:t>
      </w:r>
      <w:r>
        <w:rPr>
          <w:rStyle w:val="Emphasis"/>
        </w:rPr>
        <w:t>h</w:t>
      </w:r>
      <w:r>
        <w:rPr>
          <w:lang w:eastAsia="en-GB"/>
        </w:rPr>
        <w:t xml:space="preserve">. In cryptography, we are interested in groups for which the discrete logarithm problem (Dlog for short) is assumed to be hard. The two most common classes are the group </w:t>
      </w:r>
      <w:r>
        <w:rPr>
          <w:rStyle w:val="Strong"/>
        </w:rPr>
        <w:t>Z</w:t>
      </w:r>
      <w:r>
        <w:rPr>
          <w:rStyle w:val="Emphasis"/>
          <w:vertAlign w:val="subscript"/>
        </w:rPr>
        <w:t>p</w:t>
      </w:r>
      <w:r>
        <w:rPr>
          <w:vertAlign w:val="superscript"/>
        </w:rPr>
        <w:t xml:space="preserve">* </w:t>
      </w:r>
      <w:r>
        <w:rPr>
          <w:lang w:eastAsia="en-GB"/>
        </w:rPr>
        <w:t xml:space="preserve">for a large </w:t>
      </w:r>
      <w:r w:rsidRPr="00EF263B">
        <w:rPr>
          <w:i/>
          <w:iCs/>
          <w:lang w:eastAsia="en-GB"/>
        </w:rPr>
        <w:t>p</w:t>
      </w:r>
      <w:r>
        <w:rPr>
          <w:lang w:eastAsia="en-GB"/>
        </w:rPr>
        <w:t>, and some Elliptic curve groups.</w:t>
      </w:r>
    </w:p>
    <w:p w:rsidR="00AE4229" w:rsidRDefault="00AE4229" w:rsidP="00AE4229">
      <w:pPr>
        <w:rPr>
          <w:lang w:eastAsia="en-GB"/>
        </w:rPr>
      </w:pPr>
      <w:r>
        <w:rPr>
          <w:lang w:eastAsia="en-GB"/>
        </w:rPr>
        <w:t>We provide the implementation of the most important Dlog groups in cryptography (see diagram below):</w:t>
      </w:r>
    </w:p>
    <w:bookmarkStart w:id="711" w:name="OLE_LINK1"/>
    <w:bookmarkStart w:id="712" w:name="OLE_LINK2"/>
    <w:p w:rsidR="00AE4229" w:rsidRDefault="00BA3274" w:rsidP="007C5F01">
      <w:pPr>
        <w:pStyle w:val="ListParagraph"/>
        <w:numPr>
          <w:ilvl w:val="0"/>
          <w:numId w:val="25"/>
        </w:numPr>
        <w:rPr>
          <w:rFonts w:ascii="Times New Roman" w:hAnsi="Times New Roman" w:cs="Times New Roman"/>
          <w:sz w:val="24"/>
          <w:szCs w:val="24"/>
          <w:lang w:bidi="he-IL"/>
        </w:rPr>
      </w:pPr>
      <m:oMath>
        <m:sSubSup>
          <m:sSubSupPr>
            <m:ctrlPr>
              <w:rPr>
                <w:rFonts w:ascii="Cambria Math" w:hAnsi="Cambria Math" w:cs="Times New Roman"/>
                <w:i/>
                <w:sz w:val="24"/>
                <w:szCs w:val="24"/>
                <w:lang w:bidi="he-IL"/>
              </w:rPr>
            </m:ctrlPr>
          </m:sSubSup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up>
            <m:r>
              <w:rPr>
                <w:rFonts w:ascii="Cambria Math" w:hAnsi="Cambria Math" w:cs="Times New Roman"/>
                <w:sz w:val="24"/>
                <w:szCs w:val="24"/>
                <w:lang w:bidi="he-IL"/>
              </w:rPr>
              <m:t>*</m:t>
            </m:r>
          </m:sup>
        </m:sSubSup>
      </m:oMath>
    </w:p>
    <w:bookmarkEnd w:id="711"/>
    <w:bookmarkEnd w:id="712"/>
    <w:p w:rsidR="00AE4229" w:rsidRDefault="00AE4229" w:rsidP="007C5F01">
      <w:pPr>
        <w:pStyle w:val="ListParagraph"/>
        <w:numPr>
          <w:ilvl w:val="0"/>
          <w:numId w:val="25"/>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r>
          <w:rPr>
            <w:rFonts w:ascii="Cambria Math" w:hAnsi="Cambria Math" w:cs="Times New Roman"/>
            <w:sz w:val="24"/>
            <w:szCs w:val="24"/>
            <w:lang w:bidi="he-IL"/>
          </w:rPr>
          <m:t>GF</m:t>
        </m:r>
        <m:d>
          <m:dPr>
            <m:begChr m:val="["/>
            <m:endChr m:val="]"/>
            <m:ctrlPr>
              <w:rPr>
                <w:rFonts w:ascii="Cambria Math" w:hAnsi="Cambria Math" w:cs="Times New Roman"/>
                <w:i/>
                <w:sz w:val="24"/>
                <w:szCs w:val="24"/>
                <w:vertAlign w:val="superscript"/>
                <w:lang w:bidi="he-IL"/>
              </w:rPr>
            </m:ctrlPr>
          </m:dPr>
          <m:e>
            <m:sSup>
              <m:sSupPr>
                <m:ctrlPr>
                  <w:rPr>
                    <w:rFonts w:ascii="Cambria Math" w:hAnsi="Cambria Math" w:cs="Times New Roman"/>
                    <w:i/>
                    <w:sz w:val="24"/>
                    <w:szCs w:val="24"/>
                    <w:vertAlign w:val="superscript"/>
                    <w:lang w:bidi="he-IL"/>
                  </w:rPr>
                </m:ctrlPr>
              </m:sSupPr>
              <m:e>
                <m:r>
                  <w:rPr>
                    <w:rFonts w:ascii="Cambria Math" w:hAnsi="Cambria Math" w:cs="Times New Roman"/>
                    <w:sz w:val="24"/>
                    <w:szCs w:val="24"/>
                    <w:vertAlign w:val="superscript"/>
                    <w:lang w:bidi="he-IL"/>
                  </w:rPr>
                  <m:t>2</m:t>
                </m:r>
              </m:e>
              <m:sup>
                <m:r>
                  <w:rPr>
                    <w:rFonts w:ascii="Cambria Math" w:hAnsi="Cambria Math" w:cs="Times New Roman"/>
                    <w:sz w:val="24"/>
                    <w:szCs w:val="24"/>
                    <w:vertAlign w:val="superscript"/>
                    <w:lang w:bidi="he-IL"/>
                  </w:rPr>
                  <m:t>M</m:t>
                </m:r>
              </m:sup>
            </m:sSup>
          </m:e>
        </m:d>
      </m:oMath>
    </w:p>
    <w:p w:rsidR="00AE4229" w:rsidRPr="00EF263B" w:rsidRDefault="00AE4229" w:rsidP="007C5F01">
      <w:pPr>
        <w:pStyle w:val="ListParagraph"/>
        <w:numPr>
          <w:ilvl w:val="0"/>
          <w:numId w:val="25"/>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sSub>
          <m:sSubPr>
            <m:ctrlPr>
              <w:rPr>
                <w:rFonts w:ascii="Cambria Math" w:hAnsi="Cambria Math" w:cs="Times New Roman"/>
                <w:i/>
                <w:sz w:val="24"/>
                <w:szCs w:val="24"/>
                <w:lang w:bidi="he-IL"/>
              </w:rPr>
            </m:ctrlPr>
          </m:sSub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Sub>
      </m:oMath>
    </w:p>
    <w:p w:rsidR="00AE4229" w:rsidRDefault="00AE4229" w:rsidP="00AE4229">
      <w:pPr>
        <w:rPr>
          <w:lang w:eastAsia="en-GB"/>
        </w:rPr>
      </w:pPr>
      <w:r>
        <w:t xml:space="preserve">Although Elliptic curves groups look very different, the discrete log problem over them can be described as follows. Given an elliptic curve </w:t>
      </w:r>
      <w:r>
        <w:rPr>
          <w:rStyle w:val="icmmi10"/>
        </w:rPr>
        <w:t>E</w:t>
      </w:r>
      <w:r>
        <w:t xml:space="preserve"> over a finite field </w:t>
      </w:r>
      <w:r>
        <w:rPr>
          <w:rStyle w:val="icmmi10"/>
        </w:rPr>
        <w:t>F,</w:t>
      </w:r>
      <w:r>
        <w:t xml:space="preserve"> a base point on that curve </w:t>
      </w:r>
      <w:r>
        <w:rPr>
          <w:rStyle w:val="icmmi10"/>
        </w:rPr>
        <w:t>P (i.e., a generator of the group defined from the curve)</w:t>
      </w:r>
      <w:r>
        <w:t xml:space="preserve">, and a random point Q on the curve, the problem is to find the integer </w:t>
      </w:r>
      <w:r>
        <w:rPr>
          <w:rStyle w:val="icmmi10"/>
        </w:rPr>
        <w:t>n</w:t>
      </w:r>
      <w:r>
        <w:t xml:space="preserve"> such that </w:t>
      </w:r>
      <w:r>
        <w:rPr>
          <w:rStyle w:val="icmmi10"/>
        </w:rPr>
        <w:t>nP</w:t>
      </w:r>
      <w:r>
        <w:rPr>
          <w:rStyle w:val="icmr10"/>
        </w:rPr>
        <w:t>=</w:t>
      </w:r>
      <w:r>
        <w:rPr>
          <w:rStyle w:val="icmmi10"/>
        </w:rPr>
        <w:t>Q</w:t>
      </w:r>
      <w:r>
        <w:rPr>
          <w:lang w:eastAsia="en-GB"/>
        </w:rPr>
        <w:t xml:space="preserve">. </w:t>
      </w:r>
    </w:p>
    <w:p w:rsidR="00AE4229" w:rsidRDefault="00AE4229" w:rsidP="00AE4229">
      <w:r>
        <w:t>We</w:t>
      </w:r>
      <w:r>
        <w:rPr>
          <w:lang w:eastAsia="en-GB"/>
        </w:rPr>
        <w:t xml:space="preserve"> will use the elliptic curves recommended by NIST. </w:t>
      </w:r>
    </w:p>
    <w:p w:rsidR="00AE4229" w:rsidRDefault="00AE4229" w:rsidP="00AE4229">
      <w:pPr>
        <w:rPr>
          <w:lang w:eastAsia="en-GB"/>
        </w:rPr>
      </w:pPr>
    </w:p>
    <w:p w:rsidR="00AE4229" w:rsidRDefault="00AE4229" w:rsidP="00AE4229">
      <w:pPr>
        <w:rPr>
          <w:lang w:eastAsia="en-GB"/>
        </w:rPr>
      </w:pPr>
      <w:r>
        <w:rPr>
          <w:lang w:eastAsia="en-GB"/>
        </w:rPr>
        <w:t>In the following class diagram, we present the API for the implementation of the different Dlog groups. Any library that wants to implement a Dlog group and at the same time comply with our library has to implement the following interfaces:</w:t>
      </w:r>
    </w:p>
    <w:p w:rsidR="00AE4229" w:rsidRDefault="00AE4229" w:rsidP="00AE4229">
      <w:pPr>
        <w:rPr>
          <w:lang w:eastAsia="en-GB"/>
        </w:rPr>
      </w:pPr>
    </w:p>
    <w:p w:rsidR="00AE4229" w:rsidRDefault="00707E52" w:rsidP="00AE4229">
      <w:pPr>
        <w:rPr>
          <w:noProof/>
        </w:rPr>
      </w:pPr>
      <w:r w:rsidRPr="00707E52">
        <w:rPr>
          <w:noProof/>
        </w:rPr>
        <w:drawing>
          <wp:inline distT="0" distB="0" distL="0" distR="0" wp14:anchorId="72D6BF6C" wp14:editId="337A7810">
            <wp:extent cx="5486400" cy="2859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859405"/>
                    </a:xfrm>
                    <a:prstGeom prst="rect">
                      <a:avLst/>
                    </a:prstGeom>
                  </pic:spPr>
                </pic:pic>
              </a:graphicData>
            </a:graphic>
          </wp:inline>
        </w:drawing>
      </w:r>
    </w:p>
    <w:p w:rsidR="00AE4229" w:rsidRDefault="00AE4229" w:rsidP="00AE4229">
      <w:pPr>
        <w:rPr>
          <w:noProof/>
        </w:rPr>
      </w:pPr>
    </w:p>
    <w:p w:rsidR="00AE4229" w:rsidRDefault="00AE4229" w:rsidP="00AE4229">
      <w:pPr>
        <w:rPr>
          <w:noProof/>
        </w:rPr>
      </w:pPr>
    </w:p>
    <w:p w:rsidR="00AE4229" w:rsidRDefault="00AE4229" w:rsidP="00707E52">
      <w:pPr>
        <w:rPr>
          <w:noProof/>
        </w:rPr>
      </w:pPr>
      <w:r>
        <w:rPr>
          <w:noProof/>
        </w:rPr>
        <w:t xml:space="preserve">Each one of the Dlog groups we implement, is represented by an interface. The hierarchy of the Dlog group, presented in the diagram above allows us to refer either to a Dlog group in general or to a specific one if needed. This is achieved by introducing all the functionality a Dlog group needs in the root interface, named DlogGroup. </w:t>
      </w:r>
      <w:r w:rsidR="00D34878">
        <w:rPr>
          <w:noProof/>
        </w:rPr>
        <w:t xml:space="preserve">For example, a higher-level protocol that needs a Dlog group and  does not care which one it may be; moreoever, it may want sometimes to run with a Zp Dlog group and sometimes with some Elliptic Curve Dlog group, all it needs to do is to work at the general Dlog </w:t>
      </w:r>
      <w:r w:rsidR="00D34878">
        <w:rPr>
          <w:noProof/>
        </w:rPr>
        <w:lastRenderedPageBreak/>
        <w:t>group level, (that is the root interface of the family) and generically perform all the operations on the group. A</w:t>
      </w:r>
      <w:r w:rsidR="0001096D">
        <w:rPr>
          <w:noProof/>
        </w:rPr>
        <w:t>t runtime, when the protocol is instantiated it can get at times an instance of one type of Dlog group and at other times other types of Dlog groups</w:t>
      </w:r>
      <w:r w:rsidR="00D34878">
        <w:rPr>
          <w:noProof/>
        </w:rPr>
        <w:t>. On the other hand, i</w:t>
      </w:r>
      <w:r>
        <w:rPr>
          <w:noProof/>
        </w:rPr>
        <w:t>f a protocol or algorithm needs a specific DlogGroup and not a generic one it can refer specifically to it by the cor</w:t>
      </w:r>
      <w:r w:rsidR="00AF5431">
        <w:rPr>
          <w:noProof/>
        </w:rPr>
        <w:t>r</w:t>
      </w:r>
      <w:r>
        <w:rPr>
          <w:noProof/>
        </w:rPr>
        <w:t>esponding specific interface: DlogZp</w:t>
      </w:r>
      <w:r w:rsidR="0001096D">
        <w:rPr>
          <w:noProof/>
        </w:rPr>
        <w:t>SafePrime</w:t>
      </w:r>
      <w:r>
        <w:rPr>
          <w:noProof/>
        </w:rPr>
        <w:t xml:space="preserve">, DlogECFp or DlogECF2m. </w:t>
      </w:r>
      <w:r w:rsidR="0001096D">
        <w:rPr>
          <w:noProof/>
        </w:rPr>
        <w:t xml:space="preserve">The reason why </w:t>
      </w:r>
      <w:r w:rsidR="0098179E">
        <w:rPr>
          <w:noProof/>
        </w:rPr>
        <w:t xml:space="preserve">it </w:t>
      </w:r>
      <w:r w:rsidR="0001096D">
        <w:rPr>
          <w:noProof/>
        </w:rPr>
        <w:t>is preferable to work still with the interface level is so that the code remains generic and flexible and allows the usage of different libraries implementing the algorithm.</w:t>
      </w:r>
      <w:r w:rsidR="0098179E">
        <w:rPr>
          <w:noProof/>
        </w:rPr>
        <w:t xml:space="preserve"> Yet, if a specific implementation is required, the user can refer to an instance of Dlog group with the desired library; for example MiraclDlogEcFp.</w:t>
      </w:r>
      <w:r>
        <w:rPr>
          <w:noProof/>
        </w:rPr>
        <w:t xml:space="preserve">   </w:t>
      </w:r>
    </w:p>
    <w:p w:rsidR="00707E52" w:rsidRDefault="00707E52" w:rsidP="00AE4229">
      <w:pPr>
        <w:rPr>
          <w:lang w:eastAsia="en-GB"/>
        </w:rPr>
      </w:pPr>
    </w:p>
    <w:p w:rsidR="00707E52" w:rsidRDefault="00707E52" w:rsidP="00AE4229">
      <w:pPr>
        <w:rPr>
          <w:b/>
          <w:bCs/>
          <w:lang w:eastAsia="en-GB"/>
        </w:rPr>
      </w:pPr>
      <w:r w:rsidRPr="00707E52">
        <w:rPr>
          <w:b/>
          <w:bCs/>
          <w:lang w:eastAsia="en-GB"/>
        </w:rPr>
        <w:t>Interface’s hierarchy:</w:t>
      </w:r>
    </w:p>
    <w:p w:rsidR="00707E52" w:rsidRDefault="00707E52" w:rsidP="00707E52">
      <w:pPr>
        <w:rPr>
          <w:lang w:eastAsia="en-GB"/>
        </w:rPr>
      </w:pPr>
      <w:r>
        <w:rPr>
          <w:lang w:eastAsia="en-GB"/>
        </w:rPr>
        <w:t>The root of the family is a general Dlog Group that presents functionality that all Dlog Groups should implement.</w:t>
      </w:r>
    </w:p>
    <w:p w:rsidR="00707E52" w:rsidRDefault="00707E52" w:rsidP="00707E52">
      <w:pPr>
        <w:rPr>
          <w:lang w:eastAsia="en-GB"/>
        </w:rPr>
      </w:pPr>
      <w:r>
        <w:rPr>
          <w:lang w:eastAsia="en-GB"/>
        </w:rPr>
        <w:t>At the second level we encounter three interfaces:</w:t>
      </w:r>
    </w:p>
    <w:p w:rsidR="00707E52" w:rsidRPr="00707E52" w:rsidRDefault="00707E52" w:rsidP="00D54590">
      <w:pPr>
        <w:pStyle w:val="ListParagraph"/>
        <w:numPr>
          <w:ilvl w:val="0"/>
          <w:numId w:val="87"/>
        </w:numPr>
        <w:rPr>
          <w:rFonts w:asciiTheme="minorHAnsi" w:hAnsiTheme="minorHAnsi" w:cstheme="minorHAnsi"/>
          <w:lang w:eastAsia="en-GB"/>
        </w:rPr>
      </w:pPr>
      <w:r w:rsidRPr="00707E52">
        <w:rPr>
          <w:rFonts w:asciiTheme="minorHAnsi" w:hAnsiTheme="minorHAnsi" w:cstheme="minorHAnsi"/>
          <w:lang w:eastAsia="en-GB"/>
        </w:rPr>
        <w:t>PrimeOrderSubGroup: The order q of the group must be a prime</w:t>
      </w:r>
      <w:r>
        <w:rPr>
          <w:rFonts w:asciiTheme="minorHAnsi" w:hAnsiTheme="minorHAnsi" w:cstheme="minorHAnsi"/>
          <w:lang w:eastAsia="en-GB"/>
        </w:rPr>
        <w:t>.</w:t>
      </w:r>
    </w:p>
    <w:p w:rsidR="00707E52" w:rsidRPr="00707E52" w:rsidRDefault="00707E52" w:rsidP="00D54590">
      <w:pPr>
        <w:pStyle w:val="ListParagraph"/>
        <w:numPr>
          <w:ilvl w:val="0"/>
          <w:numId w:val="87"/>
        </w:numPr>
        <w:rPr>
          <w:rFonts w:asciiTheme="minorHAnsi" w:hAnsiTheme="minorHAnsi" w:cstheme="minorHAnsi"/>
          <w:lang w:eastAsia="en-GB"/>
        </w:rPr>
      </w:pPr>
      <w:r w:rsidRPr="00707E52">
        <w:rPr>
          <w:rFonts w:asciiTheme="minorHAnsi" w:hAnsiTheme="minorHAnsi" w:cstheme="minorHAnsi"/>
          <w:lang w:eastAsia="en-GB"/>
        </w:rPr>
        <w:t>DlogZp: Dlog Group over the Zp</w:t>
      </w:r>
      <w:r w:rsidRPr="00707E52">
        <w:rPr>
          <w:rFonts w:asciiTheme="minorHAnsi" w:hAnsiTheme="minorHAnsi" w:cstheme="minorHAnsi"/>
          <w:vertAlign w:val="superscript"/>
          <w:lang w:eastAsia="en-GB"/>
        </w:rPr>
        <w:t>*</w:t>
      </w:r>
      <w:r w:rsidRPr="00707E52">
        <w:rPr>
          <w:rFonts w:asciiTheme="minorHAnsi" w:hAnsiTheme="minorHAnsi" w:cstheme="minorHAnsi"/>
          <w:lang w:eastAsia="en-GB"/>
        </w:rPr>
        <w:t>field.</w:t>
      </w:r>
    </w:p>
    <w:p w:rsidR="00707E52" w:rsidRDefault="00707E52" w:rsidP="00D54590">
      <w:pPr>
        <w:pStyle w:val="ListParagraph"/>
        <w:numPr>
          <w:ilvl w:val="0"/>
          <w:numId w:val="87"/>
        </w:numPr>
        <w:rPr>
          <w:lang w:eastAsia="en-GB"/>
        </w:rPr>
      </w:pPr>
      <w:r w:rsidRPr="00707E52">
        <w:rPr>
          <w:rFonts w:asciiTheme="minorHAnsi" w:hAnsiTheme="minorHAnsi" w:cstheme="minorHAnsi"/>
          <w:lang w:eastAsia="en-GB"/>
        </w:rPr>
        <w:t>DlogEllipticCurve: Any elliptic curve.</w:t>
      </w:r>
    </w:p>
    <w:p w:rsidR="00707E52" w:rsidRDefault="00707E52" w:rsidP="00707E52">
      <w:pPr>
        <w:rPr>
          <w:lang w:eastAsia="en-GB"/>
        </w:rPr>
      </w:pPr>
      <w:r>
        <w:rPr>
          <w:lang w:eastAsia="en-GB"/>
        </w:rPr>
        <w:t>At the third level we have:</w:t>
      </w:r>
    </w:p>
    <w:p w:rsidR="00056373" w:rsidRPr="00056373" w:rsidRDefault="00707E52" w:rsidP="00D54590">
      <w:pPr>
        <w:pStyle w:val="ListParagraph"/>
        <w:numPr>
          <w:ilvl w:val="0"/>
          <w:numId w:val="86"/>
        </w:numPr>
        <w:rPr>
          <w:rFonts w:asciiTheme="minorHAnsi" w:hAnsiTheme="minorHAnsi" w:cstheme="minorHAnsi"/>
          <w:lang w:eastAsia="en-GB"/>
        </w:rPr>
      </w:pPr>
      <w:r w:rsidRPr="00056373">
        <w:rPr>
          <w:rFonts w:asciiTheme="minorHAnsi" w:hAnsiTheme="minorHAnsi" w:cstheme="minorHAnsi"/>
          <w:lang w:eastAsia="en-GB"/>
        </w:rPr>
        <w:t>Dlog</w:t>
      </w:r>
      <w:r w:rsidR="00FA1C28" w:rsidRPr="00056373">
        <w:rPr>
          <w:rFonts w:asciiTheme="minorHAnsi" w:hAnsiTheme="minorHAnsi" w:cstheme="minorHAnsi"/>
          <w:lang w:eastAsia="en-GB"/>
        </w:rPr>
        <w:t xml:space="preserve">ZpSafePrime: The order q is not only a prime but </w:t>
      </w:r>
      <w:r w:rsidR="00056373" w:rsidRPr="00056373">
        <w:rPr>
          <w:rFonts w:asciiTheme="minorHAnsi" w:hAnsiTheme="minorHAnsi" w:cstheme="minorHAnsi"/>
          <w:lang w:eastAsia="en-GB"/>
        </w:rPr>
        <w:t>also is such that prime p = 2*q +1.</w:t>
      </w:r>
    </w:p>
    <w:p w:rsidR="00056373" w:rsidRPr="00056373" w:rsidRDefault="00056373" w:rsidP="00D54590">
      <w:pPr>
        <w:pStyle w:val="ListParagraph"/>
        <w:numPr>
          <w:ilvl w:val="0"/>
          <w:numId w:val="86"/>
        </w:numPr>
        <w:rPr>
          <w:rFonts w:asciiTheme="minorHAnsi" w:hAnsiTheme="minorHAnsi" w:cstheme="minorHAnsi"/>
          <w:lang w:eastAsia="en-GB"/>
        </w:rPr>
      </w:pPr>
      <w:r w:rsidRPr="00056373">
        <w:rPr>
          <w:rFonts w:asciiTheme="minorHAnsi" w:hAnsiTheme="minorHAnsi" w:cstheme="minorHAnsi"/>
          <w:lang w:eastAsia="en-GB"/>
        </w:rPr>
        <w:t>DlogEcFp: Any elliptic curve over Fp</w:t>
      </w:r>
      <w:r>
        <w:rPr>
          <w:rFonts w:asciiTheme="minorHAnsi" w:hAnsiTheme="minorHAnsi" w:cstheme="minorHAnsi"/>
          <w:lang w:eastAsia="en-GB"/>
        </w:rPr>
        <w:t>.</w:t>
      </w:r>
    </w:p>
    <w:p w:rsidR="00056373" w:rsidRPr="00056373" w:rsidRDefault="00056373" w:rsidP="00D54590">
      <w:pPr>
        <w:pStyle w:val="ListParagraph"/>
        <w:numPr>
          <w:ilvl w:val="0"/>
          <w:numId w:val="86"/>
        </w:numPr>
        <w:rPr>
          <w:lang w:eastAsia="en-GB"/>
        </w:rPr>
      </w:pPr>
      <w:r w:rsidRPr="00056373">
        <w:rPr>
          <w:rFonts w:asciiTheme="minorHAnsi" w:hAnsiTheme="minorHAnsi" w:cstheme="minorHAnsi"/>
          <w:lang w:eastAsia="en-GB"/>
        </w:rPr>
        <w:t>DlogEcF2m: Any elliptic curve over F2m</w:t>
      </w:r>
      <w:r>
        <w:rPr>
          <w:rFonts w:asciiTheme="minorHAnsi" w:hAnsiTheme="minorHAnsi" w:cstheme="minorHAnsi"/>
          <w:lang w:eastAsia="en-GB"/>
        </w:rPr>
        <w:t>.</w:t>
      </w:r>
    </w:p>
    <w:p w:rsidR="00056373" w:rsidRDefault="00056373" w:rsidP="00056373">
      <w:pPr>
        <w:rPr>
          <w:rFonts w:asciiTheme="minorHAnsi" w:hAnsiTheme="minorHAnsi" w:cstheme="minorHAnsi"/>
          <w:lang w:eastAsia="en-GB"/>
        </w:rPr>
      </w:pPr>
      <w:r>
        <w:rPr>
          <w:lang w:eastAsia="en-GB"/>
        </w:rPr>
        <w:t xml:space="preserve">All these are general interfaces. Specifically, we implement Dlog Groups that are of prime order; </w:t>
      </w:r>
      <w:r w:rsidRPr="00056373">
        <w:rPr>
          <w:rFonts w:asciiTheme="minorHAnsi" w:hAnsiTheme="minorHAnsi" w:cstheme="minorHAnsi"/>
          <w:lang w:eastAsia="en-GB"/>
        </w:rPr>
        <w:t>therefore all the concrete classes presented here implement this interface.</w:t>
      </w:r>
      <w:r>
        <w:rPr>
          <w:rFonts w:asciiTheme="minorHAnsi" w:hAnsiTheme="minorHAnsi" w:cstheme="minorHAnsi"/>
          <w:lang w:eastAsia="en-GB"/>
        </w:rPr>
        <w:t xml:space="preserve"> Other implementations may choose to add Dlog Groups that are not of prime order, and they are at liberty of doing so. They just need not to declare that they implement the </w:t>
      </w:r>
      <w:r w:rsidRPr="00707E52">
        <w:rPr>
          <w:rFonts w:asciiTheme="minorHAnsi" w:hAnsiTheme="minorHAnsi" w:cstheme="minorHAnsi"/>
          <w:lang w:eastAsia="en-GB"/>
        </w:rPr>
        <w:t>PrimeOrderSubGroup</w:t>
      </w:r>
      <w:r>
        <w:rPr>
          <w:rFonts w:asciiTheme="minorHAnsi" w:hAnsiTheme="minorHAnsi" w:cstheme="minorHAnsi"/>
          <w:lang w:eastAsia="en-GB"/>
        </w:rPr>
        <w:t xml:space="preserve"> interface.</w:t>
      </w:r>
    </w:p>
    <w:p w:rsidR="00056373" w:rsidRDefault="00056373" w:rsidP="00056373">
      <w:pPr>
        <w:rPr>
          <w:rFonts w:asciiTheme="minorHAnsi" w:hAnsiTheme="minorHAnsi" w:cstheme="minorHAnsi"/>
          <w:lang w:eastAsia="en-GB"/>
        </w:rPr>
      </w:pPr>
    </w:p>
    <w:p w:rsidR="00056373" w:rsidRDefault="00056373" w:rsidP="00056373">
      <w:pPr>
        <w:rPr>
          <w:rFonts w:asciiTheme="minorHAnsi" w:hAnsiTheme="minorHAnsi" w:cstheme="minorHAnsi"/>
          <w:lang w:eastAsia="en-GB"/>
        </w:rPr>
      </w:pPr>
      <w:r>
        <w:rPr>
          <w:rFonts w:asciiTheme="minorHAnsi" w:hAnsiTheme="minorHAnsi" w:cstheme="minorHAnsi"/>
          <w:lang w:eastAsia="en-GB"/>
        </w:rPr>
        <w:t xml:space="preserve">We also see in the diagram two other interfaces that are </w:t>
      </w:r>
      <w:r w:rsidRPr="00056373">
        <w:rPr>
          <w:rFonts w:asciiTheme="minorHAnsi" w:hAnsiTheme="minorHAnsi" w:cstheme="minorHAnsi"/>
          <w:b/>
          <w:bCs/>
          <w:lang w:eastAsia="en-GB"/>
        </w:rPr>
        <w:t>used</w:t>
      </w:r>
      <w:r>
        <w:rPr>
          <w:rFonts w:asciiTheme="minorHAnsi" w:hAnsiTheme="minorHAnsi" w:cstheme="minorHAnsi"/>
          <w:b/>
          <w:bCs/>
          <w:lang w:eastAsia="en-GB"/>
        </w:rPr>
        <w:t xml:space="preserve"> </w:t>
      </w:r>
      <w:r>
        <w:rPr>
          <w:rFonts w:asciiTheme="minorHAnsi" w:hAnsiTheme="minorHAnsi" w:cstheme="minorHAnsi"/>
          <w:lang w:eastAsia="en-GB"/>
        </w:rPr>
        <w:t>by DlogGroup:</w:t>
      </w:r>
    </w:p>
    <w:p w:rsidR="00056373" w:rsidRDefault="00056373" w:rsidP="00D54590">
      <w:pPr>
        <w:pStyle w:val="ListParagraph"/>
        <w:numPr>
          <w:ilvl w:val="0"/>
          <w:numId w:val="88"/>
        </w:numPr>
        <w:rPr>
          <w:rFonts w:asciiTheme="minorHAnsi" w:hAnsiTheme="minorHAnsi" w:cstheme="minorHAnsi"/>
          <w:lang w:eastAsia="en-GB"/>
        </w:rPr>
      </w:pPr>
      <w:r>
        <w:rPr>
          <w:rFonts w:asciiTheme="minorHAnsi" w:hAnsiTheme="minorHAnsi" w:cstheme="minorHAnsi"/>
          <w:lang w:eastAsia="en-GB"/>
        </w:rPr>
        <w:t>GroupParams.</w:t>
      </w:r>
    </w:p>
    <w:p w:rsidR="00056373" w:rsidRDefault="00056373" w:rsidP="00D54590">
      <w:pPr>
        <w:pStyle w:val="ListParagraph"/>
        <w:numPr>
          <w:ilvl w:val="0"/>
          <w:numId w:val="88"/>
        </w:numPr>
        <w:rPr>
          <w:rFonts w:asciiTheme="minorHAnsi" w:hAnsiTheme="minorHAnsi" w:cstheme="minorHAnsi"/>
          <w:lang w:eastAsia="en-GB"/>
        </w:rPr>
      </w:pPr>
      <w:r>
        <w:rPr>
          <w:rFonts w:asciiTheme="minorHAnsi" w:hAnsiTheme="minorHAnsi" w:cstheme="minorHAnsi"/>
          <w:lang w:eastAsia="en-GB"/>
        </w:rPr>
        <w:t>GroupElement.</w:t>
      </w:r>
    </w:p>
    <w:p w:rsidR="00056373" w:rsidRPr="00056373" w:rsidRDefault="00056373" w:rsidP="0071102E">
      <w:pPr>
        <w:rPr>
          <w:rFonts w:asciiTheme="minorHAnsi" w:hAnsiTheme="minorHAnsi" w:cstheme="minorHAnsi"/>
          <w:lang w:eastAsia="en-GB"/>
        </w:rPr>
      </w:pPr>
      <w:r>
        <w:rPr>
          <w:rFonts w:asciiTheme="minorHAnsi" w:hAnsiTheme="minorHAnsi" w:cstheme="minorHAnsi"/>
          <w:lang w:eastAsia="en-GB"/>
        </w:rPr>
        <w:t>There is a clear separation between the functionality of the Dlog Group and the parameters that constitute the group as well as the elements of the group. This separation allows a protocol to refer to at a high level to a generic Dlog Group without assuming anything about the concrete details (parameters and and/or fields</w:t>
      </w:r>
      <w:r w:rsidR="0071102E">
        <w:rPr>
          <w:rFonts w:asciiTheme="minorHAnsi" w:hAnsiTheme="minorHAnsi" w:cstheme="minorHAnsi"/>
          <w:lang w:eastAsia="en-GB"/>
        </w:rPr>
        <w:t>)</w:t>
      </w:r>
      <w:r>
        <w:rPr>
          <w:rFonts w:asciiTheme="minorHAnsi" w:hAnsiTheme="minorHAnsi" w:cstheme="minorHAnsi"/>
          <w:lang w:eastAsia="en-GB"/>
        </w:rPr>
        <w:t xml:space="preserve"> over which</w:t>
      </w:r>
      <w:r w:rsidR="0071102E">
        <w:rPr>
          <w:rFonts w:asciiTheme="minorHAnsi" w:hAnsiTheme="minorHAnsi" w:cstheme="minorHAnsi"/>
          <w:lang w:eastAsia="en-GB"/>
        </w:rPr>
        <w:t xml:space="preserve"> the group is defined. A more detailed explanation is presented in </w:t>
      </w:r>
      <w:hyperlink w:anchor="_Dlog_auxiliary_classes" w:history="1">
        <w:r w:rsidR="0071102E" w:rsidRPr="0071102E">
          <w:rPr>
            <w:rStyle w:val="Hyperlink"/>
            <w:lang w:val="en-GB"/>
          </w:rPr>
          <w:t>Dlog</w:t>
        </w:r>
        <w:r w:rsidR="0071102E" w:rsidRPr="0071102E">
          <w:rPr>
            <w:rStyle w:val="Hyperlink"/>
          </w:rPr>
          <w:t xml:space="preserve"> Auxiliary Classes</w:t>
        </w:r>
      </w:hyperlink>
      <w:r w:rsidR="0071102E">
        <w:rPr>
          <w:lang w:val="en-GB"/>
        </w:rPr>
        <w:t>.</w:t>
      </w:r>
    </w:p>
    <w:p w:rsidR="00056373" w:rsidRPr="00056373" w:rsidRDefault="00056373" w:rsidP="00056373">
      <w:pPr>
        <w:rPr>
          <w:rFonts w:asciiTheme="minorHAnsi" w:hAnsiTheme="minorHAnsi" w:cstheme="minorHAnsi"/>
          <w:lang w:eastAsia="en-GB"/>
        </w:rPr>
      </w:pPr>
    </w:p>
    <w:p w:rsidR="00AE4229" w:rsidRDefault="00AE4229" w:rsidP="00AE4229">
      <w:r>
        <w:rPr>
          <w:lang w:eastAsia="en-GB"/>
        </w:rPr>
        <w:t xml:space="preserve">In the following diagram, </w:t>
      </w:r>
      <w:r>
        <w:t>we present the DlogGroup family with all its elements, so that we can get a general view. In the coming figures, as we focus on different aspects of the family, we show the relevant elements only.</w:t>
      </w:r>
    </w:p>
    <w:p w:rsidR="00AE4229" w:rsidRDefault="00AE4229" w:rsidP="00AE4229">
      <w:pPr>
        <w:rPr>
          <w:lang w:eastAsia="en-GB"/>
        </w:rPr>
      </w:pPr>
    </w:p>
    <w:p w:rsidR="00AE4229" w:rsidRDefault="007F3AED" w:rsidP="00AE4229">
      <w:pPr>
        <w:rPr>
          <w:lang w:eastAsia="en-GB"/>
        </w:rPr>
      </w:pPr>
      <w:r w:rsidRPr="007F3AED">
        <w:rPr>
          <w:noProof/>
        </w:rPr>
        <w:lastRenderedPageBreak/>
        <w:drawing>
          <wp:inline distT="0" distB="0" distL="0" distR="0" wp14:anchorId="7C5CD1F4" wp14:editId="0FEF7D2C">
            <wp:extent cx="8449293" cy="5967320"/>
            <wp:effectExtent l="254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rot="5400000">
                      <a:off x="0" y="0"/>
                      <a:ext cx="8457773" cy="5973309"/>
                    </a:xfrm>
                    <a:prstGeom prst="rect">
                      <a:avLst/>
                    </a:prstGeom>
                  </pic:spPr>
                </pic:pic>
              </a:graphicData>
            </a:graphic>
          </wp:inline>
        </w:drawing>
      </w:r>
    </w:p>
    <w:p w:rsidR="00AE4229" w:rsidRPr="00AE4229" w:rsidRDefault="00AE4229" w:rsidP="007C5F01">
      <w:pPr>
        <w:pStyle w:val="Heading3"/>
        <w:numPr>
          <w:ilvl w:val="2"/>
          <w:numId w:val="35"/>
        </w:numPr>
        <w:ind w:left="709" w:hanging="283"/>
        <w:rPr>
          <w:lang w:eastAsia="en-GB"/>
        </w:rPr>
      </w:pPr>
      <w:bookmarkStart w:id="713" w:name="_Toc331084162"/>
      <w:r>
        <w:lastRenderedPageBreak/>
        <w:t>DlogGroup</w:t>
      </w:r>
      <w:r>
        <w:rPr>
          <w:lang w:eastAsia="en-GB"/>
        </w:rPr>
        <w:t xml:space="preserve"> detailed description</w:t>
      </w:r>
      <w:bookmarkEnd w:id="713"/>
    </w:p>
    <w:p w:rsidR="00AE4229" w:rsidRDefault="00806BD5" w:rsidP="007C5F01">
      <w:pPr>
        <w:pStyle w:val="Heading4"/>
        <w:numPr>
          <w:ilvl w:val="3"/>
          <w:numId w:val="35"/>
        </w:numPr>
        <w:tabs>
          <w:tab w:val="left" w:pos="1701"/>
        </w:tabs>
        <w:ind w:left="1418" w:hanging="569"/>
        <w:rPr>
          <w:lang w:eastAsia="en-GB"/>
        </w:rPr>
      </w:pPr>
      <w:r>
        <w:t xml:space="preserve"> </w:t>
      </w:r>
      <w:bookmarkStart w:id="714" w:name="_Toc331084163"/>
      <w:r w:rsidR="00AE4229" w:rsidRPr="00AE4229">
        <w:t>DlogGroupAbs</w:t>
      </w:r>
      <w:r w:rsidR="00AE4229">
        <w:rPr>
          <w:lang w:eastAsia="en-GB"/>
        </w:rPr>
        <w:t xml:space="preserve"> Static view</w:t>
      </w:r>
      <w:bookmarkEnd w:id="714"/>
    </w:p>
    <w:p w:rsidR="00AE4229" w:rsidRDefault="00AE4229" w:rsidP="00AE4229">
      <w:pPr>
        <w:rPr>
          <w:lang w:eastAsia="en-GB"/>
        </w:rPr>
      </w:pPr>
    </w:p>
    <w:p w:rsidR="00AE4229" w:rsidRDefault="0001096D" w:rsidP="006A0C5C">
      <w:pPr>
        <w:rPr>
          <w:lang w:eastAsia="en-GB"/>
        </w:rPr>
      </w:pPr>
      <w:r>
        <w:rPr>
          <w:lang w:eastAsia="en-GB"/>
        </w:rPr>
        <w:t>For code reuse reasons, w</w:t>
      </w:r>
      <w:r w:rsidR="00AE4229">
        <w:rPr>
          <w:lang w:eastAsia="en-GB"/>
        </w:rPr>
        <w:t>e introduce an abstract class, DlogGroupAbs, that implements common func</w:t>
      </w:r>
      <w:r w:rsidR="00EF0A1B">
        <w:rPr>
          <w:lang w:eastAsia="en-GB"/>
        </w:rPr>
        <w:t>tionality of the different Dlog groups. In the coming sections we will present how the different concrete implementations inherit (extend) from this abstract class while they implement the specific Dlog group interfaces.</w:t>
      </w:r>
    </w:p>
    <w:p w:rsidR="00806BD5" w:rsidRDefault="00AE4229" w:rsidP="00806BD5">
      <w:pPr>
        <w:rPr>
          <w:lang w:eastAsia="en-GB"/>
        </w:rPr>
      </w:pPr>
      <w:r>
        <w:rPr>
          <w:lang w:eastAsia="en-GB"/>
        </w:rPr>
        <w:t>The next figure shows the abstract class of Dlog and its relationships:</w:t>
      </w:r>
    </w:p>
    <w:p w:rsidR="001F5283" w:rsidRDefault="001F5283" w:rsidP="00806BD5">
      <w:pPr>
        <w:rPr>
          <w:lang w:eastAsia="en-GB"/>
        </w:rPr>
      </w:pPr>
    </w:p>
    <w:p w:rsidR="00806BD5" w:rsidRDefault="00F81976" w:rsidP="00926B6C">
      <w:pPr>
        <w:rPr>
          <w:lang w:eastAsia="en-GB"/>
        </w:rPr>
      </w:pPr>
      <w:r w:rsidRPr="00F81976">
        <w:rPr>
          <w:noProof/>
        </w:rPr>
        <w:drawing>
          <wp:inline distT="0" distB="0" distL="0" distR="0" wp14:anchorId="71A1BA74" wp14:editId="647ADA31">
            <wp:extent cx="5486400" cy="3714115"/>
            <wp:effectExtent l="0" t="0" r="0" b="635"/>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3714115"/>
                    </a:xfrm>
                    <a:prstGeom prst="rect">
                      <a:avLst/>
                    </a:prstGeom>
                  </pic:spPr>
                </pic:pic>
              </a:graphicData>
            </a:graphic>
          </wp:inline>
        </w:drawing>
      </w:r>
    </w:p>
    <w:p w:rsidR="00806BD5" w:rsidRDefault="00806BD5" w:rsidP="00806BD5">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926B6C" w:rsidRDefault="00926B6C">
      <w:pPr>
        <w:autoSpaceDE/>
        <w:autoSpaceDN/>
        <w:adjustRightInd/>
        <w:rPr>
          <w:b/>
          <w:bCs/>
          <w:sz w:val="26"/>
          <w:szCs w:val="18"/>
        </w:rPr>
      </w:pPr>
      <w:bookmarkStart w:id="715" w:name="_Toc277840069"/>
      <w:bookmarkStart w:id="716" w:name="_Toc277840422"/>
      <w:bookmarkStart w:id="717" w:name="_Toc277840479"/>
      <w:bookmarkStart w:id="718" w:name="_Toc277840625"/>
      <w:bookmarkStart w:id="719" w:name="_Toc277840833"/>
      <w:r>
        <w:br w:type="page"/>
      </w:r>
    </w:p>
    <w:p w:rsidR="00AE4229" w:rsidRDefault="00806BD5" w:rsidP="007C5F01">
      <w:pPr>
        <w:pStyle w:val="Heading4"/>
        <w:numPr>
          <w:ilvl w:val="3"/>
          <w:numId w:val="35"/>
        </w:numPr>
        <w:tabs>
          <w:tab w:val="left" w:pos="1701"/>
        </w:tabs>
        <w:ind w:left="1418" w:hanging="569"/>
      </w:pPr>
      <w:r>
        <w:lastRenderedPageBreak/>
        <w:t xml:space="preserve"> </w:t>
      </w:r>
      <w:bookmarkStart w:id="720" w:name="_Toc331084164"/>
      <w:r w:rsidR="00AE4229" w:rsidRPr="00806BD5">
        <w:t>DlogGroupAbs</w:t>
      </w:r>
      <w:r w:rsidR="00AE4229">
        <w:t xml:space="preserve"> Dynamic view</w:t>
      </w:r>
      <w:bookmarkEnd w:id="720"/>
    </w:p>
    <w:p w:rsidR="00AE4229" w:rsidRPr="00C7045B" w:rsidRDefault="00AE4229" w:rsidP="00AE4229"/>
    <w:p w:rsidR="00AE4229" w:rsidRDefault="00AE4229" w:rsidP="007C5F01">
      <w:pPr>
        <w:pStyle w:val="Caption"/>
        <w:numPr>
          <w:ilvl w:val="0"/>
          <w:numId w:val="8"/>
        </w:numPr>
      </w:pPr>
      <w:r>
        <w:t>Function</w:t>
      </w:r>
      <w:r w:rsidR="008F6126">
        <w:t>:</w:t>
      </w:r>
      <w:r>
        <w:t xml:space="preserve">  isPrimeOrder ()</w:t>
      </w:r>
    </w:p>
    <w:p w:rsidR="00AE4229" w:rsidRDefault="00AE4229" w:rsidP="00AE4229">
      <w:pPr>
        <w:ind w:left="708"/>
        <w:rPr>
          <w:lang w:eastAsia="en-GB"/>
        </w:rPr>
      </w:pPr>
      <w:proofErr w:type="gramStart"/>
      <w:r>
        <w:rPr>
          <w:lang w:eastAsia="en-GB"/>
        </w:rPr>
        <w:t>Checks if the order (q) of the group is a prime.</w:t>
      </w:r>
      <w:proofErr w:type="gramEnd"/>
    </w:p>
    <w:p w:rsidR="00AE4229" w:rsidRDefault="00AE4229" w:rsidP="00AE4229">
      <w:pPr>
        <w:ind w:left="708"/>
        <w:rPr>
          <w:lang w:eastAsia="en-GB"/>
        </w:rPr>
      </w:pPr>
      <w:r>
        <w:rPr>
          <w:lang w:eastAsia="en-GB"/>
        </w:rPr>
        <w:t xml:space="preserve">We do so using the function “isProbablePrime” of BigInteger. This function gets an integer that indicates the certainty of the probabilistic algorithm. We will test various certainty values in order to achieve as much </w:t>
      </w:r>
      <w:r w:rsidRPr="00D40E47">
        <w:rPr>
          <w:lang w:eastAsia="en-GB"/>
        </w:rPr>
        <w:t>security</w:t>
      </w:r>
      <w:r>
        <w:rPr>
          <w:rFonts w:ascii="Arial" w:hAnsi="Arial" w:cs="Arial"/>
          <w:color w:val="000000"/>
          <w:sz w:val="22"/>
          <w:szCs w:val="22"/>
        </w:rPr>
        <w:t xml:space="preserve"> </w:t>
      </w:r>
      <w:r>
        <w:rPr>
          <w:lang w:eastAsia="en-GB"/>
        </w:rPr>
        <w:t xml:space="preserve">as possible in </w:t>
      </w:r>
      <w:r w:rsidRPr="00D40E47">
        <w:rPr>
          <w:lang w:eastAsia="en-GB"/>
        </w:rPr>
        <w:t>reasonable</w:t>
      </w:r>
      <w:r>
        <w:rPr>
          <w:lang w:eastAsia="en-GB"/>
        </w:rPr>
        <w:t xml:space="preserve"> time.</w:t>
      </w:r>
    </w:p>
    <w:p w:rsidR="00AE4229" w:rsidRDefault="00AE4229" w:rsidP="00AE4229">
      <w:pPr>
        <w:ind w:left="708"/>
        <w:rPr>
          <w:lang w:eastAsia="en-GB"/>
        </w:rPr>
      </w:pPr>
      <w:r>
        <w:rPr>
          <w:lang w:eastAsia="en-GB"/>
        </w:rPr>
        <w:t xml:space="preserve">Primality check is an expensive operation. A protocol using a DlogGroup should save the </w:t>
      </w:r>
      <w:r w:rsidRPr="00A838CF">
        <w:rPr>
          <w:lang w:eastAsia="en-GB"/>
        </w:rPr>
        <w:t>result</w:t>
      </w:r>
      <w:r>
        <w:rPr>
          <w:lang w:eastAsia="en-GB"/>
        </w:rPr>
        <w:t>s</w:t>
      </w:r>
      <w:r w:rsidRPr="00A838CF">
        <w:rPr>
          <w:lang w:eastAsia="en-GB"/>
        </w:rPr>
        <w:t xml:space="preserve"> of this test in some variable s</w:t>
      </w:r>
      <w:r>
        <w:rPr>
          <w:lang w:eastAsia="en-GB"/>
        </w:rPr>
        <w:t xml:space="preserve">o that further unnecessary </w:t>
      </w:r>
      <w:r w:rsidRPr="00A838CF">
        <w:rPr>
          <w:lang w:eastAsia="en-GB"/>
        </w:rPr>
        <w:t>checks are not performed.</w:t>
      </w:r>
      <w:r>
        <w:rPr>
          <w:lang w:eastAsia="en-GB"/>
        </w:rPr>
        <w:t xml:space="preserve"> </w:t>
      </w:r>
      <w:r w:rsidRPr="00A838CF">
        <w:rPr>
          <w:lang w:eastAsia="en-GB"/>
        </w:rPr>
        <w:t>We leave this responsibility to the protocol using the DlogGroup since keeping a</w:t>
      </w:r>
      <w:r>
        <w:rPr>
          <w:lang w:eastAsia="en-GB"/>
        </w:rPr>
        <w:t xml:space="preserve"> mem</w:t>
      </w:r>
      <w:r w:rsidRPr="00A838CF">
        <w:rPr>
          <w:lang w:eastAsia="en-GB"/>
        </w:rPr>
        <w:t>ber variable in Dlog</w:t>
      </w:r>
      <w:r>
        <w:rPr>
          <w:lang w:eastAsia="en-GB"/>
        </w:rPr>
        <w:t>G</w:t>
      </w:r>
      <w:r w:rsidRPr="00A838CF">
        <w:rPr>
          <w:lang w:eastAsia="en-GB"/>
        </w:rPr>
        <w:t>roup can c</w:t>
      </w:r>
      <w:r>
        <w:rPr>
          <w:lang w:eastAsia="en-GB"/>
        </w:rPr>
        <w:t>au</w:t>
      </w:r>
      <w:r w:rsidRPr="00A838CF">
        <w:rPr>
          <w:lang w:eastAsia="en-GB"/>
        </w:rPr>
        <w:t>se security problems.</w:t>
      </w:r>
      <w:r>
        <w:rPr>
          <w:lang w:eastAsia="en-GB"/>
        </w:rPr>
        <w:t xml:space="preserve"> Lets look</w:t>
      </w:r>
      <w:r w:rsidRPr="00A838CF">
        <w:rPr>
          <w:lang w:eastAsia="en-GB"/>
        </w:rPr>
        <w:t xml:space="preserve"> at the scenario that Party1 chooses a "DlogGroup" maliciously, and set</w:t>
      </w:r>
      <w:r>
        <w:rPr>
          <w:lang w:eastAsia="en-GB"/>
        </w:rPr>
        <w:t>s</w:t>
      </w:r>
      <w:r w:rsidRPr="00A838CF">
        <w:rPr>
          <w:lang w:eastAsia="en-GB"/>
        </w:rPr>
        <w:t xml:space="preserve"> the</w:t>
      </w:r>
      <w:r>
        <w:rPr>
          <w:lang w:eastAsia="en-GB"/>
        </w:rPr>
        <w:t xml:space="preserve"> isP</w:t>
      </w:r>
      <w:r w:rsidRPr="00A838CF">
        <w:rPr>
          <w:lang w:eastAsia="en-GB"/>
        </w:rPr>
        <w:t>rimeOrder variable to true.</w:t>
      </w:r>
      <w:r>
        <w:rPr>
          <w:lang w:eastAsia="en-GB"/>
        </w:rPr>
        <w:t xml:space="preserve"> </w:t>
      </w:r>
      <w:r w:rsidRPr="00A838CF">
        <w:rPr>
          <w:lang w:eastAsia="en-GB"/>
        </w:rPr>
        <w:t xml:space="preserve">It then sends the group to Party2. Party2 </w:t>
      </w:r>
      <w:proofErr w:type="gramStart"/>
      <w:r w:rsidRPr="00A838CF">
        <w:rPr>
          <w:lang w:eastAsia="en-GB"/>
        </w:rPr>
        <w:t>either naively believes Party1 and</w:t>
      </w:r>
      <w:proofErr w:type="gramEnd"/>
      <w:r w:rsidRPr="00A838CF">
        <w:rPr>
          <w:lang w:eastAsia="en-GB"/>
        </w:rPr>
        <w:t xml:space="preserve"> only checks the member variable (which will give an erroneous answer); or does not believe Party1 and fully checks for primality, not gaining anything by having the isPrimeOrder variable.</w:t>
      </w:r>
    </w:p>
    <w:p w:rsidR="00AE4229" w:rsidRDefault="00AE4229" w:rsidP="00AE4229">
      <w:pPr>
        <w:ind w:left="708"/>
        <w:rPr>
          <w:lang w:eastAsia="en-GB"/>
        </w:rPr>
      </w:pPr>
    </w:p>
    <w:p w:rsidR="001F5283" w:rsidRDefault="001F5283" w:rsidP="007C5F01">
      <w:pPr>
        <w:pStyle w:val="Caption"/>
        <w:numPr>
          <w:ilvl w:val="0"/>
          <w:numId w:val="8"/>
        </w:numPr>
      </w:pPr>
      <w:bookmarkStart w:id="721" w:name="_Toc277840834"/>
      <w:bookmarkStart w:id="722" w:name="_Toc277840626"/>
      <w:bookmarkStart w:id="723" w:name="_Toc277840480"/>
      <w:bookmarkStart w:id="724" w:name="_Toc277840423"/>
      <w:bookmarkStart w:id="725" w:name="_Toc277840070"/>
      <w:r>
        <w:t>Function</w:t>
      </w:r>
      <w:r w:rsidR="008F6126">
        <w:t>:</w:t>
      </w:r>
      <w:r>
        <w:t xml:space="preserve"> isOrderGreaterThan(int numBits)</w:t>
      </w:r>
    </w:p>
    <w:p w:rsidR="001F5283" w:rsidRPr="001F5283" w:rsidRDefault="001F5283" w:rsidP="001F5283">
      <w:pPr>
        <w:ind w:left="708"/>
      </w:pPr>
      <w:r>
        <w:t>Returns true if the order (q) of the group is greater than 2^numBits, false otherwise.</w:t>
      </w:r>
    </w:p>
    <w:p w:rsidR="001F5283" w:rsidRDefault="001F5283" w:rsidP="00F81976">
      <w:pPr>
        <w:pStyle w:val="Caption"/>
        <w:numPr>
          <w:ilvl w:val="0"/>
          <w:numId w:val="8"/>
        </w:numPr>
      </w:pPr>
      <w:r>
        <w:t>Function</w:t>
      </w:r>
      <w:r w:rsidR="008F6126">
        <w:t>:</w:t>
      </w:r>
      <w:r>
        <w:t xml:space="preserve"> </w:t>
      </w:r>
      <w:r w:rsidR="00F81976">
        <w:t>create</w:t>
      </w:r>
      <w:r>
        <w:t>RandomElement() : GroupElement</w:t>
      </w:r>
    </w:p>
    <w:p w:rsidR="001F5283" w:rsidRDefault="001F5283" w:rsidP="007C5F01">
      <w:pPr>
        <w:pStyle w:val="ListParagraph"/>
        <w:numPr>
          <w:ilvl w:val="3"/>
          <w:numId w:val="8"/>
        </w:numPr>
      </w:pPr>
      <w:r>
        <w:t>Choose a random x in Z</w:t>
      </w:r>
      <w:r>
        <w:rPr>
          <w:vertAlign w:val="subscript"/>
        </w:rPr>
        <w:t>q</w:t>
      </w:r>
      <w:r>
        <w:softHyphen/>
      </w:r>
      <w:r>
        <w:softHyphen/>
        <w:t>*</w:t>
      </w:r>
      <w:r>
        <w:softHyphen/>
        <w:t>.</w:t>
      </w:r>
    </w:p>
    <w:p w:rsidR="001F5283" w:rsidRPr="001F5283" w:rsidRDefault="001F5283" w:rsidP="007C5F01">
      <w:pPr>
        <w:pStyle w:val="ListParagraph"/>
        <w:numPr>
          <w:ilvl w:val="3"/>
          <w:numId w:val="8"/>
        </w:numPr>
      </w:pPr>
      <w:r>
        <w:t>Return g</w:t>
      </w:r>
      <w:r>
        <w:rPr>
          <w:vertAlign w:val="superscript"/>
        </w:rPr>
        <w:t>x</w:t>
      </w:r>
      <w:r>
        <w:t xml:space="preserve"> (g is the generator).</w:t>
      </w:r>
    </w:p>
    <w:p w:rsidR="001F5283" w:rsidRDefault="001F5283" w:rsidP="00F81976">
      <w:pPr>
        <w:pStyle w:val="Caption"/>
        <w:numPr>
          <w:ilvl w:val="0"/>
          <w:numId w:val="8"/>
        </w:numPr>
      </w:pPr>
      <w:r>
        <w:t>Function</w:t>
      </w:r>
      <w:r w:rsidR="008F6126">
        <w:t>:</w:t>
      </w:r>
      <w:r>
        <w:t xml:space="preserve"> </w:t>
      </w:r>
      <w:r w:rsidR="00F81976">
        <w:t>create</w:t>
      </w:r>
      <w:r>
        <w:t>RandomGenerator() : GroupElement</w:t>
      </w:r>
    </w:p>
    <w:p w:rsidR="001F5283" w:rsidRDefault="001F5283" w:rsidP="001F5283">
      <w:pPr>
        <w:ind w:firstLine="708"/>
      </w:pPr>
      <w:r>
        <w:t>In prime order groups every element except the identity is a generator.</w:t>
      </w:r>
    </w:p>
    <w:p w:rsidR="001F5283" w:rsidRDefault="001F5283" w:rsidP="00D54590">
      <w:pPr>
        <w:pStyle w:val="ListParagraph"/>
        <w:numPr>
          <w:ilvl w:val="3"/>
          <w:numId w:val="76"/>
        </w:numPr>
      </w:pPr>
      <w:r>
        <w:t xml:space="preserve">Choose a random element </w:t>
      </w:r>
      <w:r w:rsidRPr="001F5283">
        <w:rPr>
          <w:i/>
          <w:iCs/>
        </w:rPr>
        <w:t>x</w:t>
      </w:r>
      <w:r>
        <w:t xml:space="preserve"> in the group.</w:t>
      </w:r>
    </w:p>
    <w:p w:rsidR="001F5283" w:rsidRDefault="001F5283" w:rsidP="00D54590">
      <w:pPr>
        <w:pStyle w:val="ListParagraph"/>
        <w:numPr>
          <w:ilvl w:val="3"/>
          <w:numId w:val="76"/>
        </w:numPr>
      </w:pPr>
      <w:r>
        <w:t xml:space="preserve">If </w:t>
      </w:r>
      <w:r w:rsidRPr="001F5283">
        <w:rPr>
          <w:i/>
          <w:iCs/>
        </w:rPr>
        <w:t>x</w:t>
      </w:r>
      <w:r>
        <w:rPr>
          <w:i/>
          <w:iCs/>
        </w:rPr>
        <w:t xml:space="preserve"> </w:t>
      </w:r>
      <w:r>
        <w:t xml:space="preserve"> is not the identity return it, else</w:t>
      </w:r>
    </w:p>
    <w:p w:rsidR="001F5283" w:rsidRPr="001F5283" w:rsidRDefault="001F5283" w:rsidP="00D54590">
      <w:pPr>
        <w:pStyle w:val="ListParagraph"/>
        <w:numPr>
          <w:ilvl w:val="4"/>
          <w:numId w:val="76"/>
        </w:numPr>
      </w:pPr>
      <w:r>
        <w:t>Go back to first step.</w:t>
      </w:r>
    </w:p>
    <w:p w:rsidR="00431444" w:rsidRDefault="00AE4229" w:rsidP="007C5F01">
      <w:pPr>
        <w:pStyle w:val="Caption"/>
        <w:numPr>
          <w:ilvl w:val="0"/>
          <w:numId w:val="8"/>
        </w:numPr>
      </w:pPr>
      <w:r>
        <w:t>Function</w:t>
      </w:r>
      <w:r w:rsidR="008F6126">
        <w:t>:</w:t>
      </w:r>
      <w:r>
        <w:t xml:space="preserve"> simultaneousMultipleExponentiation (GroupElement[]  groupElements,</w:t>
      </w:r>
    </w:p>
    <w:p w:rsidR="00AE4229" w:rsidRDefault="00AE4229" w:rsidP="00431444">
      <w:pPr>
        <w:pStyle w:val="Caption"/>
        <w:ind w:left="4260" w:firstLine="696"/>
      </w:pPr>
      <w:r>
        <w:rPr>
          <w:lang w:eastAsia="en-GB"/>
        </w:rPr>
        <w:t>BigInteger</w:t>
      </w:r>
      <w:r>
        <w:t xml:space="preserve"> [] </w:t>
      </w:r>
      <w:proofErr w:type="gramStart"/>
      <w:r>
        <w:t>exponentiations )</w:t>
      </w:r>
      <w:bookmarkEnd w:id="721"/>
      <w:bookmarkEnd w:id="722"/>
      <w:bookmarkEnd w:id="723"/>
      <w:bookmarkEnd w:id="724"/>
      <w:bookmarkEnd w:id="725"/>
      <w:proofErr w:type="gramEnd"/>
    </w:p>
    <w:p w:rsidR="00AE4229" w:rsidRDefault="00AE4229" w:rsidP="00431444">
      <w:pPr>
        <w:ind w:left="708"/>
        <w:rPr>
          <w:lang w:eastAsia="en-GB"/>
        </w:rPr>
      </w:pPr>
      <w:r>
        <w:rPr>
          <w:lang w:eastAsia="en-GB"/>
        </w:rPr>
        <w:t xml:space="preserve">Simultaneous multiple exponentiations is the computation of the product of several exponentiations with distinct bases and distinct exponents. Instead of computing each part separately, an optimization is used to compute it simultaneously. </w:t>
      </w:r>
    </w:p>
    <w:p w:rsidR="00AE4229" w:rsidRDefault="00431444" w:rsidP="00431444">
      <w:pPr>
        <w:ind w:left="708"/>
        <w:rPr>
          <w:lang w:eastAsia="en-GB"/>
        </w:rPr>
      </w:pPr>
      <w:r>
        <w:rPr>
          <w:lang w:eastAsia="en-GB"/>
        </w:rPr>
        <w:t xml:space="preserve">We first suggested that DlogGroupAbs should implement the </w:t>
      </w:r>
      <w:r w:rsidR="00AE4229">
        <w:rPr>
          <w:lang w:eastAsia="en-GB"/>
        </w:rPr>
        <w:t xml:space="preserve">pseudocode </w:t>
      </w:r>
      <w:r>
        <w:rPr>
          <w:lang w:eastAsia="en-GB"/>
        </w:rPr>
        <w:t xml:space="preserve">we show </w:t>
      </w:r>
      <w:r w:rsidR="00AE4229">
        <w:rPr>
          <w:lang w:eastAsia="en-GB"/>
        </w:rPr>
        <w:t xml:space="preserve">below </w:t>
      </w:r>
      <w:r>
        <w:rPr>
          <w:lang w:eastAsia="en-GB"/>
        </w:rPr>
        <w:t xml:space="preserve">which </w:t>
      </w:r>
      <w:r w:rsidR="00AE4229">
        <w:rPr>
          <w:lang w:eastAsia="en-GB"/>
        </w:rPr>
        <w:t xml:space="preserve">was taken from the book Handbook of Applied Cryptography by A. Menezes, P. van Oorschot and S. Vanstone page 618, 14.88 Algorithm Simultaneous multiple exponentiations. </w:t>
      </w:r>
      <w:hyperlink r:id="rId37" w:history="1">
        <w:r w:rsidR="00AE4229">
          <w:rPr>
            <w:rStyle w:val="Hyperlink"/>
            <w:lang w:eastAsia="en-GB"/>
          </w:rPr>
          <w:t>http://www.cacr.math.uwaterloo.ca/hac/about/chap14.pdf</w:t>
        </w:r>
      </w:hyperlink>
      <w:r>
        <w:rPr>
          <w:rStyle w:val="Hyperlink"/>
          <w:lang w:eastAsia="en-GB"/>
        </w:rPr>
        <w:t>.</w:t>
      </w:r>
    </w:p>
    <w:p w:rsidR="00431444" w:rsidRDefault="00431444" w:rsidP="00431444">
      <w:pPr>
        <w:ind w:firstLine="708"/>
        <w:rPr>
          <w:lang w:eastAsia="en-GB"/>
        </w:rPr>
      </w:pPr>
    </w:p>
    <w:p w:rsidR="00431444" w:rsidRDefault="00431444" w:rsidP="00431444">
      <w:pPr>
        <w:ind w:firstLine="708"/>
        <w:rPr>
          <w:lang w:eastAsia="en-GB"/>
        </w:rPr>
      </w:pPr>
    </w:p>
    <w:p w:rsidR="00431444" w:rsidRDefault="00431444" w:rsidP="00431444">
      <w:pPr>
        <w:ind w:left="708"/>
        <w:rPr>
          <w:lang w:eastAsia="en-GB"/>
        </w:rPr>
      </w:pPr>
      <w:r>
        <w:rPr>
          <w:noProof/>
        </w:rPr>
        <w:lastRenderedPageBreak/>
        <w:drawing>
          <wp:anchor distT="0" distB="0" distL="114300" distR="114300" simplePos="0" relativeHeight="251769856" behindDoc="1" locked="0" layoutInCell="1" allowOverlap="1" wp14:anchorId="581172ED" wp14:editId="3072C1DE">
            <wp:simplePos x="0" y="0"/>
            <wp:positionH relativeFrom="column">
              <wp:posOffset>-53340</wp:posOffset>
            </wp:positionH>
            <wp:positionV relativeFrom="paragraph">
              <wp:posOffset>145415</wp:posOffset>
            </wp:positionV>
            <wp:extent cx="6206490" cy="4719320"/>
            <wp:effectExtent l="0" t="0" r="3810" b="5080"/>
            <wp:wrapThrough wrapText="bothSides">
              <wp:wrapPolygon edited="0">
                <wp:start x="0" y="0"/>
                <wp:lineTo x="0" y="21536"/>
                <wp:lineTo x="21547" y="21536"/>
                <wp:lineTo x="2154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06490" cy="4719320"/>
                    </a:xfrm>
                    <a:prstGeom prst="rect">
                      <a:avLst/>
                    </a:prstGeom>
                    <a:noFill/>
                  </pic:spPr>
                </pic:pic>
              </a:graphicData>
            </a:graphic>
          </wp:anchor>
        </w:drawing>
      </w:r>
    </w:p>
    <w:p w:rsidR="00431444" w:rsidRDefault="00431444" w:rsidP="00431444">
      <w:pPr>
        <w:ind w:left="708"/>
        <w:rPr>
          <w:lang w:eastAsia="en-GB"/>
        </w:rPr>
      </w:pPr>
    </w:p>
    <w:p w:rsidR="00431444" w:rsidRDefault="00431444" w:rsidP="00431444">
      <w:pPr>
        <w:ind w:left="708"/>
        <w:rPr>
          <w:lang w:eastAsia="en-GB"/>
        </w:rPr>
      </w:pPr>
    </w:p>
    <w:p w:rsidR="008F6126" w:rsidRDefault="00431444" w:rsidP="008F6126">
      <w:pPr>
        <w:ind w:left="708"/>
        <w:rPr>
          <w:lang w:eastAsia="en-GB"/>
        </w:rPr>
      </w:pPr>
      <w:r>
        <w:rPr>
          <w:lang w:eastAsia="en-GB"/>
        </w:rPr>
        <w:t>By having DlogGroupAbs implement the algorithm above we made all the concrete Dlog groups inherit this “optimized” version. However, a</w:t>
      </w:r>
      <w:r w:rsidRPr="00431444">
        <w:rPr>
          <w:lang w:eastAsia="en-GB"/>
        </w:rPr>
        <w:t>fter running various performance tests for the different Dlog groups we support,</w:t>
      </w:r>
      <w:r>
        <w:rPr>
          <w:lang w:eastAsia="en-GB"/>
        </w:rPr>
        <w:t xml:space="preserve"> </w:t>
      </w:r>
      <w:r w:rsidRPr="00431444">
        <w:rPr>
          <w:lang w:eastAsia="en-GB"/>
        </w:rPr>
        <w:t xml:space="preserve">we reached the conclusion that </w:t>
      </w:r>
      <w:r>
        <w:rPr>
          <w:lang w:eastAsia="en-GB"/>
        </w:rPr>
        <w:t>the above said implementation</w:t>
      </w:r>
      <w:r w:rsidR="0027067D">
        <w:rPr>
          <w:lang w:eastAsia="en-GB"/>
        </w:rPr>
        <w:t xml:space="preserve"> performed worse than the naïve implementation. We saw that for different groups as well as for different underlying implementing libraries, different algorithms have to be used or implemented depending on each case. See the </w:t>
      </w:r>
      <w:hyperlink w:anchor="_Performance_Conclusions_for" w:history="1">
        <w:r w:rsidR="0027067D" w:rsidRPr="00412E1E">
          <w:rPr>
            <w:rStyle w:val="Hyperlink"/>
            <w:lang w:eastAsia="en-GB"/>
          </w:rPr>
          <w:t>table</w:t>
        </w:r>
      </w:hyperlink>
      <w:r w:rsidR="0027067D">
        <w:rPr>
          <w:lang w:eastAsia="en-GB"/>
        </w:rPr>
        <w:t xml:space="preserve"> showing </w:t>
      </w:r>
      <w:r w:rsidR="00412E1E">
        <w:rPr>
          <w:lang w:eastAsia="en-GB"/>
        </w:rPr>
        <w:t>these results</w:t>
      </w:r>
      <w:r w:rsidR="0027067D">
        <w:rPr>
          <w:lang w:eastAsia="en-GB"/>
        </w:rPr>
        <w:t xml:space="preserve"> in the Appendix</w:t>
      </w:r>
      <w:r w:rsidR="00412E1E">
        <w:rPr>
          <w:lang w:eastAsia="en-GB"/>
        </w:rPr>
        <w:t xml:space="preserve"> 11.6</w:t>
      </w:r>
      <w:r w:rsidR="0027067D">
        <w:rPr>
          <w:lang w:eastAsia="en-GB"/>
        </w:rPr>
        <w:t>.</w:t>
      </w:r>
    </w:p>
    <w:p w:rsidR="00F81976" w:rsidRDefault="00F81976" w:rsidP="008F6126">
      <w:pPr>
        <w:ind w:left="708"/>
        <w:rPr>
          <w:lang w:eastAsia="en-GB"/>
        </w:rPr>
      </w:pPr>
      <w:r>
        <w:rPr>
          <w:lang w:eastAsia="en-GB"/>
        </w:rPr>
        <w:t>DlogGroupAbs implements two of these algorithms: the naïve one and the LL one. Each concrete implementation chooses which functions and in which cases to call according to the above mentioned table.</w:t>
      </w:r>
    </w:p>
    <w:p w:rsidR="008F6126" w:rsidRDefault="008F6126" w:rsidP="007C5F01">
      <w:pPr>
        <w:pStyle w:val="Caption"/>
        <w:numPr>
          <w:ilvl w:val="0"/>
          <w:numId w:val="8"/>
        </w:numPr>
      </w:pPr>
      <w:bookmarkStart w:id="726" w:name="_Toc277840835"/>
      <w:bookmarkStart w:id="727" w:name="_Toc277840627"/>
      <w:bookmarkStart w:id="728" w:name="_Toc277840481"/>
      <w:bookmarkStart w:id="729" w:name="_Toc277840424"/>
      <w:bookmarkStart w:id="730" w:name="_Toc277840071"/>
      <w:r>
        <w:t xml:space="preserve">Function: </w:t>
      </w:r>
      <w:r w:rsidRPr="008F6126">
        <w:t>computeNaive(GroupElement[] groupElements, BigInteger[] exponentiations)</w:t>
      </w:r>
      <w:r>
        <w:t xml:space="preserve">: </w:t>
      </w:r>
      <w:r w:rsidRPr="008F6126">
        <w:t>GroupElement</w:t>
      </w:r>
    </w:p>
    <w:p w:rsidR="008F6126" w:rsidRDefault="008F6126" w:rsidP="007C5F01">
      <w:pPr>
        <w:pStyle w:val="ListParagraph"/>
        <w:numPr>
          <w:ilvl w:val="3"/>
          <w:numId w:val="8"/>
        </w:numPr>
      </w:pPr>
      <w:r>
        <w:t>For each group element g</w:t>
      </w:r>
      <w:r>
        <w:rPr>
          <w:vertAlign w:val="subscript"/>
        </w:rPr>
        <w:t>i</w:t>
      </w:r>
      <w:r>
        <w:t xml:space="preserve"> and each exponent e</w:t>
      </w:r>
      <w:r>
        <w:rPr>
          <w:vertAlign w:val="subscript"/>
        </w:rPr>
        <w:t>i</w:t>
      </w:r>
      <w:r>
        <w:t xml:space="preserve"> calculate:</w:t>
      </w:r>
    </w:p>
    <w:p w:rsidR="008F6126" w:rsidRDefault="008F6126" w:rsidP="007C5F01">
      <w:pPr>
        <w:pStyle w:val="ListParagraph"/>
        <w:numPr>
          <w:ilvl w:val="4"/>
          <w:numId w:val="8"/>
        </w:numPr>
      </w:pPr>
      <w:r>
        <w:t>Result[i]  = g</w:t>
      </w:r>
      <w:r>
        <w:rPr>
          <w:vertAlign w:val="subscript"/>
        </w:rPr>
        <w:t>i</w:t>
      </w:r>
      <w:r>
        <w:softHyphen/>
      </w:r>
      <w:r>
        <w:softHyphen/>
        <w:t>^e</w:t>
      </w:r>
      <w:r>
        <w:rPr>
          <w:vertAlign w:val="subscript"/>
        </w:rPr>
        <w:t>i</w:t>
      </w:r>
    </w:p>
    <w:p w:rsidR="008F6126" w:rsidRPr="008F6126" w:rsidRDefault="008F6126" w:rsidP="007C5F01">
      <w:pPr>
        <w:pStyle w:val="ListParagraph"/>
        <w:numPr>
          <w:ilvl w:val="3"/>
          <w:numId w:val="8"/>
        </w:numPr>
      </w:pPr>
      <w:r>
        <w:t xml:space="preserve">Return the multiplication of all the results with </w:t>
      </w:r>
      <w:r w:rsidR="00B76561">
        <w:t>each other’s</w:t>
      </w:r>
      <w:r>
        <w:t xml:space="preserve">. </w:t>
      </w:r>
    </w:p>
    <w:p w:rsidR="008F6126" w:rsidRDefault="008F6126">
      <w:pPr>
        <w:autoSpaceDE/>
        <w:autoSpaceDN/>
        <w:adjustRightInd/>
        <w:rPr>
          <w:b/>
          <w:bCs/>
          <w:sz w:val="20"/>
          <w:szCs w:val="20"/>
        </w:rPr>
      </w:pPr>
      <w:r>
        <w:br w:type="page"/>
      </w:r>
    </w:p>
    <w:p w:rsidR="008F6126" w:rsidRDefault="008F6126" w:rsidP="007C5F01">
      <w:pPr>
        <w:pStyle w:val="Caption"/>
        <w:numPr>
          <w:ilvl w:val="0"/>
          <w:numId w:val="8"/>
        </w:numPr>
      </w:pPr>
      <w:r>
        <w:lastRenderedPageBreak/>
        <w:t xml:space="preserve">Function: </w:t>
      </w:r>
      <w:r w:rsidRPr="008F6126">
        <w:t>computeLL(GroupElement[] groupElements, BigInteger[] exponentiations)</w:t>
      </w:r>
      <w:r>
        <w:t xml:space="preserve">: </w:t>
      </w:r>
      <w:r w:rsidRPr="008F6126">
        <w:t>GroupElement</w:t>
      </w:r>
    </w:p>
    <w:p w:rsidR="008F6126" w:rsidRPr="00AD0EBF" w:rsidRDefault="008F6126" w:rsidP="008F6126">
      <w:pPr>
        <w:rPr>
          <w:rFonts w:cs="Arial"/>
        </w:rPr>
      </w:pPr>
      <w:r w:rsidRPr="00AD0EBF">
        <w:rPr>
          <w:rFonts w:cs="Arial"/>
        </w:rPr>
        <w:t>For the sake of simplicity in the pseudocode</w:t>
      </w:r>
      <w:r w:rsidR="00F936BE" w:rsidRPr="00AD0EBF">
        <w:rPr>
          <w:rFonts w:cs="Arial"/>
        </w:rPr>
        <w:t>,</w:t>
      </w:r>
      <w:r w:rsidRPr="00AD0EBF">
        <w:rPr>
          <w:rFonts w:cs="Arial"/>
        </w:rPr>
        <w:t xml:space="preserve"> we rename the input arguments of the function</w:t>
      </w:r>
      <w:r w:rsidR="00F936BE" w:rsidRPr="00AD0EBF">
        <w:rPr>
          <w:rFonts w:cs="Arial"/>
        </w:rPr>
        <w:t xml:space="preserve"> as follows:</w:t>
      </w:r>
    </w:p>
    <w:p w:rsidR="008F6126" w:rsidRPr="008F6126" w:rsidRDefault="00F936BE" w:rsidP="007C5F01">
      <w:pPr>
        <w:pStyle w:val="ListParagraph"/>
        <w:numPr>
          <w:ilvl w:val="3"/>
          <w:numId w:val="8"/>
        </w:numPr>
      </w:pPr>
      <w:r w:rsidRPr="00F936BE">
        <w:t xml:space="preserve">groupElements </w:t>
      </w:r>
      <w:r>
        <w:t xml:space="preserve"> </w:t>
      </w:r>
      <w:r>
        <w:sym w:font="Wingdings" w:char="F0E0"/>
      </w:r>
      <w:r>
        <w:t xml:space="preserve"> </w:t>
      </w:r>
      <w:r w:rsidR="008F6126" w:rsidRPr="008F6126">
        <w:t>y</w:t>
      </w:r>
      <w:r>
        <w:t xml:space="preserve">  an</w:t>
      </w:r>
      <w:r w:rsidR="008F6126" w:rsidRPr="008F6126">
        <w:t xml:space="preserve"> array of bases of length n</w:t>
      </w:r>
    </w:p>
    <w:p w:rsidR="008F6126" w:rsidRPr="008F6126" w:rsidRDefault="00F936BE" w:rsidP="007C5F01">
      <w:pPr>
        <w:pStyle w:val="ListParagraph"/>
        <w:numPr>
          <w:ilvl w:val="3"/>
          <w:numId w:val="8"/>
        </w:numPr>
      </w:pPr>
      <w:r w:rsidRPr="00F936BE">
        <w:t xml:space="preserve">exponentiations </w:t>
      </w:r>
      <w:r>
        <w:sym w:font="Wingdings" w:char="F0E0"/>
      </w:r>
      <w:r>
        <w:t xml:space="preserve"> </w:t>
      </w:r>
      <w:r w:rsidR="008F6126" w:rsidRPr="008F6126">
        <w:t>c</w:t>
      </w:r>
      <w:r>
        <w:t xml:space="preserve"> an</w:t>
      </w:r>
      <w:r w:rsidR="008F6126" w:rsidRPr="008F6126">
        <w:t xml:space="preserve"> array of exponents of length n</w:t>
      </w:r>
    </w:p>
    <w:p w:rsidR="008F6126" w:rsidRDefault="00F936BE" w:rsidP="00F936BE">
      <w:r>
        <w:t>P</w:t>
      </w:r>
      <w:r w:rsidR="008F6126" w:rsidRPr="008F6126">
        <w:t>seudo code:  Y</w:t>
      </w:r>
      <w:r w:rsidR="008F6126" w:rsidRPr="00F936BE">
        <w:rPr>
          <w:vertAlign w:val="subscript"/>
        </w:rPr>
        <w:t>k</w:t>
      </w:r>
      <w:proofErr w:type="gramStart"/>
      <w:r w:rsidR="008F6126" w:rsidRPr="00F936BE">
        <w:rPr>
          <w:vertAlign w:val="subscript"/>
        </w:rPr>
        <w:t>,e</w:t>
      </w:r>
      <w:proofErr w:type="gramEnd"/>
      <w:r w:rsidR="008F6126" w:rsidRPr="008F6126">
        <w:t xml:space="preserve"> - pre compute table</w:t>
      </w:r>
    </w:p>
    <w:p w:rsidR="004A51A4" w:rsidRPr="008F6126" w:rsidRDefault="004A51A4" w:rsidP="00F936BE"/>
    <w:p w:rsidR="008F6126" w:rsidRPr="008F6126" w:rsidRDefault="008F6126" w:rsidP="007C5F01">
      <w:pPr>
        <w:pStyle w:val="ListParagraph"/>
        <w:numPr>
          <w:ilvl w:val="3"/>
          <w:numId w:val="8"/>
        </w:numPr>
      </w:pPr>
      <w:r w:rsidRPr="008F6126">
        <w:t>Calculate t, bit size of  the biggest exponent</w:t>
      </w:r>
    </w:p>
    <w:p w:rsidR="008F6126" w:rsidRPr="008F6126" w:rsidRDefault="008F6126" w:rsidP="007C5F01">
      <w:pPr>
        <w:pStyle w:val="ListParagraph"/>
        <w:numPr>
          <w:ilvl w:val="3"/>
          <w:numId w:val="8"/>
        </w:numPr>
      </w:pPr>
      <w:r w:rsidRPr="008F6126">
        <w:t>get w corresponding to t</w:t>
      </w:r>
    </w:p>
    <w:p w:rsidR="008F6126" w:rsidRPr="008F6126" w:rsidRDefault="008F6126" w:rsidP="007C5F01">
      <w:pPr>
        <w:pStyle w:val="ListParagraph"/>
        <w:numPr>
          <w:ilvl w:val="3"/>
          <w:numId w:val="8"/>
        </w:numPr>
      </w:pPr>
      <w:r w:rsidRPr="008F6126">
        <w:t xml:space="preserve">calculate h= </w:t>
      </w:r>
      <m:oMath>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n</m:t>
                </m:r>
              </m:e>
            </m:d>
          </m:num>
          <m:den>
            <m:d>
              <m:dPr>
                <m:begChr m:val="⌈"/>
                <m:endChr m:val="⌉"/>
                <m:ctrlPr>
                  <w:rPr>
                    <w:rFonts w:ascii="Cambria Math" w:hAnsi="Cambria Math"/>
                  </w:rPr>
                </m:ctrlPr>
              </m:dPr>
              <m:e>
                <m:r>
                  <m:rPr>
                    <m:sty m:val="p"/>
                  </m:rPr>
                  <w:rPr>
                    <w:rFonts w:ascii="Cambria Math" w:hAnsi="Cambria Math"/>
                  </w:rPr>
                  <m:t>w</m:t>
                </m:r>
              </m:e>
            </m:d>
          </m:den>
        </m:f>
      </m:oMath>
    </w:p>
    <w:p w:rsidR="008F6126" w:rsidRPr="008F6126" w:rsidRDefault="008F6126" w:rsidP="007C5F01">
      <w:pPr>
        <w:pStyle w:val="ListParagraph"/>
        <w:numPr>
          <w:ilvl w:val="3"/>
          <w:numId w:val="8"/>
        </w:numPr>
      </w:pPr>
      <w:r w:rsidRPr="008F6126">
        <w:t>for k=0 to h-1 step +1</w:t>
      </w:r>
    </w:p>
    <w:p w:rsidR="008F6126" w:rsidRPr="008F6126" w:rsidRDefault="008F6126" w:rsidP="007C5F01">
      <w:pPr>
        <w:pStyle w:val="ListParagraph"/>
        <w:numPr>
          <w:ilvl w:val="3"/>
          <w:numId w:val="8"/>
        </w:numPr>
      </w:pPr>
      <w:r w:rsidRPr="008F6126">
        <w:t>for e =0 to 2w-1</w:t>
      </w:r>
    </w:p>
    <w:p w:rsidR="008F6126" w:rsidRPr="008F6126" w:rsidRDefault="008F6126" w:rsidP="007C5F01">
      <w:pPr>
        <w:pStyle w:val="ListParagraph"/>
        <w:numPr>
          <w:ilvl w:val="3"/>
          <w:numId w:val="8"/>
        </w:numPr>
      </w:pPr>
      <w:r w:rsidRPr="008F6126">
        <w:t>e</w:t>
      </w:r>
      <w:r w:rsidRPr="008F6126">
        <w:sym w:font="Symbol" w:char="F0AE"/>
      </w:r>
      <m:oMath>
        <m:nary>
          <m:naryPr>
            <m:chr m:val="∑"/>
            <m:limLoc m:val="subSup"/>
            <m:ctrlPr>
              <w:rPr>
                <w:rFonts w:ascii="Cambria Math" w:hAnsi="Cambria Math"/>
              </w:rPr>
            </m:ctrlPr>
          </m:naryPr>
          <m:sub>
            <m:r>
              <m:rPr>
                <m:sty m:val="p"/>
              </m:rPr>
              <w:rPr>
                <w:rFonts w:ascii="Cambria Math" w:hAnsi="Cambria Math"/>
              </w:rPr>
              <m:t>i=0</m:t>
            </m:r>
          </m:sub>
          <m:sup>
            <m:r>
              <m:rPr>
                <m:sty m:val="p"/>
              </m:rPr>
              <w:rPr>
                <w:rFonts w:ascii="Cambria Math" w:hAnsi="Cambria Math"/>
              </w:rPr>
              <m:t>w-1</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i</m:t>
                    </m:r>
                  </m:sub>
                </m:sSub>
                <m:r>
                  <m:rPr>
                    <m:sty m:val="p"/>
                  </m:rPr>
                  <w:rPr>
                    <w:rFonts w:ascii="Cambria Math" w:hAnsi="Cambria Math"/>
                  </w:rPr>
                  <m:t>2</m:t>
                </m:r>
              </m:e>
              <m:sup>
                <m:r>
                  <m:rPr>
                    <m:sty m:val="p"/>
                  </m:rPr>
                  <w:rPr>
                    <w:rFonts w:ascii="Cambria Math" w:hAnsi="Cambria Math"/>
                  </w:rPr>
                  <m:t>i</m:t>
                </m:r>
              </m:sup>
            </m:sSup>
          </m:e>
        </m:nary>
      </m:oMath>
    </w:p>
    <w:p w:rsidR="008F6126" w:rsidRPr="008F6126" w:rsidRDefault="008F6126" w:rsidP="007C5F01">
      <w:pPr>
        <w:pStyle w:val="ListParagraph"/>
        <w:numPr>
          <w:ilvl w:val="3"/>
          <w:numId w:val="8"/>
        </w:numPr>
      </w:pPr>
      <w:r w:rsidRPr="008F6126">
        <w:t>Y</w:t>
      </w:r>
      <w:r w:rsidRPr="00F936BE">
        <w:rPr>
          <w:vertAlign w:val="subscript"/>
        </w:rPr>
        <w:t>k,e</w:t>
      </w:r>
      <w:r w:rsidRPr="008F6126">
        <w:t xml:space="preserve"> ←</w:t>
      </w:r>
      <m:oMath>
        <m:nary>
          <m:naryPr>
            <m:chr m:val="∏"/>
            <m:limLoc m:val="subSup"/>
            <m:ctrlPr>
              <w:rPr>
                <w:rFonts w:ascii="Cambria Math" w:hAnsi="Cambria Math"/>
              </w:rPr>
            </m:ctrlPr>
          </m:naryPr>
          <m:sub>
            <m:r>
              <m:rPr>
                <m:sty m:val="p"/>
              </m:rPr>
              <w:rPr>
                <w:rFonts w:ascii="Cambria Math" w:hAnsi="Cambria Math"/>
              </w:rPr>
              <m:t>i=0</m:t>
            </m:r>
          </m:sub>
          <m:sup>
            <m:r>
              <m:rPr>
                <m:sty m:val="p"/>
              </m:rPr>
              <w:rPr>
                <w:rFonts w:ascii="Cambria Math" w:hAnsi="Cambria Math"/>
              </w:rPr>
              <m:t>w-1</m:t>
            </m:r>
          </m:sup>
          <m:e>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kw+i</m:t>
                </m:r>
              </m:sub>
              <m:sup>
                <m:sSub>
                  <m:sSubPr>
                    <m:ctrlPr>
                      <w:rPr>
                        <w:rFonts w:ascii="Cambria Math" w:hAnsi="Cambria Math"/>
                      </w:rPr>
                    </m:ctrlPr>
                  </m:sSubPr>
                  <m:e>
                    <m:r>
                      <m:rPr>
                        <m:sty m:val="p"/>
                      </m:rPr>
                      <w:rPr>
                        <w:rFonts w:ascii="Cambria Math" w:hAnsi="Cambria Math"/>
                      </w:rPr>
                      <m:t>e</m:t>
                    </m:r>
                  </m:e>
                  <m:sub>
                    <m:r>
                      <m:rPr>
                        <m:sty m:val="p"/>
                      </m:rPr>
                      <w:rPr>
                        <w:rFonts w:ascii="Cambria Math" w:hAnsi="Cambria Math"/>
                      </w:rPr>
                      <m:t>i</m:t>
                    </m:r>
                  </m:sub>
                </m:sSub>
              </m:sup>
            </m:sSubSup>
          </m:e>
        </m:nary>
      </m:oMath>
    </w:p>
    <w:p w:rsidR="008F6126" w:rsidRPr="008F6126" w:rsidRDefault="008F6126" w:rsidP="007C5F01">
      <w:pPr>
        <w:pStyle w:val="ListParagraph"/>
        <w:numPr>
          <w:ilvl w:val="3"/>
          <w:numId w:val="8"/>
        </w:numPr>
      </w:pPr>
      <w:r w:rsidRPr="008F6126">
        <w:t>Y&lt;-1</w:t>
      </w:r>
    </w:p>
    <w:p w:rsidR="008F6126" w:rsidRPr="008F6126" w:rsidRDefault="008F6126" w:rsidP="007C5F01">
      <w:pPr>
        <w:pStyle w:val="ListParagraph"/>
        <w:numPr>
          <w:ilvl w:val="3"/>
          <w:numId w:val="8"/>
        </w:numPr>
      </w:pPr>
      <w:r w:rsidRPr="008F6126">
        <w:t>for k=0 to h-1 step +1</w:t>
      </w:r>
    </w:p>
    <w:p w:rsidR="008F6126" w:rsidRPr="008F6126" w:rsidRDefault="008F6126" w:rsidP="007C5F01">
      <w:pPr>
        <w:pStyle w:val="ListParagraph"/>
        <w:numPr>
          <w:ilvl w:val="3"/>
          <w:numId w:val="8"/>
        </w:numPr>
      </w:pPr>
      <w:r w:rsidRPr="008F6126">
        <w:t>e&lt;-</w:t>
      </w:r>
      <m:oMath>
        <m:nary>
          <m:naryPr>
            <m:chr m:val="∑"/>
            <m:limLoc m:val="subSup"/>
            <m:ctrlPr>
              <w:rPr>
                <w:rFonts w:ascii="Cambria Math" w:hAnsi="Cambria Math"/>
              </w:rPr>
            </m:ctrlPr>
          </m:naryPr>
          <m:sub>
            <m:r>
              <m:rPr>
                <m:sty m:val="p"/>
              </m:rPr>
              <w:rPr>
                <w:rFonts w:ascii="Cambria Math" w:hAnsi="Cambria Math"/>
              </w:rPr>
              <m:t>i=kw</m:t>
            </m:r>
          </m:sub>
          <m:sup>
            <m:r>
              <m:rPr>
                <m:sty m:val="p"/>
              </m:rPr>
              <w:rPr>
                <w:rFonts w:ascii="Cambria Math" w:hAnsi="Cambria Math"/>
              </w:rPr>
              <m:t>kw+w-1</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i,t-1</m:t>
                    </m:r>
                  </m:sub>
                </m:sSub>
                <m:r>
                  <m:rPr>
                    <m:sty m:val="p"/>
                  </m:rPr>
                  <w:rPr>
                    <w:rFonts w:ascii="Cambria Math" w:hAnsi="Cambria Math"/>
                  </w:rPr>
                  <m:t>2</m:t>
                </m:r>
              </m:e>
              <m:sup>
                <m:r>
                  <m:rPr>
                    <m:sty m:val="p"/>
                  </m:rPr>
                  <w:rPr>
                    <w:rFonts w:ascii="Cambria Math" w:hAnsi="Cambria Math"/>
                  </w:rPr>
                  <m:t>i-kw</m:t>
                </m:r>
              </m:sup>
            </m:sSup>
          </m:e>
        </m:nary>
      </m:oMath>
    </w:p>
    <w:p w:rsidR="008F6126" w:rsidRPr="008F6126" w:rsidRDefault="008F6126" w:rsidP="007C5F01">
      <w:pPr>
        <w:pStyle w:val="ListParagraph"/>
        <w:numPr>
          <w:ilvl w:val="3"/>
          <w:numId w:val="8"/>
        </w:numPr>
      </w:pPr>
      <w:r w:rsidRPr="008F6126">
        <w:t>Y &lt;- Y*Y</w:t>
      </w:r>
      <w:r w:rsidRPr="00F936BE">
        <w:rPr>
          <w:vertAlign w:val="subscript"/>
        </w:rPr>
        <w:t>k,e</w:t>
      </w:r>
    </w:p>
    <w:p w:rsidR="008F6126" w:rsidRPr="008F6126" w:rsidRDefault="008F6126" w:rsidP="007C5F01">
      <w:pPr>
        <w:pStyle w:val="ListParagraph"/>
        <w:numPr>
          <w:ilvl w:val="3"/>
          <w:numId w:val="8"/>
        </w:numPr>
      </w:pPr>
      <w:r w:rsidRPr="008F6126">
        <w:t>For j = t-2 to 0 step -1</w:t>
      </w:r>
    </w:p>
    <w:p w:rsidR="008F6126" w:rsidRPr="008F6126" w:rsidRDefault="008F6126" w:rsidP="007C5F01">
      <w:pPr>
        <w:pStyle w:val="ListParagraph"/>
        <w:numPr>
          <w:ilvl w:val="3"/>
          <w:numId w:val="8"/>
        </w:numPr>
      </w:pPr>
      <w:r w:rsidRPr="008F6126">
        <w:t>Y&lt;-Y2</w:t>
      </w:r>
    </w:p>
    <w:p w:rsidR="008F6126" w:rsidRPr="008F6126" w:rsidRDefault="008F6126" w:rsidP="007C5F01">
      <w:pPr>
        <w:pStyle w:val="ListParagraph"/>
        <w:numPr>
          <w:ilvl w:val="3"/>
          <w:numId w:val="8"/>
        </w:numPr>
      </w:pPr>
      <w:r w:rsidRPr="008F6126">
        <w:t>for k=0 to h-1 step +1</w:t>
      </w:r>
    </w:p>
    <w:p w:rsidR="008F6126" w:rsidRPr="008F6126" w:rsidRDefault="008F6126" w:rsidP="007C5F01">
      <w:pPr>
        <w:pStyle w:val="ListParagraph"/>
        <w:numPr>
          <w:ilvl w:val="3"/>
          <w:numId w:val="8"/>
        </w:numPr>
      </w:pPr>
      <w:r w:rsidRPr="008F6126">
        <w:t>e&lt;-</w:t>
      </w:r>
      <m:oMath>
        <m:nary>
          <m:naryPr>
            <m:chr m:val="∑"/>
            <m:limLoc m:val="subSup"/>
            <m:ctrlPr>
              <w:rPr>
                <w:rFonts w:ascii="Cambria Math" w:hAnsi="Cambria Math"/>
              </w:rPr>
            </m:ctrlPr>
          </m:naryPr>
          <m:sub>
            <m:r>
              <m:rPr>
                <m:sty m:val="p"/>
              </m:rPr>
              <w:rPr>
                <w:rFonts w:ascii="Cambria Math" w:hAnsi="Cambria Math"/>
              </w:rPr>
              <m:t>i=kw</m:t>
            </m:r>
          </m:sub>
          <m:sup>
            <m:r>
              <m:rPr>
                <m:sty m:val="p"/>
              </m:rPr>
              <w:rPr>
                <w:rFonts w:ascii="Cambria Math" w:hAnsi="Cambria Math"/>
              </w:rPr>
              <m:t>kw+w-1</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i,j</m:t>
                    </m:r>
                  </m:sub>
                </m:sSub>
                <m:r>
                  <m:rPr>
                    <m:sty m:val="p"/>
                  </m:rPr>
                  <w:rPr>
                    <w:rFonts w:ascii="Cambria Math" w:hAnsi="Cambria Math"/>
                  </w:rPr>
                  <m:t>2</m:t>
                </m:r>
              </m:e>
              <m:sup>
                <m:r>
                  <m:rPr>
                    <m:sty m:val="p"/>
                  </m:rPr>
                  <w:rPr>
                    <w:rFonts w:ascii="Cambria Math" w:hAnsi="Cambria Math"/>
                  </w:rPr>
                  <m:t>i-kw</m:t>
                </m:r>
              </m:sup>
            </m:sSup>
          </m:e>
        </m:nary>
      </m:oMath>
    </w:p>
    <w:p w:rsidR="008F6126" w:rsidRPr="008F6126" w:rsidRDefault="008F6126" w:rsidP="007C5F01">
      <w:pPr>
        <w:pStyle w:val="ListParagraph"/>
        <w:numPr>
          <w:ilvl w:val="3"/>
          <w:numId w:val="8"/>
        </w:numPr>
      </w:pPr>
      <w:r w:rsidRPr="008F6126">
        <w:t>Y &lt;- Y*Y</w:t>
      </w:r>
      <w:r w:rsidRPr="00F936BE">
        <w:rPr>
          <w:vertAlign w:val="subscript"/>
        </w:rPr>
        <w:t>k,e</w:t>
      </w:r>
    </w:p>
    <w:p w:rsidR="008F6126" w:rsidRDefault="008F6126" w:rsidP="007C5F01">
      <w:pPr>
        <w:pStyle w:val="ListParagraph"/>
        <w:numPr>
          <w:ilvl w:val="3"/>
          <w:numId w:val="8"/>
        </w:numPr>
        <w:rPr>
          <w:rFonts w:eastAsiaTheme="minorEastAsia"/>
          <w:sz w:val="28"/>
          <w:szCs w:val="28"/>
        </w:rPr>
      </w:pPr>
      <w:r w:rsidRPr="008F6126">
        <w:t>Return Y</w:t>
      </w:r>
    </w:p>
    <w:p w:rsidR="008F6126" w:rsidRPr="008F6126" w:rsidRDefault="008F6126" w:rsidP="008F6126"/>
    <w:p w:rsidR="00AE4229" w:rsidRDefault="00F426B0" w:rsidP="007C5F01">
      <w:pPr>
        <w:pStyle w:val="Caption"/>
        <w:numPr>
          <w:ilvl w:val="0"/>
          <w:numId w:val="8"/>
        </w:numPr>
      </w:pPr>
      <w:r>
        <w:t xml:space="preserve">Function : </w:t>
      </w:r>
      <w:r w:rsidRPr="00F426B0">
        <w:t xml:space="preserve">exponentiateWithPreComputedValues </w:t>
      </w:r>
      <w:r w:rsidR="00AE4229">
        <w:t>(GroupElement   groupElement , BigInteger exponent)</w:t>
      </w:r>
      <w:bookmarkEnd w:id="726"/>
      <w:bookmarkEnd w:id="727"/>
      <w:bookmarkEnd w:id="728"/>
      <w:bookmarkEnd w:id="729"/>
      <w:bookmarkEnd w:id="730"/>
      <w:r w:rsidR="00AE4229">
        <w:t xml:space="preserve"> </w:t>
      </w:r>
    </w:p>
    <w:p w:rsidR="00AE4229" w:rsidRDefault="00AE4229" w:rsidP="00AE4229">
      <w:pPr>
        <w:ind w:left="708"/>
        <w:rPr>
          <w:lang w:val="en-GB"/>
        </w:rPr>
      </w:pPr>
      <w:r>
        <w:rPr>
          <w:lang w:val="en-GB"/>
        </w:rPr>
        <w:t xml:space="preserve">Suppose a user intends to call the exponentiation function a number of times with the same group element (with different exponents). Let </w:t>
      </w:r>
      <w:r>
        <w:rPr>
          <w:i/>
          <w:iCs/>
          <w:lang w:val="en-GB"/>
        </w:rPr>
        <w:t>h</w:t>
      </w:r>
      <w:r>
        <w:rPr>
          <w:lang w:val="en-GB"/>
        </w:rPr>
        <w:t xml:space="preserve"> be a group element and </w:t>
      </w:r>
      <w:r>
        <w:rPr>
          <w:i/>
          <w:iCs/>
          <w:lang w:val="en-GB"/>
        </w:rPr>
        <w:t>e</w:t>
      </w:r>
      <w:r>
        <w:rPr>
          <w:i/>
          <w:iCs/>
          <w:vertAlign w:val="subscript"/>
          <w:lang w:val="en-GB"/>
        </w:rPr>
        <w:t>i</w:t>
      </w:r>
      <w:r>
        <w:rPr>
          <w:lang w:val="en-GB"/>
        </w:rPr>
        <w:t xml:space="preserve"> be the </w:t>
      </w:r>
      <w:r>
        <w:rPr>
          <w:i/>
          <w:iCs/>
          <w:lang w:val="en-GB"/>
        </w:rPr>
        <w:t>i</w:t>
      </w:r>
      <w:r>
        <w:rPr>
          <w:i/>
          <w:iCs/>
          <w:vertAlign w:val="superscript"/>
          <w:lang w:val="en-GB"/>
        </w:rPr>
        <w:t>th</w:t>
      </w:r>
      <w:r>
        <w:rPr>
          <w:lang w:val="en-GB"/>
        </w:rPr>
        <w:t xml:space="preserve"> required exponent in the </w:t>
      </w:r>
      <m:oMath>
        <m:sSup>
          <m:sSupPr>
            <m:ctrlPr>
              <w:rPr>
                <w:rFonts w:ascii="Cambria Math" w:hAnsi="Cambria Math"/>
                <w:i/>
              </w:rPr>
            </m:ctrlPr>
          </m:sSupPr>
          <m:e>
            <m:r>
              <w:rPr>
                <w:rFonts w:ascii="Cambria Math" w:hAnsi="Cambria Math"/>
                <w:lang w:val="en-GB"/>
              </w:rPr>
              <m:t>i</m:t>
            </m:r>
          </m:e>
          <m:sup>
            <m:r>
              <w:rPr>
                <w:rFonts w:ascii="Cambria Math" w:hAnsi="Cambria Math"/>
                <w:lang w:val="en-GB"/>
              </w:rPr>
              <m:t>th</m:t>
            </m:r>
          </m:sup>
        </m:sSup>
      </m:oMath>
      <w:r>
        <w:rPr>
          <w:lang w:val="en-GB"/>
        </w:rPr>
        <w:t xml:space="preserve"> exponentiation call. The user wishes to calculate </w:t>
      </w:r>
      <w:r>
        <w:rPr>
          <w:i/>
          <w:iCs/>
          <w:lang w:val="en-GB"/>
        </w:rPr>
        <w:t>h</w:t>
      </w:r>
      <w:r>
        <w:rPr>
          <w:i/>
          <w:iCs/>
          <w:vertAlign w:val="superscript"/>
          <w:lang w:val="en-GB"/>
        </w:rPr>
        <w:t>ei</w:t>
      </w:r>
      <w:r>
        <w:rPr>
          <w:lang w:val="en-GB"/>
        </w:rPr>
        <w:t xml:space="preserve"> for </w:t>
      </w:r>
      <w:proofErr w:type="gramStart"/>
      <w:r>
        <w:rPr>
          <w:lang w:val="en-GB"/>
        </w:rPr>
        <w:t xml:space="preserve">every </w:t>
      </w:r>
      <w:r>
        <w:rPr>
          <w:i/>
          <w:iCs/>
          <w:lang w:val="en-GB"/>
        </w:rPr>
        <w:t>i</w:t>
      </w:r>
      <w:proofErr w:type="gramEnd"/>
      <w:r>
        <w:rPr>
          <w:lang w:val="en-GB"/>
        </w:rPr>
        <w:t xml:space="preserve">. If we keep in memory the result of </w:t>
      </w:r>
      <w:r>
        <w:rPr>
          <w:i/>
          <w:iCs/>
          <w:lang w:val="en-GB"/>
        </w:rPr>
        <w:t>h</w:t>
      </w:r>
      <w:r>
        <w:rPr>
          <w:i/>
          <w:iCs/>
          <w:vertAlign w:val="superscript"/>
          <w:lang w:val="en-GB"/>
        </w:rPr>
        <w:t>1</w:t>
      </w:r>
      <w:r>
        <w:rPr>
          <w:i/>
          <w:iCs/>
          <w:lang w:val="en-GB"/>
        </w:rPr>
        <w:t>, h</w:t>
      </w:r>
      <w:r>
        <w:rPr>
          <w:i/>
          <w:iCs/>
          <w:vertAlign w:val="superscript"/>
          <w:lang w:val="en-GB"/>
        </w:rPr>
        <w:t>2</w:t>
      </w:r>
      <w:r>
        <w:rPr>
          <w:i/>
          <w:iCs/>
          <w:lang w:val="en-GB"/>
        </w:rPr>
        <w:t>, h</w:t>
      </w:r>
      <w:r>
        <w:rPr>
          <w:i/>
          <w:iCs/>
          <w:vertAlign w:val="superscript"/>
          <w:lang w:val="en-GB"/>
        </w:rPr>
        <w:t>4</w:t>
      </w:r>
      <w:proofErr w:type="gramStart"/>
      <w:r>
        <w:rPr>
          <w:i/>
          <w:iCs/>
          <w:lang w:val="en-GB"/>
        </w:rPr>
        <w:t>,h</w:t>
      </w:r>
      <w:r>
        <w:rPr>
          <w:i/>
          <w:iCs/>
          <w:vertAlign w:val="superscript"/>
          <w:lang w:val="en-GB"/>
        </w:rPr>
        <w:t>8</w:t>
      </w:r>
      <w:proofErr w:type="gramEnd"/>
      <w:r>
        <w:rPr>
          <w:lang w:val="en-GB"/>
        </w:rPr>
        <w:t xml:space="preserve">... we had already calculated in the first exponentiation we will be able to use these middle calculations for the next required exponentiations for the group element </w:t>
      </w:r>
      <w:r>
        <w:rPr>
          <w:i/>
          <w:iCs/>
          <w:lang w:val="en-GB"/>
        </w:rPr>
        <w:t>h</w:t>
      </w:r>
      <w:r>
        <w:rPr>
          <w:lang w:val="en-GB"/>
        </w:rPr>
        <w:t>.</w:t>
      </w:r>
    </w:p>
    <w:p w:rsidR="00AE4229" w:rsidRDefault="00AE4229" w:rsidP="00AE4229">
      <w:pPr>
        <w:ind w:left="708"/>
        <w:rPr>
          <w:lang w:val="en-GB"/>
        </w:rPr>
      </w:pPr>
    </w:p>
    <w:p w:rsidR="00AE4229" w:rsidRDefault="00AE4229" w:rsidP="00AE4229">
      <w:pPr>
        <w:ind w:left="708"/>
        <w:rPr>
          <w:lang w:val="en-GB"/>
        </w:rPr>
      </w:pPr>
      <w:r>
        <w:rPr>
          <w:lang w:val="en-GB"/>
        </w:rPr>
        <w:t>Pseudocode:</w:t>
      </w:r>
    </w:p>
    <w:p w:rsidR="00AE4229" w:rsidRDefault="00AE4229" w:rsidP="00D54590">
      <w:pPr>
        <w:pStyle w:val="ListParagraph"/>
        <w:numPr>
          <w:ilvl w:val="0"/>
          <w:numId w:val="62"/>
        </w:numPr>
        <w:rPr>
          <w:lang w:val="en-GB"/>
        </w:rPr>
      </w:pPr>
      <w:r>
        <w:rPr>
          <w:lang w:val="en-GB"/>
        </w:rPr>
        <w:t>If map has not been created:</w:t>
      </w:r>
    </w:p>
    <w:p w:rsidR="00AE4229" w:rsidRDefault="00AE4229" w:rsidP="00D54590">
      <w:pPr>
        <w:pStyle w:val="ListParagraph"/>
        <w:numPr>
          <w:ilvl w:val="0"/>
          <w:numId w:val="63"/>
        </w:numPr>
        <w:rPr>
          <w:lang w:val="en-GB"/>
        </w:rPr>
      </w:pPr>
      <w:r>
        <w:rPr>
          <w:lang w:val="en-GB"/>
        </w:rPr>
        <w:t>Create map</w:t>
      </w:r>
    </w:p>
    <w:p w:rsidR="00AE4229" w:rsidRDefault="00AE4229" w:rsidP="00D54590">
      <w:pPr>
        <w:pStyle w:val="ListParagraph"/>
        <w:numPr>
          <w:ilvl w:val="0"/>
          <w:numId w:val="63"/>
        </w:numPr>
        <w:rPr>
          <w:lang w:val="en-GB"/>
        </w:rPr>
      </w:pPr>
      <w:r>
        <w:rPr>
          <w:lang w:val="en-GB"/>
        </w:rPr>
        <w:t xml:space="preserve">Add new element to map for requested base.  // This calls the constructor of  </w:t>
      </w:r>
    </w:p>
    <w:p w:rsidR="00AE4229" w:rsidRDefault="00AE4229" w:rsidP="00AE4229">
      <w:pPr>
        <w:pStyle w:val="ListParagraph"/>
        <w:ind w:left="5664"/>
        <w:rPr>
          <w:lang w:val="en-GB"/>
        </w:rPr>
      </w:pPr>
      <w:r>
        <w:rPr>
          <w:lang w:val="en-GB"/>
        </w:rPr>
        <w:t xml:space="preserve">             // GroupElementExponentiations with </w:t>
      </w:r>
    </w:p>
    <w:p w:rsidR="00AE4229" w:rsidRDefault="00AE4229" w:rsidP="00AE4229">
      <w:pPr>
        <w:pStyle w:val="ListParagraph"/>
        <w:ind w:left="5664"/>
        <w:rPr>
          <w:lang w:val="en-GB"/>
        </w:rPr>
      </w:pPr>
      <w:r>
        <w:rPr>
          <w:lang w:val="en-GB"/>
        </w:rPr>
        <w:t xml:space="preserve">             // corresponding base.</w:t>
      </w:r>
    </w:p>
    <w:p w:rsidR="00AE4229" w:rsidRDefault="00AE4229" w:rsidP="00D54590">
      <w:pPr>
        <w:pStyle w:val="ListParagraph"/>
        <w:numPr>
          <w:ilvl w:val="0"/>
          <w:numId w:val="63"/>
        </w:numPr>
        <w:rPr>
          <w:lang w:val="en-GB"/>
        </w:rPr>
      </w:pPr>
      <w:r>
        <w:rPr>
          <w:lang w:val="en-GB"/>
        </w:rPr>
        <w:t>Set exponents for requested base.</w:t>
      </w:r>
    </w:p>
    <w:p w:rsidR="00AE4229" w:rsidRDefault="00AE4229" w:rsidP="00D54590">
      <w:pPr>
        <w:pStyle w:val="ListParagraph"/>
        <w:numPr>
          <w:ilvl w:val="0"/>
          <w:numId w:val="62"/>
        </w:numPr>
        <w:rPr>
          <w:lang w:val="en-GB"/>
        </w:rPr>
      </w:pPr>
      <w:r>
        <w:rPr>
          <w:lang w:val="en-GB"/>
        </w:rPr>
        <w:t>else if we have the map:</w:t>
      </w:r>
    </w:p>
    <w:p w:rsidR="00AE4229" w:rsidRDefault="00AE4229" w:rsidP="00D54590">
      <w:pPr>
        <w:pStyle w:val="ListParagraph"/>
        <w:numPr>
          <w:ilvl w:val="0"/>
          <w:numId w:val="63"/>
        </w:numPr>
        <w:rPr>
          <w:lang w:val="en-GB"/>
        </w:rPr>
      </w:pPr>
      <w:r>
        <w:rPr>
          <w:lang w:val="en-GB"/>
        </w:rPr>
        <w:lastRenderedPageBreak/>
        <w:t>search for base</w:t>
      </w:r>
    </w:p>
    <w:p w:rsidR="00AE4229" w:rsidRDefault="00AE4229" w:rsidP="00D54590">
      <w:pPr>
        <w:pStyle w:val="ListParagraph"/>
        <w:numPr>
          <w:ilvl w:val="0"/>
          <w:numId w:val="64"/>
        </w:numPr>
        <w:rPr>
          <w:lang w:val="en-GB"/>
        </w:rPr>
      </w:pPr>
      <w:proofErr w:type="gramStart"/>
      <w:r>
        <w:rPr>
          <w:lang w:val="en-GB"/>
        </w:rPr>
        <w:t>if</w:t>
      </w:r>
      <w:proofErr w:type="gramEnd"/>
      <w:r>
        <w:rPr>
          <w:lang w:val="en-GB"/>
        </w:rPr>
        <w:t xml:space="preserve"> base found, get exponents.  // This may result in further calculations by </w:t>
      </w:r>
    </w:p>
    <w:p w:rsidR="00AE4229" w:rsidRDefault="00AE4229" w:rsidP="00AE4229">
      <w:pPr>
        <w:pStyle w:val="ListParagraph"/>
        <w:ind w:left="4992"/>
        <w:rPr>
          <w:lang w:val="en-GB"/>
        </w:rPr>
      </w:pPr>
      <w:r>
        <w:rPr>
          <w:lang w:val="en-GB"/>
        </w:rPr>
        <w:t xml:space="preserve">           // GroupElementExponentiations.</w:t>
      </w:r>
    </w:p>
    <w:p w:rsidR="00AE4229" w:rsidRDefault="00AE4229" w:rsidP="00D54590">
      <w:pPr>
        <w:pStyle w:val="ListParagraph"/>
        <w:numPr>
          <w:ilvl w:val="0"/>
          <w:numId w:val="64"/>
        </w:numPr>
        <w:rPr>
          <w:lang w:val="en-GB"/>
        </w:rPr>
      </w:pPr>
      <w:r>
        <w:rPr>
          <w:lang w:val="en-GB"/>
        </w:rPr>
        <w:t>else,</w:t>
      </w:r>
    </w:p>
    <w:p w:rsidR="00AE4229" w:rsidRDefault="00AE4229" w:rsidP="00D54590">
      <w:pPr>
        <w:pStyle w:val="ListParagraph"/>
        <w:numPr>
          <w:ilvl w:val="0"/>
          <w:numId w:val="65"/>
        </w:numPr>
        <w:rPr>
          <w:lang w:val="en-GB"/>
        </w:rPr>
      </w:pPr>
      <w:r>
        <w:rPr>
          <w:lang w:val="en-GB"/>
        </w:rPr>
        <w:t>add new element</w:t>
      </w:r>
    </w:p>
    <w:p w:rsidR="00AE4229" w:rsidRDefault="00AE4229" w:rsidP="00D54590">
      <w:pPr>
        <w:pStyle w:val="ListParagraph"/>
        <w:numPr>
          <w:ilvl w:val="0"/>
          <w:numId w:val="65"/>
        </w:numPr>
        <w:rPr>
          <w:lang w:val="en-GB"/>
        </w:rPr>
      </w:pPr>
      <w:r>
        <w:rPr>
          <w:lang w:val="en-GB"/>
        </w:rPr>
        <w:t>put exponentiations</w:t>
      </w:r>
    </w:p>
    <w:p w:rsidR="00AE4229" w:rsidRDefault="00AE4229" w:rsidP="00AE4229">
      <w:pPr>
        <w:ind w:left="708"/>
        <w:rPr>
          <w:lang w:val="en-GB"/>
        </w:rPr>
      </w:pPr>
      <w:r>
        <w:rPr>
          <w:lang w:val="en-GB"/>
        </w:rPr>
        <w:t>The first call to this function creates a map structure in memory and thus, may take a little more time than calling the simple exponentiation function. In future calls, the already calculated exponentiations in memory will be used. If a later call needs more exponentiations than there are in memory, the new calculated exponentiations will be added. This saves time in the case that short exponents are used (the precalculated exponentiations are generated as needed).</w:t>
      </w:r>
    </w:p>
    <w:p w:rsidR="00AE4229" w:rsidRDefault="00AE4229" w:rsidP="00AE4229">
      <w:pPr>
        <w:ind w:left="708"/>
        <w:rPr>
          <w:lang w:val="en-GB"/>
        </w:rPr>
      </w:pPr>
    </w:p>
    <w:p w:rsidR="00AE4229" w:rsidRDefault="00AE4229" w:rsidP="00AE4229">
      <w:pPr>
        <w:ind w:left="708"/>
        <w:rPr>
          <w:lang w:val="en-GB"/>
        </w:rPr>
      </w:pPr>
      <w:r>
        <w:rPr>
          <w:lang w:val="en-GB"/>
        </w:rPr>
        <w:t xml:space="preserve">The key to the map used to calculate multiple exponentiations with same base is the base for which we are calculating the exponentiations. The data is the result of exponentiation the base up to a certain i as explained above. This data will be represented in the class GroupElementExponentiations described in the next section. This class encapsulates the actual exponentiations for a specific base. By </w:t>
      </w:r>
      <w:r w:rsidRPr="00D40E47">
        <w:rPr>
          <w:lang w:val="en-GB"/>
        </w:rPr>
        <w:t xml:space="preserve">putting this functionality in a designated class (GroupElementsExponentiations) </w:t>
      </w:r>
      <w:r>
        <w:rPr>
          <w:lang w:val="en-GB"/>
        </w:rPr>
        <w:t>we</w:t>
      </w:r>
      <w:r w:rsidRPr="00D40E47">
        <w:rPr>
          <w:lang w:val="en-GB"/>
        </w:rPr>
        <w:t xml:space="preserve"> separate the functionality from the abstract class and provide a different tool which supplies the desired calculations. This way, the abstract class remain</w:t>
      </w:r>
      <w:r>
        <w:rPr>
          <w:lang w:val="en-GB"/>
        </w:rPr>
        <w:t>s</w:t>
      </w:r>
      <w:r w:rsidRPr="00D40E47">
        <w:rPr>
          <w:lang w:val="en-GB"/>
        </w:rPr>
        <w:t xml:space="preserve"> clear and simple, and the new class handle</w:t>
      </w:r>
      <w:r>
        <w:rPr>
          <w:lang w:val="en-GB"/>
        </w:rPr>
        <w:t>s</w:t>
      </w:r>
      <w:r w:rsidRPr="00D40E47">
        <w:rPr>
          <w:lang w:val="en-GB"/>
        </w:rPr>
        <w:t xml:space="preserve"> the functionality and hide</w:t>
      </w:r>
      <w:r>
        <w:rPr>
          <w:lang w:val="en-GB"/>
        </w:rPr>
        <w:t>s</w:t>
      </w:r>
      <w:r w:rsidRPr="00D40E47">
        <w:rPr>
          <w:lang w:val="en-GB"/>
        </w:rPr>
        <w:t xml:space="preserve"> it from the DlogGroupAbs class. The abstract class just ask</w:t>
      </w:r>
      <w:r>
        <w:rPr>
          <w:lang w:val="en-GB"/>
        </w:rPr>
        <w:t>s</w:t>
      </w:r>
      <w:r w:rsidRPr="00D40E47">
        <w:rPr>
          <w:lang w:val="en-GB"/>
        </w:rPr>
        <w:t xml:space="preserve"> for the exponent, and the GroupElementsExponentiations class return</w:t>
      </w:r>
      <w:r>
        <w:rPr>
          <w:lang w:val="en-GB"/>
        </w:rPr>
        <w:t>s</w:t>
      </w:r>
      <w:r w:rsidRPr="00D40E47">
        <w:rPr>
          <w:lang w:val="en-GB"/>
        </w:rPr>
        <w:t xml:space="preserve"> it, without expos</w:t>
      </w:r>
      <w:r>
        <w:rPr>
          <w:lang w:val="en-GB"/>
        </w:rPr>
        <w:t>ing</w:t>
      </w:r>
      <w:r w:rsidRPr="00D40E47">
        <w:rPr>
          <w:lang w:val="en-GB"/>
        </w:rPr>
        <w:t xml:space="preserve"> the inner calculations.  </w:t>
      </w:r>
    </w:p>
    <w:p w:rsidR="00AE4229" w:rsidRDefault="00AE4229" w:rsidP="00AE4229">
      <w:pPr>
        <w:ind w:left="708"/>
        <w:rPr>
          <w:lang w:val="en-GB"/>
        </w:rPr>
      </w:pPr>
    </w:p>
    <w:p w:rsidR="00AE4229" w:rsidRDefault="00AE4229" w:rsidP="00AE4229">
      <w:pPr>
        <w:ind w:left="708"/>
        <w:rPr>
          <w:lang w:val="en-GB"/>
        </w:rPr>
      </w:pPr>
      <w:r>
        <w:rPr>
          <w:lang w:val="en-GB"/>
        </w:rPr>
        <w:t xml:space="preserve">Note that if we want a one-time exponentiation of </w:t>
      </w:r>
      <w:r>
        <w:rPr>
          <w:i/>
          <w:iCs/>
          <w:lang w:val="en-GB"/>
        </w:rPr>
        <w:t>h</w:t>
      </w:r>
      <w:r>
        <w:rPr>
          <w:lang w:val="en-GB"/>
        </w:rPr>
        <w:t xml:space="preserve"> it is preferable to use the basic exponentiation function the Dlog group provides since there is no point to keep anything in memory if we have no intention to use it. </w:t>
      </w:r>
    </w:p>
    <w:p w:rsidR="00B81E23" w:rsidRDefault="00B81E23" w:rsidP="00AE4229">
      <w:pPr>
        <w:ind w:left="708"/>
        <w:rPr>
          <w:lang w:val="en-GB"/>
        </w:rPr>
      </w:pPr>
    </w:p>
    <w:p w:rsidR="00AE4229" w:rsidRDefault="00B81E23" w:rsidP="00B81E23">
      <w:pPr>
        <w:ind w:left="708"/>
        <w:rPr>
          <w:lang w:val="en-GB"/>
        </w:rPr>
      </w:pPr>
      <w:r w:rsidRPr="00B81E23">
        <w:rPr>
          <w:lang w:val="en-GB"/>
        </w:rPr>
        <w:t>Also here, after running performance test</w:t>
      </w:r>
      <w:r w:rsidR="00B42790">
        <w:rPr>
          <w:lang w:val="en-GB"/>
        </w:rPr>
        <w:t>s</w:t>
      </w:r>
      <w:r w:rsidRPr="00B81E23">
        <w:rPr>
          <w:lang w:val="en-GB"/>
        </w:rPr>
        <w:t xml:space="preserve"> we reached the conclusion that for Dlog groups implemented with the Miracl library the algorithm presented </w:t>
      </w:r>
      <w:r>
        <w:rPr>
          <w:lang w:val="en-GB"/>
        </w:rPr>
        <w:t>above</w:t>
      </w:r>
      <w:r w:rsidRPr="00B81E23">
        <w:rPr>
          <w:lang w:val="en-GB"/>
        </w:rPr>
        <w:t xml:space="preserve"> is less optimal than the naïve implementation.</w:t>
      </w:r>
      <w:r w:rsidR="00AE4229" w:rsidRPr="00D40E47">
        <w:rPr>
          <w:lang w:val="en-GB"/>
        </w:rPr>
        <w:t xml:space="preserve">  </w:t>
      </w:r>
      <w:r>
        <w:rPr>
          <w:lang w:val="en-GB"/>
        </w:rPr>
        <w:t xml:space="preserve">Therefore, we do implement the above algorithm in DlogGroupAbs, but we override the implementation for the concrete Dlog groups that use Miracl’s library. This specific implementation will be shown in the </w:t>
      </w:r>
      <w:hyperlink w:anchor="_Dlog_concrete_implementations" w:history="1">
        <w:r w:rsidRPr="00B81E23">
          <w:rPr>
            <w:rStyle w:val="Hyperlink"/>
            <w:lang w:val="en-GB"/>
          </w:rPr>
          <w:t>Dlog Concrete Implementations</w:t>
        </w:r>
      </w:hyperlink>
      <w:r>
        <w:rPr>
          <w:lang w:val="en-GB"/>
        </w:rPr>
        <w:t xml:space="preserve"> section.</w:t>
      </w:r>
    </w:p>
    <w:p w:rsidR="00AE4229" w:rsidRPr="00F426B0" w:rsidRDefault="00806BD5" w:rsidP="00F426B0">
      <w:pPr>
        <w:pStyle w:val="Heading5"/>
        <w:rPr>
          <w:szCs w:val="26"/>
        </w:rPr>
      </w:pPr>
      <w:bookmarkStart w:id="731" w:name="_Toc296853734"/>
      <w:bookmarkStart w:id="732" w:name="_Toc296853740"/>
      <w:bookmarkEnd w:id="715"/>
      <w:bookmarkEnd w:id="716"/>
      <w:bookmarkEnd w:id="717"/>
      <w:bookmarkEnd w:id="718"/>
      <w:bookmarkEnd w:id="719"/>
      <w:bookmarkEnd w:id="731"/>
      <w:bookmarkEnd w:id="732"/>
      <w:r>
        <w:t xml:space="preserve"> </w:t>
      </w:r>
      <w:r w:rsidR="00AE4229" w:rsidRPr="00806BD5">
        <w:t>GroupElementExponentiations</w:t>
      </w:r>
    </w:p>
    <w:p w:rsidR="00AE4229" w:rsidRDefault="00AE4229" w:rsidP="00F426B0">
      <w:pPr>
        <w:rPr>
          <w:lang w:val="en-GB"/>
        </w:rPr>
      </w:pPr>
      <w:r>
        <w:rPr>
          <w:lang w:val="en-GB"/>
        </w:rPr>
        <w:t xml:space="preserve">The class GroupElementExponentiations is a nested class of DlogGroupAbs and performs the actual </w:t>
      </w:r>
      <w:r w:rsidR="00F426B0">
        <w:rPr>
          <w:lang w:val="en-GB"/>
        </w:rPr>
        <w:t>pre-computation of the</w:t>
      </w:r>
      <w:r>
        <w:rPr>
          <w:lang w:val="en-GB"/>
        </w:rPr>
        <w:t xml:space="preserve"> exponentiations for one base. It is composed of two main elements. The group element for which the optimized computations are built for, called the base (h in the example above) and a vector of group elements that are the result of exponentiations of order 1</w:t>
      </w:r>
      <w:proofErr w:type="gramStart"/>
      <w:r>
        <w:rPr>
          <w:lang w:val="en-GB"/>
        </w:rPr>
        <w:t>,2,4,8</w:t>
      </w:r>
      <w:proofErr w:type="gramEnd"/>
      <w:r>
        <w:rPr>
          <w:lang w:val="en-GB"/>
        </w:rPr>
        <w:t xml:space="preserve">,… </w:t>
      </w:r>
    </w:p>
    <w:p w:rsidR="00AE4229" w:rsidRDefault="00AE4229" w:rsidP="00AE4229">
      <w:pPr>
        <w:rPr>
          <w:lang w:val="en-GB"/>
        </w:rPr>
      </w:pPr>
      <w:r>
        <w:rPr>
          <w:lang w:val="en-GB"/>
        </w:rPr>
        <w:t xml:space="preserve">The base attribute of this class cannot be changed since the exponentiations will no longer fit the element. Therefore, we need to make this class immutable. The class receives in its constructor the base group element, which cannot be changed later since there are no “set” functions. </w:t>
      </w:r>
    </w:p>
    <w:p w:rsidR="00AE4229" w:rsidRDefault="00AE4229" w:rsidP="00F426B0">
      <w:pPr>
        <w:rPr>
          <w:lang w:val="en-GB"/>
        </w:rPr>
      </w:pPr>
      <w:r>
        <w:rPr>
          <w:lang w:val="en-GB"/>
        </w:rPr>
        <w:t xml:space="preserve">Every time we call the constructor we create a new immutable object for a specific base.  There may be multiple base elements for which we wish to keep such a structure.  Therefore, the class using the GroupElementsExponentiations class needs to keep a map of GroupElementsExponentiations for which the key is the base and the value is of type GroupElementsExponentiations. When the user </w:t>
      </w:r>
      <w:r>
        <w:rPr>
          <w:lang w:val="en-GB"/>
        </w:rPr>
        <w:lastRenderedPageBreak/>
        <w:t xml:space="preserve">calls the function </w:t>
      </w:r>
      <w:r w:rsidR="00F426B0">
        <w:rPr>
          <w:lang w:val="en-GB"/>
        </w:rPr>
        <w:t>exponentiateWithPreComputedValues</w:t>
      </w:r>
      <w:r>
        <w:rPr>
          <w:lang w:val="en-GB"/>
        </w:rPr>
        <w:t xml:space="preserve">, first the function tries to locate the group element base in the map. If this group element base exists in the map, the optimization uses the vector possibly adding more exponentiations to it as explained in this paragraph. </w:t>
      </w:r>
      <w:r w:rsidRPr="00A26E72">
        <w:rPr>
          <w:lang w:val="en-GB"/>
        </w:rPr>
        <w:t>If there is no such element in the map, the vector will be built in the course of calculating the result of the exponentiation.</w:t>
      </w:r>
      <w:r>
        <w:rPr>
          <w:lang w:val="en-GB"/>
        </w:rPr>
        <w:t xml:space="preserve"> </w:t>
      </w:r>
    </w:p>
    <w:p w:rsidR="00AE4229" w:rsidRDefault="00AE4229" w:rsidP="00AE4229">
      <w:pPr>
        <w:rPr>
          <w:lang w:val="en-GB"/>
        </w:rPr>
      </w:pPr>
    </w:p>
    <w:p w:rsidR="00AE4229" w:rsidRDefault="00AE4229" w:rsidP="007C5F01">
      <w:pPr>
        <w:pStyle w:val="Caption"/>
        <w:numPr>
          <w:ilvl w:val="0"/>
          <w:numId w:val="8"/>
        </w:numPr>
        <w:rPr>
          <w:lang w:val="en-GB"/>
        </w:rPr>
      </w:pPr>
      <w:r w:rsidRPr="008F4873">
        <w:rPr>
          <w:lang w:val="en-GB"/>
        </w:rPr>
        <w:t>Function: GroupElementsExponentiations(base : GroupElement)</w:t>
      </w:r>
    </w:p>
    <w:p w:rsidR="00AE4229" w:rsidRPr="008F4873" w:rsidRDefault="00AE4229" w:rsidP="00F426B0">
      <w:pPr>
        <w:ind w:left="708"/>
        <w:rPr>
          <w:lang w:val="en-GB"/>
        </w:rPr>
      </w:pPr>
      <w:r>
        <w:rPr>
          <w:lang w:val="en-GB"/>
        </w:rPr>
        <w:t xml:space="preserve">The constructor creates a </w:t>
      </w:r>
      <w:r w:rsidR="00F426B0">
        <w:rPr>
          <w:lang w:val="en-GB"/>
        </w:rPr>
        <w:t>vector</w:t>
      </w:r>
      <w:r>
        <w:rPr>
          <w:lang w:val="en-GB"/>
        </w:rPr>
        <w:t xml:space="preserve"> structure in memory. </w:t>
      </w:r>
      <w:proofErr w:type="gramStart"/>
      <w:r>
        <w:rPr>
          <w:lang w:val="en-GB"/>
        </w:rPr>
        <w:t>Then calculates the exponentiations of order 1,2,4,8.</w:t>
      </w:r>
      <w:proofErr w:type="gramEnd"/>
      <w:r>
        <w:rPr>
          <w:lang w:val="en-GB"/>
        </w:rPr>
        <w:t xml:space="preserve"> </w:t>
      </w:r>
      <w:proofErr w:type="gramStart"/>
      <w:r>
        <w:rPr>
          <w:lang w:val="en-GB"/>
        </w:rPr>
        <w:t>for</w:t>
      </w:r>
      <w:proofErr w:type="gramEnd"/>
      <w:r>
        <w:rPr>
          <w:lang w:val="en-GB"/>
        </w:rPr>
        <w:t xml:space="preserve"> the given base and save them in the map.</w:t>
      </w:r>
    </w:p>
    <w:p w:rsidR="00AE4229" w:rsidRPr="008F4873" w:rsidRDefault="00AE4229" w:rsidP="007C5F01">
      <w:pPr>
        <w:pStyle w:val="Caption"/>
        <w:numPr>
          <w:ilvl w:val="0"/>
          <w:numId w:val="8"/>
        </w:numPr>
        <w:rPr>
          <w:lang w:val="en-GB"/>
        </w:rPr>
      </w:pPr>
      <w:r w:rsidRPr="00A26E72">
        <w:t>Function</w:t>
      </w:r>
      <w:r>
        <w:rPr>
          <w:lang w:val="en-GB"/>
        </w:rPr>
        <w:t>: getExponentiations(size: int)</w:t>
      </w:r>
    </w:p>
    <w:p w:rsidR="00AE4229" w:rsidRDefault="00AE4229" w:rsidP="00AE4229">
      <w:pPr>
        <w:ind w:left="708"/>
        <w:rPr>
          <w:lang w:val="en-GB"/>
        </w:rPr>
      </w:pPr>
      <w:proofErr w:type="gramStart"/>
      <w:r>
        <w:rPr>
          <w:lang w:val="en-GB"/>
        </w:rPr>
        <w:t>Checks if the exponentiations had already been calculated for the required size.</w:t>
      </w:r>
      <w:proofErr w:type="gramEnd"/>
      <w:r>
        <w:rPr>
          <w:lang w:val="en-GB"/>
        </w:rPr>
        <w:t xml:space="preserve"> If so, returns them, else it calls the private function prepareExponentiations with the given size.</w:t>
      </w:r>
    </w:p>
    <w:p w:rsidR="00AE4229" w:rsidRPr="00A26E72" w:rsidRDefault="00AE4229" w:rsidP="007C5F01">
      <w:pPr>
        <w:pStyle w:val="Caption"/>
        <w:numPr>
          <w:ilvl w:val="0"/>
          <w:numId w:val="8"/>
        </w:numPr>
        <w:rPr>
          <w:b w:val="0"/>
          <w:bCs w:val="0"/>
        </w:rPr>
      </w:pPr>
      <w:r w:rsidRPr="00A26E72">
        <w:t>Function</w:t>
      </w:r>
      <w:r>
        <w:rPr>
          <w:b w:val="0"/>
          <w:bCs w:val="0"/>
        </w:rPr>
        <w:t xml:space="preserve">: </w:t>
      </w:r>
      <w:r w:rsidRPr="00A26E72">
        <w:t>prepareExponentiations (size: int)</w:t>
      </w:r>
      <w:r w:rsidRPr="00A26E72">
        <w:rPr>
          <w:b w:val="0"/>
          <w:bCs w:val="0"/>
        </w:rPr>
        <w:t xml:space="preserve"> </w:t>
      </w:r>
    </w:p>
    <w:p w:rsidR="00AE4229" w:rsidRDefault="00AE4229" w:rsidP="00AE4229">
      <w:pPr>
        <w:ind w:left="708"/>
        <w:rPr>
          <w:lang w:val="en-GB"/>
        </w:rPr>
      </w:pPr>
      <w:r>
        <w:rPr>
          <w:lang w:val="en-GB"/>
        </w:rPr>
        <w:t>Calculates the necessary additional exponentiations and fills the exponentiations vector with them.</w:t>
      </w:r>
    </w:p>
    <w:p w:rsidR="00AE4229" w:rsidRDefault="00AE4229" w:rsidP="000F6391"/>
    <w:p w:rsidR="005B5EA1" w:rsidRPr="005B5EA1" w:rsidRDefault="005B5EA1" w:rsidP="000F6391">
      <w:pPr>
        <w:rPr>
          <w:b/>
          <w:bCs/>
          <w:vanish/>
          <w:sz w:val="26"/>
          <w:szCs w:val="18"/>
          <w:lang w:val="en-GB"/>
        </w:rPr>
      </w:pPr>
      <w:bookmarkStart w:id="733" w:name="_Toc305321003"/>
      <w:bookmarkStart w:id="734" w:name="_Toc305321133"/>
      <w:bookmarkStart w:id="735" w:name="_Toc305321263"/>
      <w:bookmarkStart w:id="736" w:name="_Toc305321454"/>
      <w:bookmarkStart w:id="737" w:name="_Toc305323468"/>
      <w:bookmarkStart w:id="738" w:name="_Toc305323642"/>
      <w:bookmarkStart w:id="739" w:name="_Toc305323818"/>
      <w:bookmarkStart w:id="740" w:name="_Toc311619782"/>
      <w:bookmarkStart w:id="741" w:name="_Toc315168923"/>
      <w:bookmarkStart w:id="742" w:name="_Toc315169100"/>
      <w:bookmarkStart w:id="743" w:name="_Toc315173317"/>
      <w:bookmarkStart w:id="744" w:name="_Toc296853742"/>
      <w:bookmarkStart w:id="745" w:name="_Toc331083168"/>
      <w:bookmarkStart w:id="746" w:name="_Toc331083369"/>
      <w:bookmarkStart w:id="747" w:name="_Toc331083563"/>
      <w:bookmarkStart w:id="748" w:name="_Toc331083756"/>
      <w:bookmarkStart w:id="749" w:name="_Toc331083960"/>
      <w:bookmarkEnd w:id="733"/>
      <w:bookmarkEnd w:id="734"/>
      <w:bookmarkEnd w:id="735"/>
      <w:bookmarkEnd w:id="736"/>
      <w:bookmarkEnd w:id="737"/>
      <w:bookmarkEnd w:id="738"/>
      <w:bookmarkEnd w:id="739"/>
      <w:bookmarkEnd w:id="740"/>
      <w:bookmarkEnd w:id="741"/>
      <w:bookmarkEnd w:id="742"/>
      <w:bookmarkEnd w:id="743"/>
      <w:bookmarkEnd w:id="745"/>
      <w:bookmarkEnd w:id="746"/>
      <w:bookmarkEnd w:id="747"/>
      <w:bookmarkEnd w:id="748"/>
      <w:bookmarkEnd w:id="749"/>
    </w:p>
    <w:p w:rsidR="005B5EA1" w:rsidRPr="005B5EA1" w:rsidRDefault="005B5EA1" w:rsidP="000F6391">
      <w:pPr>
        <w:rPr>
          <w:b/>
          <w:bCs/>
          <w:vanish/>
          <w:sz w:val="26"/>
          <w:szCs w:val="18"/>
          <w:lang w:val="en-GB"/>
        </w:rPr>
      </w:pPr>
      <w:bookmarkStart w:id="750" w:name="_Toc315173318"/>
      <w:bookmarkStart w:id="751" w:name="_Toc331083169"/>
      <w:bookmarkStart w:id="752" w:name="_Toc331083370"/>
      <w:bookmarkStart w:id="753" w:name="_Toc331083564"/>
      <w:bookmarkStart w:id="754" w:name="_Toc331083757"/>
      <w:bookmarkStart w:id="755" w:name="_Toc331083961"/>
      <w:bookmarkEnd w:id="750"/>
      <w:bookmarkEnd w:id="751"/>
      <w:bookmarkEnd w:id="752"/>
      <w:bookmarkEnd w:id="753"/>
      <w:bookmarkEnd w:id="754"/>
      <w:bookmarkEnd w:id="755"/>
    </w:p>
    <w:p w:rsidR="005B5EA1" w:rsidRPr="005B5EA1" w:rsidRDefault="005B5EA1" w:rsidP="000F6391">
      <w:pPr>
        <w:rPr>
          <w:b/>
          <w:bCs/>
          <w:vanish/>
          <w:sz w:val="26"/>
          <w:szCs w:val="18"/>
          <w:lang w:val="en-GB"/>
        </w:rPr>
      </w:pPr>
      <w:bookmarkStart w:id="756" w:name="_Toc315173319"/>
      <w:bookmarkStart w:id="757" w:name="_Toc331083170"/>
      <w:bookmarkStart w:id="758" w:name="_Toc331083371"/>
      <w:bookmarkStart w:id="759" w:name="_Toc331083565"/>
      <w:bookmarkStart w:id="760" w:name="_Toc331083758"/>
      <w:bookmarkStart w:id="761" w:name="_Toc331083962"/>
      <w:bookmarkEnd w:id="756"/>
      <w:bookmarkEnd w:id="757"/>
      <w:bookmarkEnd w:id="758"/>
      <w:bookmarkEnd w:id="759"/>
      <w:bookmarkEnd w:id="760"/>
      <w:bookmarkEnd w:id="761"/>
    </w:p>
    <w:p w:rsidR="00AD0EBF" w:rsidRDefault="00AD0EBF" w:rsidP="000F6391">
      <w:pPr>
        <w:rPr>
          <w:b/>
          <w:bCs/>
          <w:sz w:val="26"/>
          <w:szCs w:val="18"/>
        </w:rPr>
      </w:pPr>
      <w:bookmarkStart w:id="762" w:name="_Dlog_concrete_implementations"/>
      <w:bookmarkStart w:id="763" w:name="_Toc296853743"/>
      <w:bookmarkEnd w:id="744"/>
      <w:bookmarkEnd w:id="762"/>
      <w:r>
        <w:br w:type="page"/>
      </w:r>
    </w:p>
    <w:p w:rsidR="00C14E03" w:rsidRPr="00C14E03" w:rsidRDefault="00C14E03" w:rsidP="00C14E03">
      <w:pPr>
        <w:pStyle w:val="ListParagraph"/>
        <w:keepNext/>
        <w:keepLines/>
        <w:numPr>
          <w:ilvl w:val="0"/>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764" w:name="_Toc331083171"/>
      <w:bookmarkStart w:id="765" w:name="_Toc331083372"/>
      <w:bookmarkStart w:id="766" w:name="_Toc331083566"/>
      <w:bookmarkStart w:id="767" w:name="_Toc331083759"/>
      <w:bookmarkStart w:id="768" w:name="_Toc331083963"/>
      <w:bookmarkStart w:id="769" w:name="_Toc331084165"/>
      <w:bookmarkEnd w:id="764"/>
      <w:bookmarkEnd w:id="765"/>
      <w:bookmarkEnd w:id="766"/>
      <w:bookmarkEnd w:id="767"/>
      <w:bookmarkEnd w:id="768"/>
      <w:bookmarkEnd w:id="769"/>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770" w:name="_Toc331083760"/>
      <w:bookmarkStart w:id="771" w:name="_Toc331083964"/>
      <w:bookmarkStart w:id="772" w:name="_Toc331084166"/>
      <w:bookmarkEnd w:id="770"/>
      <w:bookmarkEnd w:id="771"/>
      <w:bookmarkEnd w:id="772"/>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773" w:name="_Toc331083761"/>
      <w:bookmarkStart w:id="774" w:name="_Toc331083965"/>
      <w:bookmarkStart w:id="775" w:name="_Toc331084167"/>
      <w:bookmarkEnd w:id="773"/>
      <w:bookmarkEnd w:id="774"/>
      <w:bookmarkEnd w:id="775"/>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776" w:name="_Toc331083762"/>
      <w:bookmarkStart w:id="777" w:name="_Toc331083966"/>
      <w:bookmarkStart w:id="778" w:name="_Toc331084168"/>
      <w:bookmarkEnd w:id="776"/>
      <w:bookmarkEnd w:id="777"/>
      <w:bookmarkEnd w:id="778"/>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779" w:name="_Toc331083763"/>
      <w:bookmarkStart w:id="780" w:name="_Toc331083967"/>
      <w:bookmarkStart w:id="781" w:name="_Toc331084169"/>
      <w:bookmarkEnd w:id="779"/>
      <w:bookmarkEnd w:id="780"/>
      <w:bookmarkEnd w:id="781"/>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782" w:name="_Toc331083764"/>
      <w:bookmarkStart w:id="783" w:name="_Toc331083968"/>
      <w:bookmarkStart w:id="784" w:name="_Toc331084170"/>
      <w:bookmarkEnd w:id="782"/>
      <w:bookmarkEnd w:id="783"/>
      <w:bookmarkEnd w:id="784"/>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785" w:name="_Toc331083765"/>
      <w:bookmarkStart w:id="786" w:name="_Toc331083969"/>
      <w:bookmarkStart w:id="787" w:name="_Toc331084171"/>
      <w:bookmarkEnd w:id="785"/>
      <w:bookmarkEnd w:id="786"/>
      <w:bookmarkEnd w:id="787"/>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788" w:name="_Toc331083766"/>
      <w:bookmarkStart w:id="789" w:name="_Toc331083970"/>
      <w:bookmarkStart w:id="790" w:name="_Toc331084172"/>
      <w:bookmarkEnd w:id="788"/>
      <w:bookmarkEnd w:id="789"/>
      <w:bookmarkEnd w:id="790"/>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791" w:name="_Toc331083767"/>
      <w:bookmarkStart w:id="792" w:name="_Toc331083971"/>
      <w:bookmarkStart w:id="793" w:name="_Toc331084173"/>
      <w:bookmarkEnd w:id="791"/>
      <w:bookmarkEnd w:id="792"/>
      <w:bookmarkEnd w:id="793"/>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794" w:name="_Toc331083768"/>
      <w:bookmarkStart w:id="795" w:name="_Toc331083972"/>
      <w:bookmarkStart w:id="796" w:name="_Toc331084174"/>
      <w:bookmarkEnd w:id="794"/>
      <w:bookmarkEnd w:id="795"/>
      <w:bookmarkEnd w:id="796"/>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797" w:name="_Toc331083769"/>
      <w:bookmarkStart w:id="798" w:name="_Toc331083973"/>
      <w:bookmarkStart w:id="799" w:name="_Toc331084175"/>
      <w:bookmarkEnd w:id="797"/>
      <w:bookmarkEnd w:id="798"/>
      <w:bookmarkEnd w:id="799"/>
    </w:p>
    <w:p w:rsidR="00C14E03" w:rsidRPr="00C14E03" w:rsidRDefault="00C14E03" w:rsidP="00C14E03">
      <w:pPr>
        <w:pStyle w:val="ListParagraph"/>
        <w:keepNext/>
        <w:keepLines/>
        <w:numPr>
          <w:ilvl w:val="2"/>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00" w:name="_Toc331083770"/>
      <w:bookmarkStart w:id="801" w:name="_Toc331083974"/>
      <w:bookmarkStart w:id="802" w:name="_Toc331084176"/>
      <w:bookmarkEnd w:id="800"/>
      <w:bookmarkEnd w:id="801"/>
      <w:bookmarkEnd w:id="802"/>
    </w:p>
    <w:p w:rsidR="00C14E03" w:rsidRPr="00C14E03" w:rsidRDefault="00C14E03" w:rsidP="00C14E03">
      <w:pPr>
        <w:pStyle w:val="ListParagraph"/>
        <w:keepNext/>
        <w:keepLines/>
        <w:numPr>
          <w:ilvl w:val="3"/>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03" w:name="_Toc331084177"/>
      <w:bookmarkEnd w:id="803"/>
    </w:p>
    <w:p w:rsidR="00C14E03" w:rsidRPr="00C14E03" w:rsidRDefault="00C14E03" w:rsidP="00C14E03">
      <w:pPr>
        <w:pStyle w:val="ListParagraph"/>
        <w:keepNext/>
        <w:keepLines/>
        <w:numPr>
          <w:ilvl w:val="3"/>
          <w:numId w:val="7"/>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04" w:name="_Toc331084178"/>
      <w:bookmarkEnd w:id="804"/>
    </w:p>
    <w:p w:rsidR="00B42790" w:rsidRPr="00B42790" w:rsidRDefault="00B42790" w:rsidP="00C14E03">
      <w:pPr>
        <w:pStyle w:val="Heading4"/>
      </w:pPr>
      <w:r>
        <w:t xml:space="preserve"> </w:t>
      </w:r>
      <w:bookmarkStart w:id="805" w:name="_Toc331084179"/>
      <w:r w:rsidR="00AE4229">
        <w:t xml:space="preserve">Dlog </w:t>
      </w:r>
      <w:r>
        <w:t>C</w:t>
      </w:r>
      <w:r w:rsidR="00AE4229">
        <w:t xml:space="preserve">oncrete </w:t>
      </w:r>
      <w:r>
        <w:t>I</w:t>
      </w:r>
      <w:r w:rsidR="00AE4229">
        <w:t>mplementations</w:t>
      </w:r>
      <w:bookmarkEnd w:id="763"/>
      <w:r>
        <w:t>’ Static View</w:t>
      </w:r>
      <w:bookmarkEnd w:id="805"/>
    </w:p>
    <w:p w:rsidR="00AE4229" w:rsidRDefault="00AE4229" w:rsidP="00AE4229">
      <w:r>
        <w:t xml:space="preserve">As we mentioned above, </w:t>
      </w:r>
      <w:r>
        <w:rPr>
          <w:lang w:eastAsia="en-GB"/>
        </w:rPr>
        <w:t>we provide</w:t>
      </w:r>
      <w:r>
        <w:t xml:space="preserve"> three types of Dlog groups:</w:t>
      </w:r>
    </w:p>
    <w:p w:rsidR="00AE4229" w:rsidRDefault="00BA3274" w:rsidP="007C5F01">
      <w:pPr>
        <w:pStyle w:val="ListParagraph"/>
        <w:numPr>
          <w:ilvl w:val="0"/>
          <w:numId w:val="25"/>
        </w:numPr>
        <w:rPr>
          <w:rFonts w:ascii="Times New Roman" w:hAnsi="Times New Roman" w:cs="Times New Roman"/>
          <w:sz w:val="24"/>
          <w:szCs w:val="24"/>
          <w:lang w:bidi="he-IL"/>
        </w:rPr>
      </w:pPr>
      <m:oMath>
        <m:sSubSup>
          <m:sSubSupPr>
            <m:ctrlPr>
              <w:rPr>
                <w:rFonts w:ascii="Cambria Math" w:hAnsi="Cambria Math" w:cs="Times New Roman"/>
                <w:i/>
                <w:sz w:val="24"/>
                <w:szCs w:val="24"/>
                <w:lang w:bidi="he-IL"/>
              </w:rPr>
            </m:ctrlPr>
          </m:sSubSup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up>
            <m:r>
              <w:rPr>
                <w:rFonts w:ascii="Cambria Math" w:hAnsi="Cambria Math" w:cs="Times New Roman"/>
                <w:sz w:val="24"/>
                <w:szCs w:val="24"/>
                <w:lang w:bidi="he-IL"/>
              </w:rPr>
              <m:t>*</m:t>
            </m:r>
          </m:sup>
        </m:sSubSup>
      </m:oMath>
    </w:p>
    <w:p w:rsidR="00AE4229" w:rsidRDefault="00AE4229" w:rsidP="007C5F01">
      <w:pPr>
        <w:pStyle w:val="ListParagraph"/>
        <w:numPr>
          <w:ilvl w:val="0"/>
          <w:numId w:val="25"/>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r>
          <w:rPr>
            <w:rFonts w:ascii="Cambria Math" w:hAnsi="Cambria Math" w:cs="Times New Roman"/>
            <w:sz w:val="24"/>
            <w:szCs w:val="24"/>
            <w:lang w:bidi="he-IL"/>
          </w:rPr>
          <m:t>GF</m:t>
        </m:r>
        <m:d>
          <m:dPr>
            <m:begChr m:val="["/>
            <m:endChr m:val="]"/>
            <m:ctrlPr>
              <w:rPr>
                <w:rFonts w:ascii="Cambria Math" w:hAnsi="Cambria Math" w:cs="Times New Roman"/>
                <w:i/>
                <w:sz w:val="24"/>
                <w:szCs w:val="24"/>
                <w:vertAlign w:val="superscript"/>
                <w:lang w:bidi="he-IL"/>
              </w:rPr>
            </m:ctrlPr>
          </m:dPr>
          <m:e>
            <m:sSup>
              <m:sSupPr>
                <m:ctrlPr>
                  <w:rPr>
                    <w:rFonts w:ascii="Cambria Math" w:hAnsi="Cambria Math" w:cs="Times New Roman"/>
                    <w:i/>
                    <w:sz w:val="24"/>
                    <w:szCs w:val="24"/>
                    <w:vertAlign w:val="superscript"/>
                    <w:lang w:bidi="he-IL"/>
                  </w:rPr>
                </m:ctrlPr>
              </m:sSupPr>
              <m:e>
                <m:r>
                  <w:rPr>
                    <w:rFonts w:ascii="Cambria Math" w:hAnsi="Cambria Math" w:cs="Times New Roman"/>
                    <w:sz w:val="24"/>
                    <w:szCs w:val="24"/>
                    <w:vertAlign w:val="superscript"/>
                    <w:lang w:bidi="he-IL"/>
                  </w:rPr>
                  <m:t>2</m:t>
                </m:r>
              </m:e>
              <m:sup>
                <m:r>
                  <w:rPr>
                    <w:rFonts w:ascii="Cambria Math" w:hAnsi="Cambria Math" w:cs="Times New Roman"/>
                    <w:sz w:val="24"/>
                    <w:szCs w:val="24"/>
                    <w:vertAlign w:val="superscript"/>
                    <w:lang w:bidi="he-IL"/>
                  </w:rPr>
                  <m:t>M</m:t>
                </m:r>
              </m:sup>
            </m:sSup>
          </m:e>
        </m:d>
      </m:oMath>
    </w:p>
    <w:p w:rsidR="00AE4229" w:rsidRDefault="00AE4229" w:rsidP="007C5F01">
      <w:pPr>
        <w:pStyle w:val="ListParagraph"/>
        <w:numPr>
          <w:ilvl w:val="0"/>
          <w:numId w:val="25"/>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sSub>
          <m:sSubPr>
            <m:ctrlPr>
              <w:rPr>
                <w:rFonts w:ascii="Cambria Math" w:hAnsi="Cambria Math" w:cs="Times New Roman"/>
                <w:i/>
                <w:sz w:val="24"/>
                <w:szCs w:val="24"/>
                <w:lang w:bidi="he-IL"/>
              </w:rPr>
            </m:ctrlPr>
          </m:sSub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Sub>
      </m:oMath>
    </w:p>
    <w:p w:rsidR="00AE4229" w:rsidRDefault="00AE4229" w:rsidP="00AE4229">
      <w:r>
        <w:t xml:space="preserve">There are various libraries that implement these groups. We incorporate the following libraries implementations: </w:t>
      </w:r>
    </w:p>
    <w:p w:rsidR="00AE4229" w:rsidRPr="00F90739" w:rsidRDefault="00AE4229" w:rsidP="00D54590">
      <w:pPr>
        <w:pStyle w:val="ListParagraph"/>
        <w:numPr>
          <w:ilvl w:val="0"/>
          <w:numId w:val="45"/>
        </w:numPr>
        <w:rPr>
          <w:rFonts w:asciiTheme="minorHAnsi" w:hAnsiTheme="minorHAnsi" w:cstheme="minorHAnsi"/>
          <w:sz w:val="24"/>
          <w:szCs w:val="24"/>
        </w:rPr>
      </w:pPr>
      <w:r w:rsidRPr="00F90739">
        <w:rPr>
          <w:rFonts w:asciiTheme="minorHAnsi" w:hAnsiTheme="minorHAnsi" w:cstheme="minorHAnsi"/>
          <w:sz w:val="24"/>
          <w:szCs w:val="24"/>
        </w:rPr>
        <w:t xml:space="preserve">Crypto++ implementation of </w:t>
      </w:r>
      <m:oMath>
        <m:sSubSup>
          <m:sSubSupPr>
            <m:ctrlPr>
              <w:rPr>
                <w:rFonts w:ascii="Cambria Math" w:hAnsi="Cambria Math" w:cstheme="minorHAnsi"/>
                <w:i/>
                <w:sz w:val="24"/>
                <w:szCs w:val="24"/>
                <w:lang w:bidi="he-IL"/>
              </w:rPr>
            </m:ctrlPr>
          </m:sSubSupPr>
          <m:e>
            <m:r>
              <m:rPr>
                <m:scr m:val="double-struck"/>
              </m:rPr>
              <w:rPr>
                <w:rFonts w:ascii="Cambria Math" w:hAnsi="Cambria Math" w:cstheme="minorHAnsi"/>
                <w:sz w:val="24"/>
                <w:szCs w:val="24"/>
                <w:lang w:bidi="he-IL"/>
              </w:rPr>
              <m:t>Z</m:t>
            </m:r>
          </m:e>
          <m:sub>
            <m:r>
              <w:rPr>
                <w:rFonts w:ascii="Cambria Math" w:hAnsi="Cambria Math" w:cstheme="minorHAnsi"/>
                <w:sz w:val="24"/>
                <w:szCs w:val="24"/>
                <w:lang w:bidi="he-IL"/>
              </w:rPr>
              <m:t>p</m:t>
            </m:r>
          </m:sub>
          <m:sup>
            <m:r>
              <w:rPr>
                <w:rFonts w:ascii="Cambria Math" w:hAnsi="Cambria Math" w:cstheme="minorHAnsi"/>
                <w:sz w:val="24"/>
                <w:szCs w:val="24"/>
                <w:lang w:bidi="he-IL"/>
              </w:rPr>
              <m:t>*</m:t>
            </m:r>
          </m:sup>
        </m:sSubSup>
      </m:oMath>
    </w:p>
    <w:p w:rsidR="00AE4229" w:rsidRPr="00F90739" w:rsidRDefault="00AE4229" w:rsidP="00D54590">
      <w:pPr>
        <w:pStyle w:val="ListParagraph"/>
        <w:numPr>
          <w:ilvl w:val="0"/>
          <w:numId w:val="45"/>
        </w:numPr>
        <w:rPr>
          <w:rFonts w:asciiTheme="minorHAnsi" w:hAnsiTheme="minorHAnsi" w:cstheme="minorHAnsi"/>
          <w:sz w:val="24"/>
          <w:szCs w:val="24"/>
        </w:rPr>
      </w:pPr>
      <w:r>
        <w:rPr>
          <w:rFonts w:asciiTheme="minorHAnsi" w:hAnsiTheme="minorHAnsi" w:cstheme="minorHAnsi"/>
          <w:sz w:val="24"/>
          <w:szCs w:val="24"/>
        </w:rPr>
        <w:t xml:space="preserve">Bouncy </w:t>
      </w:r>
      <w:r w:rsidRPr="00F90739">
        <w:rPr>
          <w:rFonts w:asciiTheme="minorHAnsi" w:hAnsiTheme="minorHAnsi" w:cstheme="minorHAnsi"/>
          <w:sz w:val="24"/>
          <w:szCs w:val="24"/>
        </w:rPr>
        <w:t>castle implementation over elliptic curves</w:t>
      </w:r>
    </w:p>
    <w:p w:rsidR="00AE4229" w:rsidRPr="00BC0A69" w:rsidRDefault="00AE4229" w:rsidP="00D54590">
      <w:pPr>
        <w:pStyle w:val="ListParagraph"/>
        <w:numPr>
          <w:ilvl w:val="0"/>
          <w:numId w:val="45"/>
        </w:numPr>
      </w:pPr>
      <w:r w:rsidRPr="00F90739">
        <w:rPr>
          <w:rFonts w:asciiTheme="minorHAnsi" w:hAnsiTheme="minorHAnsi" w:cstheme="minorHAnsi"/>
          <w:sz w:val="24"/>
          <w:szCs w:val="24"/>
        </w:rPr>
        <w:t>MIRACL implementation over elliptic curves</w:t>
      </w:r>
      <w:r>
        <w:rPr>
          <w:rFonts w:asciiTheme="minorHAnsi" w:hAnsiTheme="minorHAnsi" w:cstheme="minorHAnsi"/>
          <w:sz w:val="24"/>
          <w:szCs w:val="24"/>
        </w:rPr>
        <w:t xml:space="preserve">. MIRACL’s performance is shown in Reference [6] - </w:t>
      </w:r>
      <w:hyperlink r:id="rId39" w:history="1">
        <w:r w:rsidRPr="005123DC">
          <w:rPr>
            <w:rStyle w:val="Hyperlink"/>
            <w:rFonts w:asciiTheme="minorHAnsi" w:hAnsiTheme="minorHAnsi" w:cstheme="minorHAnsi"/>
            <w:sz w:val="24"/>
            <w:szCs w:val="24"/>
          </w:rPr>
          <w:t>http://ite.gmu.edu/~kgaj/publications/conferences/GMU_SPEED_2007.pdf</w:t>
        </w:r>
      </w:hyperlink>
      <w:r>
        <w:rPr>
          <w:rFonts w:asciiTheme="minorHAnsi" w:hAnsiTheme="minorHAnsi" w:cstheme="minorHAnsi"/>
          <w:sz w:val="24"/>
          <w:szCs w:val="24"/>
        </w:rPr>
        <w:t xml:space="preserve">. </w:t>
      </w:r>
    </w:p>
    <w:p w:rsidR="00AE4229" w:rsidRDefault="00AE4229" w:rsidP="00AE4229">
      <w:r>
        <w:t>There is a concrete class for every library implementation of every DlogGroup.</w:t>
      </w:r>
    </w:p>
    <w:p w:rsidR="00AE4229" w:rsidRDefault="00AE4229" w:rsidP="00AE4229"/>
    <w:p w:rsidR="00B42790" w:rsidRDefault="00034564" w:rsidP="00AE4229">
      <w:r w:rsidRPr="00034564">
        <w:rPr>
          <w:noProof/>
        </w:rPr>
        <w:drawing>
          <wp:inline distT="0" distB="0" distL="0" distR="0" wp14:anchorId="3D843E56" wp14:editId="1558372C">
            <wp:extent cx="6555179" cy="5213268"/>
            <wp:effectExtent l="0" t="0" r="0" b="6985"/>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556340" cy="5214191"/>
                    </a:xfrm>
                    <a:prstGeom prst="rect">
                      <a:avLst/>
                    </a:prstGeom>
                  </pic:spPr>
                </pic:pic>
              </a:graphicData>
            </a:graphic>
          </wp:inline>
        </w:drawing>
      </w:r>
    </w:p>
    <w:p w:rsidR="00B42790" w:rsidRDefault="00B42790" w:rsidP="00AE4229"/>
    <w:p w:rsidR="00753E0D" w:rsidRDefault="00753E0D" w:rsidP="00AE4229"/>
    <w:p w:rsidR="00753E0D" w:rsidRDefault="00753E0D" w:rsidP="00753E0D">
      <w:pPr>
        <w:pStyle w:val="Heading4"/>
      </w:pPr>
      <w:r>
        <w:t xml:space="preserve"> </w:t>
      </w:r>
      <w:bookmarkStart w:id="806" w:name="_Toc331084180"/>
      <w:r>
        <w:t>Dlog Concrete Implementations’ Dynamic View</w:t>
      </w:r>
      <w:bookmarkEnd w:id="806"/>
    </w:p>
    <w:p w:rsidR="00AE4229" w:rsidRDefault="00AE4229" w:rsidP="00AE4229">
      <w:r>
        <w:t xml:space="preserve">The initialization of the concrete classes is different and depends on the implementation and </w:t>
      </w:r>
      <w:r w:rsidR="00B16B95">
        <w:t xml:space="preserve">on </w:t>
      </w:r>
      <w:r>
        <w:t>the group.</w:t>
      </w:r>
    </w:p>
    <w:p w:rsidR="00D349DA" w:rsidRDefault="00D349DA" w:rsidP="00D349DA">
      <w:pPr>
        <w:pStyle w:val="Heading5"/>
      </w:pPr>
      <w:r>
        <w:t>Zp Groups Issues</w:t>
      </w:r>
    </w:p>
    <w:p w:rsidR="00AE4229" w:rsidRDefault="00B16B95" w:rsidP="006F6B0C">
      <w:r>
        <w:t xml:space="preserve">Safe prime Dlog groups over Zp get all the necessary group parameters upon construction. These parameters can be passed as an object of type </w:t>
      </w:r>
      <w:r w:rsidRPr="00B16B95">
        <w:t>ZpGroupParams</w:t>
      </w:r>
      <w:r>
        <w:t xml:space="preserve"> or as the order, generator and p</w:t>
      </w:r>
      <w:r w:rsidR="006F6B0C">
        <w:t>,</w:t>
      </w:r>
      <w:r>
        <w:t xml:space="preserve"> or as the </w:t>
      </w:r>
      <w:r w:rsidR="006F6B0C">
        <w:t xml:space="preserve">size of p in </w:t>
      </w:r>
      <w:r>
        <w:t>bits</w:t>
      </w:r>
      <w:r w:rsidR="006F6B0C">
        <w:t xml:space="preserve"> in which case random values are chosen.</w:t>
      </w:r>
      <w:r>
        <w:t xml:space="preserve"> </w:t>
      </w:r>
    </w:p>
    <w:p w:rsidR="00AE4229" w:rsidRDefault="00AE4229" w:rsidP="00647219">
      <w:r>
        <w:t>Elliptic curve</w:t>
      </w:r>
      <w:r w:rsidR="00647219">
        <w:t>s</w:t>
      </w:r>
      <w:r>
        <w:t xml:space="preserve"> get the necessary parameters from files with a strict format. The class that manages the reading from the files is DlogGroupEC. This is an abstract class that inherits from DlogGroupAbs and is inherited by the concrete elliptic curve classes, so the concrete classes can use the uploaded files.</w:t>
      </w:r>
      <w:r w:rsidR="00647219">
        <w:t xml:space="preserve"> Since </w:t>
      </w:r>
      <w:proofErr w:type="gramStart"/>
      <w:r w:rsidR="00647219" w:rsidRPr="00647219">
        <w:t xml:space="preserve">DlogGroupEC </w:t>
      </w:r>
      <w:r w:rsidR="00647219">
        <w:t xml:space="preserve"> is</w:t>
      </w:r>
      <w:proofErr w:type="gramEnd"/>
      <w:r w:rsidR="00647219">
        <w:t xml:space="preserve"> extended by classes that wrap Bouncy Castle as well as by classed that wrap Miracl, its dynamic view will be presented once together with the dynamic view of the Bouncy Castle’s wrapper.</w:t>
      </w:r>
    </w:p>
    <w:p w:rsidR="00AE4229" w:rsidRDefault="00AE4229" w:rsidP="00AE4229"/>
    <w:p w:rsidR="00D349DA" w:rsidRDefault="00D349DA" w:rsidP="00D349DA">
      <w:pPr>
        <w:pStyle w:val="Heading5"/>
      </w:pPr>
      <w:r>
        <w:t>Elliptic Curves Issues</w:t>
      </w:r>
    </w:p>
    <w:p w:rsidR="00AE4229" w:rsidRDefault="00AE4229" w:rsidP="00753E0D">
      <w:r>
        <w:t xml:space="preserve">As a default, we will use NIST recommended elliptic curves. We supply in our library a NIST file containing the parameters for the NIST most recommended curves. The concrete EC classes have </w:t>
      </w:r>
      <w:proofErr w:type="gramStart"/>
      <w:r>
        <w:t>an</w:t>
      </w:r>
      <w:proofErr w:type="gramEnd"/>
      <w:r>
        <w:t xml:space="preserve"> </w:t>
      </w:r>
      <w:r w:rsidR="00753E0D">
        <w:t>constructor</w:t>
      </w:r>
      <w:r>
        <w:t xml:space="preserve"> that accepts only one string representing NIST’s curve’s name, such as P-256. These init functions check that the accepted curve is one of NIST curves and extract the matching parameters from the NIST file. We assume that NIST curves will be used commonly, so this file is uploaded once by the DlogGroupEC class at the start of the program. </w:t>
      </w:r>
    </w:p>
    <w:p w:rsidR="00AE4229" w:rsidRDefault="00AE4229" w:rsidP="00AE4229"/>
    <w:p w:rsidR="00AE4229" w:rsidRDefault="00AE4229" w:rsidP="00AE4229">
      <w:pPr>
        <w:rPr>
          <w:rtl/>
        </w:rPr>
      </w:pPr>
      <w:r>
        <w:t xml:space="preserve">Alternatively, the user may choose to use different curves other that NIST recommended curves. To do so, the user needs to create a file and write there the parameters of the curve he wants to use. The format of the files can be found in the </w:t>
      </w:r>
      <w:hyperlink w:anchor="_Curves_file_format" w:history="1">
        <w:r w:rsidRPr="00222562">
          <w:rPr>
            <w:rStyle w:val="Hyperlink"/>
          </w:rPr>
          <w:t>curves file format</w:t>
        </w:r>
      </w:hyperlink>
      <w:r>
        <w:t xml:space="preserve"> in the appendix. </w:t>
      </w:r>
    </w:p>
    <w:p w:rsidR="00AE4229" w:rsidRDefault="00AE4229" w:rsidP="00753E0D">
      <w:r>
        <w:t xml:space="preserve">It is the user responsibility to check the validity of the parameters. We assume that they are valid and do not check them. After the file has been created, the user can call the </w:t>
      </w:r>
      <w:r w:rsidR="00753E0D">
        <w:t xml:space="preserve">constructor that </w:t>
      </w:r>
      <w:r>
        <w:t>accepts two string</w:t>
      </w:r>
      <w:r w:rsidR="00753E0D">
        <w:t>s</w:t>
      </w:r>
      <w:r>
        <w:t xml:space="preserve"> that represent the file name and the curve name, respectively. This function opens the file with the given name, extracts the parameters that match the given curve name and sets the generator and the GroupParams of the DlogGroup.</w:t>
      </w:r>
    </w:p>
    <w:p w:rsidR="00AE4229" w:rsidRDefault="00AE4229" w:rsidP="00AE4229"/>
    <w:p w:rsidR="004F3257" w:rsidRDefault="00753E0D" w:rsidP="007331E7">
      <w:r>
        <w:t>Since we implement</w:t>
      </w:r>
      <w:r w:rsidR="007331E7">
        <w:t xml:space="preserve"> Elliptic Curves using the Java library, Bouncy Castle, and the C library, Miracl, some functionality that depends on the field (F</w:t>
      </w:r>
      <w:r w:rsidR="007331E7" w:rsidRPr="007331E7">
        <w:rPr>
          <w:vertAlign w:val="subscript"/>
        </w:rPr>
        <w:t>p</w:t>
      </w:r>
      <w:r w:rsidR="007331E7">
        <w:t xml:space="preserve"> or F</w:t>
      </w:r>
      <w:r w:rsidR="007331E7" w:rsidRPr="007331E7">
        <w:rPr>
          <w:vertAlign w:val="subscript"/>
        </w:rPr>
        <w:t>2m</w:t>
      </w:r>
      <w:r w:rsidR="007331E7">
        <w:t xml:space="preserve">) and not on the library used might be repeated in the different concrete classes. In order to </w:t>
      </w:r>
      <w:r w:rsidR="00034564">
        <w:t xml:space="preserve">do </w:t>
      </w:r>
      <w:r w:rsidR="007331E7">
        <w:t>this, we introduce two utility classes, one for each field, that perform activities relevant to the field and independent from the implementing library, gaining thus efficient code re-use.</w:t>
      </w:r>
    </w:p>
    <w:p w:rsidR="004F3257" w:rsidRDefault="004F3257" w:rsidP="007331E7"/>
    <w:p w:rsidR="00E41954" w:rsidRDefault="00E41954" w:rsidP="007331E7"/>
    <w:p w:rsidR="00E41954" w:rsidRDefault="00E41954" w:rsidP="007331E7"/>
    <w:p w:rsidR="00E41954" w:rsidRDefault="00E41954" w:rsidP="007331E7"/>
    <w:p w:rsidR="00E41954" w:rsidRDefault="00E41954" w:rsidP="007331E7"/>
    <w:p w:rsidR="00EA2AB2" w:rsidRPr="00D349DA" w:rsidRDefault="00EA2AB2" w:rsidP="00D349DA">
      <w:pPr>
        <w:pStyle w:val="Heading6"/>
        <w:rPr>
          <w:u w:val="single"/>
        </w:rPr>
      </w:pPr>
      <w:r w:rsidRPr="00D349DA">
        <w:rPr>
          <w:u w:val="single"/>
        </w:rPr>
        <w:lastRenderedPageBreak/>
        <w:t>Definition of Element of a Dlog Group over Elliptic Curve</w:t>
      </w:r>
    </w:p>
    <w:p w:rsidR="00D349DA" w:rsidRPr="00D349DA" w:rsidRDefault="00D349DA" w:rsidP="00D349DA">
      <w:pPr>
        <w:rPr>
          <w:lang w:val="nl-NL"/>
        </w:rPr>
      </w:pPr>
    </w:p>
    <w:p w:rsidR="00EA2AB2" w:rsidRDefault="00EA2AB2" w:rsidP="00EA2AB2">
      <w:r>
        <w:t>A pair of coordinates (x</w:t>
      </w:r>
      <w:proofErr w:type="gramStart"/>
      <w:r>
        <w:t>,y</w:t>
      </w:r>
      <w:proofErr w:type="gramEnd"/>
      <w:r>
        <w:t xml:space="preserve">) is a member of a Dlog group with prime order </w:t>
      </w:r>
      <w:r w:rsidRPr="00596230">
        <w:rPr>
          <w:i/>
          <w:iCs/>
        </w:rPr>
        <w:t>q</w:t>
      </w:r>
      <w:r>
        <w:t xml:space="preserve"> over an Elliptic Curve if it meets the following two conditions:</w:t>
      </w:r>
    </w:p>
    <w:p w:rsidR="00EA2AB2" w:rsidRDefault="00EA2AB2" w:rsidP="00D54590">
      <w:pPr>
        <w:pStyle w:val="ListParagraph"/>
        <w:numPr>
          <w:ilvl w:val="0"/>
          <w:numId w:val="83"/>
        </w:numPr>
      </w:pPr>
      <w:r>
        <w:t>P = (x</w:t>
      </w:r>
      <w:proofErr w:type="gramStart"/>
      <w:r>
        <w:t>,y</w:t>
      </w:r>
      <w:proofErr w:type="gramEnd"/>
      <w:r>
        <w:t>) is a point in the Elliptic curve, i.e (x,y) is a solution of the curve’s equation.</w:t>
      </w:r>
    </w:p>
    <w:p w:rsidR="00EA2AB2" w:rsidRDefault="00EA2AB2" w:rsidP="00D54590">
      <w:pPr>
        <w:pStyle w:val="ListParagraph"/>
        <w:numPr>
          <w:ilvl w:val="0"/>
          <w:numId w:val="83"/>
        </w:numPr>
      </w:pPr>
      <w:r>
        <w:t>P = (x</w:t>
      </w:r>
      <w:proofErr w:type="gramStart"/>
      <w:r>
        <w:t>,y</w:t>
      </w:r>
      <w:proofErr w:type="gramEnd"/>
      <w:r>
        <w:t>) is a point in the q-order group which is a sub-group of the Elliptic Curve.</w:t>
      </w:r>
    </w:p>
    <w:p w:rsidR="00EA2AB2" w:rsidRDefault="00EA2AB2" w:rsidP="00EA2AB2">
      <w:r>
        <w:t>Checking if a given “point” is in the group is done in two steps:</w:t>
      </w:r>
    </w:p>
    <w:p w:rsidR="00EA2AB2" w:rsidRDefault="00EA2AB2" w:rsidP="00D54590">
      <w:pPr>
        <w:pStyle w:val="ListParagraph"/>
        <w:numPr>
          <w:ilvl w:val="0"/>
          <w:numId w:val="81"/>
        </w:numPr>
      </w:pPr>
      <w:r>
        <w:t>Checking that the point is on the curve, performed by checkCurveMembership</w:t>
      </w:r>
    </w:p>
    <w:p w:rsidR="00EA2AB2" w:rsidRDefault="00EA2AB2" w:rsidP="00D54590">
      <w:pPr>
        <w:pStyle w:val="ListParagraph"/>
        <w:numPr>
          <w:ilvl w:val="0"/>
          <w:numId w:val="81"/>
        </w:numPr>
      </w:pPr>
      <w:r>
        <w:t>Checking that the point is in the Dlog group,</w:t>
      </w:r>
      <w:r w:rsidR="00E41954">
        <w:t xml:space="preserve"> </w:t>
      </w:r>
      <w:r>
        <w:t>performed by checkSubGroupMembership</w:t>
      </w:r>
    </w:p>
    <w:p w:rsidR="00EA2AB2" w:rsidRDefault="00EA2AB2" w:rsidP="004F3257">
      <w:r>
        <w:t xml:space="preserve">These two checks are implemented in </w:t>
      </w:r>
      <w:r w:rsidR="004F3257">
        <w:t xml:space="preserve">the </w:t>
      </w:r>
      <w:r>
        <w:t xml:space="preserve">utility classes </w:t>
      </w:r>
      <w:r w:rsidR="004F3257">
        <w:t xml:space="preserve">showed above: </w:t>
      </w:r>
      <w:r>
        <w:t xml:space="preserve"> </w:t>
      </w:r>
      <w:r w:rsidR="00D349DA">
        <w:t>EC</w:t>
      </w:r>
      <w:r>
        <w:t xml:space="preserve">FpUtility and </w:t>
      </w:r>
      <w:r w:rsidR="00D349DA">
        <w:t>EC</w:t>
      </w:r>
      <w:r>
        <w:t>F2mUtility.</w:t>
      </w:r>
    </w:p>
    <w:p w:rsidR="00EA2AB2" w:rsidRDefault="00EA2AB2" w:rsidP="00EA2AB2">
      <w:r>
        <w:t>EC concrete classes will hold an instance of the utility class that fits the elliptic curve field (</w:t>
      </w:r>
      <w:r w:rsidR="00D349DA">
        <w:t>EC</w:t>
      </w:r>
      <w:r>
        <w:t xml:space="preserve">FpUtility and </w:t>
      </w:r>
      <w:r w:rsidR="00D349DA">
        <w:t>EC</w:t>
      </w:r>
      <w:r>
        <w:t xml:space="preserve">F2mUtility). The function DlogGroup::isMember will call the checkCurveMembership and checkSubGroupMembership functions of the corresponding utility class, which implement the two steps mentioned above. </w:t>
      </w:r>
    </w:p>
    <w:p w:rsidR="00EA2AB2" w:rsidRDefault="00EA2AB2" w:rsidP="00EA2AB2">
      <w:r>
        <w:t>The function checkSubGroupMembership gets an elliptic curve point over a specific field, Fp or F2m, according the utility class type. Currently, we separated the elliptic curve points according the library which implement them and we don’t have a separation by the elliptic curve field. To get over this problem</w:t>
      </w:r>
      <w:r w:rsidR="00926B6C">
        <w:t>, we</w:t>
      </w:r>
      <w:r>
        <w:t xml:space="preserve"> need to add to group element hierarchy the interfaces ECFpPoint and ECP2mPoint. Every concrete class that implements an elliptic curve point over specific field (by specific library) will implement the corresponding</w:t>
      </w:r>
      <w:r w:rsidR="00D349DA">
        <w:t xml:space="preserve"> interface.</w:t>
      </w:r>
    </w:p>
    <w:p w:rsidR="00EA2AB2" w:rsidRDefault="00EA2AB2" w:rsidP="00EA2AB2"/>
    <w:p w:rsidR="00EA2AB2" w:rsidRPr="00D349DA" w:rsidRDefault="005844BF" w:rsidP="00D349DA">
      <w:pPr>
        <w:pStyle w:val="Heading6"/>
        <w:rPr>
          <w:u w:val="single"/>
        </w:rPr>
      </w:pPr>
      <w:bookmarkStart w:id="807" w:name="_Generation_of_an"/>
      <w:bookmarkEnd w:id="807"/>
      <w:r>
        <w:t xml:space="preserve"> </w:t>
      </w:r>
      <w:r w:rsidR="00EA2AB2" w:rsidRPr="00D349DA">
        <w:rPr>
          <w:u w:val="single"/>
        </w:rPr>
        <w:t>Generation of an Element of a Dlog group over an Elliptic curve:</w:t>
      </w:r>
    </w:p>
    <w:p w:rsidR="00D349DA" w:rsidRPr="00D349DA" w:rsidRDefault="00D349DA" w:rsidP="00D349DA">
      <w:pPr>
        <w:rPr>
          <w:lang w:val="nl-NL"/>
        </w:rPr>
      </w:pPr>
    </w:p>
    <w:p w:rsidR="00EA2AB2" w:rsidRDefault="00EA2AB2" w:rsidP="00EA2AB2">
      <w:r>
        <w:t>Elements of a Dlog group over EC can be generated in two ways:</w:t>
      </w:r>
    </w:p>
    <w:p w:rsidR="00EA2AB2" w:rsidRDefault="00EA2AB2" w:rsidP="00D54590">
      <w:pPr>
        <w:pStyle w:val="ListParagraph"/>
        <w:numPr>
          <w:ilvl w:val="0"/>
          <w:numId w:val="84"/>
        </w:numPr>
      </w:pPr>
      <w:r>
        <w:t xml:space="preserve">The dlog group </w:t>
      </w:r>
      <w:r w:rsidR="00926B6C">
        <w:t>creates</w:t>
      </w:r>
      <w:r>
        <w:t xml:space="preserve"> a new random element and returns it. This is done by function DlogGroup::</w:t>
      </w:r>
      <w:r w:rsidR="00926B6C">
        <w:t>create</w:t>
      </w:r>
      <w:r>
        <w:t xml:space="preserve">RandomElement() : GroupElement </w:t>
      </w:r>
    </w:p>
    <w:p w:rsidR="00EA2AB2" w:rsidRDefault="00EA2AB2" w:rsidP="00D54590">
      <w:pPr>
        <w:pStyle w:val="ListParagraph"/>
        <w:numPr>
          <w:ilvl w:val="0"/>
          <w:numId w:val="84"/>
        </w:numPr>
      </w:pPr>
      <w:r>
        <w:t xml:space="preserve">The </w:t>
      </w:r>
      <w:r w:rsidR="00926B6C">
        <w:t>dlog group creates</w:t>
      </w:r>
      <w:r>
        <w:t xml:space="preserve"> a new element with coordinates (x</w:t>
      </w:r>
      <w:proofErr w:type="gramStart"/>
      <w:r>
        <w:t>,y</w:t>
      </w:r>
      <w:proofErr w:type="gramEnd"/>
      <w:r>
        <w:t>) given by the user. This is done by the function DlogGroup::</w:t>
      </w:r>
      <w:r w:rsidR="00926B6C">
        <w:t>create</w:t>
      </w:r>
      <w:r>
        <w:t>Element(BigInteger x, BigInteger y) : GroupElement</w:t>
      </w:r>
    </w:p>
    <w:p w:rsidR="00EA2AB2" w:rsidRDefault="00926B6C" w:rsidP="00926B6C">
      <w:r>
        <w:t xml:space="preserve">The function </w:t>
      </w:r>
      <w:proofErr w:type="gramStart"/>
      <w:r>
        <w:t>create</w:t>
      </w:r>
      <w:r w:rsidR="00EA2AB2">
        <w:t>RandomElement(</w:t>
      </w:r>
      <w:proofErr w:type="gramEnd"/>
      <w:r w:rsidR="00EA2AB2">
        <w:t xml:space="preserve">) always succeeds since by definition it samples a point of the curve which is also a point in the subgroup. However, the function </w:t>
      </w:r>
      <w:r>
        <w:t>create</w:t>
      </w:r>
      <w:r w:rsidR="00EA2AB2">
        <w:t>Element(x,</w:t>
      </w:r>
      <w:r>
        <w:t xml:space="preserve"> </w:t>
      </w:r>
      <w:r w:rsidR="00EA2AB2">
        <w:t xml:space="preserve">y) may not succeed if the passed coordinates do not meet the conditions explained above. In this case it throws </w:t>
      </w:r>
      <w:proofErr w:type="gramStart"/>
      <w:r w:rsidR="00EA2AB2">
        <w:t>IllegalArgumentException(</w:t>
      </w:r>
      <w:proofErr w:type="gramEnd"/>
      <w:r w:rsidR="00EA2AB2">
        <w:t>“Could not generate the element. The given (x, y) is not a point in this Dlog group”).</w:t>
      </w:r>
    </w:p>
    <w:p w:rsidR="00EA2AB2" w:rsidRDefault="00926B6C" w:rsidP="00EA2AB2">
      <w:r>
        <w:t>Creat</w:t>
      </w:r>
      <w:r w:rsidR="00EA2AB2">
        <w:t>ing an element given the coordinates (x,</w:t>
      </w:r>
      <w:r>
        <w:t xml:space="preserve"> </w:t>
      </w:r>
      <w:r w:rsidR="00EA2AB2">
        <w:t>y) is similar to checking if a candidate “point” is actually a point in the group.</w:t>
      </w:r>
    </w:p>
    <w:p w:rsidR="00EA2AB2" w:rsidRDefault="00EA2AB2" w:rsidP="00EA2AB2">
      <w:r>
        <w:t>The general algorithm follows the definition above and it is as follows:</w:t>
      </w:r>
    </w:p>
    <w:p w:rsidR="00EA2AB2" w:rsidRDefault="00EA2AB2" w:rsidP="00D54590">
      <w:pPr>
        <w:pStyle w:val="ListParagraph"/>
        <w:numPr>
          <w:ilvl w:val="0"/>
          <w:numId w:val="82"/>
        </w:numPr>
      </w:pPr>
      <w:r>
        <w:t>Check that the given x, y are the coordinates of a point on the curve.</w:t>
      </w:r>
    </w:p>
    <w:p w:rsidR="00EA2AB2" w:rsidRDefault="00EA2AB2" w:rsidP="00D54590">
      <w:pPr>
        <w:pStyle w:val="ListParagraph"/>
        <w:numPr>
          <w:ilvl w:val="0"/>
          <w:numId w:val="82"/>
        </w:numPr>
      </w:pPr>
      <w:r>
        <w:t xml:space="preserve">Check that the point is in the </w:t>
      </w:r>
      <w:r w:rsidR="00926B6C">
        <w:t>q-order group which is a sub-group of the Elliptic Curve.</w:t>
      </w:r>
    </w:p>
    <w:p w:rsidR="00EA2AB2" w:rsidRDefault="00EA2AB2" w:rsidP="005844BF"/>
    <w:p w:rsidR="00B2418E" w:rsidRDefault="00B2418E">
      <w:pPr>
        <w:autoSpaceDE/>
        <w:autoSpaceDN/>
        <w:adjustRightInd/>
        <w:rPr>
          <w:b/>
          <w:bCs/>
        </w:rPr>
      </w:pPr>
      <w:r>
        <w:rPr>
          <w:b/>
          <w:bCs/>
        </w:rPr>
        <w:br w:type="page"/>
      </w:r>
    </w:p>
    <w:p w:rsidR="00D349DA" w:rsidRDefault="00D349DA" w:rsidP="005844BF">
      <w:pPr>
        <w:rPr>
          <w:b/>
          <w:bCs/>
        </w:rPr>
      </w:pPr>
      <w:r w:rsidRPr="00D349DA">
        <w:rPr>
          <w:b/>
          <w:bCs/>
        </w:rPr>
        <w:lastRenderedPageBreak/>
        <w:t>ECFpUtility</w:t>
      </w:r>
      <w:r>
        <w:rPr>
          <w:b/>
          <w:bCs/>
        </w:rPr>
        <w:t xml:space="preserve"> Class</w:t>
      </w:r>
    </w:p>
    <w:p w:rsidR="00B214B9" w:rsidRPr="00446545" w:rsidRDefault="00B214B9" w:rsidP="005844BF">
      <w:pPr>
        <w:rPr>
          <w:rFonts w:asciiTheme="minorHAnsi" w:hAnsiTheme="minorHAnsi" w:cstheme="minorHAnsi"/>
        </w:rPr>
      </w:pPr>
      <w:r w:rsidRPr="00446545">
        <w:rPr>
          <w:rFonts w:asciiTheme="minorHAnsi" w:hAnsiTheme="minorHAnsi" w:cstheme="minorHAnsi"/>
        </w:rPr>
        <w:t xml:space="preserve">The equation of the elliptic curve on a prime field Fp is </w:t>
      </w:r>
      <w:r w:rsidRPr="00446545">
        <w:rPr>
          <w:rFonts w:asciiTheme="minorHAnsi" w:hAnsiTheme="minorHAnsi" w:cstheme="minorHAnsi"/>
          <w:b/>
          <w:bCs/>
        </w:rPr>
        <w:t>y</w:t>
      </w:r>
      <w:r w:rsidRPr="00446545">
        <w:rPr>
          <w:rFonts w:asciiTheme="minorHAnsi" w:hAnsiTheme="minorHAnsi" w:cstheme="minorHAnsi"/>
          <w:b/>
          <w:bCs/>
          <w:vertAlign w:val="superscript"/>
        </w:rPr>
        <w:t>2</w:t>
      </w:r>
      <w:r w:rsidRPr="00446545">
        <w:rPr>
          <w:rFonts w:asciiTheme="minorHAnsi" w:hAnsiTheme="minorHAnsi" w:cstheme="minorHAnsi"/>
          <w:b/>
          <w:bCs/>
        </w:rPr>
        <w:t xml:space="preserve"> mod p= x</w:t>
      </w:r>
      <w:r w:rsidRPr="00446545">
        <w:rPr>
          <w:rFonts w:asciiTheme="minorHAnsi" w:hAnsiTheme="minorHAnsi" w:cstheme="minorHAnsi"/>
          <w:b/>
          <w:bCs/>
          <w:vertAlign w:val="superscript"/>
        </w:rPr>
        <w:t>3</w:t>
      </w:r>
      <w:r w:rsidRPr="00446545">
        <w:rPr>
          <w:rFonts w:asciiTheme="minorHAnsi" w:hAnsiTheme="minorHAnsi" w:cstheme="minorHAnsi"/>
          <w:b/>
          <w:bCs/>
        </w:rPr>
        <w:t xml:space="preserve"> + ax + b mod p</w:t>
      </w:r>
      <w:r w:rsidRPr="00446545">
        <w:rPr>
          <w:rFonts w:asciiTheme="minorHAnsi" w:hAnsiTheme="minorHAnsi" w:cstheme="minorHAnsi"/>
        </w:rPr>
        <w:t xml:space="preserve">, where </w:t>
      </w:r>
      <w:r w:rsidRPr="00446545">
        <w:rPr>
          <w:rFonts w:asciiTheme="minorHAnsi" w:hAnsiTheme="minorHAnsi" w:cstheme="minorHAnsi"/>
          <w:b/>
          <w:bCs/>
        </w:rPr>
        <w:t>4a</w:t>
      </w:r>
      <w:r w:rsidRPr="00446545">
        <w:rPr>
          <w:rFonts w:asciiTheme="minorHAnsi" w:hAnsiTheme="minorHAnsi" w:cstheme="minorHAnsi"/>
          <w:b/>
          <w:bCs/>
          <w:vertAlign w:val="superscript"/>
        </w:rPr>
        <w:t>3</w:t>
      </w:r>
      <w:r w:rsidRPr="00446545">
        <w:rPr>
          <w:rFonts w:asciiTheme="minorHAnsi" w:hAnsiTheme="minorHAnsi" w:cstheme="minorHAnsi"/>
          <w:b/>
          <w:bCs/>
        </w:rPr>
        <w:t xml:space="preserve"> + 27b</w:t>
      </w:r>
      <w:r w:rsidRPr="00446545">
        <w:rPr>
          <w:rFonts w:asciiTheme="minorHAnsi" w:hAnsiTheme="minorHAnsi" w:cstheme="minorHAnsi"/>
          <w:b/>
          <w:bCs/>
          <w:vertAlign w:val="superscript"/>
        </w:rPr>
        <w:t>2</w:t>
      </w:r>
      <w:r w:rsidRPr="00446545">
        <w:rPr>
          <w:rFonts w:asciiTheme="minorHAnsi" w:hAnsiTheme="minorHAnsi" w:cstheme="minorHAnsi"/>
          <w:b/>
          <w:bCs/>
        </w:rPr>
        <w:t xml:space="preserve"> mod p ≠ 0</w:t>
      </w:r>
      <w:r w:rsidRPr="00446545">
        <w:rPr>
          <w:rFonts w:asciiTheme="minorHAnsi" w:hAnsiTheme="minorHAnsi" w:cstheme="minorHAnsi"/>
        </w:rPr>
        <w:t>. Here the elements of the finite field are integers between 0 and p - 1.</w:t>
      </w:r>
    </w:p>
    <w:p w:rsidR="00D349DA" w:rsidRPr="00B2418E" w:rsidRDefault="00B2418E" w:rsidP="00D54590">
      <w:pPr>
        <w:pStyle w:val="Caption"/>
        <w:numPr>
          <w:ilvl w:val="0"/>
          <w:numId w:val="94"/>
        </w:numPr>
      </w:pPr>
      <w:r w:rsidRPr="00B2418E">
        <w:t>Function: checkCurveMembership(ECFpGroupParams params, BigInteger x, BigInteger y): boolean</w:t>
      </w:r>
    </w:p>
    <w:p w:rsidR="00EA2AB2" w:rsidRDefault="00B2418E" w:rsidP="00B2418E">
      <w:pPr>
        <w:rPr>
          <w:rFonts w:asciiTheme="minorHAnsi" w:hAnsiTheme="minorHAnsi" w:cstheme="minorHAnsi"/>
          <w:sz w:val="20"/>
          <w:szCs w:val="20"/>
        </w:rPr>
      </w:pPr>
      <w:r w:rsidRPr="00B2418E">
        <w:rPr>
          <w:rFonts w:asciiTheme="minorHAnsi" w:hAnsiTheme="minorHAnsi" w:cstheme="minorHAnsi"/>
          <w:sz w:val="20"/>
          <w:szCs w:val="20"/>
        </w:rPr>
        <w:t xml:space="preserve">Checks if the given x and y represent a valid point on the given curve, </w:t>
      </w:r>
      <w:r>
        <w:rPr>
          <w:rFonts w:asciiTheme="minorHAnsi" w:hAnsiTheme="minorHAnsi" w:cstheme="minorHAnsi"/>
          <w:sz w:val="20"/>
          <w:szCs w:val="20"/>
        </w:rPr>
        <w:t>that is,</w:t>
      </w:r>
      <w:r w:rsidRPr="00B2418E">
        <w:rPr>
          <w:rFonts w:asciiTheme="minorHAnsi" w:hAnsiTheme="minorHAnsi" w:cstheme="minorHAnsi"/>
          <w:sz w:val="20"/>
          <w:szCs w:val="20"/>
        </w:rPr>
        <w:t xml:space="preserve"> if the point (x, y) is a solution of the curve’s equation.</w:t>
      </w:r>
    </w:p>
    <w:p w:rsidR="00B2418E" w:rsidRDefault="00B2418E" w:rsidP="00D54590">
      <w:pPr>
        <w:pStyle w:val="ListParagraph"/>
        <w:numPr>
          <w:ilvl w:val="0"/>
          <w:numId w:val="93"/>
        </w:numPr>
      </w:pPr>
      <w:r w:rsidRPr="00B2418E">
        <w:t>Calculates the curve equation with the given x</w:t>
      </w:r>
      <w:proofErr w:type="gramStart"/>
      <w:r w:rsidRPr="00B2418E">
        <w:t>,y</w:t>
      </w:r>
      <w:proofErr w:type="gramEnd"/>
      <w:r w:rsidRPr="00B2418E">
        <w:t>.</w:t>
      </w:r>
    </w:p>
    <w:p w:rsidR="0044587E" w:rsidRDefault="000A2FD2" w:rsidP="00D54590">
      <w:pPr>
        <w:pStyle w:val="ListParagraph"/>
        <w:numPr>
          <w:ilvl w:val="0"/>
          <w:numId w:val="93"/>
        </w:numPr>
      </w:pPr>
      <w:r w:rsidRPr="000A2FD2">
        <w:t>if the equation is solved - the point is in the elliptic curve and return true</w:t>
      </w:r>
      <w:r>
        <w:t>,</w:t>
      </w:r>
    </w:p>
    <w:p w:rsidR="00B214B9" w:rsidRDefault="000A2FD2" w:rsidP="00BA44D9">
      <w:pPr>
        <w:pStyle w:val="ListParagraph"/>
        <w:ind w:left="1080"/>
      </w:pPr>
      <w:proofErr w:type="gramStart"/>
      <w:r>
        <w:t>else</w:t>
      </w:r>
      <w:proofErr w:type="gramEnd"/>
      <w:r>
        <w:t>, return false.</w:t>
      </w:r>
    </w:p>
    <w:p w:rsidR="00B214B9" w:rsidRDefault="00B214B9" w:rsidP="00D54590">
      <w:pPr>
        <w:pStyle w:val="Caption"/>
        <w:numPr>
          <w:ilvl w:val="0"/>
          <w:numId w:val="94"/>
        </w:numPr>
      </w:pPr>
      <w:r>
        <w:t xml:space="preserve">Function : </w:t>
      </w:r>
      <w:r w:rsidRPr="00B214B9">
        <w:t>findYInCurveEquationForX(ECFpGroupParams params, BigInteger x)</w:t>
      </w:r>
      <w:r>
        <w:t xml:space="preserve"> : </w:t>
      </w:r>
      <w:r w:rsidRPr="00B214B9">
        <w:t>BigInteger</w:t>
      </w:r>
    </w:p>
    <w:p w:rsidR="00B214B9" w:rsidRPr="00B214B9" w:rsidRDefault="00B214B9" w:rsidP="00B214B9">
      <w:pPr>
        <w:rPr>
          <w:rFonts w:asciiTheme="minorHAnsi" w:hAnsiTheme="minorHAnsi" w:cstheme="minorHAnsi"/>
          <w:sz w:val="20"/>
          <w:szCs w:val="20"/>
        </w:rPr>
      </w:pPr>
      <w:r w:rsidRPr="00B214B9">
        <w:rPr>
          <w:rFonts w:asciiTheme="minorHAnsi" w:hAnsiTheme="minorHAnsi" w:cstheme="minorHAnsi"/>
          <w:sz w:val="20"/>
          <w:szCs w:val="20"/>
        </w:rPr>
        <w:t>This function finds the y coordinate of a point in the curve for a given x, if it exists.</w:t>
      </w:r>
    </w:p>
    <w:p w:rsidR="00EA2AB2" w:rsidRPr="00BA44D9" w:rsidRDefault="00B214B9" w:rsidP="00D54590">
      <w:pPr>
        <w:pStyle w:val="ListParagraph"/>
        <w:numPr>
          <w:ilvl w:val="0"/>
          <w:numId w:val="96"/>
        </w:numPr>
        <w:rPr>
          <w:rFonts w:ascii="Times New Roman" w:hAnsi="Times New Roman"/>
          <w:sz w:val="24"/>
          <w:szCs w:val="24"/>
        </w:rPr>
      </w:pPr>
      <w:r w:rsidRPr="00BA44D9">
        <w:t>Set the x value in the equation</w:t>
      </w:r>
      <w:r>
        <w:t>.</w:t>
      </w:r>
    </w:p>
    <w:p w:rsidR="00B214B9" w:rsidRPr="00BA44D9" w:rsidRDefault="00BA44D9" w:rsidP="00D54590">
      <w:pPr>
        <w:pStyle w:val="ListParagraph"/>
        <w:numPr>
          <w:ilvl w:val="0"/>
          <w:numId w:val="96"/>
        </w:numPr>
        <w:rPr>
          <w:rFonts w:ascii="Arial" w:hAnsi="Arial"/>
          <w:b/>
          <w:bCs/>
          <w:sz w:val="20"/>
          <w:szCs w:val="20"/>
        </w:rPr>
      </w:pPr>
      <w:r w:rsidRPr="00BA44D9">
        <w:t>Try to calculate y by calculating the square root of the evaluated expression x3 + ax + b mod p, if succ</w:t>
      </w:r>
      <w:r>
        <w:t>e</w:t>
      </w:r>
      <w:r w:rsidRPr="00BA44D9">
        <w:t>eded return y, else return null</w:t>
      </w:r>
    </w:p>
    <w:p w:rsidR="00BA44D9" w:rsidRDefault="00BA44D9" w:rsidP="00D54590">
      <w:pPr>
        <w:pStyle w:val="Caption"/>
        <w:numPr>
          <w:ilvl w:val="0"/>
          <w:numId w:val="95"/>
        </w:numPr>
      </w:pPr>
      <w:r>
        <w:t xml:space="preserve">Function: </w:t>
      </w:r>
      <w:r w:rsidR="008741C9" w:rsidRPr="008741C9">
        <w:t>findPointRepresentedByByteArray</w:t>
      </w:r>
      <w:r w:rsidR="008741C9" w:rsidRPr="00BA44D9">
        <w:t xml:space="preserve"> </w:t>
      </w:r>
      <w:r w:rsidRPr="00BA44D9">
        <w:t>(ECFpGroupParams params, byte[] binaryString, int k ): FpPoint</w:t>
      </w:r>
    </w:p>
    <w:p w:rsidR="008741C9" w:rsidRDefault="00BA44D9" w:rsidP="00E96B0B">
      <w:r w:rsidRPr="00BA44D9">
        <w:rPr>
          <w:rFonts w:asciiTheme="minorHAnsi" w:hAnsiTheme="minorHAnsi" w:cstheme="minorHAnsi"/>
          <w:sz w:val="20"/>
          <w:szCs w:val="20"/>
        </w:rPr>
        <w:t>This function receives any string of size up to k</w:t>
      </w:r>
      <w:r w:rsidR="00E96B0B">
        <w:rPr>
          <w:rFonts w:asciiTheme="minorHAnsi" w:hAnsiTheme="minorHAnsi" w:cstheme="minorHAnsi"/>
          <w:sz w:val="20"/>
          <w:szCs w:val="20"/>
        </w:rPr>
        <w:t xml:space="preserve"> bytes</w:t>
      </w:r>
      <w:r w:rsidR="008741C9" w:rsidRPr="008741C9">
        <w:rPr>
          <w:rFonts w:asciiTheme="minorHAnsi" w:hAnsiTheme="minorHAnsi" w:cstheme="minorHAnsi"/>
          <w:sz w:val="20"/>
          <w:szCs w:val="20"/>
        </w:rPr>
        <w:t xml:space="preserve"> </w:t>
      </w:r>
      <w:r w:rsidR="00E96B0B">
        <w:rPr>
          <w:rFonts w:asciiTheme="minorHAnsi" w:hAnsiTheme="minorHAnsi" w:cstheme="minorHAnsi"/>
          <w:sz w:val="20"/>
          <w:szCs w:val="20"/>
        </w:rPr>
        <w:t xml:space="preserve">(as returned by CalcK), </w:t>
      </w:r>
      <w:r w:rsidR="008741C9" w:rsidRPr="008741C9">
        <w:rPr>
          <w:rFonts w:asciiTheme="minorHAnsi" w:hAnsiTheme="minorHAnsi" w:cstheme="minorHAnsi"/>
          <w:sz w:val="20"/>
          <w:szCs w:val="20"/>
        </w:rPr>
        <w:t>finds the coordinates of the point that is the encoding of this binary string.</w:t>
      </w:r>
      <w:r w:rsidR="008741C9">
        <w:t xml:space="preserve"> </w:t>
      </w:r>
    </w:p>
    <w:p w:rsidR="008741C9" w:rsidRDefault="008741C9" w:rsidP="008741C9">
      <w:pPr>
        <w:pStyle w:val="ListParagraph"/>
        <w:numPr>
          <w:ilvl w:val="2"/>
          <w:numId w:val="8"/>
        </w:numPr>
      </w:pPr>
      <w:r>
        <w:t xml:space="preserve">If the length of binaryString exceeds k then throw </w:t>
      </w:r>
      <w:r w:rsidRPr="00DB2E5B">
        <w:t>IndexOutOfBoundsException.</w:t>
      </w:r>
    </w:p>
    <w:p w:rsidR="00E96B0B" w:rsidRDefault="00E96B0B" w:rsidP="00E96B0B">
      <w:pPr>
        <w:pStyle w:val="ListParagraph"/>
        <w:numPr>
          <w:ilvl w:val="2"/>
          <w:numId w:val="8"/>
        </w:numPr>
      </w:pPr>
      <w:r>
        <w:t>Prepend a single byte 01x to the input byte array</w:t>
      </w:r>
    </w:p>
    <w:p w:rsidR="00BA44D9" w:rsidRDefault="00BA44D9" w:rsidP="00BA44D9">
      <w:pPr>
        <w:pStyle w:val="ListParagraph"/>
        <w:numPr>
          <w:ilvl w:val="2"/>
          <w:numId w:val="8"/>
        </w:numPr>
      </w:pPr>
      <w:r>
        <w:t>Convert the binaryString s to a BigInteger (bIString)</w:t>
      </w:r>
    </w:p>
    <w:p w:rsidR="00E96B0B" w:rsidRDefault="00E96B0B" w:rsidP="00E96B0B">
      <w:pPr>
        <w:pStyle w:val="ListParagraph"/>
        <w:numPr>
          <w:ilvl w:val="2"/>
          <w:numId w:val="8"/>
        </w:numPr>
      </w:pPr>
      <w:r>
        <w:t>Choose a random number r such that 2</w:t>
      </w:r>
      <w:proofErr w:type="gramStart"/>
      <w:r>
        <w:t>^</w:t>
      </w:r>
      <w:r w:rsidR="00FC0194">
        <w:t>{</w:t>
      </w:r>
      <w:proofErr w:type="gramEnd"/>
      <w:r w:rsidR="00FC0194">
        <w:t>8</w:t>
      </w:r>
      <w:r>
        <w:t>k</w:t>
      </w:r>
      <w:r w:rsidR="00FC0194">
        <w:t>+1}</w:t>
      </w:r>
      <w:r>
        <w:t xml:space="preserve"> &lt;= r &lt;= (p-1).</w:t>
      </w:r>
    </w:p>
    <w:p w:rsidR="00BA44D9" w:rsidRDefault="00BA44D9" w:rsidP="00E96B0B">
      <w:pPr>
        <w:pStyle w:val="ListParagraph"/>
        <w:numPr>
          <w:ilvl w:val="2"/>
          <w:numId w:val="8"/>
        </w:numPr>
      </w:pPr>
      <w:r>
        <w:t xml:space="preserve">Calculate x = bIString + </w:t>
      </w:r>
      <w:r w:rsidR="00E96B0B">
        <w:t>r</w:t>
      </w:r>
    </w:p>
    <w:p w:rsidR="00BA44D9" w:rsidRDefault="00BA44D9" w:rsidP="00BA44D9">
      <w:pPr>
        <w:pStyle w:val="ListParagraph"/>
        <w:numPr>
          <w:ilvl w:val="2"/>
          <w:numId w:val="8"/>
        </w:numPr>
      </w:pPr>
      <w:r>
        <w:t>Compute the elliptic curve equation for this x and see if there exists a y such that (x</w:t>
      </w:r>
      <w:proofErr w:type="gramStart"/>
      <w:r>
        <w:t>,y</w:t>
      </w:r>
      <w:proofErr w:type="gramEnd"/>
      <w:r>
        <w:t>) satisfies the equation.</w:t>
      </w:r>
    </w:p>
    <w:p w:rsidR="00BA44D9" w:rsidRDefault="00BA44D9" w:rsidP="00BA44D9">
      <w:pPr>
        <w:pStyle w:val="ListParagraph"/>
        <w:numPr>
          <w:ilvl w:val="2"/>
          <w:numId w:val="8"/>
        </w:numPr>
      </w:pPr>
      <w:r>
        <w:t>If yes, return (x,y)</w:t>
      </w:r>
    </w:p>
    <w:p w:rsidR="00BA44D9" w:rsidRDefault="00BA44D9" w:rsidP="00BA44D9">
      <w:pPr>
        <w:pStyle w:val="ListParagraph"/>
        <w:numPr>
          <w:ilvl w:val="2"/>
          <w:numId w:val="8"/>
        </w:numPr>
      </w:pPr>
      <w:r>
        <w:t>Else, go back to step 2 (choose a random r etc.)</w:t>
      </w:r>
      <w:r w:rsidR="008741C9">
        <w:t xml:space="preserve"> up to 80 times (This is an arbitrary hard-coded number).</w:t>
      </w:r>
    </w:p>
    <w:p w:rsidR="008741C9" w:rsidRDefault="008741C9" w:rsidP="00BA44D9">
      <w:pPr>
        <w:pStyle w:val="ListParagraph"/>
        <w:numPr>
          <w:ilvl w:val="2"/>
          <w:numId w:val="8"/>
        </w:numPr>
      </w:pPr>
      <w:r>
        <w:t>If did not find y</w:t>
      </w:r>
      <w:r w:rsidRPr="008741C9">
        <w:t xml:space="preserve"> </w:t>
      </w:r>
      <w:r>
        <w:t>such that (x</w:t>
      </w:r>
      <w:proofErr w:type="gramStart"/>
      <w:r>
        <w:t>,y</w:t>
      </w:r>
      <w:proofErr w:type="gramEnd"/>
      <w:r>
        <w:t>) satisfies the equation after 80 trials then return null.</w:t>
      </w:r>
    </w:p>
    <w:p w:rsidR="00DB2E5B" w:rsidRPr="00DB2E5B" w:rsidRDefault="00DB2E5B" w:rsidP="008741C9">
      <w:pPr>
        <w:pStyle w:val="ListParagraph"/>
        <w:rPr>
          <w:rFonts w:ascii="Courier New" w:hAnsi="Courier New" w:cs="Courier New"/>
          <w:sz w:val="20"/>
          <w:szCs w:val="20"/>
        </w:rPr>
      </w:pPr>
    </w:p>
    <w:p w:rsidR="008741C9" w:rsidRDefault="008741C9" w:rsidP="008741C9">
      <w:pPr>
        <w:pStyle w:val="Caption"/>
        <w:numPr>
          <w:ilvl w:val="0"/>
          <w:numId w:val="8"/>
        </w:numPr>
      </w:pPr>
      <w:r>
        <w:t xml:space="preserve">Function: </w:t>
      </w:r>
      <w:r w:rsidR="00DB2E5B" w:rsidRPr="00DB2E5B">
        <w:t>checkSubGroupMembership(DlogECFp curve, ECFpPoint point)</w:t>
      </w:r>
      <w:r>
        <w:t>:</w:t>
      </w:r>
      <w:r w:rsidRPr="008741C9">
        <w:rPr>
          <w:color w:val="7F0055"/>
        </w:rPr>
        <w:t xml:space="preserve"> </w:t>
      </w:r>
      <w:r w:rsidRPr="00DB2E5B">
        <w:rPr>
          <w:color w:val="7F0055"/>
        </w:rPr>
        <w:t>boolean</w:t>
      </w:r>
      <w:r w:rsidRPr="00DB2E5B">
        <w:t xml:space="preserve"> </w:t>
      </w:r>
    </w:p>
    <w:p w:rsidR="008741C9" w:rsidRPr="008741C9" w:rsidRDefault="008741C9" w:rsidP="008741C9">
      <w:pPr>
        <w:pStyle w:val="Caption"/>
        <w:rPr>
          <w:rFonts w:ascii="Courier New" w:hAnsi="Courier New" w:cs="Courier New"/>
        </w:rPr>
      </w:pPr>
      <w:r w:rsidRPr="003C3AC7">
        <w:rPr>
          <w:rFonts w:asciiTheme="minorHAnsi" w:hAnsiTheme="minorHAnsi" w:cstheme="minorHAnsi"/>
          <w:b w:val="0"/>
          <w:bCs w:val="0"/>
        </w:rPr>
        <w:t>This function checks if the given point is in the given dlog group with the q prime order. A point is in the group if it in the q-order group which is a sub-group of the Elliptic Curve.This function assumes that checkCurveMembership function has already been called and returned true.</w:t>
      </w:r>
    </w:p>
    <w:p w:rsidR="00DB2E5B" w:rsidRPr="003C3AC7" w:rsidRDefault="003C3AC7" w:rsidP="003C3AC7">
      <w:pPr>
        <w:pStyle w:val="ListParagraph"/>
        <w:numPr>
          <w:ilvl w:val="2"/>
          <w:numId w:val="8"/>
        </w:numPr>
      </w:pPr>
      <w:r w:rsidRPr="003C3AC7">
        <w:t>W</w:t>
      </w:r>
      <w:r w:rsidR="00DB2E5B" w:rsidRPr="003C3AC7">
        <w:t>e assume that the point is on the curve group</w:t>
      </w:r>
    </w:p>
    <w:p w:rsidR="00DB2E5B" w:rsidRPr="003C3AC7" w:rsidRDefault="003C3AC7" w:rsidP="003C3AC7">
      <w:pPr>
        <w:pStyle w:val="ListParagraph"/>
        <w:numPr>
          <w:ilvl w:val="2"/>
          <w:numId w:val="8"/>
        </w:numPr>
      </w:pPr>
      <w:r w:rsidRPr="003C3AC7">
        <w:t>G</w:t>
      </w:r>
      <w:r w:rsidR="00DB2E5B" w:rsidRPr="003C3AC7">
        <w:t>et the cofactor of the group</w:t>
      </w:r>
      <w:r w:rsidR="00DB2E5B" w:rsidRPr="003C3AC7">
        <w:tab/>
      </w:r>
    </w:p>
    <w:p w:rsidR="00DB2E5B" w:rsidRPr="003C3AC7" w:rsidRDefault="003C3AC7" w:rsidP="003C3AC7">
      <w:pPr>
        <w:pStyle w:val="ListParagraph"/>
        <w:numPr>
          <w:ilvl w:val="2"/>
          <w:numId w:val="8"/>
        </w:numPr>
      </w:pPr>
      <w:r w:rsidRPr="003C3AC7">
        <w:t>I</w:t>
      </w:r>
      <w:r w:rsidR="00DB2E5B" w:rsidRPr="003C3AC7">
        <w:t>f the cofactor is 1 the sub-group is same as the elliptic curve equation which the point is in.</w:t>
      </w:r>
    </w:p>
    <w:p w:rsidR="00DB2E5B" w:rsidRPr="003C3AC7" w:rsidRDefault="003C3AC7" w:rsidP="003C3AC7">
      <w:pPr>
        <w:pStyle w:val="ListParagraph"/>
        <w:numPr>
          <w:ilvl w:val="2"/>
          <w:numId w:val="8"/>
        </w:numPr>
      </w:pPr>
      <w:r w:rsidRPr="003C3AC7">
        <w:t>I</w:t>
      </w:r>
      <w:r w:rsidR="00DB2E5B" w:rsidRPr="003C3AC7">
        <w:t>f the cofactor is greater than 1, the point must have order q (same as the order of the group)</w:t>
      </w:r>
    </w:p>
    <w:p w:rsidR="00DB2E5B" w:rsidRPr="003C3AC7" w:rsidRDefault="003C3AC7" w:rsidP="003C3AC7">
      <w:pPr>
        <w:pStyle w:val="ListParagraph"/>
        <w:numPr>
          <w:ilvl w:val="2"/>
          <w:numId w:val="8"/>
        </w:numPr>
      </w:pPr>
      <w:r w:rsidRPr="003C3AC7">
        <w:t>I</w:t>
      </w:r>
      <w:r w:rsidR="00DB2E5B" w:rsidRPr="003C3AC7">
        <w:t>f the cofactor is 2 and the y coefficient is 0, the point has order 2 and is not in the group</w:t>
      </w:r>
    </w:p>
    <w:p w:rsidR="00DB2E5B" w:rsidRPr="003C3AC7" w:rsidRDefault="003C3AC7" w:rsidP="003C3AC7">
      <w:pPr>
        <w:pStyle w:val="ListParagraph"/>
        <w:numPr>
          <w:ilvl w:val="2"/>
          <w:numId w:val="8"/>
        </w:numPr>
      </w:pPr>
      <w:r w:rsidRPr="003C3AC7">
        <w:t>I</w:t>
      </w:r>
      <w:r w:rsidR="00DB2E5B" w:rsidRPr="003C3AC7">
        <w:t>f the cofactor is 3 and p^2 = p^(-1), the point has order 3 and is not in the group</w:t>
      </w:r>
    </w:p>
    <w:p w:rsidR="00DB2E5B" w:rsidRPr="003C3AC7" w:rsidRDefault="003C3AC7" w:rsidP="003C3AC7">
      <w:pPr>
        <w:pStyle w:val="ListParagraph"/>
        <w:numPr>
          <w:ilvl w:val="2"/>
          <w:numId w:val="8"/>
        </w:numPr>
      </w:pPr>
      <w:r w:rsidRPr="003C3AC7">
        <w:lastRenderedPageBreak/>
        <w:t>I</w:t>
      </w:r>
      <w:r w:rsidR="00DB2E5B" w:rsidRPr="003C3AC7">
        <w:t>f the cofactor is 4, the point has order 2 if the y coefficient of the point is 0, or the the point has order 4 if the y coefficient of the point raised to two is 0.</w:t>
      </w:r>
      <w:r>
        <w:t xml:space="preserve"> I</w:t>
      </w:r>
      <w:r w:rsidRPr="003C3AC7">
        <w:t>n both cases the point is not in the group.</w:t>
      </w:r>
    </w:p>
    <w:p w:rsidR="00DB2E5B" w:rsidRPr="003C3AC7" w:rsidRDefault="003C3AC7" w:rsidP="003C3AC7">
      <w:pPr>
        <w:pStyle w:val="ListParagraph"/>
        <w:numPr>
          <w:ilvl w:val="2"/>
          <w:numId w:val="8"/>
        </w:numPr>
      </w:pPr>
      <w:r w:rsidRPr="003C3AC7">
        <w:t>I</w:t>
      </w:r>
      <w:r w:rsidR="00DB2E5B" w:rsidRPr="003C3AC7">
        <w:t>f the cofactor is bigger than 4, there is no optimized way to check the order, so we operates the naive:</w:t>
      </w:r>
    </w:p>
    <w:p w:rsidR="00DB2E5B" w:rsidRPr="003C3AC7" w:rsidRDefault="003C3AC7" w:rsidP="003C3AC7">
      <w:pPr>
        <w:pStyle w:val="ListParagraph"/>
        <w:numPr>
          <w:ilvl w:val="2"/>
          <w:numId w:val="8"/>
        </w:numPr>
      </w:pPr>
      <w:r w:rsidRPr="003C3AC7">
        <w:t>I</w:t>
      </w:r>
      <w:r w:rsidR="00DB2E5B" w:rsidRPr="003C3AC7">
        <w:t xml:space="preserve">f the point raised to q (order of the group) is the identity, the point has order q too and is in the group. </w:t>
      </w:r>
    </w:p>
    <w:p w:rsidR="00DB2E5B" w:rsidRPr="00DB2E5B" w:rsidRDefault="00DB2E5B" w:rsidP="003C3AC7">
      <w:pPr>
        <w:pStyle w:val="ListParagraph"/>
        <w:numPr>
          <w:ilvl w:val="2"/>
          <w:numId w:val="8"/>
        </w:numPr>
        <w:rPr>
          <w:rFonts w:ascii="Courier New" w:hAnsi="Courier New" w:cs="Courier New"/>
          <w:sz w:val="20"/>
          <w:szCs w:val="20"/>
        </w:rPr>
      </w:pPr>
      <w:r w:rsidRPr="003C3AC7">
        <w:t>else, it is not in the group</w:t>
      </w:r>
    </w:p>
    <w:p w:rsidR="003C3AC7" w:rsidRDefault="003C3AC7" w:rsidP="003C3AC7">
      <w:pPr>
        <w:rPr>
          <w:rFonts w:ascii="Courier New" w:hAnsi="Courier New" w:cs="Courier New"/>
          <w:color w:val="000000"/>
          <w:sz w:val="20"/>
          <w:szCs w:val="20"/>
        </w:rPr>
      </w:pPr>
    </w:p>
    <w:p w:rsidR="00DB2E5B" w:rsidRPr="003C3AC7" w:rsidRDefault="00DB2E5B" w:rsidP="003C3AC7">
      <w:pPr>
        <w:rPr>
          <w:rFonts w:ascii="Courier New" w:hAnsi="Courier New" w:cs="Courier New"/>
          <w:sz w:val="20"/>
          <w:szCs w:val="20"/>
        </w:rPr>
      </w:pPr>
    </w:p>
    <w:p w:rsidR="003C3AC7" w:rsidRDefault="003C3AC7" w:rsidP="003C3AC7">
      <w:pPr>
        <w:pStyle w:val="Caption"/>
        <w:numPr>
          <w:ilvl w:val="0"/>
          <w:numId w:val="8"/>
        </w:numPr>
      </w:pPr>
      <w:r>
        <w:t xml:space="preserve">Function: </w:t>
      </w:r>
      <w:r w:rsidR="00DB2E5B" w:rsidRPr="00DB2E5B">
        <w:t>mapAnyGroupElementToByteArray(BigInteger x, BigInteger y)</w:t>
      </w:r>
      <w:r>
        <w:t xml:space="preserve"> :</w:t>
      </w:r>
      <w:r w:rsidRPr="003C3AC7">
        <w:t xml:space="preserve"> </w:t>
      </w:r>
      <w:r>
        <w:t>b</w:t>
      </w:r>
      <w:r w:rsidRPr="00DB2E5B">
        <w:rPr>
          <w:color w:val="7F0055"/>
        </w:rPr>
        <w:t>yte</w:t>
      </w:r>
      <w:r w:rsidRPr="00DB2E5B">
        <w:t>[]</w:t>
      </w:r>
    </w:p>
    <w:p w:rsidR="00DB2E5B" w:rsidRPr="003C3AC7" w:rsidRDefault="003C3AC7" w:rsidP="003C3AC7">
      <w:pPr>
        <w:rPr>
          <w:rFonts w:asciiTheme="minorHAnsi" w:hAnsiTheme="minorHAnsi" w:cstheme="minorHAnsi"/>
          <w:sz w:val="20"/>
          <w:szCs w:val="20"/>
        </w:rPr>
      </w:pPr>
      <w:r w:rsidRPr="003C3AC7">
        <w:rPr>
          <w:rFonts w:asciiTheme="minorHAnsi" w:hAnsiTheme="minorHAnsi" w:cstheme="minorHAnsi"/>
          <w:sz w:val="20"/>
          <w:szCs w:val="20"/>
        </w:rPr>
        <w:t>This function maps any group element to a byte array. This function does not have an inverse, that is, it is not possible to re-construct the original group element from the resulting byte array.</w:t>
      </w:r>
      <w:r w:rsidR="003103DA">
        <w:rPr>
          <w:rFonts w:asciiTheme="minorHAnsi" w:hAnsiTheme="minorHAnsi" w:cstheme="minorHAnsi"/>
          <w:sz w:val="20"/>
          <w:szCs w:val="20"/>
        </w:rPr>
        <w:t xml:space="preserve"> </w:t>
      </w:r>
      <w:r w:rsidR="00DB2E5B" w:rsidRPr="003C3AC7">
        <w:rPr>
          <w:rFonts w:asciiTheme="minorHAnsi" w:hAnsiTheme="minorHAnsi" w:cstheme="minorHAnsi"/>
          <w:sz w:val="20"/>
          <w:szCs w:val="20"/>
        </w:rPr>
        <w:t>This function simply returns an array which is the result of concatenating the byte array representation of x with the byte array representation of y.</w:t>
      </w:r>
    </w:p>
    <w:p w:rsidR="00DB2E5B" w:rsidRDefault="003103DA" w:rsidP="003103DA">
      <w:pPr>
        <w:pStyle w:val="Caption"/>
        <w:numPr>
          <w:ilvl w:val="0"/>
          <w:numId w:val="8"/>
        </w:numPr>
      </w:pPr>
      <w:r>
        <w:t>Function: calcK(BigInteger p) : int</w:t>
      </w:r>
    </w:p>
    <w:p w:rsidR="003103DA" w:rsidRPr="003103DA" w:rsidRDefault="003103DA" w:rsidP="003103DA">
      <w:pPr>
        <w:rPr>
          <w:rFonts w:asciiTheme="minorHAnsi" w:hAnsiTheme="minorHAnsi" w:cstheme="minorHAnsi"/>
        </w:rPr>
      </w:pPr>
      <w:r w:rsidRPr="003103DA">
        <w:rPr>
          <w:rFonts w:asciiTheme="minorHAnsi" w:hAnsiTheme="minorHAnsi" w:cstheme="minorHAnsi"/>
          <w:sz w:val="20"/>
          <w:szCs w:val="20"/>
        </w:rPr>
        <w:t>This function calculates k, the maximum length in bytes of a string to be converted to a Group Element of this group.</w:t>
      </w:r>
    </w:p>
    <w:p w:rsidR="00DB2E5B" w:rsidRPr="00DB2E5B" w:rsidRDefault="00DB2E5B" w:rsidP="003103DA">
      <w:pPr>
        <w:pStyle w:val="ListParagraph"/>
        <w:numPr>
          <w:ilvl w:val="2"/>
          <w:numId w:val="8"/>
        </w:numPr>
        <w:rPr>
          <w:rFonts w:ascii="Courier New" w:hAnsi="Courier New" w:cs="Courier New"/>
          <w:sz w:val="20"/>
          <w:szCs w:val="20"/>
        </w:rPr>
      </w:pPr>
      <w:r w:rsidRPr="00DB2E5B">
        <w:rPr>
          <w:rFonts w:ascii="Courier New" w:hAnsi="Courier New" w:cs="Courier New"/>
          <w:color w:val="000000"/>
          <w:sz w:val="20"/>
          <w:szCs w:val="20"/>
        </w:rPr>
        <w:tab/>
      </w:r>
      <w:r w:rsidR="003103DA" w:rsidRPr="003103DA">
        <w:t>Calc</w:t>
      </w:r>
      <w:r w:rsidR="003103DA">
        <w:t>ulate</w:t>
      </w:r>
      <w:r w:rsidR="003103DA" w:rsidRPr="003103DA">
        <w:t xml:space="preserve"> and return k =</w:t>
      </w:r>
      <w:r w:rsidRPr="003103DA">
        <w:t xml:space="preserve"> </w:t>
      </w:r>
      <w:proofErr w:type="gramStart"/>
      <w:r w:rsidRPr="003103DA">
        <w:t>floor(</w:t>
      </w:r>
      <w:proofErr w:type="gramEnd"/>
      <w:r w:rsidRPr="003103DA">
        <w:t>(0.4 * bit</w:t>
      </w:r>
      <w:r w:rsidR="003103DA" w:rsidRPr="003103DA">
        <w:t xml:space="preserve"> length of </w:t>
      </w:r>
      <w:r w:rsidR="003103DA">
        <w:t>p)/8)</w:t>
      </w:r>
      <w:r w:rsidR="00E96B0B">
        <w:t>-1</w:t>
      </w:r>
      <w:r w:rsidR="003103DA">
        <w:t>.</w:t>
      </w:r>
    </w:p>
    <w:p w:rsidR="00DB2E5B" w:rsidRPr="00DB2E5B" w:rsidRDefault="00DB2E5B" w:rsidP="003103DA">
      <w:pPr>
        <w:pStyle w:val="ListParagraph"/>
        <w:rPr>
          <w:rFonts w:ascii="Courier New" w:hAnsi="Courier New" w:cs="Courier New"/>
          <w:sz w:val="20"/>
          <w:szCs w:val="20"/>
        </w:rPr>
      </w:pPr>
    </w:p>
    <w:p w:rsidR="00DB2E5B" w:rsidRDefault="003103DA" w:rsidP="003103DA">
      <w:pPr>
        <w:pStyle w:val="Caption"/>
        <w:numPr>
          <w:ilvl w:val="0"/>
          <w:numId w:val="8"/>
        </w:numPr>
      </w:pPr>
      <w:r>
        <w:t>Function:</w:t>
      </w:r>
      <w:r w:rsidR="00DB2E5B" w:rsidRPr="00DB2E5B">
        <w:t xml:space="preserve"> </w:t>
      </w:r>
      <w:r w:rsidR="00E96B0B">
        <w:t>getKLeastSignBy</w:t>
      </w:r>
      <w:r w:rsidR="00DB2E5B" w:rsidRPr="00DB2E5B">
        <w:t>t</w:t>
      </w:r>
      <w:r w:rsidR="00E96B0B">
        <w:t>e</w:t>
      </w:r>
      <w:r w:rsidR="00DB2E5B" w:rsidRPr="00DB2E5B">
        <w:t xml:space="preserve">s(BigInteger x, </w:t>
      </w:r>
      <w:r w:rsidR="00DB2E5B" w:rsidRPr="00DB2E5B">
        <w:rPr>
          <w:color w:val="7F0055"/>
        </w:rPr>
        <w:t>int</w:t>
      </w:r>
      <w:r>
        <w:t xml:space="preserve"> k) : byte[]</w:t>
      </w:r>
    </w:p>
    <w:p w:rsidR="003103DA" w:rsidRDefault="003103DA" w:rsidP="003103DA">
      <w:pPr>
        <w:rPr>
          <w:rFonts w:ascii="Courier New" w:hAnsi="Courier New" w:cs="Courier New"/>
          <w:color w:val="000000"/>
          <w:sz w:val="20"/>
          <w:szCs w:val="20"/>
        </w:rPr>
      </w:pPr>
      <w:r w:rsidRPr="003103DA">
        <w:rPr>
          <w:rFonts w:asciiTheme="minorHAnsi" w:hAnsiTheme="minorHAnsi" w:cstheme="minorHAnsi"/>
          <w:sz w:val="20"/>
          <w:szCs w:val="20"/>
        </w:rPr>
        <w:t>This function re</w:t>
      </w:r>
      <w:r w:rsidR="00E96B0B">
        <w:rPr>
          <w:rFonts w:asciiTheme="minorHAnsi" w:hAnsiTheme="minorHAnsi" w:cstheme="minorHAnsi"/>
          <w:sz w:val="20"/>
          <w:szCs w:val="20"/>
        </w:rPr>
        <w:t>turns the k least significant by</w:t>
      </w:r>
      <w:r w:rsidRPr="003103DA">
        <w:rPr>
          <w:rFonts w:asciiTheme="minorHAnsi" w:hAnsiTheme="minorHAnsi" w:cstheme="minorHAnsi"/>
          <w:sz w:val="20"/>
          <w:szCs w:val="20"/>
        </w:rPr>
        <w:t>t</w:t>
      </w:r>
      <w:r w:rsidR="00E96B0B">
        <w:rPr>
          <w:rFonts w:asciiTheme="minorHAnsi" w:hAnsiTheme="minorHAnsi" w:cstheme="minorHAnsi"/>
          <w:sz w:val="20"/>
          <w:szCs w:val="20"/>
        </w:rPr>
        <w:t>e</w:t>
      </w:r>
      <w:r w:rsidRPr="003103DA">
        <w:rPr>
          <w:rFonts w:asciiTheme="minorHAnsi" w:hAnsiTheme="minorHAnsi" w:cstheme="minorHAnsi"/>
          <w:sz w:val="20"/>
          <w:szCs w:val="20"/>
        </w:rPr>
        <w:t>s of the number x.</w:t>
      </w:r>
      <w:r w:rsidR="00DB2E5B" w:rsidRPr="00DB2E5B">
        <w:rPr>
          <w:rFonts w:ascii="Courier New" w:hAnsi="Courier New" w:cs="Courier New"/>
          <w:color w:val="000000"/>
          <w:sz w:val="20"/>
          <w:szCs w:val="20"/>
        </w:rPr>
        <w:tab/>
      </w:r>
    </w:p>
    <w:p w:rsidR="00DB2E5B" w:rsidRPr="003103DA" w:rsidRDefault="003103DA" w:rsidP="00D54590">
      <w:pPr>
        <w:pStyle w:val="ListParagraph"/>
        <w:numPr>
          <w:ilvl w:val="0"/>
          <w:numId w:val="97"/>
        </w:numPr>
      </w:pPr>
      <w:r w:rsidRPr="003103DA">
        <w:t>Calculate and return l</w:t>
      </w:r>
      <w:r w:rsidR="00DB2E5B" w:rsidRPr="003103DA">
        <w:t>sb = x mod (2</w:t>
      </w:r>
      <w:proofErr w:type="gramStart"/>
      <w:r w:rsidR="00DB2E5B" w:rsidRPr="003103DA">
        <w:t>^</w:t>
      </w:r>
      <w:r w:rsidR="00E96B0B">
        <w:t>{</w:t>
      </w:r>
      <w:proofErr w:type="gramEnd"/>
      <w:r w:rsidR="00E96B0B">
        <w:t>8</w:t>
      </w:r>
      <w:r w:rsidR="00DB2E5B" w:rsidRPr="003103DA">
        <w:t>k</w:t>
      </w:r>
      <w:r w:rsidR="00E96B0B">
        <w:t>}</w:t>
      </w:r>
      <w:r w:rsidR="00DB2E5B" w:rsidRPr="003103DA">
        <w:t>)</w:t>
      </w:r>
      <w:r w:rsidRPr="003103DA">
        <w:t>.</w:t>
      </w:r>
    </w:p>
    <w:p w:rsidR="00DB2E5B" w:rsidRDefault="003103DA" w:rsidP="00D54590">
      <w:pPr>
        <w:pStyle w:val="Caption"/>
        <w:numPr>
          <w:ilvl w:val="0"/>
          <w:numId w:val="95"/>
        </w:numPr>
        <w:ind w:hanging="720"/>
      </w:pPr>
      <w:r>
        <w:t>Function:</w:t>
      </w:r>
      <w:r w:rsidR="00DB2E5B" w:rsidRPr="00DB2E5B">
        <w:t xml:space="preserve"> checkAndCreateInitParams(Properties e</w:t>
      </w:r>
      <w:r>
        <w:t xml:space="preserve">cProperties, String curveName) : </w:t>
      </w:r>
      <w:r w:rsidRPr="00DB2E5B">
        <w:t>GroupParams</w:t>
      </w:r>
    </w:p>
    <w:p w:rsidR="003103DA" w:rsidRPr="003103DA" w:rsidRDefault="003103DA" w:rsidP="003103DA">
      <w:pPr>
        <w:rPr>
          <w:rFonts w:asciiTheme="minorHAnsi" w:hAnsiTheme="minorHAnsi" w:cstheme="minorHAnsi"/>
          <w:sz w:val="20"/>
          <w:szCs w:val="20"/>
        </w:rPr>
      </w:pPr>
      <w:r w:rsidRPr="003103DA">
        <w:rPr>
          <w:rFonts w:asciiTheme="minorHAnsi" w:hAnsiTheme="minorHAnsi" w:cstheme="minorHAnsi"/>
          <w:sz w:val="20"/>
          <w:szCs w:val="20"/>
        </w:rPr>
        <w:t>This function receives the name of a curve and some possible properties and it checks that the curve is actually a curve over the Fp field. If so it creates the necessary GroupParams. Else, throws IllegalArgumentException.</w:t>
      </w:r>
    </w:p>
    <w:p w:rsidR="00DB2E5B" w:rsidRPr="003103DA" w:rsidRDefault="003103DA" w:rsidP="00E41954">
      <w:pPr>
        <w:pStyle w:val="ListParagraph"/>
        <w:numPr>
          <w:ilvl w:val="1"/>
          <w:numId w:val="8"/>
        </w:numPr>
      </w:pPr>
      <w:r w:rsidRPr="003103DA">
        <w:t>C</w:t>
      </w:r>
      <w:r w:rsidR="00DB2E5B" w:rsidRPr="003103DA">
        <w:t>heck that the given curve is in the field that matches the group</w:t>
      </w:r>
      <w:r w:rsidRPr="003103DA">
        <w:t>, if not t</w:t>
      </w:r>
      <w:r w:rsidR="00DB2E5B" w:rsidRPr="003103DA">
        <w:t xml:space="preserve">hrow new </w:t>
      </w:r>
      <w:proofErr w:type="gramStart"/>
      <w:r w:rsidR="00DB2E5B" w:rsidRPr="003103DA">
        <w:t>IllegalArgumentException(</w:t>
      </w:r>
      <w:proofErr w:type="gramEnd"/>
      <w:r w:rsidR="00DB2E5B" w:rsidRPr="003103DA">
        <w:t xml:space="preserve"> "curveName is not a curve over Fp field and doesn't match the DlogGroup type")</w:t>
      </w:r>
      <w:r w:rsidRPr="003103DA">
        <w:t>.</w:t>
      </w:r>
    </w:p>
    <w:p w:rsidR="00DB2E5B" w:rsidRPr="003103DA" w:rsidRDefault="003103DA" w:rsidP="00E41954">
      <w:pPr>
        <w:pStyle w:val="ListParagraph"/>
        <w:numPr>
          <w:ilvl w:val="1"/>
          <w:numId w:val="8"/>
        </w:numPr>
      </w:pPr>
      <w:r w:rsidRPr="003103DA">
        <w:t>G</w:t>
      </w:r>
      <w:r w:rsidR="00DB2E5B" w:rsidRPr="003103DA">
        <w:t>et the curve parameters</w:t>
      </w:r>
    </w:p>
    <w:p w:rsidR="00B214B9" w:rsidRPr="003103DA" w:rsidRDefault="003103DA" w:rsidP="00E41954">
      <w:pPr>
        <w:pStyle w:val="ListParagraph"/>
        <w:numPr>
          <w:ilvl w:val="1"/>
          <w:numId w:val="8"/>
        </w:numPr>
      </w:pPr>
      <w:r w:rsidRPr="003103DA">
        <w:t>C</w:t>
      </w:r>
      <w:r w:rsidR="00DB2E5B" w:rsidRPr="003103DA">
        <w:t xml:space="preserve">reate </w:t>
      </w:r>
      <w:r w:rsidRPr="003103DA">
        <w:t xml:space="preserve">and </w:t>
      </w:r>
      <w:r w:rsidR="00DB2E5B" w:rsidRPr="003103DA">
        <w:t>the GroupParams</w:t>
      </w:r>
    </w:p>
    <w:p w:rsidR="00B214B9" w:rsidRDefault="00B214B9" w:rsidP="00AE4229">
      <w:pPr>
        <w:rPr>
          <w:rFonts w:ascii="Arial" w:hAnsi="Arial" w:cs="Arial"/>
          <w:b/>
          <w:bCs/>
          <w:sz w:val="20"/>
          <w:szCs w:val="20"/>
        </w:rPr>
      </w:pPr>
    </w:p>
    <w:p w:rsidR="00B214B9" w:rsidRDefault="00B214B9" w:rsidP="00AE4229">
      <w:pPr>
        <w:rPr>
          <w:rFonts w:ascii="Arial" w:hAnsi="Arial" w:cs="Arial"/>
          <w:b/>
          <w:bCs/>
          <w:sz w:val="20"/>
          <w:szCs w:val="20"/>
        </w:rPr>
      </w:pPr>
    </w:p>
    <w:p w:rsidR="00E41954" w:rsidRDefault="00E41954">
      <w:pPr>
        <w:autoSpaceDE/>
        <w:autoSpaceDN/>
        <w:adjustRightInd/>
        <w:rPr>
          <w:rFonts w:ascii="Arial" w:hAnsi="Arial" w:cs="Arial"/>
          <w:b/>
          <w:bCs/>
          <w:sz w:val="20"/>
          <w:szCs w:val="20"/>
        </w:rPr>
      </w:pPr>
      <w:r>
        <w:rPr>
          <w:rFonts w:ascii="Arial" w:hAnsi="Arial" w:cs="Arial"/>
          <w:b/>
          <w:bCs/>
          <w:sz w:val="20"/>
          <w:szCs w:val="20"/>
        </w:rPr>
        <w:br w:type="page"/>
      </w:r>
    </w:p>
    <w:p w:rsidR="00B214B9" w:rsidRDefault="00B214B9" w:rsidP="00AE4229">
      <w:pPr>
        <w:rPr>
          <w:rFonts w:ascii="Arial" w:hAnsi="Arial" w:cs="Arial"/>
          <w:b/>
          <w:bCs/>
          <w:sz w:val="20"/>
          <w:szCs w:val="20"/>
        </w:rPr>
      </w:pPr>
    </w:p>
    <w:p w:rsidR="00B214B9" w:rsidRDefault="00B214B9" w:rsidP="00AE4229">
      <w:pPr>
        <w:rPr>
          <w:rFonts w:ascii="Arial" w:hAnsi="Arial" w:cs="Arial"/>
          <w:b/>
          <w:bCs/>
          <w:sz w:val="20"/>
          <w:szCs w:val="20"/>
        </w:rPr>
      </w:pPr>
      <w:r>
        <w:rPr>
          <w:rFonts w:ascii="Arial" w:hAnsi="Arial" w:cs="Arial"/>
          <w:b/>
          <w:bCs/>
          <w:sz w:val="20"/>
          <w:szCs w:val="20"/>
        </w:rPr>
        <w:t>ECF2mUtility Class</w:t>
      </w:r>
    </w:p>
    <w:p w:rsidR="00B214B9" w:rsidRPr="00446545" w:rsidRDefault="00B214B9" w:rsidP="00AE4229">
      <w:pPr>
        <w:rPr>
          <w:rFonts w:asciiTheme="minorHAnsi" w:hAnsiTheme="minorHAnsi" w:cstheme="minorHAnsi"/>
        </w:rPr>
      </w:pPr>
      <w:r w:rsidRPr="00446545">
        <w:rPr>
          <w:rFonts w:asciiTheme="minorHAnsi" w:hAnsiTheme="minorHAnsi" w:cstheme="minorHAnsi"/>
        </w:rPr>
        <w:t>The equation of the elliptic curve on a binary field F</w:t>
      </w:r>
      <w:r w:rsidRPr="00446545">
        <w:rPr>
          <w:rFonts w:asciiTheme="minorHAnsi" w:hAnsiTheme="minorHAnsi" w:cstheme="minorHAnsi"/>
          <w:vertAlign w:val="subscript"/>
        </w:rPr>
        <w:t>2</w:t>
      </w:r>
      <w:r w:rsidRPr="00446545">
        <w:rPr>
          <w:rFonts w:asciiTheme="minorHAnsi" w:hAnsiTheme="minorHAnsi" w:cstheme="minorHAnsi"/>
          <w:vertAlign w:val="superscript"/>
        </w:rPr>
        <w:t>m</w:t>
      </w:r>
      <w:r w:rsidRPr="00446545">
        <w:rPr>
          <w:rFonts w:asciiTheme="minorHAnsi" w:hAnsiTheme="minorHAnsi" w:cstheme="minorHAnsi"/>
        </w:rPr>
        <w:t xml:space="preserve"> is </w:t>
      </w:r>
      <w:r w:rsidRPr="00446545">
        <w:rPr>
          <w:rFonts w:asciiTheme="minorHAnsi" w:hAnsiTheme="minorHAnsi" w:cstheme="minorHAnsi"/>
          <w:b/>
          <w:bCs/>
        </w:rPr>
        <w:t>y</w:t>
      </w:r>
      <w:r w:rsidRPr="00446545">
        <w:rPr>
          <w:rFonts w:asciiTheme="minorHAnsi" w:hAnsiTheme="minorHAnsi" w:cstheme="minorHAnsi"/>
          <w:b/>
          <w:bCs/>
          <w:vertAlign w:val="superscript"/>
        </w:rPr>
        <w:t>2</w:t>
      </w:r>
      <w:r w:rsidRPr="00446545">
        <w:rPr>
          <w:rFonts w:asciiTheme="minorHAnsi" w:hAnsiTheme="minorHAnsi" w:cstheme="minorHAnsi"/>
          <w:b/>
          <w:bCs/>
        </w:rPr>
        <w:t xml:space="preserve"> + xy = x</w:t>
      </w:r>
      <w:r w:rsidRPr="00446545">
        <w:rPr>
          <w:rFonts w:asciiTheme="minorHAnsi" w:hAnsiTheme="minorHAnsi" w:cstheme="minorHAnsi"/>
          <w:b/>
          <w:bCs/>
          <w:vertAlign w:val="superscript"/>
        </w:rPr>
        <w:t>3</w:t>
      </w:r>
      <w:r w:rsidRPr="00446545">
        <w:rPr>
          <w:rFonts w:asciiTheme="minorHAnsi" w:hAnsiTheme="minorHAnsi" w:cstheme="minorHAnsi"/>
          <w:b/>
          <w:bCs/>
        </w:rPr>
        <w:t xml:space="preserve"> + ax</w:t>
      </w:r>
      <w:r w:rsidRPr="00446545">
        <w:rPr>
          <w:rFonts w:asciiTheme="minorHAnsi" w:hAnsiTheme="minorHAnsi" w:cstheme="minorHAnsi"/>
          <w:b/>
          <w:bCs/>
          <w:vertAlign w:val="superscript"/>
        </w:rPr>
        <w:t>2</w:t>
      </w:r>
      <w:r w:rsidRPr="00446545">
        <w:rPr>
          <w:rFonts w:asciiTheme="minorHAnsi" w:hAnsiTheme="minorHAnsi" w:cstheme="minorHAnsi"/>
          <w:b/>
          <w:bCs/>
        </w:rPr>
        <w:t xml:space="preserve"> + b</w:t>
      </w:r>
      <w:r w:rsidRPr="00446545">
        <w:rPr>
          <w:rFonts w:asciiTheme="minorHAnsi" w:hAnsiTheme="minorHAnsi" w:cstheme="minorHAnsi"/>
        </w:rPr>
        <w:t xml:space="preserve">, where </w:t>
      </w:r>
      <w:r w:rsidRPr="00446545">
        <w:rPr>
          <w:rFonts w:asciiTheme="minorHAnsi" w:hAnsiTheme="minorHAnsi" w:cstheme="minorHAnsi"/>
          <w:b/>
          <w:bCs/>
        </w:rPr>
        <w:t>b ≠ 0</w:t>
      </w:r>
      <w:r w:rsidRPr="00446545">
        <w:rPr>
          <w:rFonts w:asciiTheme="minorHAnsi" w:hAnsiTheme="minorHAnsi" w:cstheme="minorHAnsi"/>
        </w:rPr>
        <w:t>. Here the elements of the finite field are integers of length at most m bits. These numbers can be considered as a binary polynomial of degree m - 1. In binary polynomial the coefficients can only be 0 or 1.</w:t>
      </w:r>
    </w:p>
    <w:p w:rsidR="00EA2AB2" w:rsidRDefault="00EA2AB2" w:rsidP="00AE4229"/>
    <w:p w:rsidR="00E41954" w:rsidRDefault="00E41954" w:rsidP="00D54590">
      <w:pPr>
        <w:pStyle w:val="Caption"/>
        <w:numPr>
          <w:ilvl w:val="0"/>
          <w:numId w:val="95"/>
        </w:numPr>
      </w:pPr>
      <w:r>
        <w:t>Function: checkCurveMembership(ECF2mGroupParams params, BigInteger x, BigInteger y) : Boolean</w:t>
      </w:r>
    </w:p>
    <w:p w:rsidR="00E41954" w:rsidRDefault="00E41954" w:rsidP="00E41954">
      <w:pPr>
        <w:rPr>
          <w:rFonts w:ascii="Courier New" w:hAnsi="Courier New" w:cs="Courier New"/>
          <w:sz w:val="20"/>
          <w:szCs w:val="20"/>
        </w:rPr>
      </w:pPr>
      <w:r>
        <w:rPr>
          <w:rFonts w:asciiTheme="minorHAnsi" w:hAnsiTheme="minorHAnsi" w:cstheme="minorHAnsi"/>
          <w:sz w:val="20"/>
          <w:szCs w:val="20"/>
        </w:rPr>
        <w:t>This function c</w:t>
      </w:r>
      <w:r w:rsidRPr="00B2418E">
        <w:rPr>
          <w:rFonts w:asciiTheme="minorHAnsi" w:hAnsiTheme="minorHAnsi" w:cstheme="minorHAnsi"/>
          <w:sz w:val="20"/>
          <w:szCs w:val="20"/>
        </w:rPr>
        <w:t xml:space="preserve">hecks if the given x and y represent a valid point on the given curve, </w:t>
      </w:r>
      <w:r>
        <w:rPr>
          <w:rFonts w:asciiTheme="minorHAnsi" w:hAnsiTheme="minorHAnsi" w:cstheme="minorHAnsi"/>
          <w:sz w:val="20"/>
          <w:szCs w:val="20"/>
        </w:rPr>
        <w:t>that is,</w:t>
      </w:r>
      <w:r w:rsidRPr="00B2418E">
        <w:rPr>
          <w:rFonts w:asciiTheme="minorHAnsi" w:hAnsiTheme="minorHAnsi" w:cstheme="minorHAnsi"/>
          <w:sz w:val="20"/>
          <w:szCs w:val="20"/>
        </w:rPr>
        <w:t xml:space="preserve"> if the point (x, y) is a solution of the curve’s equation.</w:t>
      </w:r>
      <w:r>
        <w:rPr>
          <w:rFonts w:ascii="Courier New" w:hAnsi="Courier New" w:cs="Courier New"/>
          <w:color w:val="3F5FBF"/>
          <w:sz w:val="20"/>
          <w:szCs w:val="20"/>
        </w:rPr>
        <w:t xml:space="preserve"> </w:t>
      </w:r>
    </w:p>
    <w:p w:rsidR="00E41954" w:rsidRDefault="00E41954" w:rsidP="00D54590">
      <w:pPr>
        <w:pStyle w:val="ListParagraph"/>
        <w:numPr>
          <w:ilvl w:val="0"/>
          <w:numId w:val="93"/>
        </w:numPr>
      </w:pPr>
      <w:r w:rsidRPr="00B2418E">
        <w:t>Calculates the curve equation with the given x</w:t>
      </w:r>
      <w:proofErr w:type="gramStart"/>
      <w:r w:rsidRPr="00B2418E">
        <w:t>,y</w:t>
      </w:r>
      <w:proofErr w:type="gramEnd"/>
      <w:r w:rsidRPr="00B2418E">
        <w:t>.</w:t>
      </w:r>
    </w:p>
    <w:p w:rsidR="00E41954" w:rsidRPr="00E41954" w:rsidRDefault="00E41954" w:rsidP="00D54590">
      <w:pPr>
        <w:pStyle w:val="ListParagraph"/>
        <w:numPr>
          <w:ilvl w:val="0"/>
          <w:numId w:val="93"/>
        </w:numPr>
        <w:rPr>
          <w:rFonts w:ascii="Courier New" w:hAnsi="Courier New" w:cs="Courier New"/>
          <w:sz w:val="20"/>
          <w:szCs w:val="20"/>
        </w:rPr>
      </w:pPr>
      <w:r w:rsidRPr="000A2FD2">
        <w:t>if the equation is solved - the point is in the elliptic curve and return true</w:t>
      </w:r>
      <w:r>
        <w:t>,</w:t>
      </w:r>
    </w:p>
    <w:p w:rsidR="00E41954" w:rsidRPr="00E41954" w:rsidRDefault="00E41954" w:rsidP="00D54590">
      <w:pPr>
        <w:pStyle w:val="ListParagraph"/>
        <w:numPr>
          <w:ilvl w:val="0"/>
          <w:numId w:val="93"/>
        </w:numPr>
        <w:rPr>
          <w:rFonts w:ascii="Courier New" w:hAnsi="Courier New" w:cs="Courier New"/>
          <w:sz w:val="20"/>
          <w:szCs w:val="20"/>
        </w:rPr>
      </w:pPr>
      <w:proofErr w:type="gramStart"/>
      <w:r>
        <w:t>else</w:t>
      </w:r>
      <w:proofErr w:type="gramEnd"/>
      <w:r>
        <w:t>, return false.</w:t>
      </w:r>
      <w:r w:rsidRPr="00E41954">
        <w:rPr>
          <w:rFonts w:ascii="Courier New" w:hAnsi="Courier New" w:cs="Courier New"/>
          <w:color w:val="000000"/>
          <w:sz w:val="20"/>
          <w:szCs w:val="20"/>
        </w:rPr>
        <w:tab/>
      </w:r>
    </w:p>
    <w:p w:rsidR="00E41954" w:rsidRDefault="00E41954" w:rsidP="00D54590">
      <w:pPr>
        <w:pStyle w:val="Caption"/>
        <w:numPr>
          <w:ilvl w:val="0"/>
          <w:numId w:val="95"/>
        </w:numPr>
      </w:pPr>
      <w:r>
        <w:t>Function: checkSubGroupMembership(DlogECF2m curve, ECF2mPoint point) Boolean</w:t>
      </w:r>
    </w:p>
    <w:p w:rsidR="00E41954" w:rsidRPr="00E41954" w:rsidRDefault="00B9311B" w:rsidP="00B9311B">
      <w:pPr>
        <w:ind w:left="360"/>
        <w:rPr>
          <w:rFonts w:ascii="Courier New" w:hAnsi="Courier New" w:cs="Courier New"/>
          <w:sz w:val="20"/>
          <w:szCs w:val="20"/>
        </w:rPr>
      </w:pPr>
      <w:r>
        <w:rPr>
          <w:rFonts w:asciiTheme="minorHAnsi" w:hAnsiTheme="minorHAnsi" w:cstheme="minorHAnsi"/>
          <w:sz w:val="20"/>
          <w:szCs w:val="20"/>
        </w:rPr>
        <w:t>This function</w:t>
      </w:r>
      <w:r w:rsidR="00E41954" w:rsidRPr="00B9311B">
        <w:rPr>
          <w:rFonts w:asciiTheme="minorHAnsi" w:hAnsiTheme="minorHAnsi" w:cstheme="minorHAnsi"/>
          <w:sz w:val="20"/>
          <w:szCs w:val="20"/>
        </w:rPr>
        <w:t xml:space="preserve"> checks if the given point is in the given </w:t>
      </w:r>
      <w:r>
        <w:rPr>
          <w:rFonts w:asciiTheme="minorHAnsi" w:hAnsiTheme="minorHAnsi" w:cstheme="minorHAnsi"/>
          <w:sz w:val="20"/>
          <w:szCs w:val="20"/>
        </w:rPr>
        <w:t>D</w:t>
      </w:r>
      <w:r w:rsidR="00E41954" w:rsidRPr="00B9311B">
        <w:rPr>
          <w:rFonts w:asciiTheme="minorHAnsi" w:hAnsiTheme="minorHAnsi" w:cstheme="minorHAnsi"/>
          <w:sz w:val="20"/>
          <w:szCs w:val="20"/>
        </w:rPr>
        <w:t xml:space="preserve">log </w:t>
      </w:r>
      <w:r>
        <w:rPr>
          <w:rFonts w:asciiTheme="minorHAnsi" w:hAnsiTheme="minorHAnsi" w:cstheme="minorHAnsi"/>
          <w:sz w:val="20"/>
          <w:szCs w:val="20"/>
        </w:rPr>
        <w:t>G</w:t>
      </w:r>
      <w:r w:rsidR="00E41954" w:rsidRPr="00B9311B">
        <w:rPr>
          <w:rFonts w:asciiTheme="minorHAnsi" w:hAnsiTheme="minorHAnsi" w:cstheme="minorHAnsi"/>
          <w:sz w:val="20"/>
          <w:szCs w:val="20"/>
        </w:rPr>
        <w:t xml:space="preserve">roup with the q prime order. A point is in the group if it in the q-order group which is a sub-group of the Elliptic Curve. Base assumption of this function is that checkCurveMembership function </w:t>
      </w:r>
      <w:r>
        <w:rPr>
          <w:rFonts w:asciiTheme="minorHAnsi" w:hAnsiTheme="minorHAnsi" w:cstheme="minorHAnsi"/>
          <w:sz w:val="20"/>
          <w:szCs w:val="20"/>
        </w:rPr>
        <w:t>ha</w:t>
      </w:r>
      <w:r w:rsidR="00E41954" w:rsidRPr="00B9311B">
        <w:rPr>
          <w:rFonts w:asciiTheme="minorHAnsi" w:hAnsiTheme="minorHAnsi" w:cstheme="minorHAnsi"/>
          <w:sz w:val="20"/>
          <w:szCs w:val="20"/>
        </w:rPr>
        <w:t>s already been called and returned true.</w:t>
      </w:r>
    </w:p>
    <w:p w:rsidR="00E41954" w:rsidRPr="00E41954" w:rsidRDefault="00E41954" w:rsidP="00E41954"/>
    <w:p w:rsidR="00B9311B" w:rsidRPr="00B9311B" w:rsidRDefault="00B9311B" w:rsidP="00D54590">
      <w:pPr>
        <w:pStyle w:val="ListParagraph"/>
        <w:numPr>
          <w:ilvl w:val="0"/>
          <w:numId w:val="93"/>
        </w:numPr>
      </w:pPr>
      <w:r w:rsidRPr="00B9311B">
        <w:t>Assume that the point is on the curve group</w:t>
      </w:r>
    </w:p>
    <w:p w:rsidR="00B9311B" w:rsidRDefault="00B9311B" w:rsidP="00D54590">
      <w:pPr>
        <w:pStyle w:val="ListParagraph"/>
        <w:numPr>
          <w:ilvl w:val="0"/>
          <w:numId w:val="93"/>
        </w:numPr>
      </w:pPr>
      <w:r>
        <w:t>Get h, r from curve params.</w:t>
      </w:r>
    </w:p>
    <w:p w:rsidR="00B9311B" w:rsidRDefault="00B9311B" w:rsidP="00D54590">
      <w:pPr>
        <w:pStyle w:val="ListParagraph"/>
        <w:numPr>
          <w:ilvl w:val="0"/>
          <w:numId w:val="93"/>
        </w:numPr>
      </w:pPr>
      <w:r>
        <w:t>If h = 1 return true.</w:t>
      </w:r>
    </w:p>
    <w:p w:rsidR="00B9311B" w:rsidRDefault="00B9311B" w:rsidP="00D54590">
      <w:pPr>
        <w:pStyle w:val="ListParagraph"/>
        <w:numPr>
          <w:ilvl w:val="0"/>
          <w:numId w:val="93"/>
        </w:numPr>
      </w:pPr>
      <w:r>
        <w:t>If h = 2</w:t>
      </w:r>
    </w:p>
    <w:p w:rsidR="00B9311B" w:rsidRDefault="00B9311B" w:rsidP="00D54590">
      <w:pPr>
        <w:pStyle w:val="ListParagraph"/>
        <w:numPr>
          <w:ilvl w:val="0"/>
          <w:numId w:val="93"/>
        </w:numPr>
      </w:pPr>
      <w:r>
        <w:t>If x = 0 return false.</w:t>
      </w:r>
    </w:p>
    <w:p w:rsidR="00B9311B" w:rsidRDefault="00B9311B" w:rsidP="00D54590">
      <w:pPr>
        <w:pStyle w:val="ListParagraph"/>
        <w:numPr>
          <w:ilvl w:val="0"/>
          <w:numId w:val="93"/>
        </w:numPr>
      </w:pPr>
      <w:r>
        <w:t>Else, return true.</w:t>
      </w:r>
    </w:p>
    <w:p w:rsidR="00B9311B" w:rsidRDefault="00B9311B" w:rsidP="00D54590">
      <w:pPr>
        <w:pStyle w:val="ListParagraph"/>
        <w:numPr>
          <w:ilvl w:val="0"/>
          <w:numId w:val="93"/>
        </w:numPr>
      </w:pPr>
      <w:r>
        <w:t>If h = 3</w:t>
      </w:r>
    </w:p>
    <w:p w:rsidR="00B9311B" w:rsidRDefault="00B9311B" w:rsidP="00D54590">
      <w:pPr>
        <w:pStyle w:val="ListParagraph"/>
        <w:numPr>
          <w:ilvl w:val="0"/>
          <w:numId w:val="93"/>
        </w:numPr>
      </w:pPr>
      <w:r>
        <w:t>If point</w:t>
      </w:r>
      <w:r w:rsidRPr="00B9311B">
        <w:t>2</w:t>
      </w:r>
      <w:r>
        <w:t xml:space="preserve"> = point</w:t>
      </w:r>
      <w:r w:rsidRPr="00B9311B">
        <w:t>-1</w:t>
      </w:r>
      <w:r>
        <w:t xml:space="preserve"> return false.</w:t>
      </w:r>
    </w:p>
    <w:p w:rsidR="00B9311B" w:rsidRDefault="00B9311B" w:rsidP="00D54590">
      <w:pPr>
        <w:pStyle w:val="ListParagraph"/>
        <w:numPr>
          <w:ilvl w:val="0"/>
          <w:numId w:val="93"/>
        </w:numPr>
      </w:pPr>
      <w:r>
        <w:t>Else, return true.</w:t>
      </w:r>
    </w:p>
    <w:p w:rsidR="00B9311B" w:rsidRDefault="00B9311B" w:rsidP="00D54590">
      <w:pPr>
        <w:pStyle w:val="ListParagraph"/>
        <w:numPr>
          <w:ilvl w:val="0"/>
          <w:numId w:val="93"/>
        </w:numPr>
      </w:pPr>
      <w:r>
        <w:t>If h = 4</w:t>
      </w:r>
    </w:p>
    <w:p w:rsidR="00B9311B" w:rsidRDefault="00B9311B" w:rsidP="00D54590">
      <w:pPr>
        <w:pStyle w:val="ListParagraph"/>
        <w:numPr>
          <w:ilvl w:val="0"/>
          <w:numId w:val="93"/>
        </w:numPr>
      </w:pPr>
      <w:r>
        <w:t>If x = 0 return false.</w:t>
      </w:r>
    </w:p>
    <w:p w:rsidR="00B9311B" w:rsidRDefault="00B9311B" w:rsidP="00D54590">
      <w:pPr>
        <w:pStyle w:val="ListParagraph"/>
        <w:numPr>
          <w:ilvl w:val="0"/>
          <w:numId w:val="93"/>
        </w:numPr>
      </w:pPr>
      <w:r>
        <w:t>Calculate Point</w:t>
      </w:r>
      <w:r w:rsidRPr="00B9311B">
        <w:t>2</w:t>
      </w:r>
      <w:r>
        <w:t xml:space="preserve"> = (x</w:t>
      </w:r>
      <w:r w:rsidRPr="00B9311B">
        <w:t>1</w:t>
      </w:r>
      <w:r>
        <w:t>, y</w:t>
      </w:r>
      <w:r w:rsidRPr="00B9311B">
        <w:t>1</w:t>
      </w:r>
      <w:r>
        <w:t>). If x</w:t>
      </w:r>
      <w:r w:rsidRPr="00B9311B">
        <w:t xml:space="preserve">1 </w:t>
      </w:r>
      <w:r>
        <w:t>= 0 return false.</w:t>
      </w:r>
    </w:p>
    <w:p w:rsidR="00B9311B" w:rsidRDefault="00B9311B" w:rsidP="00D54590">
      <w:pPr>
        <w:pStyle w:val="ListParagraph"/>
        <w:numPr>
          <w:ilvl w:val="0"/>
          <w:numId w:val="93"/>
        </w:numPr>
      </w:pPr>
      <w:r>
        <w:t>Else, return true.</w:t>
      </w:r>
    </w:p>
    <w:p w:rsidR="00B9311B" w:rsidRDefault="00B9311B" w:rsidP="00D54590">
      <w:pPr>
        <w:pStyle w:val="ListParagraph"/>
        <w:numPr>
          <w:ilvl w:val="0"/>
          <w:numId w:val="93"/>
        </w:numPr>
      </w:pPr>
      <w:r>
        <w:t>If Point</w:t>
      </w:r>
      <w:r w:rsidRPr="00B9311B">
        <w:rPr>
          <w:vertAlign w:val="superscript"/>
        </w:rPr>
        <w:t>r</w:t>
      </w:r>
      <w:r>
        <w:t xml:space="preserve"> = infinity return true.</w:t>
      </w:r>
    </w:p>
    <w:p w:rsidR="00E41954" w:rsidRPr="00B9311B" w:rsidRDefault="00B9311B" w:rsidP="00D54590">
      <w:pPr>
        <w:pStyle w:val="ListParagraph"/>
        <w:numPr>
          <w:ilvl w:val="0"/>
          <w:numId w:val="93"/>
        </w:numPr>
      </w:pPr>
      <w:r>
        <w:t>Return false.</w:t>
      </w:r>
      <w:r w:rsidR="00E41954" w:rsidRPr="00B9311B">
        <w:tab/>
      </w:r>
    </w:p>
    <w:p w:rsidR="00E41954" w:rsidRDefault="00E41954" w:rsidP="00E41954">
      <w:pPr>
        <w:rPr>
          <w:rFonts w:ascii="Courier New" w:hAnsi="Courier New" w:cs="Courier New"/>
          <w:sz w:val="20"/>
          <w:szCs w:val="20"/>
        </w:rPr>
      </w:pPr>
      <w:r>
        <w:rPr>
          <w:rFonts w:ascii="Courier New" w:hAnsi="Courier New" w:cs="Courier New"/>
          <w:color w:val="000000"/>
          <w:sz w:val="20"/>
          <w:szCs w:val="20"/>
        </w:rPr>
        <w:tab/>
      </w:r>
    </w:p>
    <w:p w:rsidR="00E41954" w:rsidRDefault="004C3FE3" w:rsidP="00D54590">
      <w:pPr>
        <w:pStyle w:val="Caption"/>
        <w:numPr>
          <w:ilvl w:val="0"/>
          <w:numId w:val="95"/>
        </w:numPr>
      </w:pPr>
      <w:r>
        <w:t xml:space="preserve">Function: </w:t>
      </w:r>
      <w:r w:rsidR="00E41954">
        <w:t>checkAndCreateInitParams(Properties e</w:t>
      </w:r>
      <w:r>
        <w:t>cProperties, String curveName) : GroupParams</w:t>
      </w:r>
    </w:p>
    <w:p w:rsidR="00E41954" w:rsidRPr="00273320" w:rsidRDefault="004C3FE3" w:rsidP="00D54590">
      <w:pPr>
        <w:pStyle w:val="ListParagraph"/>
        <w:numPr>
          <w:ilvl w:val="0"/>
          <w:numId w:val="93"/>
        </w:numPr>
      </w:pPr>
      <w:r w:rsidRPr="00273320">
        <w:t>C</w:t>
      </w:r>
      <w:r w:rsidR="00E41954" w:rsidRPr="00273320">
        <w:t>heck that the given curve is in the field that matches the group</w:t>
      </w:r>
      <w:r w:rsidRPr="00273320">
        <w:t xml:space="preserve"> by checking that the name start with “B-</w:t>
      </w:r>
      <w:proofErr w:type="gramStart"/>
      <w:r w:rsidRPr="00273320">
        <w:t>“ or</w:t>
      </w:r>
      <w:proofErr w:type="gramEnd"/>
      <w:r w:rsidRPr="00273320">
        <w:t xml:space="preserve"> “K-“.</w:t>
      </w:r>
    </w:p>
    <w:p w:rsidR="00E41954" w:rsidRPr="00273320" w:rsidRDefault="004C3FE3" w:rsidP="00D54590">
      <w:pPr>
        <w:pStyle w:val="ListParagraph"/>
        <w:numPr>
          <w:ilvl w:val="0"/>
          <w:numId w:val="93"/>
        </w:numPr>
      </w:pPr>
      <w:r w:rsidRPr="00273320">
        <w:t>G</w:t>
      </w:r>
      <w:r w:rsidR="00E41954" w:rsidRPr="00273320">
        <w:t>et the curve parameters</w:t>
      </w:r>
    </w:p>
    <w:p w:rsidR="00273320" w:rsidRDefault="004C3FE3" w:rsidP="00D54590">
      <w:pPr>
        <w:pStyle w:val="ListParagraph"/>
        <w:numPr>
          <w:ilvl w:val="0"/>
          <w:numId w:val="93"/>
        </w:numPr>
      </w:pPr>
      <w:r w:rsidRPr="00273320">
        <w:t>Create and return GroupParams for the correct basis (trinomial or pentanomial)</w:t>
      </w:r>
      <w:r w:rsidR="00273320" w:rsidRPr="00273320">
        <w:t xml:space="preserve"> or Koblitz.</w:t>
      </w:r>
    </w:p>
    <w:p w:rsidR="00E41954" w:rsidRDefault="00E41954" w:rsidP="00E41954"/>
    <w:p w:rsidR="00D349DA" w:rsidRDefault="00D349DA">
      <w:pPr>
        <w:autoSpaceDE/>
        <w:autoSpaceDN/>
        <w:adjustRightInd/>
      </w:pPr>
      <w:r>
        <w:br w:type="page"/>
      </w:r>
    </w:p>
    <w:p w:rsidR="005844BF" w:rsidRDefault="00674D8E" w:rsidP="005844BF">
      <w:r w:rsidRPr="00674D8E">
        <w:lastRenderedPageBreak/>
        <w:t xml:space="preserve">The following </w:t>
      </w:r>
      <w:r>
        <w:t>sections</w:t>
      </w:r>
      <w:r w:rsidRPr="00674D8E">
        <w:t xml:space="preserve"> show the concrete implementations of the wrappers to the above libraries.</w:t>
      </w:r>
      <w:bookmarkStart w:id="808" w:name="_Toc305321463"/>
      <w:bookmarkStart w:id="809" w:name="_Toc305323477"/>
      <w:bookmarkStart w:id="810" w:name="_Toc305323651"/>
      <w:bookmarkStart w:id="811" w:name="_Toc305323827"/>
      <w:bookmarkStart w:id="812" w:name="_Toc311619791"/>
      <w:bookmarkStart w:id="813" w:name="_Toc315168932"/>
      <w:bookmarkStart w:id="814" w:name="_Toc315169109"/>
      <w:bookmarkStart w:id="815" w:name="_Toc315173327"/>
      <w:bookmarkEnd w:id="808"/>
      <w:bookmarkEnd w:id="809"/>
      <w:bookmarkEnd w:id="810"/>
      <w:bookmarkEnd w:id="811"/>
      <w:bookmarkEnd w:id="812"/>
      <w:bookmarkEnd w:id="813"/>
      <w:bookmarkEnd w:id="814"/>
      <w:bookmarkEnd w:id="815"/>
    </w:p>
    <w:p w:rsidR="00AE4229" w:rsidRDefault="00674D8E" w:rsidP="005844BF">
      <w:pPr>
        <w:pStyle w:val="Heading4"/>
      </w:pPr>
      <w:bookmarkStart w:id="816" w:name="_Toc331084181"/>
      <w:r>
        <w:t xml:space="preserve">Bouncy Castle’s Wrapper </w:t>
      </w:r>
      <w:r w:rsidR="00AE4229" w:rsidRPr="00806BD5">
        <w:t>Static</w:t>
      </w:r>
      <w:r w:rsidR="00AE4229">
        <w:t xml:space="preserve"> view</w:t>
      </w:r>
      <w:bookmarkEnd w:id="816"/>
    </w:p>
    <w:p w:rsidR="00AE4229" w:rsidRDefault="00AE4229" w:rsidP="00AE4229">
      <w:pPr>
        <w:ind w:left="708"/>
      </w:pPr>
    </w:p>
    <w:p w:rsidR="00AE4229" w:rsidRDefault="00AE4229" w:rsidP="00674D8E">
      <w:pPr>
        <w:rPr>
          <w:rFonts w:asciiTheme="minorHAnsi" w:hAnsiTheme="minorHAnsi" w:cstheme="minorHAnsi"/>
        </w:rPr>
      </w:pPr>
      <w:r>
        <w:t>First, we show the implementation of Bouncy Castle.</w:t>
      </w:r>
      <w:r w:rsidRPr="00D41D35">
        <w:t xml:space="preserve"> B</w:t>
      </w:r>
      <w:r>
        <w:t>C</w:t>
      </w:r>
      <w:r w:rsidRPr="00D41D35">
        <w:t xml:space="preserve"> ha</w:t>
      </w:r>
      <w:r>
        <w:t>s</w:t>
      </w:r>
      <w:r w:rsidRPr="00D41D35">
        <w:t xml:space="preserve"> a class called ECCurve which </w:t>
      </w:r>
      <w:r>
        <w:t>manages</w:t>
      </w:r>
      <w:r w:rsidRPr="00D41D35">
        <w:t xml:space="preserve"> the curves functionality. Our class BcAdapterDlogEC is a wrapper class for the ECCurve. The wrapper implements the functions of the Dlog group </w:t>
      </w:r>
      <w:r>
        <w:rPr>
          <w:rFonts w:asciiTheme="minorHAnsi" w:hAnsiTheme="minorHAnsi" w:cstheme="minorHAnsi"/>
        </w:rPr>
        <w:t xml:space="preserve">by calling </w:t>
      </w:r>
      <w:r w:rsidRPr="00D41D35">
        <w:t xml:space="preserve">ECCurve </w:t>
      </w:r>
      <w:r>
        <w:rPr>
          <w:rFonts w:asciiTheme="minorHAnsi" w:hAnsiTheme="minorHAnsi" w:cstheme="minorHAnsi"/>
        </w:rPr>
        <w:t>functions.</w:t>
      </w:r>
    </w:p>
    <w:p w:rsidR="00AE4229" w:rsidRDefault="00AE4229" w:rsidP="00674D8E">
      <w:pPr>
        <w:rPr>
          <w:rFonts w:ascii="Courier New" w:hAnsi="Courier New" w:cs="Courier New"/>
          <w:color w:val="000000"/>
          <w:sz w:val="20"/>
          <w:szCs w:val="20"/>
        </w:rPr>
      </w:pPr>
      <w:r>
        <w:rPr>
          <w:rFonts w:asciiTheme="minorHAnsi" w:hAnsiTheme="minorHAnsi" w:cstheme="minorHAnsi"/>
        </w:rPr>
        <w:t>The subclasses BCDlogECFp and BCDlogECF2m</w:t>
      </w:r>
      <w:r w:rsidRPr="00D41D35">
        <w:rPr>
          <w:rFonts w:asciiTheme="minorHAnsi" w:hAnsiTheme="minorHAnsi" w:cstheme="minorHAnsi"/>
        </w:rPr>
        <w:t xml:space="preserve"> </w:t>
      </w:r>
      <w:r>
        <w:rPr>
          <w:rFonts w:asciiTheme="minorHAnsi" w:hAnsiTheme="minorHAnsi" w:cstheme="minorHAnsi"/>
        </w:rPr>
        <w:t xml:space="preserve">initialize the ECCurve of BC. They extract from a file the parameters for the elliptic curve and initialize the ECCurve. </w:t>
      </w:r>
    </w:p>
    <w:p w:rsidR="00AE4229" w:rsidRDefault="00AE4229" w:rsidP="00AE4229">
      <w:pPr>
        <w:rPr>
          <w:rFonts w:ascii="Courier New" w:hAnsi="Courier New" w:cs="Courier New"/>
          <w:color w:val="000000"/>
          <w:sz w:val="20"/>
          <w:szCs w:val="20"/>
        </w:rPr>
      </w:pPr>
    </w:p>
    <w:p w:rsidR="00AE4229" w:rsidRDefault="009221AB" w:rsidP="00AE4229">
      <w:pPr>
        <w:autoSpaceDE/>
        <w:autoSpaceDN/>
        <w:adjustRightInd/>
        <w:rPr>
          <w:rFonts w:ascii="Courier New" w:hAnsi="Courier New" w:cs="Courier New"/>
          <w:color w:val="000000"/>
          <w:sz w:val="20"/>
          <w:szCs w:val="20"/>
        </w:rPr>
      </w:pPr>
      <w:r w:rsidRPr="009221AB">
        <w:rPr>
          <w:rFonts w:ascii="Courier New" w:hAnsi="Courier New" w:cs="Courier New"/>
          <w:noProof/>
          <w:color w:val="000000"/>
          <w:sz w:val="20"/>
          <w:szCs w:val="20"/>
        </w:rPr>
        <w:drawing>
          <wp:inline distT="0" distB="0" distL="0" distR="0" wp14:anchorId="744942DC" wp14:editId="3996F4BF">
            <wp:extent cx="6570884" cy="5967350"/>
            <wp:effectExtent l="0" t="0" r="1905" b="0"/>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571518" cy="5967926"/>
                    </a:xfrm>
                    <a:prstGeom prst="rect">
                      <a:avLst/>
                    </a:prstGeom>
                  </pic:spPr>
                </pic:pic>
              </a:graphicData>
            </a:graphic>
          </wp:inline>
        </w:drawing>
      </w:r>
    </w:p>
    <w:p w:rsidR="00AE4229" w:rsidRDefault="00AE4229" w:rsidP="00AE4229">
      <w:pPr>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647219" w:rsidP="005844BF">
      <w:pPr>
        <w:pStyle w:val="Heading4"/>
      </w:pPr>
      <w:bookmarkStart w:id="817" w:name="_Bouncy_Castle’s_Wrapper"/>
      <w:bookmarkStart w:id="818" w:name="_Toc331084182"/>
      <w:bookmarkEnd w:id="817"/>
      <w:r>
        <w:t>Bouncy Castle’s Wrapper Dynamic View</w:t>
      </w:r>
      <w:bookmarkEnd w:id="818"/>
    </w:p>
    <w:p w:rsidR="00AE4229" w:rsidRDefault="00AE4229" w:rsidP="00AE4229">
      <w:pPr>
        <w:ind w:left="708"/>
        <w:rPr>
          <w:rFonts w:ascii="Courier New" w:hAnsi="Courier New" w:cs="Courier New"/>
          <w:color w:val="000000"/>
          <w:sz w:val="20"/>
          <w:szCs w:val="20"/>
        </w:rPr>
      </w:pPr>
    </w:p>
    <w:p w:rsidR="00647219" w:rsidRPr="00647219" w:rsidRDefault="00647219" w:rsidP="00DC0DF8">
      <w:r w:rsidRPr="008F5369">
        <w:rPr>
          <w:b/>
          <w:bCs/>
        </w:rPr>
        <w:t>DlogGroupEC</w:t>
      </w:r>
      <w:r w:rsidRPr="00647219">
        <w:t>:</w:t>
      </w:r>
    </w:p>
    <w:p w:rsidR="00D23891" w:rsidRDefault="00647219" w:rsidP="00D23891">
      <w:pPr>
        <w:ind w:firstLine="708"/>
      </w:pPr>
      <w:r w:rsidRPr="00647219">
        <w:t>This class has a Properties object as a class member. This object is used to hold the NIST’s curve’s properties file. This file is uploaded once at the first time a NIST curve is created by the getProperties function. Any derived class can use this properties object directly.</w:t>
      </w:r>
    </w:p>
    <w:p w:rsidR="00D23891" w:rsidRDefault="00D23891" w:rsidP="00D23891"/>
    <w:p w:rsidR="00D23891" w:rsidRDefault="00391332" w:rsidP="00D54590">
      <w:pPr>
        <w:pStyle w:val="Caption"/>
        <w:numPr>
          <w:ilvl w:val="0"/>
          <w:numId w:val="79"/>
        </w:numPr>
      </w:pPr>
      <w:r w:rsidRPr="00647219">
        <w:t>Function:</w:t>
      </w:r>
      <w:r>
        <w:t xml:space="preserve"> </w:t>
      </w:r>
      <w:r w:rsidRPr="0073456A">
        <w:t xml:space="preserve">DlogGroupEC </w:t>
      </w:r>
      <w:r w:rsidRPr="00647219">
        <w:t>(String fileName, String curveName)</w:t>
      </w:r>
    </w:p>
    <w:p w:rsidR="00391332" w:rsidRPr="00647219" w:rsidRDefault="00391332" w:rsidP="00D23891">
      <w:r w:rsidRPr="00647219">
        <w:t>This function extracts the parameters of the giv</w:t>
      </w:r>
      <w:r>
        <w:t>en curve from the given file and</w:t>
      </w:r>
      <w:r w:rsidRPr="00647219">
        <w:t xml:space="preserve"> initializes the</w:t>
      </w:r>
    </w:p>
    <w:p w:rsidR="00391332" w:rsidRPr="00647219" w:rsidRDefault="00391332" w:rsidP="00D23891">
      <w:proofErr w:type="gramStart"/>
      <w:r w:rsidRPr="00647219">
        <w:t>GroupParams and generator of this DlogGroup.</w:t>
      </w:r>
      <w:proofErr w:type="gramEnd"/>
      <w:r w:rsidRPr="00647219">
        <w:t xml:space="preserve"> </w:t>
      </w:r>
    </w:p>
    <w:p w:rsidR="00391332" w:rsidRDefault="00391332" w:rsidP="00D54590">
      <w:pPr>
        <w:pStyle w:val="ListParagraph"/>
        <w:numPr>
          <w:ilvl w:val="0"/>
          <w:numId w:val="77"/>
        </w:numPr>
      </w:pPr>
      <w:r w:rsidRPr="0073456A">
        <w:t xml:space="preserve">Call </w:t>
      </w:r>
      <w:proofErr w:type="gramStart"/>
      <w:r w:rsidRPr="0073456A">
        <w:t>getProperties(</w:t>
      </w:r>
      <w:proofErr w:type="gramEnd"/>
      <w:r w:rsidRPr="0073456A">
        <w:t>file</w:t>
      </w:r>
      <w:r>
        <w:t>N</w:t>
      </w:r>
      <w:r w:rsidRPr="0073456A">
        <w:t>ame) and set properties object to the return</w:t>
      </w:r>
      <w:r>
        <w:t>ed</w:t>
      </w:r>
      <w:r w:rsidRPr="0073456A">
        <w:t xml:space="preserve"> value</w:t>
      </w:r>
      <w:r>
        <w:t>.</w:t>
      </w:r>
    </w:p>
    <w:p w:rsidR="00391332" w:rsidRDefault="00391332" w:rsidP="00D54590">
      <w:pPr>
        <w:pStyle w:val="ListParagraph"/>
        <w:numPr>
          <w:ilvl w:val="0"/>
          <w:numId w:val="77"/>
        </w:numPr>
      </w:pPr>
      <w:r>
        <w:t xml:space="preserve">Set </w:t>
      </w:r>
      <w:r w:rsidRPr="00B90839">
        <w:t>PROPERTIES_FILES_PATH</w:t>
      </w:r>
      <w:r>
        <w:t xml:space="preserve"> to the fileName received.</w:t>
      </w:r>
    </w:p>
    <w:p w:rsidR="00391332" w:rsidRPr="00391332" w:rsidRDefault="00391332" w:rsidP="00D54590">
      <w:pPr>
        <w:pStyle w:val="ListParagraph"/>
        <w:numPr>
          <w:ilvl w:val="0"/>
          <w:numId w:val="77"/>
        </w:numPr>
        <w:ind w:left="708"/>
        <w:rPr>
          <w:rFonts w:ascii="Courier New" w:hAnsi="Courier New" w:cs="Courier New"/>
          <w:color w:val="000000"/>
          <w:sz w:val="20"/>
          <w:szCs w:val="20"/>
        </w:rPr>
      </w:pPr>
      <w:r w:rsidRPr="0073456A">
        <w:t>Check that the properties object contains the curveName. If not, throw InvalidArgumentException.</w:t>
      </w:r>
    </w:p>
    <w:p w:rsidR="00B90839" w:rsidRPr="00391332" w:rsidRDefault="00391332" w:rsidP="00D54590">
      <w:pPr>
        <w:pStyle w:val="ListParagraph"/>
        <w:numPr>
          <w:ilvl w:val="0"/>
          <w:numId w:val="77"/>
        </w:numPr>
        <w:ind w:left="708"/>
        <w:rPr>
          <w:rFonts w:ascii="Courier New" w:hAnsi="Courier New" w:cs="Courier New"/>
          <w:color w:val="000000"/>
          <w:sz w:val="20"/>
          <w:szCs w:val="20"/>
        </w:rPr>
      </w:pPr>
      <w:r w:rsidRPr="0073456A">
        <w:t>Call doInit with the properties object and the curveName.</w:t>
      </w:r>
      <w:r>
        <w:t xml:space="preserve"> This function is implemented by each concrete class and it performs checks and initialization actions relevant to each concrete curve.</w:t>
      </w:r>
    </w:p>
    <w:p w:rsidR="00D23891" w:rsidRDefault="00D23891" w:rsidP="00D23891">
      <w:pPr>
        <w:pStyle w:val="Caption"/>
      </w:pPr>
    </w:p>
    <w:p w:rsidR="00647219" w:rsidRPr="00647219" w:rsidRDefault="00647219" w:rsidP="00D54590">
      <w:pPr>
        <w:pStyle w:val="Caption"/>
        <w:numPr>
          <w:ilvl w:val="0"/>
          <w:numId w:val="78"/>
        </w:numPr>
        <w:ind w:left="709" w:hanging="283"/>
      </w:pPr>
      <w:r w:rsidRPr="00647219">
        <w:t>Function:</w:t>
      </w:r>
      <w:r w:rsidR="00DC0DF8">
        <w:t xml:space="preserve"> </w:t>
      </w:r>
      <w:r w:rsidRPr="00647219">
        <w:t xml:space="preserve">getProperties(String fileName) </w:t>
      </w:r>
      <w:r w:rsidR="00391332">
        <w:t>:Properties</w:t>
      </w:r>
    </w:p>
    <w:p w:rsidR="00647219" w:rsidRDefault="00647219" w:rsidP="00DC0DF8">
      <w:r w:rsidRPr="00647219">
        <w:t>This function gets the name of the file, and returns a new properties object containing the file data.</w:t>
      </w:r>
    </w:p>
    <w:p w:rsidR="00391332" w:rsidRPr="00647219" w:rsidRDefault="00391332" w:rsidP="00DC0DF8"/>
    <w:p w:rsidR="00647219" w:rsidRPr="00DC0DF8" w:rsidRDefault="00647219" w:rsidP="00391332">
      <w:pPr>
        <w:pStyle w:val="ListParagraph"/>
        <w:numPr>
          <w:ilvl w:val="0"/>
          <w:numId w:val="8"/>
        </w:numPr>
      </w:pPr>
      <w:r w:rsidRPr="00DC0DF8">
        <w:t xml:space="preserve">If the accepted file name is the NIST file name and the NIST properties object </w:t>
      </w:r>
      <w:r w:rsidR="00391332">
        <w:t>has</w:t>
      </w:r>
      <w:r w:rsidRPr="00DC0DF8">
        <w:t xml:space="preserve"> already </w:t>
      </w:r>
      <w:r w:rsidR="00391332">
        <w:t xml:space="preserve">been </w:t>
      </w:r>
      <w:r w:rsidRPr="00DC0DF8">
        <w:t xml:space="preserve">initialized, return it. </w:t>
      </w:r>
    </w:p>
    <w:p w:rsidR="00647219" w:rsidRPr="00DC0DF8" w:rsidRDefault="00647219" w:rsidP="007C5F01">
      <w:pPr>
        <w:pStyle w:val="ListParagraph"/>
        <w:numPr>
          <w:ilvl w:val="0"/>
          <w:numId w:val="8"/>
        </w:numPr>
      </w:pPr>
      <w:r w:rsidRPr="00DC0DF8">
        <w:t>Upload the file to a properties object.</w:t>
      </w:r>
    </w:p>
    <w:p w:rsidR="00DC0DF8" w:rsidRPr="00DC0DF8" w:rsidRDefault="00647219" w:rsidP="007C5F01">
      <w:pPr>
        <w:pStyle w:val="ListParagraph"/>
        <w:numPr>
          <w:ilvl w:val="0"/>
          <w:numId w:val="8"/>
        </w:numPr>
      </w:pPr>
      <w:r w:rsidRPr="00DC0DF8">
        <w:t xml:space="preserve">If this is the NIST file, set the properties object that has been created as the class member. </w:t>
      </w:r>
    </w:p>
    <w:p w:rsidR="00647219" w:rsidRPr="00DC0DF8" w:rsidRDefault="00647219" w:rsidP="007C5F01">
      <w:pPr>
        <w:pStyle w:val="ListParagraph"/>
        <w:numPr>
          <w:ilvl w:val="0"/>
          <w:numId w:val="8"/>
        </w:numPr>
        <w:rPr>
          <w:rFonts w:ascii="Courier New" w:hAnsi="Courier New" w:cs="Courier New"/>
          <w:color w:val="000000"/>
          <w:sz w:val="20"/>
          <w:szCs w:val="20"/>
        </w:rPr>
      </w:pPr>
      <w:r w:rsidRPr="00DC0DF8">
        <w:t>Returns the properties object</w:t>
      </w:r>
      <w:r w:rsidRPr="00DC0DF8">
        <w:rPr>
          <w:rFonts w:ascii="Courier New" w:hAnsi="Courier New" w:cs="Courier New"/>
          <w:color w:val="000000"/>
          <w:sz w:val="20"/>
          <w:szCs w:val="20"/>
        </w:rPr>
        <w:t xml:space="preserve">. </w:t>
      </w:r>
    </w:p>
    <w:p w:rsidR="00D23891" w:rsidRDefault="00D23891" w:rsidP="00D23891">
      <w:pPr>
        <w:pStyle w:val="Caption"/>
      </w:pPr>
    </w:p>
    <w:p w:rsidR="00391332" w:rsidRPr="00647219" w:rsidRDefault="00391332" w:rsidP="00D54590">
      <w:pPr>
        <w:pStyle w:val="Caption"/>
        <w:numPr>
          <w:ilvl w:val="0"/>
          <w:numId w:val="78"/>
        </w:numPr>
      </w:pPr>
      <w:r>
        <w:t xml:space="preserve">Function: </w:t>
      </w:r>
      <w:r w:rsidRPr="004F3257">
        <w:t>validateGroup():boolean</w:t>
      </w:r>
    </w:p>
    <w:p w:rsidR="000B46DF" w:rsidRPr="00A64BB2" w:rsidRDefault="000B46DF" w:rsidP="00DE7EC1">
      <w:r w:rsidRPr="00A64BB2">
        <w:t>Checks parameters of this group to see if they conform to the type this group is supposed to be. Parameters are uploaded from a configuration file upon construction of concrete instance of an Elliptic Curve Dlog group.</w:t>
      </w:r>
      <w:r w:rsidR="00A64BB2" w:rsidRPr="00A64BB2">
        <w:t xml:space="preserve"> </w:t>
      </w:r>
      <w:r w:rsidRPr="00A64BB2">
        <w:t xml:space="preserve">By default, SCAPI uploads a file with NIST recommended curves. In this case we assume the parameters are always correct. It is also possible to upload a user-defined configuration file (with format specified in </w:t>
      </w:r>
      <w:hyperlink w:anchor="_Elliptic_Curves_Parameters" w:history="1">
        <w:r w:rsidRPr="00DE7EC1">
          <w:rPr>
            <w:rStyle w:val="Hyperlink"/>
          </w:rPr>
          <w:t>E</w:t>
        </w:r>
        <w:r w:rsidR="00DE7EC1" w:rsidRPr="00DE7EC1">
          <w:rPr>
            <w:rStyle w:val="Hyperlink"/>
          </w:rPr>
          <w:t>lliptic Curves P</w:t>
        </w:r>
        <w:r w:rsidRPr="00DE7EC1">
          <w:rPr>
            <w:rStyle w:val="Hyperlink"/>
          </w:rPr>
          <w:t>aram</w:t>
        </w:r>
        <w:r w:rsidR="00DE7EC1" w:rsidRPr="00DE7EC1">
          <w:rPr>
            <w:rStyle w:val="Hyperlink"/>
          </w:rPr>
          <w:t xml:space="preserve">eters File </w:t>
        </w:r>
        <w:r w:rsidRPr="00DE7EC1">
          <w:rPr>
            <w:rStyle w:val="Hyperlink"/>
          </w:rPr>
          <w:t>Format</w:t>
        </w:r>
      </w:hyperlink>
      <w:r w:rsidR="00DE7EC1">
        <w:t>)</w:t>
      </w:r>
      <w:r w:rsidRPr="00A64BB2">
        <w:t>. In this case,</w:t>
      </w:r>
      <w:r w:rsidR="00A64BB2" w:rsidRPr="00A64BB2">
        <w:t xml:space="preserve"> </w:t>
      </w:r>
      <w:r w:rsidRPr="00A64BB2">
        <w:t>it is the user's responsibility to check the validity of the parameters.</w:t>
      </w:r>
    </w:p>
    <w:p w:rsidR="000B46DF" w:rsidRPr="00A64BB2" w:rsidRDefault="000B46DF" w:rsidP="00A64BB2">
      <w:r w:rsidRPr="00A64BB2">
        <w:t>In both ways, the parameters we set should be correct. Therefore, currently the function validateGroup does not perform any validity check and always returns true.</w:t>
      </w:r>
    </w:p>
    <w:p w:rsidR="00A64BB2" w:rsidRDefault="000B46DF" w:rsidP="00A64BB2">
      <w:r w:rsidRPr="00A64BB2">
        <w:t>In the future we may add the validity checks.</w:t>
      </w:r>
    </w:p>
    <w:p w:rsidR="00A64BB2" w:rsidRDefault="00A64BB2" w:rsidP="00A64BB2"/>
    <w:p w:rsidR="00391332" w:rsidRPr="00A64BB2" w:rsidRDefault="00A64BB2" w:rsidP="00D54590">
      <w:pPr>
        <w:pStyle w:val="ListParagraph"/>
        <w:numPr>
          <w:ilvl w:val="0"/>
          <w:numId w:val="78"/>
        </w:numPr>
      </w:pPr>
      <w:r>
        <w:t>R</w:t>
      </w:r>
      <w:r w:rsidR="00391332" w:rsidRPr="00A64BB2">
        <w:t>eturn true.</w:t>
      </w:r>
    </w:p>
    <w:p w:rsidR="00391332" w:rsidRPr="00A64BB2" w:rsidRDefault="00391332" w:rsidP="000B46DF">
      <w:pPr>
        <w:rPr>
          <w:rFonts w:ascii="Calibri" w:hAnsi="Calibri" w:cs="Arial"/>
          <w:sz w:val="22"/>
          <w:szCs w:val="22"/>
          <w:lang w:bidi="en-US"/>
        </w:rPr>
      </w:pPr>
      <w:r w:rsidRPr="00A64BB2">
        <w:rPr>
          <w:rFonts w:ascii="Calibri" w:hAnsi="Calibri" w:cs="Arial"/>
          <w:sz w:val="22"/>
          <w:szCs w:val="22"/>
          <w:lang w:bidi="en-US"/>
        </w:rPr>
        <w:tab/>
      </w:r>
    </w:p>
    <w:p w:rsidR="00391332" w:rsidRDefault="00391332" w:rsidP="00391332">
      <w:pPr>
        <w:rPr>
          <w:rFonts w:ascii="Courier New" w:hAnsi="Courier New" w:cs="Courier New"/>
          <w:sz w:val="20"/>
          <w:szCs w:val="20"/>
        </w:rPr>
      </w:pPr>
    </w:p>
    <w:p w:rsidR="00391332" w:rsidRDefault="00391332" w:rsidP="00391332">
      <w:pPr>
        <w:rPr>
          <w:rFonts w:ascii="Courier New" w:hAnsi="Courier New" w:cs="Courier New"/>
          <w:sz w:val="20"/>
          <w:szCs w:val="20"/>
        </w:rPr>
      </w:pPr>
      <w:r>
        <w:rPr>
          <w:rFonts w:ascii="Courier New" w:hAnsi="Courier New" w:cs="Courier New"/>
          <w:color w:val="000000"/>
          <w:sz w:val="20"/>
          <w:szCs w:val="20"/>
        </w:rPr>
        <w:lastRenderedPageBreak/>
        <w:tab/>
      </w:r>
    </w:p>
    <w:p w:rsidR="00391332" w:rsidRPr="004F3257" w:rsidRDefault="00DE7EC1" w:rsidP="00D54590">
      <w:pPr>
        <w:pStyle w:val="Caption"/>
        <w:numPr>
          <w:ilvl w:val="0"/>
          <w:numId w:val="78"/>
        </w:numPr>
        <w:rPr>
          <w:rFonts w:asciiTheme="minorHAnsi" w:hAnsiTheme="minorHAnsi" w:cstheme="minorHAnsi"/>
        </w:rPr>
      </w:pPr>
      <w:r w:rsidRPr="004F3257">
        <w:rPr>
          <w:rFonts w:asciiTheme="minorHAnsi" w:hAnsiTheme="minorHAnsi" w:cstheme="minorHAnsi"/>
        </w:rPr>
        <w:t xml:space="preserve">Function: </w:t>
      </w:r>
      <w:r w:rsidRPr="004F3257">
        <w:rPr>
          <w:rFonts w:asciiTheme="minorHAnsi" w:hAnsiTheme="minorHAnsi" w:cstheme="minorHAnsi"/>
          <w:color w:val="000000"/>
        </w:rPr>
        <w:t>isGenerator() : boolean</w:t>
      </w:r>
      <w:r w:rsidR="00391332" w:rsidRPr="004F3257">
        <w:rPr>
          <w:rFonts w:asciiTheme="minorHAnsi" w:hAnsiTheme="minorHAnsi" w:cstheme="minorHAnsi"/>
        </w:rPr>
        <w:tab/>
      </w:r>
    </w:p>
    <w:p w:rsidR="00391332" w:rsidRPr="00DE7EC1" w:rsidRDefault="00391332" w:rsidP="00391332">
      <w:proofErr w:type="gramStart"/>
      <w:r w:rsidRPr="00DE7EC1">
        <w:t>Checks if the element set as the generator is indeed the generator of this group.</w:t>
      </w:r>
      <w:proofErr w:type="gramEnd"/>
    </w:p>
    <w:p w:rsidR="00DE7EC1" w:rsidRPr="00A64BB2" w:rsidRDefault="00391332" w:rsidP="00DE7EC1">
      <w:r w:rsidRPr="00DE7EC1">
        <w:t>The generator is set upon construction of this group</w:t>
      </w:r>
      <w:r w:rsidR="00DE7EC1" w:rsidRPr="00DE7EC1">
        <w:t xml:space="preserve"> together with the other parameters of the group. </w:t>
      </w:r>
      <w:r w:rsidR="00DE7EC1" w:rsidRPr="00A64BB2">
        <w:t xml:space="preserve">By default, SCAPI uploads a file with NIST recommended curves. In this case we assume the parameters are always correct. It is also possible to upload a user-defined configuration file (with format specified in </w:t>
      </w:r>
      <w:hyperlink w:anchor="_Elliptic_Curves_Parameters" w:history="1">
        <w:r w:rsidR="00DE7EC1" w:rsidRPr="00DE7EC1">
          <w:rPr>
            <w:rStyle w:val="Hyperlink"/>
          </w:rPr>
          <w:t>Elliptic Curves Parameters File Format</w:t>
        </w:r>
      </w:hyperlink>
      <w:r w:rsidR="00DE7EC1">
        <w:t>)</w:t>
      </w:r>
      <w:r w:rsidR="00DE7EC1" w:rsidRPr="00A64BB2">
        <w:t>. In this case, it is the user's responsibility to check the validity of the parameters.</w:t>
      </w:r>
    </w:p>
    <w:p w:rsidR="008F5369" w:rsidRDefault="00DE7EC1" w:rsidP="008F5369">
      <w:pPr>
        <w:rPr>
          <w:rFonts w:ascii="Courier New" w:hAnsi="Courier New" w:cs="Courier New"/>
          <w:sz w:val="20"/>
          <w:szCs w:val="20"/>
        </w:rPr>
      </w:pPr>
      <w:r w:rsidRPr="00A64BB2">
        <w:t>In both ways, the parameters we set should be correct. Therefore, currently the function validateGroup does not perform any validity check and always returns true.</w:t>
      </w:r>
    </w:p>
    <w:p w:rsidR="00391332" w:rsidRPr="008F5369" w:rsidRDefault="00DE7EC1" w:rsidP="00D54590">
      <w:pPr>
        <w:pStyle w:val="ListParagraph"/>
        <w:numPr>
          <w:ilvl w:val="0"/>
          <w:numId w:val="80"/>
        </w:numPr>
        <w:rPr>
          <w:rFonts w:ascii="Courier New" w:hAnsi="Courier New" w:cs="Courier New"/>
          <w:sz w:val="20"/>
          <w:szCs w:val="20"/>
        </w:rPr>
      </w:pPr>
      <w:r w:rsidRPr="00DE7EC1">
        <w:t>R</w:t>
      </w:r>
      <w:r w:rsidR="00391332" w:rsidRPr="00DE7EC1">
        <w:t>eturn true;</w:t>
      </w:r>
      <w:r w:rsidRPr="00DE7EC1">
        <w:br/>
      </w:r>
    </w:p>
    <w:p w:rsidR="00391332" w:rsidRPr="004F3257" w:rsidRDefault="008F5369" w:rsidP="00D54590">
      <w:pPr>
        <w:pStyle w:val="Caption"/>
        <w:numPr>
          <w:ilvl w:val="0"/>
          <w:numId w:val="78"/>
        </w:numPr>
        <w:rPr>
          <w:rFonts w:asciiTheme="minorHAnsi" w:hAnsiTheme="minorHAnsi" w:cstheme="minorHAnsi"/>
        </w:rPr>
      </w:pPr>
      <w:r w:rsidRPr="004F3257">
        <w:rPr>
          <w:rFonts w:asciiTheme="minorHAnsi" w:hAnsiTheme="minorHAnsi" w:cstheme="minorHAnsi"/>
        </w:rPr>
        <w:t xml:space="preserve">Function:  </w:t>
      </w:r>
      <w:r w:rsidRPr="004F3257">
        <w:rPr>
          <w:rFonts w:asciiTheme="minorHAnsi" w:hAnsiTheme="minorHAnsi" w:cstheme="minorHAnsi"/>
          <w:color w:val="000000"/>
        </w:rPr>
        <w:t>getIdentity():GroupElement</w:t>
      </w:r>
    </w:p>
    <w:p w:rsidR="008F5369" w:rsidRDefault="008F5369" w:rsidP="008F5369">
      <w:pPr>
        <w:rPr>
          <w:rFonts w:ascii="Courier New" w:hAnsi="Courier New" w:cs="Courier New"/>
          <w:sz w:val="20"/>
          <w:szCs w:val="20"/>
        </w:rPr>
      </w:pPr>
      <w:r w:rsidRPr="008F5369">
        <w:t>For Elliptic Curves, the identity is equivalent to the infinity.</w:t>
      </w:r>
    </w:p>
    <w:p w:rsidR="008F5369" w:rsidRPr="00AD0487" w:rsidRDefault="008F5369" w:rsidP="00D54590">
      <w:pPr>
        <w:pStyle w:val="ListParagraph"/>
        <w:numPr>
          <w:ilvl w:val="0"/>
          <w:numId w:val="80"/>
        </w:numPr>
        <w:rPr>
          <w:rFonts w:ascii="Courier New" w:hAnsi="Courier New" w:cs="Courier New"/>
          <w:sz w:val="20"/>
          <w:szCs w:val="20"/>
          <w:lang w:bidi="he-IL"/>
        </w:rPr>
      </w:pPr>
      <w:r w:rsidRPr="008F5369">
        <w:t>Return getInfinity()</w:t>
      </w:r>
    </w:p>
    <w:p w:rsidR="00AD0487" w:rsidRDefault="00AD0487" w:rsidP="00AD0487">
      <w:pPr>
        <w:rPr>
          <w:rFonts w:ascii="Courier New" w:hAnsi="Courier New" w:cs="Courier New"/>
          <w:sz w:val="20"/>
          <w:szCs w:val="20"/>
        </w:rPr>
      </w:pPr>
    </w:p>
    <w:p w:rsidR="00AD0487" w:rsidRDefault="00AD0487" w:rsidP="00AD0487">
      <w:pPr>
        <w:rPr>
          <w:b/>
          <w:bCs/>
        </w:rPr>
      </w:pPr>
      <w:r w:rsidRPr="00AD0487">
        <w:rPr>
          <w:b/>
          <w:bCs/>
        </w:rPr>
        <w:t>BcAdapterDlogEC</w:t>
      </w:r>
    </w:p>
    <w:p w:rsidR="00AD0487" w:rsidRPr="00AD0487" w:rsidRDefault="00AD0487" w:rsidP="00AD0487">
      <w:pPr>
        <w:ind w:firstLine="708"/>
      </w:pPr>
      <w:r w:rsidRPr="00AD0487">
        <w:t xml:space="preserve">This </w:t>
      </w:r>
      <w:r>
        <w:t xml:space="preserve">abstract </w:t>
      </w:r>
      <w:r w:rsidRPr="00AD0487">
        <w:t xml:space="preserve">class is </w:t>
      </w:r>
      <w:r>
        <w:t>SCAPI’s</w:t>
      </w:r>
      <w:r w:rsidRPr="00AD0487">
        <w:t xml:space="preserve"> adapter to Bouncy Castle</w:t>
      </w:r>
      <w:r>
        <w:t>’s</w:t>
      </w:r>
      <w:r w:rsidRPr="00AD0487">
        <w:t xml:space="preserve"> implementation of elliptic curves.</w:t>
      </w:r>
      <w:r>
        <w:t xml:space="preserve"> It holds a Bouncy Castle object of type </w:t>
      </w:r>
      <w:r w:rsidRPr="00AD0487">
        <w:t>ECCurve, through which it performs the operations on the curve.</w:t>
      </w:r>
      <w:r>
        <w:t xml:space="preserve"> It implements the following functions: </w:t>
      </w:r>
    </w:p>
    <w:p w:rsidR="00647219" w:rsidRPr="0073456A" w:rsidRDefault="00647219" w:rsidP="008F5369"/>
    <w:p w:rsidR="004F3257" w:rsidRPr="004F3257" w:rsidRDefault="004F3257" w:rsidP="00D54590">
      <w:pPr>
        <w:pStyle w:val="Caption"/>
        <w:numPr>
          <w:ilvl w:val="0"/>
          <w:numId w:val="80"/>
        </w:numPr>
        <w:rPr>
          <w:rFonts w:asciiTheme="minorHAnsi" w:hAnsiTheme="minorHAnsi" w:cstheme="minorHAnsi"/>
          <w:color w:val="000000"/>
        </w:rPr>
      </w:pPr>
      <w:r w:rsidRPr="004F3257">
        <w:rPr>
          <w:rFonts w:asciiTheme="minorHAnsi" w:hAnsiTheme="minorHAnsi" w:cstheme="minorHAnsi"/>
        </w:rPr>
        <w:t>Constructor: BcAdapterDlogEC(</w:t>
      </w:r>
      <w:r w:rsidRPr="004F3257">
        <w:rPr>
          <w:rFonts w:asciiTheme="minorHAnsi" w:hAnsiTheme="minorHAnsi" w:cstheme="minorHAnsi"/>
          <w:color w:val="000000"/>
        </w:rPr>
        <w:t xml:space="preserve">String fileName, String curveName) </w:t>
      </w:r>
      <w:r w:rsidRPr="004F3257">
        <w:rPr>
          <w:rFonts w:asciiTheme="minorHAnsi" w:hAnsiTheme="minorHAnsi" w:cstheme="minorHAnsi"/>
          <w:b w:val="0"/>
          <w:bCs w:val="0"/>
          <w:color w:val="7F0055"/>
        </w:rPr>
        <w:t>throws</w:t>
      </w:r>
      <w:r w:rsidRPr="004F3257">
        <w:rPr>
          <w:rFonts w:asciiTheme="minorHAnsi" w:hAnsiTheme="minorHAnsi" w:cstheme="minorHAnsi"/>
          <w:color w:val="000000"/>
        </w:rPr>
        <w:t xml:space="preserve"> IOException</w:t>
      </w:r>
    </w:p>
    <w:p w:rsidR="004F3257" w:rsidRPr="004F3257" w:rsidRDefault="004F3257" w:rsidP="00EE0447">
      <w:pPr>
        <w:pStyle w:val="ListParagraph"/>
        <w:numPr>
          <w:ilvl w:val="3"/>
          <w:numId w:val="8"/>
        </w:numPr>
      </w:pPr>
      <w:r>
        <w:t>Calls super’s constructor (DlogGroupEC).</w:t>
      </w:r>
    </w:p>
    <w:p w:rsidR="00647219" w:rsidRPr="00AD0487" w:rsidRDefault="00AD0487" w:rsidP="00D54590">
      <w:pPr>
        <w:pStyle w:val="Caption"/>
        <w:numPr>
          <w:ilvl w:val="0"/>
          <w:numId w:val="80"/>
        </w:numPr>
      </w:pPr>
      <w:r>
        <w:t xml:space="preserve">Function: </w:t>
      </w:r>
      <w:r w:rsidRPr="00AD0487">
        <w:t>getInverse(GroupElement groupElement)</w:t>
      </w:r>
      <w:r w:rsidR="007B3B0F">
        <w:t>:</w:t>
      </w:r>
      <w:r w:rsidR="007B3B0F" w:rsidRPr="00AD0487">
        <w:t>GroupElement</w:t>
      </w:r>
      <w:r w:rsidR="007B3B0F">
        <w:t xml:space="preserve"> </w:t>
      </w:r>
      <w:r w:rsidRPr="00AD0487">
        <w:t>throws</w:t>
      </w:r>
      <w:r>
        <w:t xml:space="preserve"> llegalArgumentException</w:t>
      </w:r>
    </w:p>
    <w:p w:rsidR="00AD0487" w:rsidRPr="00693B84" w:rsidRDefault="00AD0487" w:rsidP="00EE0447">
      <w:pPr>
        <w:pStyle w:val="ListParagraph"/>
        <w:numPr>
          <w:ilvl w:val="3"/>
          <w:numId w:val="8"/>
        </w:numPr>
      </w:pPr>
      <w:proofErr w:type="gramStart"/>
      <w:r w:rsidRPr="00693B84">
        <w:t xml:space="preserve">If  </w:t>
      </w:r>
      <w:r w:rsidR="00693B84" w:rsidRPr="00693B84">
        <w:rPr>
          <w:i/>
          <w:iCs/>
        </w:rPr>
        <w:t>g</w:t>
      </w:r>
      <w:r w:rsidRPr="00693B84">
        <w:rPr>
          <w:i/>
          <w:iCs/>
        </w:rPr>
        <w:t>roupElement</w:t>
      </w:r>
      <w:proofErr w:type="gramEnd"/>
      <w:r w:rsidRPr="00693B84">
        <w:t xml:space="preserve"> doesn't match the DlogGroup, throw IllegalArgumentException</w:t>
      </w:r>
      <w:r w:rsidR="00693B84">
        <w:t>.</w:t>
      </w:r>
    </w:p>
    <w:p w:rsidR="00AD0487" w:rsidRPr="00693B84" w:rsidRDefault="00693B84" w:rsidP="00EE0447">
      <w:pPr>
        <w:pStyle w:val="ListParagraph"/>
        <w:numPr>
          <w:ilvl w:val="1"/>
          <w:numId w:val="8"/>
        </w:numPr>
        <w:ind w:left="1569"/>
      </w:pPr>
      <w:r w:rsidRPr="00693B84">
        <w:t xml:space="preserve">If </w:t>
      </w:r>
      <w:r w:rsidRPr="00693B84">
        <w:rPr>
          <w:i/>
          <w:iCs/>
        </w:rPr>
        <w:t>groupElement</w:t>
      </w:r>
      <w:r w:rsidRPr="00693B84">
        <w:t xml:space="preserve"> is the infinity then return it</w:t>
      </w:r>
      <w:r>
        <w:t>.</w:t>
      </w:r>
      <w:r w:rsidRPr="00693B84">
        <w:t xml:space="preserve"> </w:t>
      </w:r>
      <w:r>
        <w:t>(T</w:t>
      </w:r>
      <w:r w:rsidRPr="00693B84">
        <w:t>he inverse of infinity is infinity</w:t>
      </w:r>
      <w:r>
        <w:t>)</w:t>
      </w:r>
      <w:r w:rsidRPr="00693B84">
        <w:t>.</w:t>
      </w:r>
    </w:p>
    <w:p w:rsidR="00AD0487" w:rsidRPr="00693B84" w:rsidRDefault="00693B84" w:rsidP="00EE0447">
      <w:pPr>
        <w:pStyle w:val="ListParagraph"/>
        <w:numPr>
          <w:ilvl w:val="1"/>
          <w:numId w:val="8"/>
        </w:numPr>
        <w:ind w:left="1569"/>
      </w:pPr>
      <w:r w:rsidRPr="00693B84">
        <w:t xml:space="preserve">Retrieve </w:t>
      </w:r>
      <w:r w:rsidR="00AD0487" w:rsidRPr="00693B84">
        <w:t>the ECPoint</w:t>
      </w:r>
      <w:r w:rsidRPr="00693B84">
        <w:t xml:space="preserve"> element from groupElement</w:t>
      </w:r>
      <w:r w:rsidR="007B3B0F">
        <w:t>.</w:t>
      </w:r>
    </w:p>
    <w:p w:rsidR="00AD0487" w:rsidRPr="00693B84" w:rsidRDefault="00AD0487" w:rsidP="00EE0447">
      <w:pPr>
        <w:pStyle w:val="ListParagraph"/>
        <w:ind w:left="1286" w:firstLine="283"/>
      </w:pPr>
      <w:r w:rsidRPr="00693B84">
        <w:t>ECPoint point1 = ((ECPointBc</w:t>
      </w:r>
      <w:proofErr w:type="gramStart"/>
      <w:r w:rsidRPr="00693B84">
        <w:t>)groupElement</w:t>
      </w:r>
      <w:proofErr w:type="gramEnd"/>
      <w:r w:rsidRPr="00693B84">
        <w:t>).getPoint();</w:t>
      </w:r>
      <w:r w:rsidRPr="00693B84">
        <w:tab/>
      </w:r>
      <w:r w:rsidRPr="00693B84">
        <w:tab/>
      </w:r>
    </w:p>
    <w:p w:rsidR="00AD0487" w:rsidRDefault="00693B84" w:rsidP="00EE0447">
      <w:pPr>
        <w:pStyle w:val="ListParagraph"/>
        <w:numPr>
          <w:ilvl w:val="1"/>
          <w:numId w:val="8"/>
        </w:numPr>
        <w:ind w:left="1569"/>
      </w:pPr>
      <w:r w:rsidRPr="00693B84">
        <w:t xml:space="preserve">Call the negate function on the </w:t>
      </w:r>
      <w:r w:rsidR="009A552E">
        <w:t xml:space="preserve">BC </w:t>
      </w:r>
      <w:r w:rsidRPr="00693B84">
        <w:t xml:space="preserve">point. Since </w:t>
      </w:r>
      <w:r w:rsidR="00AD0487" w:rsidRPr="00693B84">
        <w:t xml:space="preserve">BC treats EC as </w:t>
      </w:r>
      <w:r w:rsidRPr="00693B84">
        <w:t xml:space="preserve">an </w:t>
      </w:r>
      <w:r w:rsidR="00AD0487" w:rsidRPr="00693B84">
        <w:t xml:space="preserve">additive group </w:t>
      </w:r>
      <w:r w:rsidRPr="00693B84">
        <w:t>the inverse is the negate function</w:t>
      </w:r>
      <w:r>
        <w:t>.</w:t>
      </w:r>
    </w:p>
    <w:p w:rsidR="00693B84" w:rsidRPr="00693B84" w:rsidRDefault="00693B84" w:rsidP="00EE0447">
      <w:pPr>
        <w:pStyle w:val="ListParagraph"/>
        <w:ind w:left="1286" w:firstLine="283"/>
      </w:pPr>
      <w:r>
        <w:t xml:space="preserve">ECPoint result = </w:t>
      </w:r>
      <w:proofErr w:type="gramStart"/>
      <w:r>
        <w:t>point1.negate()</w:t>
      </w:r>
      <w:proofErr w:type="gramEnd"/>
    </w:p>
    <w:p w:rsidR="00AD0487" w:rsidRDefault="00693B84" w:rsidP="00EE0447">
      <w:pPr>
        <w:pStyle w:val="ListParagraph"/>
        <w:numPr>
          <w:ilvl w:val="1"/>
          <w:numId w:val="8"/>
        </w:numPr>
        <w:ind w:left="1569"/>
      </w:pPr>
      <w:r w:rsidRPr="00693B84">
        <w:t>C</w:t>
      </w:r>
      <w:r w:rsidR="00AD0487" w:rsidRPr="00693B84">
        <w:t>reate</w:t>
      </w:r>
      <w:r w:rsidRPr="00693B84">
        <w:t xml:space="preserve"> and return a </w:t>
      </w:r>
      <w:r w:rsidR="00AD0487" w:rsidRPr="00693B84">
        <w:t>GroupElement from the result</w:t>
      </w:r>
      <w:r w:rsidR="007B3B0F">
        <w:t>.</w:t>
      </w:r>
    </w:p>
    <w:p w:rsidR="007B3B0F" w:rsidRDefault="007B3B0F" w:rsidP="007B3B0F"/>
    <w:p w:rsidR="007B3B0F" w:rsidRPr="004F3257" w:rsidRDefault="007B3B0F" w:rsidP="004F3257">
      <w:pPr>
        <w:pStyle w:val="Caption"/>
        <w:numPr>
          <w:ilvl w:val="0"/>
          <w:numId w:val="8"/>
        </w:numPr>
        <w:rPr>
          <w:rFonts w:ascii="Courier New" w:hAnsi="Courier New" w:cs="Courier New"/>
          <w:color w:val="000000"/>
        </w:rPr>
      </w:pPr>
      <w:r>
        <w:t xml:space="preserve">Function: </w:t>
      </w:r>
      <w:r w:rsidRPr="007B3B0F">
        <w:rPr>
          <w:rFonts w:ascii="Courier New" w:hAnsi="Courier New" w:cs="Courier New"/>
          <w:color w:val="000000"/>
        </w:rPr>
        <w:t>exponentiate(GroupElement base, BigInteger exponent)</w:t>
      </w:r>
      <w:r>
        <w:rPr>
          <w:rFonts w:ascii="Courier New" w:hAnsi="Courier New" w:cs="Courier New"/>
          <w:color w:val="000000"/>
        </w:rPr>
        <w:t>:</w:t>
      </w:r>
      <w:r w:rsidRPr="007B3B0F">
        <w:rPr>
          <w:rFonts w:ascii="Courier New" w:hAnsi="Courier New" w:cs="Courier New"/>
          <w:color w:val="000000"/>
        </w:rPr>
        <w:t>GroupElement throws IllegalArgumentException</w:t>
      </w:r>
    </w:p>
    <w:p w:rsidR="007B3B0F" w:rsidRPr="007B3B0F" w:rsidRDefault="007B3B0F" w:rsidP="007B3B0F">
      <w:pPr>
        <w:pStyle w:val="ListParagraph"/>
        <w:numPr>
          <w:ilvl w:val="1"/>
          <w:numId w:val="8"/>
        </w:numPr>
      </w:pPr>
      <w:r w:rsidRPr="007B3B0F">
        <w:t xml:space="preserve">If </w:t>
      </w:r>
      <w:r w:rsidRPr="0075073F">
        <w:rPr>
          <w:i/>
          <w:iCs/>
        </w:rPr>
        <w:t>groupElement</w:t>
      </w:r>
      <w:r w:rsidRPr="007B3B0F">
        <w:t xml:space="preserve"> does not match the DlogGroup, throw IllegalArgumentException</w:t>
      </w:r>
      <w:r>
        <w:t>.</w:t>
      </w:r>
    </w:p>
    <w:p w:rsidR="007B3B0F" w:rsidRPr="007B3B0F" w:rsidRDefault="007B3B0F" w:rsidP="007B3B0F">
      <w:pPr>
        <w:pStyle w:val="ListParagraph"/>
        <w:numPr>
          <w:ilvl w:val="1"/>
          <w:numId w:val="8"/>
        </w:numPr>
      </w:pPr>
      <w:r w:rsidRPr="007B3B0F">
        <w:t>Infinity remains the same after any exponentiate</w:t>
      </w:r>
      <w:r>
        <w:t>.</w:t>
      </w:r>
    </w:p>
    <w:p w:rsidR="007B3B0F" w:rsidRPr="007B3B0F" w:rsidRDefault="007B3B0F" w:rsidP="007B3B0F">
      <w:pPr>
        <w:pStyle w:val="ListParagraph"/>
        <w:numPr>
          <w:ilvl w:val="1"/>
          <w:numId w:val="8"/>
        </w:numPr>
      </w:pPr>
      <w:r w:rsidRPr="00693B84">
        <w:t>Retrieve the ECPoint element from groupElement</w:t>
      </w:r>
      <w:r>
        <w:t>.</w:t>
      </w:r>
    </w:p>
    <w:p w:rsidR="007B3B0F" w:rsidRPr="007B3B0F" w:rsidRDefault="007B3B0F" w:rsidP="007B3B0F">
      <w:pPr>
        <w:pStyle w:val="ListParagraph"/>
        <w:numPr>
          <w:ilvl w:val="1"/>
          <w:numId w:val="8"/>
        </w:numPr>
      </w:pPr>
      <w:r w:rsidRPr="007B3B0F">
        <w:t xml:space="preserve">Call the multiply function on the </w:t>
      </w:r>
      <w:r w:rsidR="009A552E">
        <w:t xml:space="preserve">BC </w:t>
      </w:r>
      <w:r w:rsidRPr="007B3B0F">
        <w:t xml:space="preserve">point. </w:t>
      </w:r>
      <w:r w:rsidRPr="00693B84">
        <w:t>Since BC treats EC as an additive group</w:t>
      </w:r>
      <w:r>
        <w:t>,</w:t>
      </w:r>
      <w:r w:rsidRPr="00693B84">
        <w:t xml:space="preserve"> </w:t>
      </w:r>
      <w:r>
        <w:t>exponentiation is expressed multiplication.</w:t>
      </w:r>
    </w:p>
    <w:p w:rsidR="007B3B0F" w:rsidRPr="007B3B0F" w:rsidRDefault="007B3B0F" w:rsidP="007B3B0F">
      <w:pPr>
        <w:pStyle w:val="ListParagraph"/>
        <w:ind w:firstLine="283"/>
      </w:pPr>
      <w:r w:rsidRPr="007B3B0F">
        <w:t xml:space="preserve">ECPoint result = </w:t>
      </w:r>
      <w:proofErr w:type="gramStart"/>
      <w:r w:rsidRPr="007B3B0F">
        <w:t>point.multiply(</w:t>
      </w:r>
      <w:proofErr w:type="gramEnd"/>
      <w:r w:rsidRPr="0075073F">
        <w:rPr>
          <w:i/>
          <w:iCs/>
        </w:rPr>
        <w:t>exponent</w:t>
      </w:r>
      <w:r w:rsidRPr="007B3B0F">
        <w:t>);</w:t>
      </w:r>
    </w:p>
    <w:p w:rsidR="007B3B0F" w:rsidRDefault="007B3B0F" w:rsidP="007B3B0F">
      <w:pPr>
        <w:pStyle w:val="ListParagraph"/>
        <w:numPr>
          <w:ilvl w:val="1"/>
          <w:numId w:val="8"/>
        </w:numPr>
      </w:pPr>
      <w:r w:rsidRPr="00693B84">
        <w:lastRenderedPageBreak/>
        <w:t>Create and return a GroupElement from the result</w:t>
      </w:r>
      <w:r>
        <w:t>.</w:t>
      </w:r>
    </w:p>
    <w:p w:rsidR="007B3B0F" w:rsidRPr="007B3B0F" w:rsidRDefault="007B3B0F" w:rsidP="007B3B0F"/>
    <w:p w:rsidR="007B3B0F" w:rsidRPr="009A552E" w:rsidRDefault="007B3B0F" w:rsidP="009A552E">
      <w:pPr>
        <w:pStyle w:val="Caption"/>
        <w:numPr>
          <w:ilvl w:val="0"/>
          <w:numId w:val="8"/>
        </w:numPr>
      </w:pPr>
      <w:r w:rsidRPr="009A552E">
        <w:t>Function: multiplyGroupElements(GroupElement groupElement1, GroupElement groupElement2): GroupElement throws IllegalArgumentException</w:t>
      </w:r>
    </w:p>
    <w:p w:rsidR="007B3B0F" w:rsidRPr="009A552E" w:rsidRDefault="007B3B0F" w:rsidP="009A552E">
      <w:pPr>
        <w:pStyle w:val="ListParagraph"/>
        <w:numPr>
          <w:ilvl w:val="1"/>
          <w:numId w:val="8"/>
        </w:numPr>
      </w:pPr>
      <w:r w:rsidRPr="009A552E">
        <w:t xml:space="preserve">If </w:t>
      </w:r>
      <w:r w:rsidRPr="0075073F">
        <w:rPr>
          <w:i/>
          <w:iCs/>
        </w:rPr>
        <w:t>groupElement1</w:t>
      </w:r>
      <w:r w:rsidRPr="009A552E">
        <w:t xml:space="preserve"> or </w:t>
      </w:r>
      <w:r w:rsidRPr="0075073F">
        <w:rPr>
          <w:i/>
          <w:iCs/>
        </w:rPr>
        <w:t>groupElement2</w:t>
      </w:r>
      <w:r w:rsidRPr="009A552E">
        <w:t xml:space="preserve"> do not match the DlogGroup, throw IllegalArgumentException.</w:t>
      </w:r>
    </w:p>
    <w:p w:rsidR="00D54E12" w:rsidRPr="009A552E" w:rsidRDefault="007B3B0F" w:rsidP="009A552E">
      <w:pPr>
        <w:pStyle w:val="ListParagraph"/>
        <w:numPr>
          <w:ilvl w:val="1"/>
          <w:numId w:val="8"/>
        </w:numPr>
      </w:pPr>
      <w:r w:rsidRPr="009A552E">
        <w:t>If one of the points is the infinity point, the second one is the multiplication result. Return it.</w:t>
      </w:r>
    </w:p>
    <w:p w:rsidR="007B3B0F" w:rsidRPr="009A552E" w:rsidRDefault="00D54E12" w:rsidP="009A552E">
      <w:pPr>
        <w:pStyle w:val="ListParagraph"/>
        <w:numPr>
          <w:ilvl w:val="1"/>
          <w:numId w:val="8"/>
        </w:numPr>
      </w:pPr>
      <w:r w:rsidRPr="009A552E">
        <w:t>Retrieve</w:t>
      </w:r>
      <w:r w:rsidR="007B3B0F" w:rsidRPr="009A552E">
        <w:t xml:space="preserve"> the ECPoints</w:t>
      </w:r>
    </w:p>
    <w:p w:rsidR="007B3B0F" w:rsidRPr="009A552E" w:rsidRDefault="007B3B0F" w:rsidP="009A552E">
      <w:pPr>
        <w:pStyle w:val="ListParagraph"/>
        <w:ind w:left="1003" w:firstLine="413"/>
      </w:pPr>
      <w:r w:rsidRPr="009A552E">
        <w:t>ECPoint point1 = ((ECPointBc</w:t>
      </w:r>
      <w:proofErr w:type="gramStart"/>
      <w:r w:rsidRPr="009A552E">
        <w:t>)</w:t>
      </w:r>
      <w:r w:rsidRPr="0075073F">
        <w:rPr>
          <w:i/>
          <w:iCs/>
        </w:rPr>
        <w:t>groupElement1</w:t>
      </w:r>
      <w:proofErr w:type="gramEnd"/>
      <w:r w:rsidRPr="009A552E">
        <w:t>).getPoint();</w:t>
      </w:r>
    </w:p>
    <w:p w:rsidR="007B3B0F" w:rsidRPr="009A552E" w:rsidRDefault="007B3B0F" w:rsidP="009A552E">
      <w:pPr>
        <w:pStyle w:val="ListParagraph"/>
        <w:ind w:left="1003" w:firstLine="413"/>
      </w:pPr>
      <w:r w:rsidRPr="009A552E">
        <w:t>ECPoint point2 = ((ECPointBc</w:t>
      </w:r>
      <w:proofErr w:type="gramStart"/>
      <w:r w:rsidRPr="009A552E">
        <w:t>)</w:t>
      </w:r>
      <w:r w:rsidRPr="0075073F">
        <w:rPr>
          <w:i/>
          <w:iCs/>
        </w:rPr>
        <w:t>groupElement2</w:t>
      </w:r>
      <w:proofErr w:type="gramEnd"/>
      <w:r w:rsidRPr="009A552E">
        <w:t>).getPoint();</w:t>
      </w:r>
    </w:p>
    <w:p w:rsidR="007B3B0F" w:rsidRPr="009A552E" w:rsidRDefault="007B3B0F" w:rsidP="009A552E">
      <w:pPr>
        <w:pStyle w:val="ListParagraph"/>
        <w:ind w:left="1003"/>
      </w:pPr>
      <w:r w:rsidRPr="009A552E">
        <w:tab/>
      </w:r>
    </w:p>
    <w:p w:rsidR="00D54E12" w:rsidRPr="007B3B0F" w:rsidRDefault="00D54E12" w:rsidP="00D54E12">
      <w:pPr>
        <w:pStyle w:val="ListParagraph"/>
        <w:numPr>
          <w:ilvl w:val="1"/>
          <w:numId w:val="8"/>
        </w:numPr>
      </w:pPr>
      <w:r w:rsidRPr="007B3B0F">
        <w:t xml:space="preserve">Call the </w:t>
      </w:r>
      <w:r>
        <w:t>add</w:t>
      </w:r>
      <w:r w:rsidRPr="007B3B0F">
        <w:t xml:space="preserve"> function on the </w:t>
      </w:r>
      <w:r w:rsidR="009A552E">
        <w:t xml:space="preserve">BC </w:t>
      </w:r>
      <w:r w:rsidRPr="007B3B0F">
        <w:t xml:space="preserve">point. </w:t>
      </w:r>
      <w:r w:rsidRPr="00693B84">
        <w:t>Since BC treats EC as an additive group</w:t>
      </w:r>
      <w:r>
        <w:t>,</w:t>
      </w:r>
      <w:r w:rsidRPr="00693B84">
        <w:t xml:space="preserve"> </w:t>
      </w:r>
      <w:r>
        <w:t>multiplication is expressed addition.</w:t>
      </w:r>
    </w:p>
    <w:p w:rsidR="007B3B0F" w:rsidRPr="009A552E" w:rsidRDefault="009A552E" w:rsidP="009A552E">
      <w:pPr>
        <w:pStyle w:val="ListParagraph"/>
        <w:ind w:left="1003"/>
      </w:pPr>
      <w:r>
        <w:tab/>
      </w:r>
      <w:r w:rsidR="007B3B0F" w:rsidRPr="009A552E">
        <w:t xml:space="preserve">ECPoint result = </w:t>
      </w:r>
      <w:proofErr w:type="gramStart"/>
      <w:r w:rsidR="007B3B0F" w:rsidRPr="009A552E">
        <w:t>point1.add(</w:t>
      </w:r>
      <w:proofErr w:type="gramEnd"/>
      <w:r w:rsidR="007B3B0F" w:rsidRPr="009A552E">
        <w:t>point2);</w:t>
      </w:r>
    </w:p>
    <w:p w:rsidR="00693B84" w:rsidRDefault="009A552E" w:rsidP="009A552E">
      <w:pPr>
        <w:pStyle w:val="ListParagraph"/>
        <w:numPr>
          <w:ilvl w:val="1"/>
          <w:numId w:val="8"/>
        </w:numPr>
      </w:pPr>
      <w:r w:rsidRPr="00693B84">
        <w:t>Create and return a GroupElement from the result</w:t>
      </w:r>
      <w:r>
        <w:t>.</w:t>
      </w:r>
    </w:p>
    <w:p w:rsidR="003C2AAA" w:rsidRDefault="003C2AAA" w:rsidP="003C2AAA">
      <w:pPr>
        <w:pStyle w:val="Caption"/>
      </w:pPr>
    </w:p>
    <w:p w:rsidR="003C2AAA" w:rsidRPr="003C2AAA" w:rsidRDefault="003C2AAA" w:rsidP="003C2AAA">
      <w:pPr>
        <w:pStyle w:val="Caption"/>
        <w:numPr>
          <w:ilvl w:val="0"/>
          <w:numId w:val="8"/>
        </w:numPr>
      </w:pPr>
      <w:r>
        <w:t>Function:  simultaneousMultipleExponentiations(GroupElement[] groupElements, BigInteger[] exponentiations): GroupElement</w:t>
      </w:r>
    </w:p>
    <w:p w:rsidR="003C2AAA" w:rsidRDefault="003C2AAA" w:rsidP="003C2AAA">
      <w:pPr>
        <w:pStyle w:val="ListParagraph"/>
        <w:numPr>
          <w:ilvl w:val="1"/>
          <w:numId w:val="8"/>
        </w:numPr>
      </w:pPr>
      <w:r w:rsidRPr="009A552E">
        <w:t xml:space="preserve">If </w:t>
      </w:r>
      <w:r>
        <w:t xml:space="preserve">any of the </w:t>
      </w:r>
      <w:r w:rsidRPr="0075073F">
        <w:rPr>
          <w:i/>
          <w:iCs/>
        </w:rPr>
        <w:t>groupElements</w:t>
      </w:r>
      <w:r w:rsidRPr="009A552E">
        <w:t xml:space="preserve"> do not match the DlogGroup, throw IllegalArgumentException.</w:t>
      </w:r>
      <w:r>
        <w:t xml:space="preserve"> To do so, call </w:t>
      </w:r>
      <w:proofErr w:type="gramStart"/>
      <w:r>
        <w:t>checkInstance(</w:t>
      </w:r>
      <w:proofErr w:type="gramEnd"/>
      <w:r>
        <w:t>groupElement[i]) for every i.</w:t>
      </w:r>
    </w:p>
    <w:p w:rsidR="003C2AAA" w:rsidRPr="003C2AAA" w:rsidRDefault="003C2AAA" w:rsidP="003C2AAA">
      <w:pPr>
        <w:pStyle w:val="ListParagraph"/>
        <w:numPr>
          <w:ilvl w:val="1"/>
          <w:numId w:val="8"/>
        </w:numPr>
      </w:pPr>
      <w:r>
        <w:t>R</w:t>
      </w:r>
      <w:r w:rsidRPr="003C2AAA">
        <w:t xml:space="preserve">eturn </w:t>
      </w:r>
      <w:proofErr w:type="gramStart"/>
      <w:r w:rsidRPr="003C2AAA">
        <w:t>computeLL(</w:t>
      </w:r>
      <w:proofErr w:type="gramEnd"/>
      <w:r w:rsidRPr="0075073F">
        <w:rPr>
          <w:i/>
          <w:iCs/>
        </w:rPr>
        <w:t>groupElements</w:t>
      </w:r>
      <w:r w:rsidRPr="003C2AAA">
        <w:t xml:space="preserve">, </w:t>
      </w:r>
      <w:r w:rsidRPr="0075073F">
        <w:rPr>
          <w:i/>
          <w:iCs/>
        </w:rPr>
        <w:t>exponentiations</w:t>
      </w:r>
      <w:r w:rsidRPr="003C2AAA">
        <w:t>).</w:t>
      </w:r>
    </w:p>
    <w:p w:rsidR="003C2AAA" w:rsidRPr="003C2AAA" w:rsidRDefault="003C2AAA" w:rsidP="003C2AAA">
      <w:pPr>
        <w:pStyle w:val="Caption"/>
      </w:pPr>
    </w:p>
    <w:p w:rsidR="009A552E" w:rsidRPr="00277AD9" w:rsidRDefault="00413BE8" w:rsidP="00277AD9">
      <w:pPr>
        <w:rPr>
          <w:b/>
          <w:bCs/>
        </w:rPr>
      </w:pPr>
      <w:r w:rsidRPr="00277AD9">
        <w:rPr>
          <w:b/>
          <w:bCs/>
        </w:rPr>
        <w:t>BcDlogECFp</w:t>
      </w:r>
    </w:p>
    <w:p w:rsidR="00277AD9" w:rsidRDefault="00277AD9" w:rsidP="00241900">
      <w:r w:rsidRPr="00277AD9">
        <w:t xml:space="preserve">This </w:t>
      </w:r>
      <w:r>
        <w:t xml:space="preserve">concrete </w:t>
      </w:r>
      <w:r w:rsidRPr="00277AD9">
        <w:t>class implements an Elliptic curve Dlog group over Fp utilizing Bouncy Castle's implementation.</w:t>
      </w:r>
      <w:r w:rsidR="00241900">
        <w:t xml:space="preserve"> It uses FpUtility class for all the work that has to do with the Fp field and that is independent of the implementing library (in the pseudo-code we call it util).</w:t>
      </w:r>
    </w:p>
    <w:p w:rsidR="00277AD9" w:rsidRDefault="00277AD9" w:rsidP="00277AD9"/>
    <w:p w:rsidR="004F3257" w:rsidRDefault="004F3257" w:rsidP="00D54590">
      <w:pPr>
        <w:pStyle w:val="Caption"/>
        <w:numPr>
          <w:ilvl w:val="0"/>
          <w:numId w:val="85"/>
        </w:numPr>
        <w:rPr>
          <w:rFonts w:asciiTheme="minorHAnsi" w:hAnsiTheme="minorHAnsi" w:cstheme="minorHAnsi"/>
          <w:color w:val="000000"/>
        </w:rPr>
      </w:pPr>
      <w:r w:rsidRPr="004F3257">
        <w:rPr>
          <w:rFonts w:asciiTheme="minorHAnsi" w:hAnsiTheme="minorHAnsi" w:cstheme="minorHAnsi"/>
        </w:rPr>
        <w:t>Constructor:</w:t>
      </w:r>
      <w:r w:rsidRPr="004F3257">
        <w:rPr>
          <w:rFonts w:asciiTheme="minorHAnsi" w:hAnsiTheme="minorHAnsi" w:cstheme="minorHAnsi"/>
          <w:color w:val="000000"/>
        </w:rPr>
        <w:t xml:space="preserve"> BcDlogECFp(String fileName, String curveName)</w:t>
      </w:r>
    </w:p>
    <w:p w:rsidR="004F3257" w:rsidRDefault="004F3257" w:rsidP="00D54590">
      <w:pPr>
        <w:pStyle w:val="ListParagraph"/>
        <w:numPr>
          <w:ilvl w:val="1"/>
          <w:numId w:val="85"/>
        </w:numPr>
      </w:pPr>
      <w:r w:rsidRPr="004F3257">
        <w:t>Calls super’s constructor</w:t>
      </w:r>
    </w:p>
    <w:p w:rsidR="004F3257" w:rsidRDefault="004F3257" w:rsidP="00D54590">
      <w:pPr>
        <w:pStyle w:val="Caption"/>
        <w:numPr>
          <w:ilvl w:val="0"/>
          <w:numId w:val="85"/>
        </w:numPr>
        <w:rPr>
          <w:rFonts w:asciiTheme="minorHAnsi" w:hAnsiTheme="minorHAnsi" w:cstheme="minorHAnsi"/>
          <w:color w:val="000000"/>
        </w:rPr>
      </w:pPr>
      <w:r w:rsidRPr="004F3257">
        <w:rPr>
          <w:rFonts w:asciiTheme="minorHAnsi" w:hAnsiTheme="minorHAnsi" w:cstheme="minorHAnsi"/>
        </w:rPr>
        <w:t>Constructor:</w:t>
      </w:r>
      <w:r w:rsidRPr="004F3257">
        <w:rPr>
          <w:rFonts w:asciiTheme="minorHAnsi" w:hAnsiTheme="minorHAnsi" w:cstheme="minorHAnsi"/>
          <w:color w:val="000000"/>
        </w:rPr>
        <w:t xml:space="preserve"> BcDlogECFp(String curveName)</w:t>
      </w:r>
    </w:p>
    <w:p w:rsidR="004F3257" w:rsidRPr="004F3257" w:rsidRDefault="004F3257" w:rsidP="00D54590">
      <w:pPr>
        <w:pStyle w:val="ListParagraph"/>
        <w:numPr>
          <w:ilvl w:val="1"/>
          <w:numId w:val="85"/>
        </w:numPr>
      </w:pPr>
      <w:r>
        <w:t xml:space="preserve">Calls </w:t>
      </w:r>
      <w:proofErr w:type="gramStart"/>
      <w:r w:rsidRPr="004F3257">
        <w:rPr>
          <w:rFonts w:ascii="Courier New" w:hAnsi="Courier New" w:cs="Courier New"/>
          <w:b/>
          <w:bCs/>
          <w:color w:val="7F0055"/>
          <w:sz w:val="20"/>
          <w:szCs w:val="20"/>
        </w:rPr>
        <w:t>this</w:t>
      </w:r>
      <w:r w:rsidRPr="004F3257">
        <w:rPr>
          <w:rFonts w:ascii="Courier New" w:hAnsi="Courier New" w:cs="Courier New"/>
          <w:color w:val="000000"/>
          <w:sz w:val="20"/>
          <w:szCs w:val="20"/>
        </w:rPr>
        <w:t>(</w:t>
      </w:r>
      <w:proofErr w:type="gramEnd"/>
      <w:r w:rsidRPr="004F3257">
        <w:rPr>
          <w:rFonts w:ascii="Courier New" w:hAnsi="Courier New" w:cs="Courier New"/>
          <w:i/>
          <w:iCs/>
          <w:color w:val="0000C0"/>
          <w:sz w:val="20"/>
          <w:szCs w:val="20"/>
        </w:rPr>
        <w:t>PROPERTIES_FILES_PATH</w:t>
      </w:r>
      <w:r w:rsidRPr="004F3257">
        <w:rPr>
          <w:rFonts w:ascii="Courier New" w:hAnsi="Courier New" w:cs="Courier New"/>
          <w:color w:val="000000"/>
          <w:sz w:val="20"/>
          <w:szCs w:val="20"/>
        </w:rPr>
        <w:t>, curveName</w:t>
      </w:r>
      <w:r>
        <w:rPr>
          <w:rFonts w:ascii="Courier New" w:hAnsi="Courier New" w:cs="Courier New"/>
          <w:color w:val="000000"/>
          <w:sz w:val="20"/>
          <w:szCs w:val="20"/>
        </w:rPr>
        <w:t xml:space="preserve">). </w:t>
      </w:r>
      <w:r w:rsidRPr="004F3257">
        <w:rPr>
          <w:rFonts w:ascii="Courier New" w:hAnsi="Courier New" w:cs="Courier New"/>
          <w:i/>
          <w:iCs/>
          <w:color w:val="0000C0"/>
          <w:sz w:val="20"/>
          <w:szCs w:val="20"/>
        </w:rPr>
        <w:t>PROPERTIES_FILES_PATH</w:t>
      </w:r>
      <w:r w:rsidRPr="004F3257">
        <w:t xml:space="preserve"> refers to SCAPI’s default NIST curves</w:t>
      </w:r>
    </w:p>
    <w:p w:rsidR="00241900" w:rsidRDefault="00241900" w:rsidP="00D54590">
      <w:pPr>
        <w:pStyle w:val="Caption"/>
        <w:numPr>
          <w:ilvl w:val="0"/>
          <w:numId w:val="85"/>
        </w:numPr>
        <w:rPr>
          <w:rFonts w:asciiTheme="minorHAnsi" w:hAnsiTheme="minorHAnsi" w:cstheme="minorHAnsi"/>
        </w:rPr>
      </w:pPr>
      <w:r w:rsidRPr="00241900">
        <w:rPr>
          <w:rFonts w:asciiTheme="minorHAnsi" w:hAnsiTheme="minorHAnsi" w:cstheme="minorHAnsi"/>
        </w:rPr>
        <w:t xml:space="preserve">Function: protected void doInit(Properties ecProperties, String curveName) </w:t>
      </w:r>
    </w:p>
    <w:p w:rsidR="00241900" w:rsidRPr="00241900" w:rsidRDefault="00241900" w:rsidP="00241900">
      <w:pPr>
        <w:pStyle w:val="ListParagraph"/>
        <w:ind w:left="1003"/>
        <w:rPr>
          <w:sz w:val="20"/>
          <w:szCs w:val="20"/>
        </w:rPr>
      </w:pPr>
      <w:r w:rsidRPr="00241900">
        <w:rPr>
          <w:rFonts w:ascii="Times New Roman" w:hAnsi="Times New Roman" w:cs="Times New Roman"/>
          <w:sz w:val="24"/>
          <w:szCs w:val="24"/>
          <w:lang w:bidi="he-IL"/>
        </w:rPr>
        <w:t>This function is called by the super’s constructor and is implemented by each field. It depends on the field and not on the library, therefore it delegates the checking and creation of GroupParams to FpUtility</w:t>
      </w:r>
      <w:proofErr w:type="gramStart"/>
      <w:r w:rsidRPr="00241900">
        <w:rPr>
          <w:rFonts w:ascii="Times New Roman" w:hAnsi="Times New Roman" w:cs="Times New Roman"/>
          <w:sz w:val="24"/>
          <w:szCs w:val="24"/>
          <w:lang w:bidi="he-IL"/>
        </w:rPr>
        <w:t>::</w:t>
      </w:r>
      <w:proofErr w:type="gramEnd"/>
      <w:r w:rsidRPr="00241900">
        <w:rPr>
          <w:rFonts w:ascii="Times New Roman" w:hAnsi="Times New Roman" w:cs="Times New Roman"/>
          <w:sz w:val="24"/>
          <w:szCs w:val="24"/>
          <w:lang w:bidi="he-IL"/>
        </w:rPr>
        <w:t xml:space="preserve"> checkAndCreateInitParams funct</w:t>
      </w:r>
      <w:r w:rsidRPr="00241900">
        <w:t>ion</w:t>
      </w:r>
      <w:r>
        <w:t>.</w:t>
      </w:r>
    </w:p>
    <w:p w:rsidR="00277AD9" w:rsidRPr="00277AD9" w:rsidRDefault="00277AD9" w:rsidP="00D54590">
      <w:pPr>
        <w:pStyle w:val="Caption"/>
        <w:numPr>
          <w:ilvl w:val="0"/>
          <w:numId w:val="85"/>
        </w:numPr>
        <w:rPr>
          <w:sz w:val="24"/>
          <w:szCs w:val="24"/>
        </w:rPr>
      </w:pPr>
      <w:r>
        <w:t xml:space="preserve">Function: isMember(GroupElement element): boolean </w:t>
      </w:r>
      <w:r>
        <w:rPr>
          <w:color w:val="7F0055"/>
        </w:rPr>
        <w:t>throws</w:t>
      </w:r>
      <w:r>
        <w:t xml:space="preserve"> IllegalArgumentException</w:t>
      </w:r>
    </w:p>
    <w:p w:rsidR="00413BE8" w:rsidRPr="0075073F" w:rsidRDefault="0075073F" w:rsidP="0075073F">
      <w:pPr>
        <w:pStyle w:val="ListParagraph"/>
        <w:numPr>
          <w:ilvl w:val="1"/>
          <w:numId w:val="8"/>
        </w:numPr>
      </w:pPr>
      <w:r w:rsidRPr="0075073F">
        <w:t>I</w:t>
      </w:r>
      <w:r w:rsidR="00413BE8" w:rsidRPr="0075073F">
        <w:t xml:space="preserve">f element </w:t>
      </w:r>
      <w:r w:rsidRPr="0075073F">
        <w:t xml:space="preserve">is not an </w:t>
      </w:r>
      <w:r w:rsidR="00413BE8" w:rsidRPr="0075073F">
        <w:t>instance</w:t>
      </w:r>
      <w:r w:rsidRPr="0075073F">
        <w:t xml:space="preserve"> </w:t>
      </w:r>
      <w:r w:rsidR="00413BE8" w:rsidRPr="0075073F">
        <w:t>of ECFpPointB</w:t>
      </w:r>
      <w:r w:rsidRPr="0075073F">
        <w:t xml:space="preserve">c </w:t>
      </w:r>
      <w:r w:rsidR="00413BE8" w:rsidRPr="0075073F">
        <w:t>throw</w:t>
      </w:r>
      <w:r w:rsidRPr="0075073F">
        <w:t xml:space="preserve"> </w:t>
      </w:r>
      <w:r w:rsidR="00413BE8" w:rsidRPr="0075073F">
        <w:t>IllegalArgumentException</w:t>
      </w:r>
      <w:r w:rsidRPr="0075073F">
        <w:t>.</w:t>
      </w:r>
    </w:p>
    <w:p w:rsidR="0075073F" w:rsidRDefault="0075073F" w:rsidP="0075073F">
      <w:pPr>
        <w:pStyle w:val="ListParagraph"/>
        <w:numPr>
          <w:ilvl w:val="1"/>
          <w:numId w:val="8"/>
        </w:numPr>
      </w:pPr>
      <w:r w:rsidRPr="0075073F">
        <w:lastRenderedPageBreak/>
        <w:t xml:space="preserve">The </w:t>
      </w:r>
      <w:r w:rsidR="00413BE8" w:rsidRPr="0075073F">
        <w:t>infinity point is a valid member</w:t>
      </w:r>
      <w:r w:rsidRPr="0075073F">
        <w:t xml:space="preserve">, so </w:t>
      </w:r>
      <w:r w:rsidR="00413BE8" w:rsidRPr="0075073F">
        <w:t xml:space="preserve">if </w:t>
      </w:r>
      <w:r w:rsidRPr="0075073F">
        <w:t>element is i</w:t>
      </w:r>
      <w:r w:rsidR="00413BE8" w:rsidRPr="0075073F">
        <w:t>nfinity</w:t>
      </w:r>
      <w:r w:rsidRPr="0075073F">
        <w:t xml:space="preserve"> point</w:t>
      </w:r>
    </w:p>
    <w:p w:rsidR="00413BE8" w:rsidRDefault="00413BE8" w:rsidP="0075073F">
      <w:pPr>
        <w:pStyle w:val="ListParagraph"/>
        <w:numPr>
          <w:ilvl w:val="2"/>
          <w:numId w:val="8"/>
        </w:numPr>
      </w:pPr>
      <w:proofErr w:type="gramStart"/>
      <w:r w:rsidRPr="0075073F">
        <w:t>return</w:t>
      </w:r>
      <w:proofErr w:type="gramEnd"/>
      <w:r w:rsidRPr="0075073F">
        <w:t xml:space="preserve"> true</w:t>
      </w:r>
      <w:r w:rsidR="0075073F" w:rsidRPr="0075073F">
        <w:t>.</w:t>
      </w:r>
    </w:p>
    <w:p w:rsidR="008D61A9" w:rsidRPr="008D61A9" w:rsidRDefault="008D61A9" w:rsidP="008D61A9">
      <w:pPr>
        <w:pStyle w:val="ListParagraph"/>
        <w:numPr>
          <w:ilvl w:val="1"/>
          <w:numId w:val="8"/>
        </w:numPr>
      </w:pPr>
      <w:r w:rsidRPr="008D61A9">
        <w:t xml:space="preserve">Cast the element to </w:t>
      </w:r>
      <w:proofErr w:type="gramStart"/>
      <w:r w:rsidRPr="008D61A9">
        <w:t>a</w:t>
      </w:r>
      <w:proofErr w:type="gramEnd"/>
      <w:r w:rsidRPr="008D61A9">
        <w:t xml:space="preserve"> </w:t>
      </w:r>
      <w:r w:rsidRPr="0075073F">
        <w:t>ECFpPointBc</w:t>
      </w:r>
      <w:r>
        <w:t xml:space="preserve"> and call it point.</w:t>
      </w:r>
    </w:p>
    <w:p w:rsidR="008D61A9" w:rsidRPr="008D61A9" w:rsidRDefault="008D61A9" w:rsidP="008D61A9">
      <w:pPr>
        <w:pStyle w:val="ListParagraph"/>
        <w:numPr>
          <w:ilvl w:val="1"/>
          <w:numId w:val="8"/>
        </w:numPr>
        <w:rPr>
          <w:rFonts w:ascii="Courier New" w:hAnsi="Courier New" w:cs="Courier New"/>
          <w:sz w:val="20"/>
          <w:szCs w:val="20"/>
        </w:rPr>
      </w:pPr>
      <w:r>
        <w:t xml:space="preserve">Call  </w:t>
      </w:r>
      <w:r w:rsidRPr="008D61A9">
        <w:rPr>
          <w:rFonts w:ascii="Courier New" w:hAnsi="Courier New" w:cs="Courier New"/>
          <w:color w:val="0000C0"/>
          <w:sz w:val="20"/>
          <w:szCs w:val="20"/>
          <w:highlight w:val="lightGray"/>
        </w:rPr>
        <w:t>util</w:t>
      </w:r>
      <w:r w:rsidRPr="008D61A9">
        <w:rPr>
          <w:rFonts w:ascii="Courier New" w:hAnsi="Courier New" w:cs="Courier New"/>
          <w:color w:val="000000"/>
          <w:sz w:val="20"/>
          <w:szCs w:val="20"/>
        </w:rPr>
        <w:t xml:space="preserve">.checkCurveMembership((ECFpGroupParams) </w:t>
      </w:r>
      <w:r w:rsidRPr="008D61A9">
        <w:rPr>
          <w:rFonts w:ascii="Courier New" w:hAnsi="Courier New" w:cs="Courier New"/>
          <w:color w:val="0000C0"/>
          <w:sz w:val="20"/>
          <w:szCs w:val="20"/>
        </w:rPr>
        <w:t>groupParams</w:t>
      </w:r>
      <w:r w:rsidRPr="008D61A9">
        <w:rPr>
          <w:rFonts w:ascii="Courier New" w:hAnsi="Courier New" w:cs="Courier New"/>
          <w:color w:val="000000"/>
          <w:sz w:val="20"/>
          <w:szCs w:val="20"/>
        </w:rPr>
        <w:t>, point.getX(), point.getY());</w:t>
      </w:r>
    </w:p>
    <w:p w:rsidR="008D61A9" w:rsidRPr="008D61A9" w:rsidRDefault="008D61A9" w:rsidP="008D61A9">
      <w:pPr>
        <w:pStyle w:val="ListParagraph"/>
        <w:numPr>
          <w:ilvl w:val="1"/>
          <w:numId w:val="8"/>
        </w:numPr>
      </w:pPr>
      <w:r w:rsidRPr="008D61A9">
        <w:t>Call</w:t>
      </w:r>
      <w:r>
        <w:rPr>
          <w:rFonts w:ascii="Courier New" w:hAnsi="Courier New" w:cs="Courier New"/>
          <w:color w:val="000000"/>
          <w:sz w:val="20"/>
          <w:szCs w:val="20"/>
        </w:rPr>
        <w:t xml:space="preserve"> </w:t>
      </w:r>
      <w:r>
        <w:rPr>
          <w:rFonts w:ascii="Courier New" w:hAnsi="Courier New" w:cs="Courier New"/>
          <w:color w:val="0000C0"/>
          <w:sz w:val="20"/>
          <w:szCs w:val="20"/>
          <w:highlight w:val="lightGray"/>
        </w:rPr>
        <w:t>util</w:t>
      </w:r>
      <w:r>
        <w:rPr>
          <w:rFonts w:ascii="Courier New" w:hAnsi="Courier New" w:cs="Courier New"/>
          <w:color w:val="000000"/>
          <w:sz w:val="20"/>
          <w:szCs w:val="20"/>
        </w:rPr>
        <w:t>.checkSubGroupMembership(</w:t>
      </w:r>
      <w:r>
        <w:rPr>
          <w:rFonts w:ascii="Courier New" w:hAnsi="Courier New" w:cs="Courier New"/>
          <w:b/>
          <w:bCs/>
          <w:color w:val="7F0055"/>
          <w:sz w:val="20"/>
          <w:szCs w:val="20"/>
        </w:rPr>
        <w:t>this</w:t>
      </w:r>
      <w:r>
        <w:rPr>
          <w:rFonts w:ascii="Courier New" w:hAnsi="Courier New" w:cs="Courier New"/>
          <w:color w:val="000000"/>
          <w:sz w:val="20"/>
          <w:szCs w:val="20"/>
        </w:rPr>
        <w:t>, point)</w:t>
      </w:r>
    </w:p>
    <w:p w:rsidR="008D61A9" w:rsidRDefault="008D61A9" w:rsidP="008D61A9">
      <w:pPr>
        <w:pStyle w:val="ListParagraph"/>
        <w:ind w:left="1003"/>
      </w:pPr>
    </w:p>
    <w:p w:rsidR="00413BE8" w:rsidRPr="0075073F" w:rsidRDefault="0075073F" w:rsidP="008D61A9">
      <w:pPr>
        <w:pStyle w:val="ListParagraph"/>
        <w:numPr>
          <w:ilvl w:val="1"/>
          <w:numId w:val="8"/>
        </w:numPr>
      </w:pPr>
      <w:r w:rsidRPr="0075073F">
        <w:t>If both checks return true then</w:t>
      </w:r>
      <w:r w:rsidR="00413BE8" w:rsidRPr="0075073F">
        <w:tab/>
      </w:r>
      <w:r w:rsidR="00413BE8" w:rsidRPr="0075073F">
        <w:tab/>
      </w:r>
    </w:p>
    <w:p w:rsidR="00413BE8" w:rsidRPr="0075073F" w:rsidRDefault="00413BE8" w:rsidP="0075073F">
      <w:pPr>
        <w:pStyle w:val="ListParagraph"/>
        <w:numPr>
          <w:ilvl w:val="1"/>
          <w:numId w:val="8"/>
        </w:numPr>
      </w:pPr>
      <w:r w:rsidRPr="0075073F">
        <w:tab/>
        <w:t xml:space="preserve">return </w:t>
      </w:r>
      <w:r w:rsidR="0075073F" w:rsidRPr="0075073F">
        <w:t>true</w:t>
      </w:r>
    </w:p>
    <w:p w:rsidR="0075073F" w:rsidRPr="0075073F" w:rsidRDefault="0075073F" w:rsidP="0075073F">
      <w:pPr>
        <w:pStyle w:val="ListParagraph"/>
        <w:numPr>
          <w:ilvl w:val="1"/>
          <w:numId w:val="8"/>
        </w:numPr>
      </w:pPr>
      <w:proofErr w:type="gramStart"/>
      <w:r w:rsidRPr="0075073F">
        <w:t>else</w:t>
      </w:r>
      <w:proofErr w:type="gramEnd"/>
      <w:r w:rsidRPr="0075073F">
        <w:t xml:space="preserve"> return false.</w:t>
      </w:r>
    </w:p>
    <w:p w:rsidR="00413BE8" w:rsidRDefault="00413BE8" w:rsidP="00413BE8">
      <w:pPr>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13BE8" w:rsidRDefault="00413BE8" w:rsidP="00413BE8">
      <w:pPr>
        <w:rPr>
          <w:rFonts w:ascii="Courier New" w:hAnsi="Courier New" w:cs="Courier New"/>
          <w:sz w:val="20"/>
          <w:szCs w:val="20"/>
        </w:rPr>
      </w:pPr>
    </w:p>
    <w:p w:rsidR="00413BE8" w:rsidRDefault="00413BE8" w:rsidP="00413BE8">
      <w:pPr>
        <w:rPr>
          <w:rFonts w:ascii="Courier New" w:hAnsi="Courier New" w:cs="Courier New"/>
          <w:sz w:val="20"/>
          <w:szCs w:val="20"/>
        </w:rPr>
      </w:pPr>
      <w:r>
        <w:rPr>
          <w:rFonts w:ascii="Courier New" w:hAnsi="Courier New" w:cs="Courier New"/>
          <w:color w:val="000000"/>
          <w:sz w:val="20"/>
          <w:szCs w:val="20"/>
        </w:rPr>
        <w:tab/>
      </w:r>
    </w:p>
    <w:p w:rsidR="00413BE8" w:rsidRDefault="0075073F" w:rsidP="004C17EB">
      <w:pPr>
        <w:pStyle w:val="Caption"/>
        <w:numPr>
          <w:ilvl w:val="0"/>
          <w:numId w:val="8"/>
        </w:numPr>
      </w:pPr>
      <w:r>
        <w:t>Function: g</w:t>
      </w:r>
      <w:r w:rsidR="00413BE8">
        <w:t>enerateElement(BigInteger x, BigInteger y)</w:t>
      </w:r>
      <w:r w:rsidRPr="0075073F">
        <w:t xml:space="preserve"> </w:t>
      </w:r>
      <w:r>
        <w:t>ECElement</w:t>
      </w:r>
      <w:r w:rsidR="00413BE8">
        <w:t xml:space="preserve"> </w:t>
      </w:r>
      <w:r w:rsidR="00413BE8">
        <w:rPr>
          <w:color w:val="7F0055"/>
        </w:rPr>
        <w:t>throws</w:t>
      </w:r>
      <w:r w:rsidR="00413BE8">
        <w:t xml:space="preserve"> IllegalArgumentException</w:t>
      </w:r>
    </w:p>
    <w:p w:rsidR="0075073F" w:rsidRDefault="0075073F" w:rsidP="004C17EB">
      <w:pPr>
        <w:rPr>
          <w:color w:val="000000"/>
        </w:rPr>
      </w:pPr>
      <w:r>
        <w:t xml:space="preserve">This function creates a point over </w:t>
      </w:r>
      <w:r>
        <w:rPr>
          <w:u w:val="single"/>
        </w:rPr>
        <w:t>Fp</w:t>
      </w:r>
      <w:r>
        <w:t xml:space="preserve"> field.</w:t>
      </w:r>
    </w:p>
    <w:p w:rsidR="00413BE8" w:rsidRPr="004C17EB" w:rsidRDefault="004C17EB" w:rsidP="004C17EB">
      <w:pPr>
        <w:pStyle w:val="ListParagraph"/>
        <w:numPr>
          <w:ilvl w:val="2"/>
          <w:numId w:val="8"/>
        </w:numPr>
      </w:pPr>
      <w:r w:rsidRPr="004C17EB">
        <w:t>Try to c</w:t>
      </w:r>
      <w:r w:rsidR="00413BE8" w:rsidRPr="004C17EB">
        <w:t xml:space="preserve">reate </w:t>
      </w:r>
      <w:r w:rsidRPr="004C17EB">
        <w:t>a point</w:t>
      </w:r>
      <w:r w:rsidR="00413BE8" w:rsidRPr="004C17EB">
        <w:t xml:space="preserve"> with the given values.</w:t>
      </w:r>
    </w:p>
    <w:p w:rsidR="004C17EB" w:rsidRDefault="004C17EB" w:rsidP="004C17EB">
      <w:pPr>
        <w:pStyle w:val="ListParagraph"/>
        <w:numPr>
          <w:ilvl w:val="2"/>
          <w:numId w:val="8"/>
        </w:numPr>
      </w:pPr>
      <w:r w:rsidRPr="004C17EB">
        <w:t>I</w:t>
      </w:r>
      <w:r w:rsidR="00413BE8" w:rsidRPr="004C17EB">
        <w:t xml:space="preserve">f </w:t>
      </w:r>
      <w:r w:rsidRPr="004C17EB">
        <w:t xml:space="preserve">succeeded in </w:t>
      </w:r>
      <w:r w:rsidR="00413BE8" w:rsidRPr="004C17EB">
        <w:t>creat</w:t>
      </w:r>
      <w:r w:rsidRPr="004C17EB">
        <w:t>ing the point,</w:t>
      </w:r>
    </w:p>
    <w:p w:rsidR="00413BE8" w:rsidRPr="004C17EB" w:rsidRDefault="004C17EB" w:rsidP="004C17EB">
      <w:pPr>
        <w:pStyle w:val="ListParagraph"/>
        <w:numPr>
          <w:ilvl w:val="3"/>
          <w:numId w:val="8"/>
        </w:numPr>
      </w:pPr>
      <w:r w:rsidRPr="004C17EB">
        <w:t xml:space="preserve"> then </w:t>
      </w:r>
      <w:r w:rsidR="00413BE8" w:rsidRPr="004C17EB">
        <w:t>it is a point on the curve</w:t>
      </w:r>
      <w:r w:rsidRPr="004C17EB">
        <w:t>,</w:t>
      </w:r>
    </w:p>
    <w:p w:rsidR="004C17EB" w:rsidRDefault="004C17EB" w:rsidP="004C17EB">
      <w:pPr>
        <w:pStyle w:val="ListParagraph"/>
        <w:numPr>
          <w:ilvl w:val="2"/>
          <w:numId w:val="8"/>
        </w:numPr>
      </w:pPr>
      <w:r w:rsidRPr="004C17EB">
        <w:t>Else,</w:t>
      </w:r>
    </w:p>
    <w:p w:rsidR="004C17EB" w:rsidRPr="004C17EB" w:rsidRDefault="004C17EB" w:rsidP="004C17EB">
      <w:pPr>
        <w:pStyle w:val="ListParagraph"/>
        <w:numPr>
          <w:ilvl w:val="3"/>
          <w:numId w:val="8"/>
        </w:numPr>
      </w:pPr>
      <w:r w:rsidRPr="004C17EB">
        <w:t xml:space="preserve"> throw IllegalArgumentException,</w:t>
      </w:r>
    </w:p>
    <w:p w:rsidR="00413BE8" w:rsidRPr="004C17EB" w:rsidRDefault="004C17EB" w:rsidP="004C17EB">
      <w:pPr>
        <w:pStyle w:val="ListParagraph"/>
        <w:numPr>
          <w:ilvl w:val="2"/>
          <w:numId w:val="8"/>
        </w:numPr>
      </w:pPr>
      <w:r w:rsidRPr="004C17EB">
        <w:t xml:space="preserve">Call </w:t>
      </w:r>
      <w:r w:rsidR="00DB2E5B">
        <w:t>EC</w:t>
      </w:r>
      <w:r w:rsidRPr="004C17EB">
        <w:t>FpUtility::</w:t>
      </w:r>
      <w:proofErr w:type="gramStart"/>
      <w:r w:rsidR="00413BE8" w:rsidRPr="004C17EB">
        <w:t>checkSubGroupMembership(</w:t>
      </w:r>
      <w:proofErr w:type="gramEnd"/>
      <w:r w:rsidR="00413BE8" w:rsidRPr="004C17EB">
        <w:t>this, point)</w:t>
      </w:r>
      <w:r w:rsidRPr="004C17EB">
        <w:t xml:space="preserve"> to check if the point is also in the subgroup.</w:t>
      </w:r>
    </w:p>
    <w:p w:rsidR="00413BE8" w:rsidRPr="004C17EB" w:rsidRDefault="004C17EB" w:rsidP="004C17EB">
      <w:pPr>
        <w:pStyle w:val="ListParagraph"/>
        <w:numPr>
          <w:ilvl w:val="2"/>
          <w:numId w:val="8"/>
        </w:numPr>
      </w:pPr>
      <w:r w:rsidRPr="004C17EB">
        <w:t>I</w:t>
      </w:r>
      <w:r w:rsidR="00413BE8" w:rsidRPr="004C17EB">
        <w:t>f the point is not in the sub-group, throw exception.</w:t>
      </w:r>
    </w:p>
    <w:p w:rsidR="00413BE8" w:rsidRPr="004C17EB" w:rsidRDefault="004C17EB" w:rsidP="004C17EB">
      <w:pPr>
        <w:pStyle w:val="ListParagraph"/>
        <w:numPr>
          <w:ilvl w:val="2"/>
          <w:numId w:val="8"/>
        </w:numPr>
        <w:rPr>
          <w:rFonts w:ascii="Courier New" w:hAnsi="Courier New" w:cs="Courier New"/>
          <w:sz w:val="20"/>
          <w:szCs w:val="20"/>
        </w:rPr>
      </w:pPr>
      <w:r w:rsidRPr="004C17EB">
        <w:t>R</w:t>
      </w:r>
      <w:r w:rsidR="00413BE8" w:rsidRPr="004C17EB">
        <w:t>eturn</w:t>
      </w:r>
      <w:r>
        <w:t xml:space="preserve"> point.</w:t>
      </w:r>
    </w:p>
    <w:p w:rsidR="00413BE8" w:rsidRDefault="00256168" w:rsidP="00256168">
      <w:pPr>
        <w:pStyle w:val="Caption"/>
        <w:numPr>
          <w:ilvl w:val="0"/>
          <w:numId w:val="8"/>
        </w:numPr>
      </w:pPr>
      <w:r>
        <w:t>Function: getMaxLengthOfByteArrayForEncoding(): int</w:t>
      </w:r>
    </w:p>
    <w:p w:rsidR="00256168" w:rsidRDefault="00256168" w:rsidP="00256168">
      <w:r>
        <w:t>This function returns the value k which is the maximum length of a string to be converted to a Group Element of this group. If a string exceeds the k length it cannot be converted.</w:t>
      </w:r>
    </w:p>
    <w:p w:rsidR="00256168" w:rsidRPr="00256168" w:rsidRDefault="00256168" w:rsidP="00256168">
      <w:pPr>
        <w:pStyle w:val="ListParagraph"/>
        <w:numPr>
          <w:ilvl w:val="2"/>
          <w:numId w:val="8"/>
        </w:numPr>
      </w:pPr>
      <w:r w:rsidRPr="00256168">
        <w:t>Let p be of length K bits (meaning that the most significant bit equaling 1 is the Kth bit).</w:t>
      </w:r>
    </w:p>
    <w:p w:rsidR="00256168" w:rsidRDefault="00256168" w:rsidP="00256168">
      <w:pPr>
        <w:pStyle w:val="ListParagraph"/>
        <w:numPr>
          <w:ilvl w:val="2"/>
          <w:numId w:val="8"/>
        </w:numPr>
      </w:pPr>
      <w:r w:rsidRPr="00256168">
        <w:t>Return k = 0.4K</w:t>
      </w:r>
    </w:p>
    <w:p w:rsidR="00256168" w:rsidRDefault="00256168" w:rsidP="00256168"/>
    <w:p w:rsidR="008D61A9" w:rsidRDefault="008D61A9" w:rsidP="008D61A9">
      <w:pPr>
        <w:pStyle w:val="Caption"/>
        <w:numPr>
          <w:ilvl w:val="0"/>
          <w:numId w:val="8"/>
        </w:numPr>
      </w:pPr>
      <w:r>
        <w:t>Function: encodeByteArrayToGroupElement(byte[] binaryString ): GroupElement</w:t>
      </w:r>
    </w:p>
    <w:p w:rsidR="008D61A9" w:rsidRDefault="008D61A9" w:rsidP="00DB2E5B">
      <w:r>
        <w:t xml:space="preserve">This function </w:t>
      </w:r>
      <w:r w:rsidR="00DB2E5B">
        <w:t>c</w:t>
      </w:r>
      <w:r w:rsidR="00DB2E5B" w:rsidRPr="00DB2E5B">
        <w:t>onverts a byte array to an ECFpPointBc.</w:t>
      </w:r>
      <w:r w:rsidR="00DB2E5B">
        <w:t xml:space="preserve"> It delegates the work to ECFpUtility.</w:t>
      </w:r>
    </w:p>
    <w:p w:rsidR="00DB2E5B" w:rsidRDefault="00DB2E5B" w:rsidP="008D61A9">
      <w:pPr>
        <w:pStyle w:val="ListParagraph"/>
        <w:numPr>
          <w:ilvl w:val="2"/>
          <w:numId w:val="8"/>
        </w:numPr>
      </w:pPr>
      <w:r>
        <w:t>Get the (x,y) coordinates of the point in the curve that corresponds to the string by calling:</w:t>
      </w:r>
    </w:p>
    <w:p w:rsidR="008D61A9" w:rsidRDefault="00DB2E5B" w:rsidP="00DB2E5B">
      <w:pPr>
        <w:pStyle w:val="ListParagraph"/>
        <w:ind w:left="1286"/>
      </w:pPr>
      <w:r w:rsidRPr="00DB2E5B">
        <w:t xml:space="preserve">ECFpUtility.FpPoint fpPoint = </w:t>
      </w:r>
      <w:proofErr w:type="gramStart"/>
      <w:r w:rsidRPr="00DB2E5B">
        <w:t>util.encodeByteArrayToGroupElement(</w:t>
      </w:r>
      <w:proofErr w:type="gramEnd"/>
      <w:r w:rsidRPr="00DB2E5B">
        <w:t>(ECFpGroupParams) groupParams, binaryString, k);</w:t>
      </w:r>
    </w:p>
    <w:p w:rsidR="00DB2E5B" w:rsidRDefault="00DB2E5B" w:rsidP="00DB2E5B">
      <w:pPr>
        <w:pStyle w:val="ListParagraph"/>
        <w:numPr>
          <w:ilvl w:val="2"/>
          <w:numId w:val="8"/>
        </w:numPr>
      </w:pPr>
      <w:r>
        <w:t xml:space="preserve">Generate and return a </w:t>
      </w:r>
      <w:r w:rsidRPr="00DB2E5B">
        <w:t>ECFpPointBc element by calling generateElement(x</w:t>
      </w:r>
      <w:proofErr w:type="gramStart"/>
      <w:r w:rsidRPr="00DB2E5B">
        <w:t>,y</w:t>
      </w:r>
      <w:proofErr w:type="gramEnd"/>
      <w:r w:rsidRPr="00DB2E5B">
        <w:t>).</w:t>
      </w:r>
    </w:p>
    <w:p w:rsidR="008D61A9" w:rsidRDefault="008D61A9" w:rsidP="00DB2E5B">
      <w:pPr>
        <w:pStyle w:val="ListParagraph"/>
        <w:ind w:left="1286"/>
      </w:pPr>
    </w:p>
    <w:p w:rsidR="00446545" w:rsidRDefault="00446545" w:rsidP="00DB2E5B">
      <w:pPr>
        <w:pStyle w:val="ListParagraph"/>
        <w:ind w:left="1286"/>
      </w:pPr>
    </w:p>
    <w:p w:rsidR="00446545" w:rsidRDefault="00446545" w:rsidP="00DB2E5B">
      <w:pPr>
        <w:pStyle w:val="ListParagraph"/>
        <w:ind w:left="1286"/>
      </w:pPr>
    </w:p>
    <w:p w:rsidR="00256168" w:rsidRDefault="00256168" w:rsidP="008D61A9">
      <w:pPr>
        <w:pStyle w:val="Caption"/>
        <w:numPr>
          <w:ilvl w:val="0"/>
          <w:numId w:val="8"/>
        </w:numPr>
      </w:pPr>
      <w:r>
        <w:t xml:space="preserve">Function: </w:t>
      </w:r>
      <w:r w:rsidR="008D61A9">
        <w:t>de</w:t>
      </w:r>
      <w:r>
        <w:t>codeGroupElement</w:t>
      </w:r>
      <w:r w:rsidR="008D61A9">
        <w:t>ToByteArray</w:t>
      </w:r>
      <w:r>
        <w:t>(</w:t>
      </w:r>
      <w:r w:rsidR="008D61A9">
        <w:t>GroupElement element</w:t>
      </w:r>
      <w:r>
        <w:t xml:space="preserve"> ): </w:t>
      </w:r>
      <w:r w:rsidR="008D61A9">
        <w:t>byte[]</w:t>
      </w:r>
    </w:p>
    <w:p w:rsidR="008D61A9" w:rsidRPr="008D61A9" w:rsidRDefault="008D61A9" w:rsidP="008D61A9">
      <w:pPr>
        <w:pStyle w:val="ListParagraph"/>
        <w:numPr>
          <w:ilvl w:val="1"/>
          <w:numId w:val="8"/>
        </w:numPr>
        <w:rPr>
          <w:rFonts w:ascii="Courier New" w:hAnsi="Courier New" w:cs="Courier New"/>
          <w:sz w:val="20"/>
          <w:szCs w:val="20"/>
        </w:rPr>
      </w:pPr>
      <w:r w:rsidRPr="008D61A9">
        <w:lastRenderedPageBreak/>
        <w:t>Check if the element is an instance of ECFpPointBc. If not,</w:t>
      </w:r>
      <w:r>
        <w:t xml:space="preserve"> </w:t>
      </w:r>
      <w:r w:rsidRPr="008D61A9">
        <w:t>throw new IllegalArgumentException("element type doesn't match the group type"</w:t>
      </w:r>
      <w:r w:rsidRPr="008D61A9">
        <w:rPr>
          <w:rFonts w:ascii="Courier New" w:hAnsi="Courier New" w:cs="Courier New"/>
          <w:color w:val="000000"/>
          <w:sz w:val="20"/>
          <w:szCs w:val="20"/>
        </w:rPr>
        <w:t>)</w:t>
      </w:r>
    </w:p>
    <w:p w:rsidR="008D61A9" w:rsidRPr="008D61A9" w:rsidRDefault="008D61A9" w:rsidP="008D61A9">
      <w:pPr>
        <w:pStyle w:val="ListParagraph"/>
        <w:numPr>
          <w:ilvl w:val="1"/>
          <w:numId w:val="8"/>
        </w:numPr>
      </w:pPr>
      <w:r w:rsidRPr="008D61A9">
        <w:t>Cast the element to a ECFpPointBc point = (ECFpPointBc) element</w:t>
      </w:r>
    </w:p>
    <w:p w:rsidR="00903306" w:rsidRDefault="008D61A9" w:rsidP="00FC0194">
      <w:pPr>
        <w:pStyle w:val="ListParagraph"/>
        <w:numPr>
          <w:ilvl w:val="1"/>
          <w:numId w:val="8"/>
        </w:numPr>
      </w:pPr>
      <w:r w:rsidRPr="008D61A9">
        <w:t>Call</w:t>
      </w:r>
      <w:r w:rsidRPr="008D61A9">
        <w:tab/>
      </w:r>
      <w:r w:rsidR="00FC0194">
        <w:t xml:space="preserve">b = </w:t>
      </w:r>
      <w:r w:rsidRPr="008D61A9">
        <w:t>util.getKLeastSignB</w:t>
      </w:r>
      <w:r w:rsidR="00FC0194">
        <w:t>y</w:t>
      </w:r>
      <w:r w:rsidRPr="008D61A9">
        <w:t>t</w:t>
      </w:r>
      <w:r w:rsidR="00FC0194">
        <w:t>e</w:t>
      </w:r>
      <w:r w:rsidRPr="008D61A9">
        <w:t>s(point.getX(), k</w:t>
      </w:r>
      <w:r w:rsidR="00FC0194">
        <w:t>+1</w:t>
      </w:r>
      <w:r w:rsidRPr="008D61A9">
        <w:t>)</w:t>
      </w:r>
    </w:p>
    <w:p w:rsidR="00FC0194" w:rsidRDefault="00FC0194" w:rsidP="00FC0194">
      <w:pPr>
        <w:pStyle w:val="ListParagraph"/>
        <w:numPr>
          <w:ilvl w:val="1"/>
          <w:numId w:val="8"/>
        </w:numPr>
      </w:pPr>
      <w:r>
        <w:t>Remove the first byte of the above byte[]</w:t>
      </w:r>
    </w:p>
    <w:p w:rsidR="00FC0194" w:rsidRDefault="00FC0194" w:rsidP="00FC0194">
      <w:pPr>
        <w:pStyle w:val="ListParagraph"/>
        <w:numPr>
          <w:ilvl w:val="1"/>
          <w:numId w:val="8"/>
        </w:numPr>
      </w:pPr>
      <w:r>
        <w:t>Return the remaining byte[]</w:t>
      </w:r>
    </w:p>
    <w:p w:rsidR="00241900" w:rsidRPr="00277AD9" w:rsidRDefault="00241900" w:rsidP="00241900">
      <w:pPr>
        <w:rPr>
          <w:b/>
          <w:bCs/>
        </w:rPr>
      </w:pPr>
      <w:r w:rsidRPr="00277AD9">
        <w:rPr>
          <w:b/>
          <w:bCs/>
        </w:rPr>
        <w:t>BcDlogECF</w:t>
      </w:r>
      <w:r>
        <w:rPr>
          <w:b/>
          <w:bCs/>
        </w:rPr>
        <w:t>2m</w:t>
      </w:r>
    </w:p>
    <w:p w:rsidR="00241900" w:rsidRDefault="00241900" w:rsidP="00241900">
      <w:r w:rsidRPr="00277AD9">
        <w:t xml:space="preserve">This </w:t>
      </w:r>
      <w:r>
        <w:t xml:space="preserve">concrete </w:t>
      </w:r>
      <w:r w:rsidRPr="00277AD9">
        <w:t>class implements an Elliptic curve Dlog group over F</w:t>
      </w:r>
      <w:r>
        <w:t>2m</w:t>
      </w:r>
      <w:r w:rsidRPr="00277AD9">
        <w:t xml:space="preserve"> utilizing Bouncy Castle's implementation.</w:t>
      </w:r>
      <w:r>
        <w:t xml:space="preserve"> It uses F2mUtility class for all the work that has to do with the F2m field and that is independent of the implementing library (in the pseudo-code we call it util).</w:t>
      </w:r>
    </w:p>
    <w:p w:rsidR="00241900" w:rsidRDefault="00241900" w:rsidP="00241900"/>
    <w:p w:rsidR="00241900" w:rsidRDefault="00241900" w:rsidP="00D54590">
      <w:pPr>
        <w:pStyle w:val="Caption"/>
        <w:numPr>
          <w:ilvl w:val="0"/>
          <w:numId w:val="85"/>
        </w:numPr>
        <w:rPr>
          <w:rFonts w:asciiTheme="minorHAnsi" w:hAnsiTheme="minorHAnsi" w:cstheme="minorHAnsi"/>
          <w:color w:val="000000"/>
        </w:rPr>
      </w:pPr>
      <w:r w:rsidRPr="004F3257">
        <w:rPr>
          <w:rFonts w:asciiTheme="minorHAnsi" w:hAnsiTheme="minorHAnsi" w:cstheme="minorHAnsi"/>
        </w:rPr>
        <w:t>Constructor:</w:t>
      </w:r>
      <w:r w:rsidRPr="004F3257">
        <w:rPr>
          <w:rFonts w:asciiTheme="minorHAnsi" w:hAnsiTheme="minorHAnsi" w:cstheme="minorHAnsi"/>
          <w:color w:val="000000"/>
        </w:rPr>
        <w:t xml:space="preserve"> BcDlogECF</w:t>
      </w:r>
      <w:r>
        <w:rPr>
          <w:rFonts w:asciiTheme="minorHAnsi" w:hAnsiTheme="minorHAnsi" w:cstheme="minorHAnsi"/>
          <w:color w:val="000000"/>
        </w:rPr>
        <w:t>2m</w:t>
      </w:r>
      <w:r w:rsidRPr="004F3257">
        <w:rPr>
          <w:rFonts w:asciiTheme="minorHAnsi" w:hAnsiTheme="minorHAnsi" w:cstheme="minorHAnsi"/>
          <w:color w:val="000000"/>
        </w:rPr>
        <w:t>(String fileName, String curveName)</w:t>
      </w:r>
    </w:p>
    <w:p w:rsidR="00241900" w:rsidRDefault="00241900" w:rsidP="00D54590">
      <w:pPr>
        <w:pStyle w:val="ListParagraph"/>
        <w:numPr>
          <w:ilvl w:val="1"/>
          <w:numId w:val="85"/>
        </w:numPr>
      </w:pPr>
      <w:r w:rsidRPr="004F3257">
        <w:t>Calls super’s constructor</w:t>
      </w:r>
    </w:p>
    <w:p w:rsidR="00241900" w:rsidRDefault="00241900" w:rsidP="00D54590">
      <w:pPr>
        <w:pStyle w:val="Caption"/>
        <w:numPr>
          <w:ilvl w:val="0"/>
          <w:numId w:val="85"/>
        </w:numPr>
        <w:rPr>
          <w:rFonts w:asciiTheme="minorHAnsi" w:hAnsiTheme="minorHAnsi" w:cstheme="minorHAnsi"/>
          <w:color w:val="000000"/>
        </w:rPr>
      </w:pPr>
      <w:r w:rsidRPr="004F3257">
        <w:rPr>
          <w:rFonts w:asciiTheme="minorHAnsi" w:hAnsiTheme="minorHAnsi" w:cstheme="minorHAnsi"/>
        </w:rPr>
        <w:t>Constructor:</w:t>
      </w:r>
      <w:r w:rsidRPr="004F3257">
        <w:rPr>
          <w:rFonts w:asciiTheme="minorHAnsi" w:hAnsiTheme="minorHAnsi" w:cstheme="minorHAnsi"/>
          <w:color w:val="000000"/>
        </w:rPr>
        <w:t xml:space="preserve"> BcDlogECF</w:t>
      </w:r>
      <w:r w:rsidR="0044666D">
        <w:rPr>
          <w:rFonts w:asciiTheme="minorHAnsi" w:hAnsiTheme="minorHAnsi" w:cstheme="minorHAnsi"/>
          <w:color w:val="000000"/>
        </w:rPr>
        <w:t>2m</w:t>
      </w:r>
      <w:r w:rsidRPr="004F3257">
        <w:rPr>
          <w:rFonts w:asciiTheme="minorHAnsi" w:hAnsiTheme="minorHAnsi" w:cstheme="minorHAnsi"/>
          <w:color w:val="000000"/>
        </w:rPr>
        <w:t>(String curveName)</w:t>
      </w:r>
    </w:p>
    <w:p w:rsidR="00241900" w:rsidRPr="004F3257" w:rsidRDefault="00241900" w:rsidP="00D54590">
      <w:pPr>
        <w:pStyle w:val="ListParagraph"/>
        <w:numPr>
          <w:ilvl w:val="1"/>
          <w:numId w:val="85"/>
        </w:numPr>
      </w:pPr>
      <w:r>
        <w:t xml:space="preserve">Calls </w:t>
      </w:r>
      <w:proofErr w:type="gramStart"/>
      <w:r w:rsidRPr="004F3257">
        <w:rPr>
          <w:rFonts w:ascii="Courier New" w:hAnsi="Courier New" w:cs="Courier New"/>
          <w:b/>
          <w:bCs/>
          <w:color w:val="7F0055"/>
          <w:sz w:val="20"/>
          <w:szCs w:val="20"/>
        </w:rPr>
        <w:t>this</w:t>
      </w:r>
      <w:r w:rsidRPr="004F3257">
        <w:rPr>
          <w:rFonts w:ascii="Courier New" w:hAnsi="Courier New" w:cs="Courier New"/>
          <w:color w:val="000000"/>
          <w:sz w:val="20"/>
          <w:szCs w:val="20"/>
        </w:rPr>
        <w:t>(</w:t>
      </w:r>
      <w:proofErr w:type="gramEnd"/>
      <w:r w:rsidRPr="004F3257">
        <w:rPr>
          <w:rFonts w:ascii="Courier New" w:hAnsi="Courier New" w:cs="Courier New"/>
          <w:i/>
          <w:iCs/>
          <w:color w:val="0000C0"/>
          <w:sz w:val="20"/>
          <w:szCs w:val="20"/>
        </w:rPr>
        <w:t>PROPERTIES_FILES_PATH</w:t>
      </w:r>
      <w:r w:rsidRPr="004F3257">
        <w:rPr>
          <w:rFonts w:ascii="Courier New" w:hAnsi="Courier New" w:cs="Courier New"/>
          <w:color w:val="000000"/>
          <w:sz w:val="20"/>
          <w:szCs w:val="20"/>
        </w:rPr>
        <w:t>, curveName</w:t>
      </w:r>
      <w:r>
        <w:rPr>
          <w:rFonts w:ascii="Courier New" w:hAnsi="Courier New" w:cs="Courier New"/>
          <w:color w:val="000000"/>
          <w:sz w:val="20"/>
          <w:szCs w:val="20"/>
        </w:rPr>
        <w:t xml:space="preserve">). </w:t>
      </w:r>
      <w:r w:rsidRPr="004F3257">
        <w:rPr>
          <w:rFonts w:ascii="Courier New" w:hAnsi="Courier New" w:cs="Courier New"/>
          <w:i/>
          <w:iCs/>
          <w:color w:val="0000C0"/>
          <w:sz w:val="20"/>
          <w:szCs w:val="20"/>
        </w:rPr>
        <w:t>PROPERTIES_FILES_PATH</w:t>
      </w:r>
      <w:r w:rsidRPr="004F3257">
        <w:t xml:space="preserve"> refers to SCAPI’s default NIST curves</w:t>
      </w:r>
    </w:p>
    <w:p w:rsidR="00241900" w:rsidRDefault="00241900" w:rsidP="00D54590">
      <w:pPr>
        <w:pStyle w:val="Caption"/>
        <w:numPr>
          <w:ilvl w:val="0"/>
          <w:numId w:val="85"/>
        </w:numPr>
        <w:rPr>
          <w:rFonts w:asciiTheme="minorHAnsi" w:hAnsiTheme="minorHAnsi" w:cstheme="minorHAnsi"/>
        </w:rPr>
      </w:pPr>
      <w:r w:rsidRPr="00241900">
        <w:rPr>
          <w:rFonts w:asciiTheme="minorHAnsi" w:hAnsiTheme="minorHAnsi" w:cstheme="minorHAnsi"/>
        </w:rPr>
        <w:t xml:space="preserve">Function: protected void doInit(Properties ecProperties, String curveName) </w:t>
      </w:r>
    </w:p>
    <w:p w:rsidR="00241900" w:rsidRPr="00241900" w:rsidRDefault="00241900" w:rsidP="00241900">
      <w:pPr>
        <w:ind w:left="708"/>
      </w:pPr>
      <w:r>
        <w:t>This function is called by the super’s constructor and is implemented by each field. It depends on the field and not on the library, therefore it delegates the checking and creation of GroupParams to F2mUtility</w:t>
      </w:r>
      <w:proofErr w:type="gramStart"/>
      <w:r>
        <w:t>::</w:t>
      </w:r>
      <w:proofErr w:type="gramEnd"/>
      <w:r w:rsidRPr="00241900">
        <w:t xml:space="preserve"> checkAndCreateInitParams function</w:t>
      </w:r>
    </w:p>
    <w:p w:rsidR="00241900" w:rsidRPr="00277AD9" w:rsidRDefault="00241900" w:rsidP="00D54590">
      <w:pPr>
        <w:pStyle w:val="Caption"/>
        <w:numPr>
          <w:ilvl w:val="0"/>
          <w:numId w:val="85"/>
        </w:numPr>
        <w:rPr>
          <w:sz w:val="24"/>
          <w:szCs w:val="24"/>
        </w:rPr>
      </w:pPr>
      <w:r>
        <w:t xml:space="preserve">Function: isMember(GroupElement element): boolean </w:t>
      </w:r>
      <w:r>
        <w:rPr>
          <w:color w:val="7F0055"/>
        </w:rPr>
        <w:t>throws</w:t>
      </w:r>
      <w:r>
        <w:t xml:space="preserve"> IllegalArgumentException</w:t>
      </w:r>
    </w:p>
    <w:p w:rsidR="00241900" w:rsidRPr="0075073F" w:rsidRDefault="00241900" w:rsidP="00241900">
      <w:pPr>
        <w:pStyle w:val="ListParagraph"/>
        <w:numPr>
          <w:ilvl w:val="1"/>
          <w:numId w:val="8"/>
        </w:numPr>
      </w:pPr>
      <w:r w:rsidRPr="0075073F">
        <w:t>If element is not an instance of ECF</w:t>
      </w:r>
      <w:r>
        <w:t>2m</w:t>
      </w:r>
      <w:r w:rsidRPr="0075073F">
        <w:t>PointBc throw IllegalArgumentException.</w:t>
      </w:r>
    </w:p>
    <w:p w:rsidR="00241900" w:rsidRDefault="00241900" w:rsidP="00241900">
      <w:pPr>
        <w:pStyle w:val="ListParagraph"/>
        <w:numPr>
          <w:ilvl w:val="1"/>
          <w:numId w:val="8"/>
        </w:numPr>
      </w:pPr>
      <w:r w:rsidRPr="0075073F">
        <w:t>The infinity point is a valid member, so if element is infinity point</w:t>
      </w:r>
    </w:p>
    <w:p w:rsidR="00241900" w:rsidRDefault="00241900" w:rsidP="00241900">
      <w:pPr>
        <w:pStyle w:val="ListParagraph"/>
        <w:numPr>
          <w:ilvl w:val="2"/>
          <w:numId w:val="8"/>
        </w:numPr>
      </w:pPr>
      <w:proofErr w:type="gramStart"/>
      <w:r w:rsidRPr="0075073F">
        <w:t>return</w:t>
      </w:r>
      <w:proofErr w:type="gramEnd"/>
      <w:r w:rsidRPr="0075073F">
        <w:t xml:space="preserve"> true.</w:t>
      </w:r>
    </w:p>
    <w:p w:rsidR="00241900" w:rsidRPr="008D61A9" w:rsidRDefault="00241900" w:rsidP="00241900">
      <w:pPr>
        <w:pStyle w:val="ListParagraph"/>
        <w:numPr>
          <w:ilvl w:val="1"/>
          <w:numId w:val="8"/>
        </w:numPr>
      </w:pPr>
      <w:r w:rsidRPr="008D61A9">
        <w:t xml:space="preserve">Cast the element to </w:t>
      </w:r>
      <w:proofErr w:type="gramStart"/>
      <w:r w:rsidRPr="008D61A9">
        <w:t>a</w:t>
      </w:r>
      <w:proofErr w:type="gramEnd"/>
      <w:r w:rsidRPr="008D61A9">
        <w:t xml:space="preserve"> </w:t>
      </w:r>
      <w:r w:rsidRPr="0075073F">
        <w:t>ECF</w:t>
      </w:r>
      <w:r>
        <w:t>2m</w:t>
      </w:r>
      <w:r w:rsidRPr="0075073F">
        <w:t>PointBc</w:t>
      </w:r>
      <w:r>
        <w:t xml:space="preserve"> and call it point.</w:t>
      </w:r>
    </w:p>
    <w:p w:rsidR="00241900" w:rsidRPr="008D61A9" w:rsidRDefault="00241900" w:rsidP="00241900">
      <w:pPr>
        <w:pStyle w:val="ListParagraph"/>
        <w:numPr>
          <w:ilvl w:val="1"/>
          <w:numId w:val="8"/>
        </w:numPr>
        <w:rPr>
          <w:rFonts w:ascii="Courier New" w:hAnsi="Courier New" w:cs="Courier New"/>
          <w:sz w:val="20"/>
          <w:szCs w:val="20"/>
        </w:rPr>
      </w:pPr>
      <w:r>
        <w:t xml:space="preserve">Call  </w:t>
      </w:r>
      <w:r w:rsidRPr="008D61A9">
        <w:rPr>
          <w:rFonts w:ascii="Courier New" w:hAnsi="Courier New" w:cs="Courier New"/>
          <w:color w:val="0000C0"/>
          <w:sz w:val="20"/>
          <w:szCs w:val="20"/>
          <w:highlight w:val="lightGray"/>
        </w:rPr>
        <w:t>util</w:t>
      </w:r>
      <w:r w:rsidRPr="008D61A9">
        <w:rPr>
          <w:rFonts w:ascii="Courier New" w:hAnsi="Courier New" w:cs="Courier New"/>
          <w:color w:val="000000"/>
          <w:sz w:val="20"/>
          <w:szCs w:val="20"/>
        </w:rPr>
        <w:t xml:space="preserve">.checkCurveMembership((ECFpGroupParams) </w:t>
      </w:r>
      <w:r w:rsidRPr="008D61A9">
        <w:rPr>
          <w:rFonts w:ascii="Courier New" w:hAnsi="Courier New" w:cs="Courier New"/>
          <w:color w:val="0000C0"/>
          <w:sz w:val="20"/>
          <w:szCs w:val="20"/>
        </w:rPr>
        <w:t>groupParams</w:t>
      </w:r>
      <w:r w:rsidRPr="008D61A9">
        <w:rPr>
          <w:rFonts w:ascii="Courier New" w:hAnsi="Courier New" w:cs="Courier New"/>
          <w:color w:val="000000"/>
          <w:sz w:val="20"/>
          <w:szCs w:val="20"/>
        </w:rPr>
        <w:t>, point.getX(), point.getY());</w:t>
      </w:r>
    </w:p>
    <w:p w:rsidR="00241900" w:rsidRDefault="00241900" w:rsidP="00241900">
      <w:pPr>
        <w:pStyle w:val="ListParagraph"/>
        <w:numPr>
          <w:ilvl w:val="1"/>
          <w:numId w:val="8"/>
        </w:numPr>
      </w:pPr>
      <w:r w:rsidRPr="008D61A9">
        <w:t>Call</w:t>
      </w:r>
      <w:r>
        <w:rPr>
          <w:rFonts w:ascii="Courier New" w:hAnsi="Courier New" w:cs="Courier New"/>
          <w:color w:val="000000"/>
          <w:sz w:val="20"/>
          <w:szCs w:val="20"/>
        </w:rPr>
        <w:t xml:space="preserve"> </w:t>
      </w:r>
      <w:r>
        <w:rPr>
          <w:rFonts w:ascii="Courier New" w:hAnsi="Courier New" w:cs="Courier New"/>
          <w:color w:val="0000C0"/>
          <w:sz w:val="20"/>
          <w:szCs w:val="20"/>
          <w:highlight w:val="lightGray"/>
        </w:rPr>
        <w:t>util</w:t>
      </w:r>
      <w:r>
        <w:rPr>
          <w:rFonts w:ascii="Courier New" w:hAnsi="Courier New" w:cs="Courier New"/>
          <w:color w:val="000000"/>
          <w:sz w:val="20"/>
          <w:szCs w:val="20"/>
        </w:rPr>
        <w:t>.checkSubGroupMembership(</w:t>
      </w:r>
      <w:r>
        <w:rPr>
          <w:rFonts w:ascii="Courier New" w:hAnsi="Courier New" w:cs="Courier New"/>
          <w:b/>
          <w:bCs/>
          <w:color w:val="7F0055"/>
          <w:sz w:val="20"/>
          <w:szCs w:val="20"/>
        </w:rPr>
        <w:t>this</w:t>
      </w:r>
      <w:r>
        <w:rPr>
          <w:rFonts w:ascii="Courier New" w:hAnsi="Courier New" w:cs="Courier New"/>
          <w:color w:val="000000"/>
          <w:sz w:val="20"/>
          <w:szCs w:val="20"/>
        </w:rPr>
        <w:t>, point)</w:t>
      </w:r>
    </w:p>
    <w:p w:rsidR="00241900" w:rsidRPr="0075073F" w:rsidRDefault="00241900" w:rsidP="00241900">
      <w:pPr>
        <w:pStyle w:val="ListParagraph"/>
        <w:numPr>
          <w:ilvl w:val="1"/>
          <w:numId w:val="8"/>
        </w:numPr>
      </w:pPr>
      <w:r w:rsidRPr="0075073F">
        <w:t>If both checks return true then</w:t>
      </w:r>
      <w:r w:rsidRPr="0075073F">
        <w:tab/>
      </w:r>
      <w:r w:rsidRPr="0075073F">
        <w:tab/>
      </w:r>
    </w:p>
    <w:p w:rsidR="00241900" w:rsidRPr="0075073F" w:rsidRDefault="00241900" w:rsidP="00241900">
      <w:pPr>
        <w:pStyle w:val="ListParagraph"/>
        <w:numPr>
          <w:ilvl w:val="1"/>
          <w:numId w:val="8"/>
        </w:numPr>
      </w:pPr>
      <w:r w:rsidRPr="0075073F">
        <w:tab/>
        <w:t>return true</w:t>
      </w:r>
    </w:p>
    <w:p w:rsidR="00241900" w:rsidRPr="0075073F" w:rsidRDefault="00241900" w:rsidP="00241900">
      <w:pPr>
        <w:pStyle w:val="ListParagraph"/>
        <w:numPr>
          <w:ilvl w:val="1"/>
          <w:numId w:val="8"/>
        </w:numPr>
      </w:pPr>
      <w:proofErr w:type="gramStart"/>
      <w:r w:rsidRPr="0075073F">
        <w:t>else</w:t>
      </w:r>
      <w:proofErr w:type="gramEnd"/>
      <w:r w:rsidRPr="0075073F">
        <w:t xml:space="preserve"> return false.</w:t>
      </w:r>
    </w:p>
    <w:p w:rsidR="00241900" w:rsidRDefault="00241900" w:rsidP="00241900">
      <w:pPr>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41900" w:rsidRDefault="00241900" w:rsidP="00241900">
      <w:pPr>
        <w:rPr>
          <w:rFonts w:ascii="Courier New" w:hAnsi="Courier New" w:cs="Courier New"/>
          <w:sz w:val="20"/>
          <w:szCs w:val="20"/>
        </w:rPr>
      </w:pPr>
    </w:p>
    <w:p w:rsidR="00241900" w:rsidRDefault="00241900" w:rsidP="00241900">
      <w:pPr>
        <w:rPr>
          <w:rFonts w:ascii="Courier New" w:hAnsi="Courier New" w:cs="Courier New"/>
          <w:color w:val="000000"/>
          <w:sz w:val="20"/>
          <w:szCs w:val="20"/>
        </w:rPr>
      </w:pPr>
      <w:r>
        <w:rPr>
          <w:rFonts w:ascii="Courier New" w:hAnsi="Courier New" w:cs="Courier New"/>
          <w:color w:val="000000"/>
          <w:sz w:val="20"/>
          <w:szCs w:val="20"/>
        </w:rPr>
        <w:tab/>
      </w:r>
    </w:p>
    <w:p w:rsidR="00446545" w:rsidRDefault="00446545" w:rsidP="00241900">
      <w:pPr>
        <w:rPr>
          <w:rFonts w:ascii="Courier New" w:hAnsi="Courier New" w:cs="Courier New"/>
          <w:color w:val="000000"/>
          <w:sz w:val="20"/>
          <w:szCs w:val="20"/>
        </w:rPr>
      </w:pPr>
    </w:p>
    <w:p w:rsidR="00446545" w:rsidRDefault="00446545" w:rsidP="00241900">
      <w:pPr>
        <w:rPr>
          <w:rFonts w:ascii="Courier New" w:hAnsi="Courier New" w:cs="Courier New"/>
          <w:color w:val="000000"/>
          <w:sz w:val="20"/>
          <w:szCs w:val="20"/>
        </w:rPr>
      </w:pPr>
    </w:p>
    <w:p w:rsidR="00446545" w:rsidRDefault="00446545" w:rsidP="00241900">
      <w:pPr>
        <w:rPr>
          <w:rFonts w:ascii="Courier New" w:hAnsi="Courier New" w:cs="Courier New"/>
          <w:color w:val="000000"/>
          <w:sz w:val="20"/>
          <w:szCs w:val="20"/>
        </w:rPr>
      </w:pPr>
    </w:p>
    <w:p w:rsidR="00446545" w:rsidRDefault="00446545" w:rsidP="00241900">
      <w:pPr>
        <w:rPr>
          <w:rFonts w:ascii="Courier New" w:hAnsi="Courier New" w:cs="Courier New"/>
          <w:color w:val="000000"/>
          <w:sz w:val="20"/>
          <w:szCs w:val="20"/>
        </w:rPr>
      </w:pPr>
    </w:p>
    <w:p w:rsidR="00446545" w:rsidRDefault="00446545" w:rsidP="00241900">
      <w:pPr>
        <w:rPr>
          <w:rFonts w:ascii="Courier New" w:hAnsi="Courier New" w:cs="Courier New"/>
          <w:color w:val="000000"/>
          <w:sz w:val="20"/>
          <w:szCs w:val="20"/>
        </w:rPr>
      </w:pPr>
    </w:p>
    <w:p w:rsidR="00446545" w:rsidRDefault="00446545" w:rsidP="00241900">
      <w:pPr>
        <w:rPr>
          <w:rFonts w:ascii="Courier New" w:hAnsi="Courier New" w:cs="Courier New"/>
          <w:sz w:val="20"/>
          <w:szCs w:val="20"/>
        </w:rPr>
      </w:pPr>
    </w:p>
    <w:p w:rsidR="00241900" w:rsidRDefault="00241900" w:rsidP="00241900">
      <w:pPr>
        <w:pStyle w:val="Caption"/>
        <w:numPr>
          <w:ilvl w:val="0"/>
          <w:numId w:val="8"/>
        </w:numPr>
      </w:pPr>
      <w:r>
        <w:t>Function: generateElement(BigInteger x, BigInteger y)</w:t>
      </w:r>
      <w:r w:rsidRPr="0075073F">
        <w:t xml:space="preserve"> </w:t>
      </w:r>
      <w:r>
        <w:t xml:space="preserve">ECElement </w:t>
      </w:r>
      <w:r>
        <w:rPr>
          <w:color w:val="7F0055"/>
        </w:rPr>
        <w:t>throws</w:t>
      </w:r>
      <w:r>
        <w:t xml:space="preserve"> IllegalArgumentException</w:t>
      </w:r>
    </w:p>
    <w:p w:rsidR="00241900" w:rsidRDefault="00241900" w:rsidP="00241900">
      <w:pPr>
        <w:rPr>
          <w:color w:val="000000"/>
        </w:rPr>
      </w:pPr>
      <w:r>
        <w:lastRenderedPageBreak/>
        <w:t xml:space="preserve">This function creates a point over </w:t>
      </w:r>
      <w:r w:rsidRPr="00241900">
        <w:t>F2m</w:t>
      </w:r>
      <w:r>
        <w:t xml:space="preserve"> field.</w:t>
      </w:r>
    </w:p>
    <w:p w:rsidR="00241900" w:rsidRPr="004C17EB" w:rsidRDefault="00241900" w:rsidP="00241900">
      <w:pPr>
        <w:pStyle w:val="ListParagraph"/>
        <w:numPr>
          <w:ilvl w:val="2"/>
          <w:numId w:val="8"/>
        </w:numPr>
      </w:pPr>
      <w:r w:rsidRPr="004C17EB">
        <w:t>Try to create a point with the given values.</w:t>
      </w:r>
    </w:p>
    <w:p w:rsidR="00241900" w:rsidRDefault="00241900" w:rsidP="00241900">
      <w:pPr>
        <w:pStyle w:val="ListParagraph"/>
        <w:numPr>
          <w:ilvl w:val="2"/>
          <w:numId w:val="8"/>
        </w:numPr>
      </w:pPr>
      <w:r w:rsidRPr="004C17EB">
        <w:t>If succeeded in creating the point,</w:t>
      </w:r>
    </w:p>
    <w:p w:rsidR="00241900" w:rsidRPr="004C17EB" w:rsidRDefault="00241900" w:rsidP="00241900">
      <w:pPr>
        <w:pStyle w:val="ListParagraph"/>
        <w:numPr>
          <w:ilvl w:val="3"/>
          <w:numId w:val="8"/>
        </w:numPr>
      </w:pPr>
      <w:r w:rsidRPr="004C17EB">
        <w:t xml:space="preserve"> then it is a point on the curve,</w:t>
      </w:r>
    </w:p>
    <w:p w:rsidR="00241900" w:rsidRDefault="00241900" w:rsidP="00241900">
      <w:pPr>
        <w:pStyle w:val="ListParagraph"/>
        <w:numPr>
          <w:ilvl w:val="2"/>
          <w:numId w:val="8"/>
        </w:numPr>
      </w:pPr>
      <w:r w:rsidRPr="004C17EB">
        <w:t>Else,</w:t>
      </w:r>
    </w:p>
    <w:p w:rsidR="00241900" w:rsidRPr="004C17EB" w:rsidRDefault="00241900" w:rsidP="00241900">
      <w:pPr>
        <w:pStyle w:val="ListParagraph"/>
        <w:numPr>
          <w:ilvl w:val="3"/>
          <w:numId w:val="8"/>
        </w:numPr>
      </w:pPr>
      <w:r w:rsidRPr="004C17EB">
        <w:t xml:space="preserve"> throw IllegalArgumentException,</w:t>
      </w:r>
    </w:p>
    <w:p w:rsidR="00241900" w:rsidRPr="004C17EB" w:rsidRDefault="00241900" w:rsidP="00241900">
      <w:pPr>
        <w:pStyle w:val="ListParagraph"/>
        <w:numPr>
          <w:ilvl w:val="2"/>
          <w:numId w:val="8"/>
        </w:numPr>
      </w:pPr>
      <w:r w:rsidRPr="004C17EB">
        <w:t>Call F</w:t>
      </w:r>
      <w:r>
        <w:t>2m</w:t>
      </w:r>
      <w:r w:rsidRPr="004C17EB">
        <w:t>Utility::</w:t>
      </w:r>
      <w:proofErr w:type="gramStart"/>
      <w:r w:rsidRPr="004C17EB">
        <w:t>checkSubGroupMembership(</w:t>
      </w:r>
      <w:proofErr w:type="gramEnd"/>
      <w:r w:rsidRPr="004C17EB">
        <w:t>this, point) to check if the point is also in the subgroup.</w:t>
      </w:r>
    </w:p>
    <w:p w:rsidR="00241900" w:rsidRPr="004C17EB" w:rsidRDefault="00241900" w:rsidP="00241900">
      <w:pPr>
        <w:pStyle w:val="ListParagraph"/>
        <w:numPr>
          <w:ilvl w:val="2"/>
          <w:numId w:val="8"/>
        </w:numPr>
      </w:pPr>
      <w:r w:rsidRPr="004C17EB">
        <w:t>If the point is not in the sub-group, throw exception.</w:t>
      </w:r>
    </w:p>
    <w:p w:rsidR="00241900" w:rsidRPr="004C17EB" w:rsidRDefault="00241900" w:rsidP="00241900">
      <w:pPr>
        <w:pStyle w:val="ListParagraph"/>
        <w:numPr>
          <w:ilvl w:val="2"/>
          <w:numId w:val="8"/>
        </w:numPr>
        <w:rPr>
          <w:rFonts w:ascii="Courier New" w:hAnsi="Courier New" w:cs="Courier New"/>
          <w:sz w:val="20"/>
          <w:szCs w:val="20"/>
        </w:rPr>
      </w:pPr>
      <w:r w:rsidRPr="004C17EB">
        <w:t>Return</w:t>
      </w:r>
      <w:r>
        <w:t xml:space="preserve"> point.</w:t>
      </w:r>
    </w:p>
    <w:p w:rsidR="00241900" w:rsidRDefault="00241900" w:rsidP="00241900">
      <w:pPr>
        <w:pStyle w:val="Caption"/>
        <w:numPr>
          <w:ilvl w:val="0"/>
          <w:numId w:val="8"/>
        </w:numPr>
      </w:pPr>
      <w:r>
        <w:t>Function: getMaxLengthOfByteArrayForEncoding(): int</w:t>
      </w:r>
    </w:p>
    <w:p w:rsidR="00241900" w:rsidRDefault="00241900" w:rsidP="00B16D7B">
      <w:r>
        <w:t>We do not have an algorithm for this function yet. Therefore, meanwhile:</w:t>
      </w:r>
    </w:p>
    <w:p w:rsidR="00B16D7B" w:rsidRDefault="00B16D7B" w:rsidP="00D54590">
      <w:pPr>
        <w:pStyle w:val="ListParagraph"/>
        <w:numPr>
          <w:ilvl w:val="0"/>
          <w:numId w:val="89"/>
        </w:numPr>
      </w:pPr>
      <w:r>
        <w:t>Return 0</w:t>
      </w:r>
    </w:p>
    <w:p w:rsidR="00241900" w:rsidRDefault="00241900" w:rsidP="00241900"/>
    <w:p w:rsidR="00241900" w:rsidRDefault="00241900" w:rsidP="00241900">
      <w:pPr>
        <w:pStyle w:val="Caption"/>
        <w:numPr>
          <w:ilvl w:val="0"/>
          <w:numId w:val="8"/>
        </w:numPr>
      </w:pPr>
      <w:r>
        <w:t>Function: encodeByteArrayToGroupElement(byte[] binaryString ): GroupElement</w:t>
      </w:r>
    </w:p>
    <w:p w:rsidR="00241900" w:rsidRDefault="00B16D7B" w:rsidP="00B16D7B">
      <w:r>
        <w:t>We do not have an algorithm for this function yet. Therefore, meanwhile:</w:t>
      </w:r>
    </w:p>
    <w:p w:rsidR="00241900" w:rsidRDefault="00B16D7B" w:rsidP="00241900">
      <w:pPr>
        <w:pStyle w:val="ListParagraph"/>
        <w:numPr>
          <w:ilvl w:val="2"/>
          <w:numId w:val="8"/>
        </w:numPr>
      </w:pPr>
      <w:r>
        <w:t>Return null.</w:t>
      </w:r>
    </w:p>
    <w:p w:rsidR="00241900" w:rsidRDefault="00241900" w:rsidP="00241900">
      <w:pPr>
        <w:pStyle w:val="Caption"/>
        <w:numPr>
          <w:ilvl w:val="0"/>
          <w:numId w:val="8"/>
        </w:numPr>
      </w:pPr>
      <w:r>
        <w:t>Function: decodeGroupElementToByteArray(GroupElement element ): byte[]</w:t>
      </w:r>
    </w:p>
    <w:p w:rsidR="00B16D7B" w:rsidRDefault="00B16D7B" w:rsidP="00B16D7B">
      <w:r>
        <w:t>We do not have an algorithm for this function yet. Therefore, meanwhile:</w:t>
      </w:r>
    </w:p>
    <w:p w:rsidR="00241900" w:rsidRPr="00256168" w:rsidRDefault="00B16D7B" w:rsidP="00B16D7B">
      <w:pPr>
        <w:pStyle w:val="ListParagraph"/>
        <w:numPr>
          <w:ilvl w:val="1"/>
          <w:numId w:val="8"/>
        </w:numPr>
      </w:pPr>
      <w:r>
        <w:t>Return null.</w:t>
      </w:r>
    </w:p>
    <w:p w:rsidR="00AE4229" w:rsidRPr="008D61A9" w:rsidRDefault="00AE4229" w:rsidP="00AE4229"/>
    <w:p w:rsidR="00AE4229" w:rsidRDefault="00AE4229" w:rsidP="00AE4229">
      <w:r>
        <w:rPr>
          <w:i/>
          <w:iCs/>
        </w:rPr>
        <w:t xml:space="preserve">Important Note: </w:t>
      </w:r>
      <w:r>
        <w:t xml:space="preserve">Bouncy Castle treats the Elliptic curve as an </w:t>
      </w:r>
      <w:r w:rsidRPr="00595328">
        <w:rPr>
          <w:i/>
          <w:iCs/>
        </w:rPr>
        <w:t>additive group</w:t>
      </w:r>
      <w:r>
        <w:t xml:space="preserve"> (as defined in mathematics), whereas we consider it as a </w:t>
      </w:r>
      <w:r w:rsidRPr="00595328">
        <w:rPr>
          <w:i/>
          <w:iCs/>
        </w:rPr>
        <w:t>multiplicative group</w:t>
      </w:r>
      <w:r>
        <w:t xml:space="preserve">. This may cause confusion since we consider the addition of points as a multiplication within the discrete log group. Likewise, multiplication of a point by an integer is exponentiation of a group element with the integer being the exponent. In the note of the class diagram one can see that MultiplyGroupElements calls the add function of BC. Mathematically this makes no difference since we just redefine the group operator (from + to *). However, this is necessary so that the same functions are used for every discrete log group used. </w:t>
      </w:r>
    </w:p>
    <w:p w:rsidR="00AE4229" w:rsidRDefault="00AE4229" w:rsidP="00AE4229">
      <w:r>
        <w:t>The conversion of discrete log group functions to the mathematical implementation can be found in the following table.</w:t>
      </w:r>
    </w:p>
    <w:p w:rsidR="00AE4229" w:rsidRDefault="00AE4229" w:rsidP="00AE4229"/>
    <w:tbl>
      <w:tblPr>
        <w:tblStyle w:val="TableGrid"/>
        <w:tblW w:w="0" w:type="auto"/>
        <w:tblInd w:w="648" w:type="dxa"/>
        <w:tblLook w:val="04A0" w:firstRow="1" w:lastRow="0" w:firstColumn="1" w:lastColumn="0" w:noHBand="0" w:noVBand="1"/>
      </w:tblPr>
      <w:tblGrid>
        <w:gridCol w:w="3995"/>
        <w:gridCol w:w="4195"/>
      </w:tblGrid>
      <w:tr w:rsidR="00AE4229" w:rsidTr="00AE4229">
        <w:tc>
          <w:tcPr>
            <w:tcW w:w="3995" w:type="dxa"/>
            <w:tcBorders>
              <w:top w:val="single" w:sz="4" w:space="0" w:color="auto"/>
              <w:left w:val="single" w:sz="4" w:space="0" w:color="auto"/>
              <w:bottom w:val="single" w:sz="4" w:space="0" w:color="auto"/>
              <w:right w:val="single" w:sz="4" w:space="0" w:color="auto"/>
            </w:tcBorders>
            <w:shd w:val="pct5" w:color="auto" w:fill="auto"/>
            <w:hideMark/>
          </w:tcPr>
          <w:p w:rsidR="00AE4229" w:rsidRDefault="00AE4229" w:rsidP="00AE4229">
            <w:r>
              <w:t>Elliptic curve as a generic discrete log group</w:t>
            </w:r>
          </w:p>
        </w:tc>
        <w:tc>
          <w:tcPr>
            <w:tcW w:w="4195" w:type="dxa"/>
            <w:tcBorders>
              <w:top w:val="single" w:sz="4" w:space="0" w:color="auto"/>
              <w:left w:val="single" w:sz="4" w:space="0" w:color="auto"/>
              <w:bottom w:val="single" w:sz="4" w:space="0" w:color="auto"/>
              <w:right w:val="single" w:sz="4" w:space="0" w:color="auto"/>
            </w:tcBorders>
            <w:shd w:val="pct5" w:color="auto" w:fill="auto"/>
            <w:hideMark/>
          </w:tcPr>
          <w:p w:rsidR="00AE4229" w:rsidRDefault="00AE4229" w:rsidP="00AE4229">
            <w:r>
              <w:t>Elliptic curve as an additive group as in  mathematics</w:t>
            </w:r>
          </w:p>
        </w:tc>
      </w:tr>
      <w:tr w:rsidR="00AE4229" w:rsidTr="00AE4229">
        <w:tc>
          <w:tcPr>
            <w:tcW w:w="3995" w:type="dxa"/>
            <w:tcBorders>
              <w:top w:val="single" w:sz="4" w:space="0" w:color="auto"/>
              <w:left w:val="single" w:sz="4" w:space="0" w:color="auto"/>
              <w:bottom w:val="single" w:sz="4" w:space="0" w:color="auto"/>
              <w:right w:val="single" w:sz="4" w:space="0" w:color="auto"/>
            </w:tcBorders>
            <w:hideMark/>
          </w:tcPr>
          <w:p w:rsidR="00AE4229" w:rsidRDefault="00AE4229" w:rsidP="00AE4229">
            <w:r>
              <w:t>Multiply</w:t>
            </w:r>
          </w:p>
        </w:tc>
        <w:tc>
          <w:tcPr>
            <w:tcW w:w="4195" w:type="dxa"/>
            <w:tcBorders>
              <w:top w:val="single" w:sz="4" w:space="0" w:color="auto"/>
              <w:left w:val="single" w:sz="4" w:space="0" w:color="auto"/>
              <w:bottom w:val="single" w:sz="4" w:space="0" w:color="auto"/>
              <w:right w:val="single" w:sz="4" w:space="0" w:color="auto"/>
            </w:tcBorders>
            <w:hideMark/>
          </w:tcPr>
          <w:p w:rsidR="00AE4229" w:rsidRDefault="00AE4229" w:rsidP="00AE4229">
            <w:r>
              <w:t>Add</w:t>
            </w:r>
          </w:p>
        </w:tc>
      </w:tr>
      <w:tr w:rsidR="00AE4229" w:rsidTr="00AE4229">
        <w:tc>
          <w:tcPr>
            <w:tcW w:w="3995" w:type="dxa"/>
            <w:tcBorders>
              <w:top w:val="single" w:sz="4" w:space="0" w:color="auto"/>
              <w:left w:val="single" w:sz="4" w:space="0" w:color="auto"/>
              <w:bottom w:val="single" w:sz="4" w:space="0" w:color="auto"/>
              <w:right w:val="single" w:sz="4" w:space="0" w:color="auto"/>
            </w:tcBorders>
            <w:hideMark/>
          </w:tcPr>
          <w:p w:rsidR="00AE4229" w:rsidRDefault="00AE4229" w:rsidP="00AE4229">
            <w:r>
              <w:t>Exponentiate</w:t>
            </w:r>
          </w:p>
        </w:tc>
        <w:tc>
          <w:tcPr>
            <w:tcW w:w="4195" w:type="dxa"/>
            <w:tcBorders>
              <w:top w:val="single" w:sz="4" w:space="0" w:color="auto"/>
              <w:left w:val="single" w:sz="4" w:space="0" w:color="auto"/>
              <w:bottom w:val="single" w:sz="4" w:space="0" w:color="auto"/>
              <w:right w:val="single" w:sz="4" w:space="0" w:color="auto"/>
            </w:tcBorders>
            <w:hideMark/>
          </w:tcPr>
          <w:p w:rsidR="00AE4229" w:rsidRDefault="00AE4229" w:rsidP="00AE4229">
            <w:r>
              <w:t>Multiply</w:t>
            </w:r>
          </w:p>
        </w:tc>
      </w:tr>
      <w:tr w:rsidR="00AE4229" w:rsidTr="00AE4229">
        <w:tc>
          <w:tcPr>
            <w:tcW w:w="3995" w:type="dxa"/>
            <w:tcBorders>
              <w:top w:val="single" w:sz="4" w:space="0" w:color="auto"/>
              <w:left w:val="single" w:sz="4" w:space="0" w:color="auto"/>
              <w:bottom w:val="single" w:sz="4" w:space="0" w:color="auto"/>
              <w:right w:val="single" w:sz="4" w:space="0" w:color="auto"/>
            </w:tcBorders>
            <w:hideMark/>
          </w:tcPr>
          <w:p w:rsidR="00AE4229" w:rsidRDefault="00AE4229" w:rsidP="00AE4229">
            <w:r>
              <w:t>Invert</w:t>
            </w:r>
          </w:p>
        </w:tc>
        <w:tc>
          <w:tcPr>
            <w:tcW w:w="4195" w:type="dxa"/>
            <w:tcBorders>
              <w:top w:val="single" w:sz="4" w:space="0" w:color="auto"/>
              <w:left w:val="single" w:sz="4" w:space="0" w:color="auto"/>
              <w:bottom w:val="single" w:sz="4" w:space="0" w:color="auto"/>
              <w:right w:val="single" w:sz="4" w:space="0" w:color="auto"/>
            </w:tcBorders>
            <w:hideMark/>
          </w:tcPr>
          <w:p w:rsidR="00AE4229" w:rsidRDefault="00AE4229" w:rsidP="00AE4229">
            <w:r>
              <w:t>Negate</w:t>
            </w:r>
          </w:p>
        </w:tc>
      </w:tr>
    </w:tbl>
    <w:p w:rsidR="00AE4229" w:rsidRDefault="00AE4229" w:rsidP="00AE4229">
      <w:pPr>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autoSpaceDE/>
        <w:autoSpaceDN/>
        <w:adjustRightInd/>
      </w:pPr>
      <w:r>
        <w:br w:type="page"/>
      </w:r>
    </w:p>
    <w:p w:rsidR="00E34C56" w:rsidRDefault="00E34C56" w:rsidP="00E34C56">
      <w:pPr>
        <w:pStyle w:val="Heading4"/>
      </w:pPr>
      <w:bookmarkStart w:id="819" w:name="_Toc331084183"/>
      <w:r>
        <w:lastRenderedPageBreak/>
        <w:t xml:space="preserve">Miracl’s Wrapper </w:t>
      </w:r>
      <w:r w:rsidRPr="00806BD5">
        <w:t>Static</w:t>
      </w:r>
      <w:r>
        <w:t xml:space="preserve"> view</w:t>
      </w:r>
      <w:bookmarkEnd w:id="819"/>
    </w:p>
    <w:p w:rsidR="00AE4229" w:rsidRDefault="00AE4229" w:rsidP="00AE4229">
      <w:pPr>
        <w:ind w:firstLine="708"/>
        <w:rPr>
          <w:rFonts w:asciiTheme="minorHAnsi" w:hAnsiTheme="minorHAnsi" w:cstheme="minorHAnsi"/>
        </w:rPr>
      </w:pPr>
      <w:r>
        <w:t xml:space="preserve">Second, we show the implementation of </w:t>
      </w:r>
      <w:r>
        <w:rPr>
          <w:rFonts w:asciiTheme="minorHAnsi" w:hAnsiTheme="minorHAnsi" w:cstheme="minorHAnsi"/>
        </w:rPr>
        <w:t>MIRACL</w:t>
      </w:r>
      <w:r w:rsidRPr="00D41D35">
        <w:t xml:space="preserve">. </w:t>
      </w:r>
      <w:r>
        <w:rPr>
          <w:rFonts w:asciiTheme="minorHAnsi" w:hAnsiTheme="minorHAnsi" w:cstheme="minorHAnsi"/>
        </w:rPr>
        <w:t>We choose to use Miracl as a C library (instead of C++) in order to have the option to manage two curves in the same time. To do so, we declare “MR_GENERIC_MT” in the mirdef.h file of Miracl. As a result, the Miracl pointer (</w:t>
      </w:r>
      <w:proofErr w:type="gramStart"/>
      <w:r>
        <w:rPr>
          <w:rFonts w:asciiTheme="minorHAnsi" w:hAnsiTheme="minorHAnsi" w:cstheme="minorHAnsi"/>
        </w:rPr>
        <w:t>mip</w:t>
      </w:r>
      <w:proofErr w:type="gramEnd"/>
      <w:r>
        <w:rPr>
          <w:rFonts w:asciiTheme="minorHAnsi" w:hAnsiTheme="minorHAnsi" w:cstheme="minorHAnsi"/>
        </w:rPr>
        <w:t xml:space="preserve">) which manages the global variables of Miracl, should be sent to each one of Miracl functions. Therefore, we hold as a class member the </w:t>
      </w:r>
      <w:proofErr w:type="gramStart"/>
      <w:r>
        <w:rPr>
          <w:rFonts w:asciiTheme="minorHAnsi" w:hAnsiTheme="minorHAnsi" w:cstheme="minorHAnsi"/>
        </w:rPr>
        <w:t>mip</w:t>
      </w:r>
      <w:proofErr w:type="gramEnd"/>
      <w:r>
        <w:rPr>
          <w:rFonts w:asciiTheme="minorHAnsi" w:hAnsiTheme="minorHAnsi" w:cstheme="minorHAnsi"/>
        </w:rPr>
        <w:t xml:space="preserve">. </w:t>
      </w:r>
    </w:p>
    <w:p w:rsidR="00AE4229" w:rsidRDefault="00AE4229" w:rsidP="00AE4229">
      <w:pPr>
        <w:rPr>
          <w:rFonts w:asciiTheme="minorHAnsi" w:hAnsiTheme="minorHAnsi" w:cstheme="minorHAnsi"/>
        </w:rPr>
      </w:pPr>
      <w:r>
        <w:rPr>
          <w:rFonts w:asciiTheme="minorHAnsi" w:hAnsiTheme="minorHAnsi" w:cstheme="minorHAnsi"/>
        </w:rPr>
        <w:t xml:space="preserve">The class MiraclAdapterDlogEC </w:t>
      </w:r>
      <w:r w:rsidRPr="00D41D35">
        <w:t xml:space="preserve">implements the functions of the Dlog group </w:t>
      </w:r>
      <w:r>
        <w:t>and manages the curve</w:t>
      </w:r>
      <w:r w:rsidRPr="00D41D35">
        <w:t xml:space="preserve"> functionality </w:t>
      </w:r>
      <w:r>
        <w:rPr>
          <w:rFonts w:asciiTheme="minorHAnsi" w:hAnsiTheme="minorHAnsi" w:cstheme="minorHAnsi"/>
        </w:rPr>
        <w:t>by calling the MIRACL C functions.</w:t>
      </w:r>
    </w:p>
    <w:p w:rsidR="00AE4229" w:rsidRDefault="00AE4229" w:rsidP="00AE4229">
      <w:pPr>
        <w:rPr>
          <w:rFonts w:asciiTheme="minorHAnsi" w:hAnsiTheme="minorHAnsi" w:cstheme="minorHAnsi"/>
        </w:rPr>
      </w:pPr>
      <w:r>
        <w:rPr>
          <w:rFonts w:asciiTheme="minorHAnsi" w:hAnsiTheme="minorHAnsi" w:cstheme="minorHAnsi"/>
        </w:rPr>
        <w:t xml:space="preserve">The subclasses MiraclDlogECFp and MiraclDlogECF2m initialize the curve of MIRACL. They extract from a file the parameters for the elliptic curve and initialize it. </w:t>
      </w:r>
    </w:p>
    <w:p w:rsidR="00AE4229" w:rsidRDefault="00AE4229" w:rsidP="00AE4229">
      <w:pPr>
        <w:ind w:left="360"/>
        <w:rPr>
          <w:rFonts w:asciiTheme="minorHAnsi" w:hAnsiTheme="minorHAnsi" w:cstheme="minorHAnsi"/>
        </w:rPr>
      </w:pPr>
    </w:p>
    <w:p w:rsidR="00AE4229" w:rsidRDefault="00AE4229" w:rsidP="00AE4229">
      <w:pPr>
        <w:ind w:left="1416" w:firstLine="708"/>
        <w:rPr>
          <w:sz w:val="20"/>
          <w:szCs w:val="20"/>
          <w:lang w:eastAsia="en-GB"/>
        </w:rPr>
      </w:pPr>
    </w:p>
    <w:p w:rsidR="00AE4229" w:rsidRDefault="000F1445" w:rsidP="00AE4229">
      <w:pPr>
        <w:jc w:val="center"/>
        <w:rPr>
          <w:sz w:val="20"/>
          <w:szCs w:val="20"/>
          <w:lang w:eastAsia="en-GB"/>
        </w:rPr>
      </w:pPr>
      <w:r w:rsidRPr="000F1445">
        <w:rPr>
          <w:noProof/>
          <w:sz w:val="20"/>
          <w:szCs w:val="20"/>
        </w:rPr>
        <w:drawing>
          <wp:inline distT="0" distB="0" distL="0" distR="0" wp14:anchorId="6F3822EB" wp14:editId="57A081EA">
            <wp:extent cx="6584065" cy="5759533"/>
            <wp:effectExtent l="0" t="0" r="7620"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584963" cy="5760318"/>
                    </a:xfrm>
                    <a:prstGeom prst="rect">
                      <a:avLst/>
                    </a:prstGeom>
                  </pic:spPr>
                </pic:pic>
              </a:graphicData>
            </a:graphic>
          </wp:inline>
        </w:drawing>
      </w: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422E13" w:rsidP="00422E13">
      <w:pPr>
        <w:pStyle w:val="Heading4"/>
        <w:rPr>
          <w:lang w:eastAsia="en-GB"/>
        </w:rPr>
      </w:pPr>
      <w:bookmarkStart w:id="820" w:name="_Toc331084184"/>
      <w:r>
        <w:rPr>
          <w:lang w:eastAsia="en-GB"/>
        </w:rPr>
        <w:t>Miracl’s Dynamic View</w:t>
      </w:r>
      <w:bookmarkEnd w:id="820"/>
    </w:p>
    <w:p w:rsidR="00422E13" w:rsidRPr="00422E13" w:rsidRDefault="00422E13" w:rsidP="00422E13">
      <w:pPr>
        <w:rPr>
          <w:lang w:eastAsia="en-GB"/>
        </w:rPr>
      </w:pPr>
    </w:p>
    <w:p w:rsidR="00AE4229" w:rsidRDefault="00422E13" w:rsidP="00422E13">
      <w:r w:rsidRPr="008F5369">
        <w:rPr>
          <w:b/>
          <w:bCs/>
        </w:rPr>
        <w:t>DlogGroupEC</w:t>
      </w:r>
      <w:r w:rsidRPr="00647219">
        <w:t>:</w:t>
      </w:r>
    </w:p>
    <w:p w:rsidR="00422E13" w:rsidRDefault="00422E13" w:rsidP="00422E13">
      <w:r>
        <w:t xml:space="preserve">This class was already discussed in </w:t>
      </w:r>
      <w:hyperlink w:anchor="_Bouncy_Castle’s_Wrapper" w:history="1">
        <w:r w:rsidRPr="00422E13">
          <w:rPr>
            <w:rStyle w:val="Hyperlink"/>
          </w:rPr>
          <w:t>Bouncy Castle’s Dynamic View</w:t>
        </w:r>
      </w:hyperlink>
      <w:r>
        <w:t>.</w:t>
      </w:r>
    </w:p>
    <w:p w:rsidR="00422E13" w:rsidRDefault="00422E13" w:rsidP="00422E13"/>
    <w:p w:rsidR="00AE4229" w:rsidRDefault="00422E13" w:rsidP="00AE4229">
      <w:pPr>
        <w:rPr>
          <w:b/>
          <w:bCs/>
        </w:rPr>
      </w:pPr>
      <w:r w:rsidRPr="00422E13">
        <w:rPr>
          <w:b/>
          <w:bCs/>
        </w:rPr>
        <w:t>MiraclAdapterDlogEC</w:t>
      </w:r>
      <w:r>
        <w:rPr>
          <w:b/>
          <w:bCs/>
        </w:rPr>
        <w:t>:</w:t>
      </w:r>
    </w:p>
    <w:p w:rsidR="00422E13" w:rsidRDefault="00422E13" w:rsidP="00AE4229">
      <w:pPr>
        <w:rPr>
          <w:b/>
          <w:bCs/>
        </w:rPr>
      </w:pPr>
    </w:p>
    <w:p w:rsidR="00422E13" w:rsidRDefault="00422E13" w:rsidP="00422E13">
      <w:r w:rsidRPr="00422E13">
        <w:t>This</w:t>
      </w:r>
      <w:r>
        <w:t xml:space="preserve"> class is an adapter for the Elliptic Curve functionality that </w:t>
      </w:r>
      <w:proofErr w:type="gramStart"/>
      <w:r>
        <w:t xml:space="preserve">we </w:t>
      </w:r>
      <w:r w:rsidRPr="00422E13">
        <w:t xml:space="preserve"> </w:t>
      </w:r>
      <w:r>
        <w:t>use</w:t>
      </w:r>
      <w:proofErr w:type="gramEnd"/>
      <w:r>
        <w:t xml:space="preserve"> from Miracl’s library.</w:t>
      </w:r>
    </w:p>
    <w:p w:rsidR="00422E13" w:rsidRPr="00422E13" w:rsidRDefault="00422E13" w:rsidP="00860E82">
      <w:r>
        <w:t xml:space="preserve">It holds a pointer </w:t>
      </w:r>
      <w:r w:rsidR="00860E82">
        <w:t xml:space="preserve">to a Miracl library object. The pointer is </w:t>
      </w:r>
      <w:r>
        <w:t xml:space="preserve">called </w:t>
      </w:r>
      <w:proofErr w:type="gramStart"/>
      <w:r>
        <w:t>mip</w:t>
      </w:r>
      <w:proofErr w:type="gramEnd"/>
      <w:r w:rsidR="00860E82">
        <w:t>.</w:t>
      </w:r>
      <w:r>
        <w:t xml:space="preserve"> </w:t>
      </w:r>
    </w:p>
    <w:p w:rsidR="00422E13" w:rsidRDefault="00422E13" w:rsidP="00AE4229">
      <w:pPr>
        <w:rPr>
          <w:b/>
          <w:bCs/>
        </w:rPr>
      </w:pPr>
    </w:p>
    <w:p w:rsidR="00422E13" w:rsidRDefault="00422E13" w:rsidP="00D54590">
      <w:pPr>
        <w:pStyle w:val="ListParagraph"/>
        <w:numPr>
          <w:ilvl w:val="0"/>
          <w:numId w:val="89"/>
        </w:numPr>
        <w:rPr>
          <w:b/>
          <w:bCs/>
        </w:rPr>
      </w:pPr>
      <w:r>
        <w:rPr>
          <w:b/>
          <w:bCs/>
        </w:rPr>
        <w:t xml:space="preserve">Constructor : </w:t>
      </w:r>
      <w:r w:rsidRPr="00422E13">
        <w:rPr>
          <w:b/>
          <w:bCs/>
        </w:rPr>
        <w:t>MiraclAdapterDlogEC(String fileName, String curveName)</w:t>
      </w:r>
    </w:p>
    <w:p w:rsidR="00422E13" w:rsidRPr="00860E82" w:rsidRDefault="00422E13" w:rsidP="00D54590">
      <w:pPr>
        <w:pStyle w:val="ListParagraph"/>
        <w:numPr>
          <w:ilvl w:val="1"/>
          <w:numId w:val="89"/>
        </w:numPr>
      </w:pPr>
      <w:r w:rsidRPr="00860E82">
        <w:t>Call super’s constructor.</w:t>
      </w:r>
      <w:r w:rsidR="00860E82" w:rsidRPr="00860E82">
        <w:t xml:space="preserve"> It reads the parameters of the curve from the given file.</w:t>
      </w:r>
    </w:p>
    <w:p w:rsidR="00422E13" w:rsidRDefault="00860E82" w:rsidP="00D54590">
      <w:pPr>
        <w:pStyle w:val="ListParagraph"/>
        <w:numPr>
          <w:ilvl w:val="0"/>
          <w:numId w:val="89"/>
        </w:numPr>
        <w:rPr>
          <w:b/>
          <w:bCs/>
        </w:rPr>
      </w:pPr>
      <w:r>
        <w:rPr>
          <w:b/>
          <w:bCs/>
        </w:rPr>
        <w:t>Function: getMip() : long</w:t>
      </w:r>
    </w:p>
    <w:p w:rsidR="00860E82" w:rsidRPr="00860E82" w:rsidRDefault="00860E82" w:rsidP="00D54590">
      <w:pPr>
        <w:pStyle w:val="ListParagraph"/>
        <w:numPr>
          <w:ilvl w:val="1"/>
          <w:numId w:val="89"/>
        </w:numPr>
      </w:pPr>
      <w:r w:rsidRPr="00860E82">
        <w:t>Returns the pointer to Miracl library object.</w:t>
      </w:r>
    </w:p>
    <w:p w:rsidR="00422E13" w:rsidRDefault="000F1445" w:rsidP="00AE4229">
      <w:pPr>
        <w:rPr>
          <w:b/>
          <w:bCs/>
        </w:rPr>
      </w:pPr>
      <w:r>
        <w:rPr>
          <w:b/>
          <w:bCs/>
        </w:rPr>
        <w:t>MiraclDlogEcFp:</w:t>
      </w:r>
    </w:p>
    <w:p w:rsidR="000F1445" w:rsidRPr="00422E13" w:rsidRDefault="000F1445" w:rsidP="00AE4229">
      <w:pPr>
        <w:rPr>
          <w:b/>
          <w:bCs/>
        </w:rPr>
      </w:pPr>
    </w:p>
    <w:p w:rsidR="00174551" w:rsidRDefault="00174551" w:rsidP="00D54590">
      <w:pPr>
        <w:pStyle w:val="Caption"/>
        <w:numPr>
          <w:ilvl w:val="0"/>
          <w:numId w:val="85"/>
        </w:numPr>
        <w:rPr>
          <w:rFonts w:asciiTheme="minorHAnsi" w:hAnsiTheme="minorHAnsi" w:cstheme="minorHAnsi"/>
          <w:color w:val="000000"/>
        </w:rPr>
      </w:pPr>
      <w:r w:rsidRPr="004F3257">
        <w:rPr>
          <w:rFonts w:asciiTheme="minorHAnsi" w:hAnsiTheme="minorHAnsi" w:cstheme="minorHAnsi"/>
        </w:rPr>
        <w:t>Constructor:</w:t>
      </w:r>
      <w:r w:rsidRPr="004F3257">
        <w:rPr>
          <w:rFonts w:asciiTheme="minorHAnsi" w:hAnsiTheme="minorHAnsi" w:cstheme="minorHAnsi"/>
          <w:color w:val="000000"/>
        </w:rPr>
        <w:t xml:space="preserve"> </w:t>
      </w:r>
      <w:r>
        <w:rPr>
          <w:rFonts w:asciiTheme="minorHAnsi" w:hAnsiTheme="minorHAnsi" w:cstheme="minorHAnsi"/>
          <w:color w:val="000000"/>
        </w:rPr>
        <w:t>Miracl</w:t>
      </w:r>
      <w:r w:rsidRPr="004F3257">
        <w:rPr>
          <w:rFonts w:asciiTheme="minorHAnsi" w:hAnsiTheme="minorHAnsi" w:cstheme="minorHAnsi"/>
          <w:color w:val="000000"/>
        </w:rPr>
        <w:t>DlogECFp(String fileName, String curveName)</w:t>
      </w:r>
    </w:p>
    <w:p w:rsidR="00174551" w:rsidRDefault="00174551" w:rsidP="00D54590">
      <w:pPr>
        <w:pStyle w:val="ListParagraph"/>
        <w:numPr>
          <w:ilvl w:val="1"/>
          <w:numId w:val="85"/>
        </w:numPr>
      </w:pPr>
      <w:r w:rsidRPr="004F3257">
        <w:t>Calls super’s constructor</w:t>
      </w:r>
    </w:p>
    <w:p w:rsidR="00174551" w:rsidRDefault="00174551" w:rsidP="00D54590">
      <w:pPr>
        <w:pStyle w:val="Caption"/>
        <w:numPr>
          <w:ilvl w:val="0"/>
          <w:numId w:val="85"/>
        </w:numPr>
        <w:rPr>
          <w:rFonts w:asciiTheme="minorHAnsi" w:hAnsiTheme="minorHAnsi" w:cstheme="minorHAnsi"/>
          <w:color w:val="000000"/>
        </w:rPr>
      </w:pPr>
      <w:r w:rsidRPr="004F3257">
        <w:rPr>
          <w:rFonts w:asciiTheme="minorHAnsi" w:hAnsiTheme="minorHAnsi" w:cstheme="minorHAnsi"/>
        </w:rPr>
        <w:t>Constructor:</w:t>
      </w:r>
      <w:r w:rsidRPr="004F3257">
        <w:rPr>
          <w:rFonts w:asciiTheme="minorHAnsi" w:hAnsiTheme="minorHAnsi" w:cstheme="minorHAnsi"/>
          <w:color w:val="000000"/>
        </w:rPr>
        <w:t xml:space="preserve"> </w:t>
      </w:r>
      <w:r>
        <w:rPr>
          <w:rFonts w:asciiTheme="minorHAnsi" w:hAnsiTheme="minorHAnsi" w:cstheme="minorHAnsi"/>
          <w:color w:val="000000"/>
        </w:rPr>
        <w:t>Miracl</w:t>
      </w:r>
      <w:r w:rsidRPr="004F3257">
        <w:rPr>
          <w:rFonts w:asciiTheme="minorHAnsi" w:hAnsiTheme="minorHAnsi" w:cstheme="minorHAnsi"/>
          <w:color w:val="000000"/>
        </w:rPr>
        <w:t>DlogECFp(String curveName)</w:t>
      </w:r>
    </w:p>
    <w:p w:rsidR="00174551" w:rsidRPr="004F3257" w:rsidRDefault="00174551" w:rsidP="00D54590">
      <w:pPr>
        <w:pStyle w:val="ListParagraph"/>
        <w:numPr>
          <w:ilvl w:val="1"/>
          <w:numId w:val="85"/>
        </w:numPr>
      </w:pPr>
      <w:r>
        <w:t xml:space="preserve">Calls </w:t>
      </w:r>
      <w:proofErr w:type="gramStart"/>
      <w:r w:rsidRPr="004F3257">
        <w:rPr>
          <w:rFonts w:ascii="Courier New" w:hAnsi="Courier New" w:cs="Courier New"/>
          <w:b/>
          <w:bCs/>
          <w:color w:val="7F0055"/>
          <w:sz w:val="20"/>
          <w:szCs w:val="20"/>
        </w:rPr>
        <w:t>this</w:t>
      </w:r>
      <w:r w:rsidRPr="004F3257">
        <w:rPr>
          <w:rFonts w:ascii="Courier New" w:hAnsi="Courier New" w:cs="Courier New"/>
          <w:color w:val="000000"/>
          <w:sz w:val="20"/>
          <w:szCs w:val="20"/>
        </w:rPr>
        <w:t>(</w:t>
      </w:r>
      <w:proofErr w:type="gramEnd"/>
      <w:r w:rsidRPr="004F3257">
        <w:rPr>
          <w:rFonts w:ascii="Courier New" w:hAnsi="Courier New" w:cs="Courier New"/>
          <w:i/>
          <w:iCs/>
          <w:color w:val="0000C0"/>
          <w:sz w:val="20"/>
          <w:szCs w:val="20"/>
        </w:rPr>
        <w:t>PROPERTIES_FILES_PATH</w:t>
      </w:r>
      <w:r w:rsidRPr="004F3257">
        <w:rPr>
          <w:rFonts w:ascii="Courier New" w:hAnsi="Courier New" w:cs="Courier New"/>
          <w:color w:val="000000"/>
          <w:sz w:val="20"/>
          <w:szCs w:val="20"/>
        </w:rPr>
        <w:t>, curveName</w:t>
      </w:r>
      <w:r>
        <w:rPr>
          <w:rFonts w:ascii="Courier New" w:hAnsi="Courier New" w:cs="Courier New"/>
          <w:color w:val="000000"/>
          <w:sz w:val="20"/>
          <w:szCs w:val="20"/>
        </w:rPr>
        <w:t xml:space="preserve">). </w:t>
      </w:r>
      <w:r w:rsidRPr="004F3257">
        <w:rPr>
          <w:rFonts w:ascii="Courier New" w:hAnsi="Courier New" w:cs="Courier New"/>
          <w:i/>
          <w:iCs/>
          <w:color w:val="0000C0"/>
          <w:sz w:val="20"/>
          <w:szCs w:val="20"/>
        </w:rPr>
        <w:t>PROPERTIES_FILES_PATH</w:t>
      </w:r>
      <w:r w:rsidRPr="004F3257">
        <w:t xml:space="preserve"> refers to SCAPI’s default NIST curves</w:t>
      </w:r>
    </w:p>
    <w:p w:rsidR="00174551" w:rsidRDefault="00174551" w:rsidP="00D54590">
      <w:pPr>
        <w:pStyle w:val="Caption"/>
        <w:numPr>
          <w:ilvl w:val="0"/>
          <w:numId w:val="85"/>
        </w:numPr>
        <w:rPr>
          <w:rFonts w:asciiTheme="minorHAnsi" w:hAnsiTheme="minorHAnsi" w:cstheme="minorHAnsi"/>
        </w:rPr>
      </w:pPr>
      <w:r w:rsidRPr="00241900">
        <w:rPr>
          <w:rFonts w:asciiTheme="minorHAnsi" w:hAnsiTheme="minorHAnsi" w:cstheme="minorHAnsi"/>
        </w:rPr>
        <w:t xml:space="preserve">Function: protected void doInit(Properties ecProperties, String curveName) </w:t>
      </w:r>
    </w:p>
    <w:p w:rsidR="00174551" w:rsidRPr="00241900" w:rsidRDefault="00174551" w:rsidP="00174551">
      <w:pPr>
        <w:pStyle w:val="ListParagraph"/>
        <w:ind w:left="1003"/>
        <w:rPr>
          <w:sz w:val="20"/>
          <w:szCs w:val="20"/>
        </w:rPr>
      </w:pPr>
      <w:r w:rsidRPr="00241900">
        <w:rPr>
          <w:rFonts w:ascii="Times New Roman" w:hAnsi="Times New Roman" w:cs="Times New Roman"/>
          <w:sz w:val="24"/>
          <w:szCs w:val="24"/>
          <w:lang w:bidi="he-IL"/>
        </w:rPr>
        <w:t xml:space="preserve">This function is called by the super’s constructor and is implemented by each field. It depends on the field and not on the library, therefore it delegates the checking and creation of GroupParams to </w:t>
      </w:r>
      <w:r w:rsidR="00270F80">
        <w:rPr>
          <w:rFonts w:ascii="Times New Roman" w:hAnsi="Times New Roman" w:cs="Times New Roman"/>
          <w:sz w:val="24"/>
          <w:szCs w:val="24"/>
          <w:lang w:bidi="he-IL"/>
        </w:rPr>
        <w:t>EC</w:t>
      </w:r>
      <w:r w:rsidRPr="00241900">
        <w:rPr>
          <w:rFonts w:ascii="Times New Roman" w:hAnsi="Times New Roman" w:cs="Times New Roman"/>
          <w:sz w:val="24"/>
          <w:szCs w:val="24"/>
          <w:lang w:bidi="he-IL"/>
        </w:rPr>
        <w:t>FpUtility</w:t>
      </w:r>
      <w:proofErr w:type="gramStart"/>
      <w:r w:rsidRPr="00241900">
        <w:rPr>
          <w:rFonts w:ascii="Times New Roman" w:hAnsi="Times New Roman" w:cs="Times New Roman"/>
          <w:sz w:val="24"/>
          <w:szCs w:val="24"/>
          <w:lang w:bidi="he-IL"/>
        </w:rPr>
        <w:t>::</w:t>
      </w:r>
      <w:proofErr w:type="gramEnd"/>
      <w:r w:rsidRPr="00241900">
        <w:rPr>
          <w:rFonts w:ascii="Times New Roman" w:hAnsi="Times New Roman" w:cs="Times New Roman"/>
          <w:sz w:val="24"/>
          <w:szCs w:val="24"/>
          <w:lang w:bidi="he-IL"/>
        </w:rPr>
        <w:t xml:space="preserve"> checkAndCreateInitParams funct</w:t>
      </w:r>
      <w:r w:rsidRPr="00241900">
        <w:t>ion</w:t>
      </w:r>
      <w:r>
        <w:t>.</w:t>
      </w:r>
    </w:p>
    <w:p w:rsidR="00AE4229" w:rsidRDefault="00174551" w:rsidP="00D54590">
      <w:pPr>
        <w:pStyle w:val="Caption"/>
        <w:numPr>
          <w:ilvl w:val="0"/>
          <w:numId w:val="90"/>
        </w:numPr>
        <w:rPr>
          <w:rFonts w:asciiTheme="minorHAnsi" w:hAnsiTheme="minorHAnsi" w:cstheme="minorHAnsi"/>
        </w:rPr>
      </w:pPr>
      <w:r w:rsidRPr="00174551">
        <w:rPr>
          <w:rFonts w:asciiTheme="minorHAnsi" w:hAnsiTheme="minorHAnsi" w:cstheme="minorHAnsi"/>
        </w:rPr>
        <w:t>Function: getInverse(GroupElement groupElement)</w:t>
      </w:r>
      <w:r>
        <w:rPr>
          <w:rFonts w:asciiTheme="minorHAnsi" w:hAnsiTheme="minorHAnsi" w:cstheme="minorHAnsi"/>
        </w:rPr>
        <w:t xml:space="preserve"> : </w:t>
      </w:r>
      <w:r w:rsidRPr="00174551">
        <w:rPr>
          <w:rFonts w:asciiTheme="minorHAnsi" w:hAnsiTheme="minorHAnsi" w:cstheme="minorHAnsi"/>
        </w:rPr>
        <w:t>GroupElement throws IllegalArgumentException</w:t>
      </w:r>
    </w:p>
    <w:p w:rsidR="00174551" w:rsidRDefault="00174551" w:rsidP="00D54590">
      <w:pPr>
        <w:pStyle w:val="ListParagraph"/>
        <w:numPr>
          <w:ilvl w:val="0"/>
          <w:numId w:val="91"/>
        </w:numPr>
      </w:pPr>
      <w:r w:rsidRPr="00174551">
        <w:t>If the GroupElement doesn't match the DlogGroup, throw exception</w:t>
      </w:r>
      <w:r>
        <w:t>.</w:t>
      </w:r>
    </w:p>
    <w:p w:rsidR="00174551" w:rsidRDefault="00681C51" w:rsidP="00D54590">
      <w:pPr>
        <w:pStyle w:val="ListParagraph"/>
        <w:numPr>
          <w:ilvl w:val="0"/>
          <w:numId w:val="91"/>
        </w:numPr>
      </w:pPr>
      <w:r>
        <w:t>T</w:t>
      </w:r>
      <w:r w:rsidR="00174551" w:rsidRPr="00174551">
        <w:t>he inverse of infinity point is infinity</w:t>
      </w:r>
      <w:proofErr w:type="gramStart"/>
      <w:r>
        <w:t>,  so</w:t>
      </w:r>
      <w:proofErr w:type="gramEnd"/>
      <w:r>
        <w:t xml:space="preserve"> if groupElement is the infinity point then return it.</w:t>
      </w:r>
    </w:p>
    <w:p w:rsidR="00681C51" w:rsidRPr="00681C51" w:rsidRDefault="00681C51" w:rsidP="00D54590">
      <w:pPr>
        <w:pStyle w:val="ListParagraph"/>
        <w:numPr>
          <w:ilvl w:val="0"/>
          <w:numId w:val="91"/>
        </w:numPr>
      </w:pPr>
      <w:r>
        <w:t>C</w:t>
      </w:r>
      <w:r w:rsidRPr="00681C51">
        <w:t>all native inverse function</w:t>
      </w:r>
      <w:r>
        <w:t>:</w:t>
      </w:r>
    </w:p>
    <w:p w:rsidR="00681C51" w:rsidRDefault="00681C51" w:rsidP="00681C51">
      <w:pPr>
        <w:pStyle w:val="ListParagraph"/>
        <w:ind w:firstLine="696"/>
      </w:pPr>
      <w:proofErr w:type="gramStart"/>
      <w:r w:rsidRPr="00681C51">
        <w:t>long</w:t>
      </w:r>
      <w:proofErr w:type="gramEnd"/>
      <w:r w:rsidRPr="00681C51">
        <w:t xml:space="preserve"> result = invertFpPoint(mip, point);</w:t>
      </w:r>
    </w:p>
    <w:p w:rsidR="00712923" w:rsidRPr="00174551" w:rsidRDefault="00681C51" w:rsidP="00D54590">
      <w:pPr>
        <w:pStyle w:val="ListParagraph"/>
        <w:numPr>
          <w:ilvl w:val="0"/>
          <w:numId w:val="91"/>
        </w:numPr>
      </w:pPr>
      <w:r>
        <w:t>B</w:t>
      </w:r>
      <w:r w:rsidRPr="00681C51">
        <w:t xml:space="preserve">uild </w:t>
      </w:r>
      <w:r>
        <w:t xml:space="preserve">and return </w:t>
      </w:r>
      <w:proofErr w:type="gramStart"/>
      <w:r w:rsidRPr="00681C51">
        <w:t>a</w:t>
      </w:r>
      <w:proofErr w:type="gramEnd"/>
      <w:r w:rsidRPr="00681C51">
        <w:t xml:space="preserve"> ECFpPointMiracl element from the result value</w:t>
      </w:r>
      <w:r>
        <w:t>.</w:t>
      </w:r>
    </w:p>
    <w:p w:rsidR="00174551" w:rsidRPr="00174551" w:rsidRDefault="00174551" w:rsidP="00174551"/>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Pr="0092611A" w:rsidRDefault="00712923" w:rsidP="00D54590">
      <w:pPr>
        <w:pStyle w:val="ListParagraph"/>
        <w:numPr>
          <w:ilvl w:val="0"/>
          <w:numId w:val="92"/>
        </w:numPr>
        <w:rPr>
          <w:rFonts w:asciiTheme="minorHAnsi" w:hAnsiTheme="minorHAnsi" w:cstheme="minorHAnsi"/>
        </w:rPr>
      </w:pPr>
      <w:r w:rsidRPr="0092611A">
        <w:rPr>
          <w:rFonts w:asciiTheme="minorHAnsi" w:hAnsiTheme="minorHAnsi" w:cstheme="minorHAnsi"/>
          <w:b/>
          <w:bCs/>
          <w:sz w:val="20"/>
          <w:szCs w:val="20"/>
        </w:rPr>
        <w:t>Function : multiplyGroupElements(GroupElement groupElement1, GroupElement groupElement2) : GroupElement throws IllegalArgumentException</w:t>
      </w:r>
    </w:p>
    <w:p w:rsidR="0092611A" w:rsidRDefault="0092611A" w:rsidP="00D54590">
      <w:pPr>
        <w:pStyle w:val="ListParagraph"/>
        <w:numPr>
          <w:ilvl w:val="1"/>
          <w:numId w:val="92"/>
        </w:numPr>
      </w:pPr>
      <w:r w:rsidRPr="0092611A">
        <w:t>If the GroupElements don't match the DlogGroup, throw exception</w:t>
      </w:r>
      <w:r>
        <w:t>.</w:t>
      </w:r>
    </w:p>
    <w:p w:rsidR="0092611A" w:rsidRDefault="0092611A" w:rsidP="00D54590">
      <w:pPr>
        <w:pStyle w:val="ListParagraph"/>
        <w:numPr>
          <w:ilvl w:val="1"/>
          <w:numId w:val="92"/>
        </w:numPr>
      </w:pPr>
      <w:r>
        <w:t>I</w:t>
      </w:r>
      <w:r w:rsidRPr="0092611A">
        <w:t>f one of the points is the infinity point, the second one is the multiplication result</w:t>
      </w:r>
      <w:r>
        <w:t>.</w:t>
      </w:r>
    </w:p>
    <w:p w:rsidR="0092611A" w:rsidRPr="0092611A" w:rsidRDefault="0092611A" w:rsidP="00D54590">
      <w:pPr>
        <w:pStyle w:val="ListParagraph"/>
        <w:numPr>
          <w:ilvl w:val="1"/>
          <w:numId w:val="92"/>
        </w:numPr>
      </w:pPr>
      <w:r>
        <w:t>C</w:t>
      </w:r>
      <w:r w:rsidRPr="0092611A">
        <w:t>all the native multiply function</w:t>
      </w:r>
    </w:p>
    <w:p w:rsidR="0092611A" w:rsidRDefault="0092611A" w:rsidP="0092611A">
      <w:pPr>
        <w:pStyle w:val="ListParagraph"/>
        <w:ind w:left="1080" w:firstLine="336"/>
      </w:pPr>
      <w:proofErr w:type="gramStart"/>
      <w:r w:rsidRPr="0092611A">
        <w:t>long</w:t>
      </w:r>
      <w:proofErr w:type="gramEnd"/>
      <w:r w:rsidRPr="0092611A">
        <w:t xml:space="preserve"> result = multiplyFpPoints(mip, point1, point2);</w:t>
      </w:r>
    </w:p>
    <w:p w:rsidR="0092611A" w:rsidRDefault="0092611A" w:rsidP="00D54590">
      <w:pPr>
        <w:pStyle w:val="ListParagraph"/>
        <w:numPr>
          <w:ilvl w:val="1"/>
          <w:numId w:val="92"/>
        </w:numPr>
      </w:pPr>
      <w:r>
        <w:t>B</w:t>
      </w:r>
      <w:r w:rsidRPr="0092611A">
        <w:t xml:space="preserve">uild </w:t>
      </w:r>
      <w:r>
        <w:t xml:space="preserve">and return </w:t>
      </w:r>
      <w:r w:rsidRPr="0092611A">
        <w:t>a</w:t>
      </w:r>
      <w:r>
        <w:t>n</w:t>
      </w:r>
      <w:r w:rsidRPr="0092611A">
        <w:t xml:space="preserve"> ECFpPointMiracl element from the result value</w:t>
      </w:r>
      <w:r>
        <w:t>.</w:t>
      </w:r>
    </w:p>
    <w:p w:rsidR="00453D04" w:rsidRDefault="00453D04" w:rsidP="00453D04">
      <w:pPr>
        <w:pStyle w:val="ListParagraph"/>
        <w:ind w:left="1080"/>
        <w:rPr>
          <w:rFonts w:asciiTheme="minorHAnsi" w:hAnsiTheme="minorHAnsi" w:cstheme="minorHAnsi"/>
          <w:b/>
          <w:bCs/>
          <w:sz w:val="20"/>
          <w:szCs w:val="20"/>
        </w:rPr>
      </w:pPr>
    </w:p>
    <w:p w:rsidR="00446545" w:rsidRDefault="00446545" w:rsidP="00453D04">
      <w:pPr>
        <w:pStyle w:val="ListParagraph"/>
        <w:ind w:left="1080"/>
        <w:rPr>
          <w:rFonts w:asciiTheme="minorHAnsi" w:hAnsiTheme="minorHAnsi" w:cstheme="minorHAnsi"/>
          <w:b/>
          <w:bCs/>
          <w:sz w:val="20"/>
          <w:szCs w:val="20"/>
        </w:rPr>
      </w:pPr>
    </w:p>
    <w:p w:rsidR="00453D04" w:rsidRDefault="00453D04" w:rsidP="00D54590">
      <w:pPr>
        <w:pStyle w:val="ListParagraph"/>
        <w:numPr>
          <w:ilvl w:val="0"/>
          <w:numId w:val="92"/>
        </w:numPr>
        <w:rPr>
          <w:rFonts w:asciiTheme="minorHAnsi" w:hAnsiTheme="minorHAnsi" w:cstheme="minorHAnsi"/>
          <w:b/>
          <w:bCs/>
          <w:sz w:val="20"/>
          <w:szCs w:val="20"/>
        </w:rPr>
      </w:pPr>
      <w:r w:rsidRPr="00453D04">
        <w:rPr>
          <w:rFonts w:asciiTheme="minorHAnsi" w:hAnsiTheme="minorHAnsi" w:cstheme="minorHAnsi"/>
          <w:b/>
          <w:bCs/>
          <w:sz w:val="20"/>
          <w:szCs w:val="20"/>
        </w:rPr>
        <w:t>Function: exponentiate(GroupElement base, BigInteger exponent) : GroupElement</w:t>
      </w:r>
      <w:r>
        <w:rPr>
          <w:rFonts w:asciiTheme="minorHAnsi" w:hAnsiTheme="minorHAnsi" w:cstheme="minorHAnsi"/>
          <w:b/>
          <w:bCs/>
          <w:sz w:val="20"/>
          <w:szCs w:val="20"/>
        </w:rPr>
        <w:t xml:space="preserve"> </w:t>
      </w:r>
      <w:r w:rsidRPr="00453D04">
        <w:rPr>
          <w:rFonts w:asciiTheme="minorHAnsi" w:hAnsiTheme="minorHAnsi" w:cstheme="minorHAnsi"/>
          <w:b/>
          <w:bCs/>
          <w:sz w:val="20"/>
          <w:szCs w:val="20"/>
        </w:rPr>
        <w:t>throws IllegalArgumentException</w:t>
      </w:r>
    </w:p>
    <w:p w:rsidR="0025462B" w:rsidRDefault="0025462B" w:rsidP="00D54590">
      <w:pPr>
        <w:pStyle w:val="ListParagraph"/>
        <w:numPr>
          <w:ilvl w:val="1"/>
          <w:numId w:val="92"/>
        </w:numPr>
      </w:pPr>
      <w:r>
        <w:t>I</w:t>
      </w:r>
      <w:r w:rsidRPr="0025462B">
        <w:t xml:space="preserve">f </w:t>
      </w:r>
      <w:r>
        <w:t xml:space="preserve">either the base or the </w:t>
      </w:r>
      <w:proofErr w:type="gramStart"/>
      <w:r>
        <w:t>exponent</w:t>
      </w:r>
      <w:r w:rsidRPr="0025462B">
        <w:t xml:space="preserve"> do</w:t>
      </w:r>
      <w:proofErr w:type="gramEnd"/>
      <w:r>
        <w:t xml:space="preserve"> </w:t>
      </w:r>
      <w:r w:rsidRPr="0025462B">
        <w:t>n</w:t>
      </w:r>
      <w:r>
        <w:t>o</w:t>
      </w:r>
      <w:r w:rsidRPr="0025462B">
        <w:t xml:space="preserve">t match the DlogGroup, throw </w:t>
      </w:r>
      <w:r>
        <w:t>IllegalArgumentE</w:t>
      </w:r>
      <w:r w:rsidRPr="0025462B">
        <w:t>xception</w:t>
      </w:r>
      <w:r>
        <w:t>.</w:t>
      </w:r>
    </w:p>
    <w:p w:rsidR="0025462B" w:rsidRDefault="0025462B" w:rsidP="00D54590">
      <w:pPr>
        <w:pStyle w:val="ListParagraph"/>
        <w:numPr>
          <w:ilvl w:val="1"/>
          <w:numId w:val="92"/>
        </w:numPr>
      </w:pPr>
      <w:r>
        <w:t>If the base is the infinity then return it.</w:t>
      </w:r>
    </w:p>
    <w:p w:rsidR="0025462B" w:rsidRPr="0025462B" w:rsidRDefault="0025462B" w:rsidP="00D54590">
      <w:pPr>
        <w:pStyle w:val="ListParagraph"/>
        <w:numPr>
          <w:ilvl w:val="1"/>
          <w:numId w:val="92"/>
        </w:numPr>
      </w:pPr>
      <w:r>
        <w:t>C</w:t>
      </w:r>
      <w:r w:rsidRPr="0025462B">
        <w:t>all the native exponentiate function</w:t>
      </w:r>
    </w:p>
    <w:p w:rsidR="0025462B" w:rsidRPr="0025462B" w:rsidRDefault="0025462B" w:rsidP="00D54590">
      <w:pPr>
        <w:pStyle w:val="ListParagraph"/>
        <w:numPr>
          <w:ilvl w:val="1"/>
          <w:numId w:val="92"/>
        </w:numPr>
      </w:pPr>
      <w:r>
        <w:tab/>
      </w:r>
      <w:r w:rsidRPr="0025462B">
        <w:t>long result = exponentiateFpPoint(mip, point, exponent.toByteArray());</w:t>
      </w:r>
    </w:p>
    <w:p w:rsidR="0061312E" w:rsidRDefault="0025462B" w:rsidP="00D54590">
      <w:pPr>
        <w:pStyle w:val="ListParagraph"/>
        <w:numPr>
          <w:ilvl w:val="1"/>
          <w:numId w:val="92"/>
        </w:numPr>
      </w:pPr>
      <w:r>
        <w:t>B</w:t>
      </w:r>
      <w:r w:rsidRPr="0025462B">
        <w:t xml:space="preserve">uild </w:t>
      </w:r>
      <w:r>
        <w:t xml:space="preserve">and return </w:t>
      </w:r>
      <w:r w:rsidRPr="0025462B">
        <w:t>a</w:t>
      </w:r>
      <w:r>
        <w:t>n</w:t>
      </w:r>
      <w:r w:rsidRPr="0025462B">
        <w:t xml:space="preserve"> ECFpPointMiracl element from the result value</w:t>
      </w:r>
    </w:p>
    <w:p w:rsidR="0025462B" w:rsidRDefault="0025462B" w:rsidP="0025462B">
      <w:pPr>
        <w:pStyle w:val="ListParagraph"/>
        <w:ind w:left="1080"/>
      </w:pPr>
    </w:p>
    <w:p w:rsidR="00446545" w:rsidRPr="0025462B" w:rsidRDefault="00446545" w:rsidP="0025462B">
      <w:pPr>
        <w:pStyle w:val="ListParagraph"/>
        <w:ind w:left="1080"/>
      </w:pPr>
    </w:p>
    <w:p w:rsidR="00453D04" w:rsidRDefault="0061312E" w:rsidP="00D54590">
      <w:pPr>
        <w:pStyle w:val="ListParagraph"/>
        <w:numPr>
          <w:ilvl w:val="0"/>
          <w:numId w:val="92"/>
        </w:numPr>
        <w:rPr>
          <w:rFonts w:asciiTheme="minorHAnsi" w:hAnsiTheme="minorHAnsi" w:cstheme="minorHAnsi"/>
          <w:b/>
          <w:bCs/>
          <w:sz w:val="20"/>
          <w:szCs w:val="20"/>
        </w:rPr>
      </w:pPr>
      <w:r w:rsidRPr="0061312E">
        <w:rPr>
          <w:rFonts w:asciiTheme="minorHAnsi" w:hAnsiTheme="minorHAnsi" w:cstheme="minorHAnsi"/>
          <w:b/>
          <w:bCs/>
          <w:sz w:val="20"/>
          <w:szCs w:val="20"/>
        </w:rPr>
        <w:t xml:space="preserve">Function </w:t>
      </w:r>
      <w:r w:rsidR="00453D04" w:rsidRPr="0061312E">
        <w:rPr>
          <w:rFonts w:asciiTheme="minorHAnsi" w:hAnsiTheme="minorHAnsi" w:cstheme="minorHAnsi"/>
          <w:b/>
          <w:bCs/>
          <w:sz w:val="20"/>
          <w:szCs w:val="20"/>
        </w:rPr>
        <w:t>simultaneousMultipleExponentiations(GroupElement[] groupElements, BigInteger[] exponentiations)</w:t>
      </w:r>
      <w:r w:rsidRPr="0061312E">
        <w:rPr>
          <w:rFonts w:asciiTheme="minorHAnsi" w:hAnsiTheme="minorHAnsi" w:cstheme="minorHAnsi"/>
          <w:b/>
          <w:bCs/>
          <w:sz w:val="20"/>
          <w:szCs w:val="20"/>
        </w:rPr>
        <w:t>: GroupElement</w:t>
      </w:r>
    </w:p>
    <w:p w:rsidR="00536079" w:rsidRDefault="0025462B" w:rsidP="00536079">
      <w:pPr>
        <w:rPr>
          <w:rFonts w:asciiTheme="minorHAnsi" w:hAnsiTheme="minorHAnsi" w:cstheme="minorHAnsi"/>
          <w:sz w:val="20"/>
          <w:szCs w:val="20"/>
        </w:rPr>
      </w:pPr>
      <w:r w:rsidRPr="0025462B">
        <w:rPr>
          <w:rFonts w:asciiTheme="minorHAnsi" w:hAnsiTheme="minorHAnsi" w:cstheme="minorHAnsi"/>
          <w:sz w:val="20"/>
          <w:szCs w:val="20"/>
        </w:rPr>
        <w:t xml:space="preserve">This function computes the product of several exponentiations with distinct bases and distinct exponents. Instead of computing each part separately, an optimization is used to compute it simultaneously. </w:t>
      </w:r>
      <w:r w:rsidRPr="00536079">
        <w:rPr>
          <w:rFonts w:asciiTheme="minorHAnsi" w:hAnsiTheme="minorHAnsi" w:cstheme="minorHAnsi"/>
          <w:sz w:val="20"/>
          <w:szCs w:val="20"/>
        </w:rPr>
        <w:t>Our test results show that for elliptic curve</w:t>
      </w:r>
      <w:r w:rsidR="00536079" w:rsidRPr="00536079">
        <w:rPr>
          <w:rFonts w:asciiTheme="minorHAnsi" w:hAnsiTheme="minorHAnsi" w:cstheme="minorHAnsi"/>
          <w:sz w:val="20"/>
          <w:szCs w:val="20"/>
        </w:rPr>
        <w:t>s</w:t>
      </w:r>
      <w:r w:rsidRPr="00536079">
        <w:rPr>
          <w:rFonts w:asciiTheme="minorHAnsi" w:hAnsiTheme="minorHAnsi" w:cstheme="minorHAnsi"/>
          <w:sz w:val="20"/>
          <w:szCs w:val="20"/>
        </w:rPr>
        <w:t xml:space="preserve"> over Fp and n&lt;25 the naive algorithm gives the best performances. </w:t>
      </w:r>
      <w:proofErr w:type="gramStart"/>
      <w:r w:rsidRPr="00536079">
        <w:rPr>
          <w:rFonts w:asciiTheme="minorHAnsi" w:hAnsiTheme="minorHAnsi" w:cstheme="minorHAnsi"/>
          <w:sz w:val="20"/>
          <w:szCs w:val="20"/>
        </w:rPr>
        <w:t xml:space="preserve">If n &gt; 25 </w:t>
      </w:r>
      <w:r w:rsidR="00536079" w:rsidRPr="00536079">
        <w:rPr>
          <w:rFonts w:asciiTheme="minorHAnsi" w:hAnsiTheme="minorHAnsi" w:cstheme="minorHAnsi"/>
          <w:sz w:val="20"/>
          <w:szCs w:val="20"/>
        </w:rPr>
        <w:t>use the LL Algorithm</w:t>
      </w:r>
      <w:r w:rsidR="00536079">
        <w:rPr>
          <w:rFonts w:asciiTheme="minorHAnsi" w:hAnsiTheme="minorHAnsi" w:cstheme="minorHAnsi"/>
          <w:sz w:val="20"/>
          <w:szCs w:val="20"/>
        </w:rPr>
        <w:t>.</w:t>
      </w:r>
      <w:proofErr w:type="gramEnd"/>
    </w:p>
    <w:p w:rsidR="00536079" w:rsidRDefault="00536079" w:rsidP="00D54590">
      <w:pPr>
        <w:pStyle w:val="ListParagraph"/>
        <w:numPr>
          <w:ilvl w:val="1"/>
          <w:numId w:val="92"/>
        </w:numPr>
      </w:pPr>
      <w:r>
        <w:t>I</w:t>
      </w:r>
      <w:r w:rsidRPr="00536079">
        <w:t>f (len &lt; 25) {</w:t>
      </w:r>
    </w:p>
    <w:p w:rsidR="00536079" w:rsidRPr="00536079" w:rsidRDefault="00536079" w:rsidP="00536079">
      <w:pPr>
        <w:pStyle w:val="ListParagraph"/>
        <w:ind w:left="1416"/>
      </w:pPr>
      <w:r w:rsidRPr="00536079">
        <w:rPr>
          <w:sz w:val="18"/>
          <w:szCs w:val="18"/>
        </w:rPr>
        <w:t xml:space="preserve">//At the moment this function is implemented in Java in DlogGroupAbs and by means of the Java OO mechanism </w:t>
      </w:r>
      <w:r>
        <w:rPr>
          <w:sz w:val="18"/>
          <w:szCs w:val="18"/>
        </w:rPr>
        <w:t>//</w:t>
      </w:r>
      <w:r w:rsidRPr="00536079">
        <w:rPr>
          <w:sz w:val="18"/>
          <w:szCs w:val="18"/>
        </w:rPr>
        <w:t xml:space="preserve">the arithmetic functions multiply and exponentiate eventually call the Miracl code. It is possible to optimize this </w:t>
      </w:r>
      <w:r>
        <w:rPr>
          <w:sz w:val="18"/>
          <w:szCs w:val="18"/>
        </w:rPr>
        <w:t>//</w:t>
      </w:r>
      <w:r w:rsidRPr="00536079">
        <w:rPr>
          <w:sz w:val="18"/>
          <w:szCs w:val="18"/>
        </w:rPr>
        <w:t>by writing the computeNaive function also as a native function.</w:t>
      </w:r>
    </w:p>
    <w:p w:rsidR="00536079" w:rsidRDefault="00536079" w:rsidP="00536079">
      <w:pPr>
        <w:pStyle w:val="ListParagraph"/>
        <w:ind w:left="1080"/>
      </w:pPr>
      <w:r w:rsidRPr="00536079">
        <w:tab/>
      </w:r>
      <w:proofErr w:type="gramStart"/>
      <w:r w:rsidRPr="00536079">
        <w:t>return</w:t>
      </w:r>
      <w:proofErr w:type="gramEnd"/>
      <w:r w:rsidRPr="00536079">
        <w:t xml:space="preserve"> computeNaive(groupElements, exponentiations);</w:t>
      </w:r>
      <w:r>
        <w:t xml:space="preserve">  </w:t>
      </w:r>
    </w:p>
    <w:p w:rsidR="00536079" w:rsidRPr="00536079" w:rsidRDefault="00536079" w:rsidP="00536079">
      <w:pPr>
        <w:pStyle w:val="ListParagraph"/>
        <w:ind w:left="1080"/>
      </w:pPr>
    </w:p>
    <w:p w:rsidR="00FE45BF" w:rsidRPr="00FE45BF" w:rsidRDefault="00536079" w:rsidP="00D54590">
      <w:pPr>
        <w:pStyle w:val="ListParagraph"/>
        <w:numPr>
          <w:ilvl w:val="1"/>
          <w:numId w:val="92"/>
        </w:numPr>
        <w:rPr>
          <w:rFonts w:ascii="Consolas" w:hAnsi="Consolas" w:cs="Consolas"/>
          <w:color w:val="008000"/>
          <w:sz w:val="19"/>
          <w:szCs w:val="19"/>
        </w:rPr>
      </w:pPr>
      <w:r>
        <w:t>C</w:t>
      </w:r>
      <w:r w:rsidRPr="00FE45BF">
        <w:t xml:space="preserve">all the native </w:t>
      </w:r>
      <w:r w:rsidR="00FE45BF" w:rsidRPr="00FE45BF">
        <w:t>simultaneousMultiplyFp</w:t>
      </w:r>
      <w:r w:rsidR="00FE45BF" w:rsidRPr="00536079">
        <w:t xml:space="preserve"> </w:t>
      </w:r>
      <w:r w:rsidRPr="00FE45BF">
        <w:t>function</w:t>
      </w:r>
    </w:p>
    <w:p w:rsidR="00FE45BF" w:rsidRPr="00FE45BF" w:rsidRDefault="00536079" w:rsidP="00FE45BF">
      <w:pPr>
        <w:pStyle w:val="ListParagraph"/>
        <w:ind w:left="1416"/>
        <w:rPr>
          <w:sz w:val="18"/>
          <w:szCs w:val="18"/>
        </w:rPr>
      </w:pPr>
      <w:r w:rsidRPr="00FE45BF">
        <w:rPr>
          <w:sz w:val="18"/>
          <w:szCs w:val="18"/>
        </w:rPr>
        <w:t xml:space="preserve">//The </w:t>
      </w:r>
      <w:r w:rsidR="00FE45BF" w:rsidRPr="00FE45BF">
        <w:rPr>
          <w:sz w:val="18"/>
          <w:szCs w:val="18"/>
        </w:rPr>
        <w:t xml:space="preserve">simultaneousMultiplyFp native function converts the accepted parameters to MIRACL parameters and then </w:t>
      </w:r>
      <w:r w:rsidR="00FE45BF">
        <w:rPr>
          <w:sz w:val="18"/>
          <w:szCs w:val="18"/>
        </w:rPr>
        <w:t>//</w:t>
      </w:r>
      <w:r w:rsidR="00FE45BF" w:rsidRPr="00FE45BF">
        <w:rPr>
          <w:sz w:val="18"/>
          <w:szCs w:val="18"/>
        </w:rPr>
        <w:t>calls computeLL which is</w:t>
      </w:r>
      <w:r w:rsidR="00205144">
        <w:rPr>
          <w:sz w:val="18"/>
          <w:szCs w:val="18"/>
        </w:rPr>
        <w:t xml:space="preserve"> </w:t>
      </w:r>
      <w:r w:rsidR="00FE45BF" w:rsidRPr="00FE45BF">
        <w:rPr>
          <w:sz w:val="18"/>
          <w:szCs w:val="18"/>
        </w:rPr>
        <w:t xml:space="preserve">SCAPI’s native implementation of the LL algorithm. This function uses Miracl’s </w:t>
      </w:r>
      <w:r w:rsidR="00FE45BF">
        <w:rPr>
          <w:sz w:val="18"/>
          <w:szCs w:val="18"/>
        </w:rPr>
        <w:t>//</w:t>
      </w:r>
      <w:r w:rsidR="00FE45BF" w:rsidRPr="00FE45BF">
        <w:rPr>
          <w:sz w:val="18"/>
          <w:szCs w:val="18"/>
        </w:rPr>
        <w:t>arithmetic functions.</w:t>
      </w:r>
    </w:p>
    <w:p w:rsidR="00536079" w:rsidRPr="00536079" w:rsidRDefault="00536079" w:rsidP="00FE45BF">
      <w:pPr>
        <w:pStyle w:val="ListParagraph"/>
        <w:ind w:left="1080" w:firstLine="336"/>
      </w:pPr>
      <w:proofErr w:type="gramStart"/>
      <w:r w:rsidRPr="00536079">
        <w:t>long</w:t>
      </w:r>
      <w:proofErr w:type="gramEnd"/>
      <w:r w:rsidRPr="00536079">
        <w:t xml:space="preserve"> result = simultaneousMultiplyFp(mip, nativePoints, exponents);</w:t>
      </w:r>
    </w:p>
    <w:p w:rsidR="0025462B" w:rsidRPr="0025462B" w:rsidRDefault="00536079" w:rsidP="00D54590">
      <w:pPr>
        <w:pStyle w:val="ListParagraph"/>
        <w:numPr>
          <w:ilvl w:val="1"/>
          <w:numId w:val="92"/>
        </w:numPr>
        <w:rPr>
          <w:rFonts w:asciiTheme="minorHAnsi" w:hAnsiTheme="minorHAnsi" w:cstheme="minorHAnsi"/>
          <w:sz w:val="20"/>
          <w:szCs w:val="20"/>
        </w:rPr>
      </w:pPr>
      <w:r>
        <w:t>B</w:t>
      </w:r>
      <w:r w:rsidRPr="00536079">
        <w:t>uild</w:t>
      </w:r>
      <w:r>
        <w:t xml:space="preserve"> and return </w:t>
      </w:r>
      <w:r w:rsidRPr="00536079">
        <w:t>a</w:t>
      </w:r>
      <w:r>
        <w:t>n</w:t>
      </w:r>
      <w:r w:rsidRPr="00536079">
        <w:t xml:space="preserve"> ECF2mPointMiracl element from the result value</w:t>
      </w:r>
      <w:r w:rsidR="0025462B" w:rsidRPr="00536079">
        <w:t xml:space="preserve"> </w:t>
      </w:r>
    </w:p>
    <w:p w:rsidR="0061312E" w:rsidRDefault="0061312E" w:rsidP="0061312E">
      <w:pPr>
        <w:pStyle w:val="ListParagraph"/>
        <w:rPr>
          <w:rFonts w:asciiTheme="minorHAnsi" w:hAnsiTheme="minorHAnsi" w:cstheme="minorHAnsi"/>
          <w:sz w:val="20"/>
          <w:szCs w:val="20"/>
        </w:rPr>
      </w:pPr>
    </w:p>
    <w:p w:rsidR="00446545" w:rsidRPr="0025462B" w:rsidRDefault="00446545" w:rsidP="0061312E">
      <w:pPr>
        <w:pStyle w:val="ListParagraph"/>
        <w:rPr>
          <w:rFonts w:asciiTheme="minorHAnsi" w:hAnsiTheme="minorHAnsi" w:cstheme="minorHAnsi"/>
          <w:sz w:val="20"/>
          <w:szCs w:val="20"/>
        </w:rPr>
      </w:pPr>
    </w:p>
    <w:p w:rsidR="0061312E" w:rsidRPr="009A500B" w:rsidRDefault="0061312E" w:rsidP="00D54590">
      <w:pPr>
        <w:pStyle w:val="ListParagraph"/>
        <w:numPr>
          <w:ilvl w:val="0"/>
          <w:numId w:val="92"/>
        </w:numPr>
        <w:rPr>
          <w:rFonts w:asciiTheme="minorHAnsi" w:hAnsiTheme="minorHAnsi" w:cstheme="minorHAnsi"/>
          <w:b/>
          <w:bCs/>
          <w:sz w:val="20"/>
          <w:szCs w:val="20"/>
        </w:rPr>
      </w:pPr>
      <w:r w:rsidRPr="009A500B">
        <w:rPr>
          <w:rFonts w:asciiTheme="minorHAnsi" w:hAnsiTheme="minorHAnsi" w:cstheme="minorHAnsi"/>
          <w:b/>
          <w:bCs/>
          <w:sz w:val="20"/>
          <w:szCs w:val="20"/>
        </w:rPr>
        <w:t>Function exponentiateWithPreComputedValues</w:t>
      </w:r>
      <w:r w:rsidR="009A500B">
        <w:rPr>
          <w:rFonts w:asciiTheme="minorHAnsi" w:hAnsiTheme="minorHAnsi" w:cstheme="minorHAnsi"/>
          <w:b/>
          <w:bCs/>
          <w:sz w:val="20"/>
          <w:szCs w:val="20"/>
        </w:rPr>
        <w:t xml:space="preserve"> </w:t>
      </w:r>
      <w:r w:rsidRPr="009A500B">
        <w:rPr>
          <w:rFonts w:asciiTheme="minorHAnsi" w:hAnsiTheme="minorHAnsi" w:cstheme="minorHAnsi"/>
          <w:b/>
          <w:bCs/>
          <w:sz w:val="20"/>
          <w:szCs w:val="20"/>
        </w:rPr>
        <w:t>(GroupElement groupElement, BigInteger exponent): GroupElement</w:t>
      </w:r>
    </w:p>
    <w:p w:rsidR="00205144" w:rsidRPr="00205144" w:rsidRDefault="00205144" w:rsidP="0061312E">
      <w:pPr>
        <w:pStyle w:val="ListParagraph"/>
        <w:ind w:left="360"/>
        <w:rPr>
          <w:rFonts w:asciiTheme="minorHAnsi" w:hAnsiTheme="minorHAnsi" w:cstheme="minorHAnsi"/>
          <w:sz w:val="20"/>
          <w:szCs w:val="20"/>
        </w:rPr>
      </w:pPr>
      <w:r w:rsidRPr="00205144">
        <w:rPr>
          <w:rFonts w:asciiTheme="minorHAnsi" w:hAnsiTheme="minorHAnsi" w:cstheme="minorHAnsi"/>
          <w:sz w:val="20"/>
          <w:szCs w:val="20"/>
          <w:lang w:bidi="he-IL"/>
        </w:rPr>
        <w:t>This function overrides the implementation in DlogGroupAbs. It calls SCAPI’s native function exponentiateFpWithPreComputed. The pseudo-code for that function can be found in</w:t>
      </w:r>
      <w:proofErr w:type="gramStart"/>
      <w:r w:rsidRPr="00205144">
        <w:rPr>
          <w:rFonts w:asciiTheme="minorHAnsi" w:hAnsiTheme="minorHAnsi" w:cstheme="minorHAnsi"/>
          <w:sz w:val="20"/>
          <w:szCs w:val="20"/>
          <w:lang w:bidi="he-IL"/>
        </w:rPr>
        <w:t>:….</w:t>
      </w:r>
      <w:proofErr w:type="gramEnd"/>
    </w:p>
    <w:p w:rsidR="0061312E" w:rsidRDefault="0061312E" w:rsidP="0061312E">
      <w:pPr>
        <w:pStyle w:val="ListParagraph"/>
        <w:ind w:left="360"/>
        <w:rPr>
          <w:rFonts w:asciiTheme="minorHAnsi" w:hAnsiTheme="minorHAnsi" w:cstheme="minorHAnsi"/>
          <w:b/>
          <w:bCs/>
          <w:sz w:val="20"/>
          <w:szCs w:val="20"/>
        </w:rPr>
      </w:pPr>
    </w:p>
    <w:p w:rsidR="00446545" w:rsidRDefault="00446545" w:rsidP="0061312E">
      <w:pPr>
        <w:pStyle w:val="ListParagraph"/>
        <w:ind w:left="360"/>
        <w:rPr>
          <w:rFonts w:asciiTheme="minorHAnsi" w:hAnsiTheme="minorHAnsi" w:cstheme="minorHAnsi"/>
          <w:b/>
          <w:bCs/>
          <w:sz w:val="20"/>
          <w:szCs w:val="20"/>
        </w:rPr>
      </w:pPr>
    </w:p>
    <w:p w:rsidR="00446545" w:rsidRDefault="00446545" w:rsidP="0061312E">
      <w:pPr>
        <w:pStyle w:val="ListParagraph"/>
        <w:ind w:left="360"/>
        <w:rPr>
          <w:rFonts w:asciiTheme="minorHAnsi" w:hAnsiTheme="minorHAnsi" w:cstheme="minorHAnsi"/>
          <w:b/>
          <w:bCs/>
          <w:sz w:val="20"/>
          <w:szCs w:val="20"/>
        </w:rPr>
      </w:pPr>
    </w:p>
    <w:p w:rsidR="00446545" w:rsidRDefault="00446545" w:rsidP="0061312E">
      <w:pPr>
        <w:pStyle w:val="ListParagraph"/>
        <w:ind w:left="360"/>
        <w:rPr>
          <w:rFonts w:asciiTheme="minorHAnsi" w:hAnsiTheme="minorHAnsi" w:cstheme="minorHAnsi"/>
          <w:b/>
          <w:bCs/>
          <w:sz w:val="20"/>
          <w:szCs w:val="20"/>
        </w:rPr>
      </w:pPr>
    </w:p>
    <w:p w:rsidR="00446545" w:rsidRDefault="00446545" w:rsidP="0061312E">
      <w:pPr>
        <w:pStyle w:val="ListParagraph"/>
        <w:ind w:left="360"/>
        <w:rPr>
          <w:rFonts w:asciiTheme="minorHAnsi" w:hAnsiTheme="minorHAnsi" w:cstheme="minorHAnsi"/>
          <w:b/>
          <w:bCs/>
          <w:sz w:val="20"/>
          <w:szCs w:val="20"/>
        </w:rPr>
      </w:pPr>
    </w:p>
    <w:p w:rsidR="00446545" w:rsidRDefault="00446545" w:rsidP="0061312E">
      <w:pPr>
        <w:pStyle w:val="ListParagraph"/>
        <w:ind w:left="360"/>
        <w:rPr>
          <w:rFonts w:asciiTheme="minorHAnsi" w:hAnsiTheme="minorHAnsi" w:cstheme="minorHAnsi"/>
          <w:b/>
          <w:bCs/>
          <w:sz w:val="20"/>
          <w:szCs w:val="20"/>
        </w:rPr>
      </w:pPr>
    </w:p>
    <w:p w:rsidR="0061312E" w:rsidRDefault="0025462B" w:rsidP="00D54590">
      <w:pPr>
        <w:pStyle w:val="Caption"/>
        <w:numPr>
          <w:ilvl w:val="0"/>
          <w:numId w:val="92"/>
        </w:numPr>
      </w:pPr>
      <w:r w:rsidRPr="0025462B">
        <w:t xml:space="preserve">Function : </w:t>
      </w:r>
      <w:r w:rsidR="0061312E" w:rsidRPr="0025462B">
        <w:t xml:space="preserve">generateElement(BigInteger x, BigInteger y) </w:t>
      </w:r>
      <w:r>
        <w:t xml:space="preserve">: </w:t>
      </w:r>
      <w:r w:rsidRPr="0025462B">
        <w:t xml:space="preserve">ECElement </w:t>
      </w:r>
      <w:r w:rsidR="0061312E" w:rsidRPr="0025462B">
        <w:rPr>
          <w:color w:val="7F0055"/>
        </w:rPr>
        <w:t>throws</w:t>
      </w:r>
      <w:r w:rsidR="0061312E" w:rsidRPr="0025462B">
        <w:t xml:space="preserve"> IllegalArgumentException</w:t>
      </w:r>
    </w:p>
    <w:p w:rsidR="00205144" w:rsidRDefault="00205144" w:rsidP="00205144">
      <w:pPr>
        <w:rPr>
          <w:rFonts w:asciiTheme="minorHAnsi" w:hAnsiTheme="minorHAnsi" w:cstheme="minorHAnsi"/>
          <w:sz w:val="20"/>
          <w:szCs w:val="20"/>
        </w:rPr>
      </w:pPr>
      <w:r w:rsidRPr="00205144">
        <w:rPr>
          <w:rFonts w:asciiTheme="minorHAnsi" w:hAnsiTheme="minorHAnsi" w:cstheme="minorHAnsi"/>
          <w:sz w:val="20"/>
          <w:szCs w:val="20"/>
        </w:rPr>
        <w:t xml:space="preserve">This function </w:t>
      </w:r>
      <w:r>
        <w:rPr>
          <w:rFonts w:asciiTheme="minorHAnsi" w:hAnsiTheme="minorHAnsi" w:cstheme="minorHAnsi"/>
          <w:sz w:val="20"/>
          <w:szCs w:val="20"/>
        </w:rPr>
        <w:t>c</w:t>
      </w:r>
      <w:r w:rsidRPr="00205144">
        <w:rPr>
          <w:rFonts w:asciiTheme="minorHAnsi" w:hAnsiTheme="minorHAnsi" w:cstheme="minorHAnsi"/>
          <w:sz w:val="20"/>
          <w:szCs w:val="20"/>
        </w:rPr>
        <w:t>reate</w:t>
      </w:r>
      <w:r>
        <w:rPr>
          <w:rFonts w:asciiTheme="minorHAnsi" w:hAnsiTheme="minorHAnsi" w:cstheme="minorHAnsi"/>
          <w:sz w:val="20"/>
          <w:szCs w:val="20"/>
        </w:rPr>
        <w:t>s</w:t>
      </w:r>
      <w:r w:rsidRPr="00205144">
        <w:rPr>
          <w:rFonts w:asciiTheme="minorHAnsi" w:hAnsiTheme="minorHAnsi" w:cstheme="minorHAnsi"/>
          <w:sz w:val="20"/>
          <w:szCs w:val="20"/>
        </w:rPr>
        <w:t xml:space="preserve"> a point in the Fp field with the given parameters</w:t>
      </w:r>
      <w:r>
        <w:rPr>
          <w:rFonts w:asciiTheme="minorHAnsi" w:hAnsiTheme="minorHAnsi" w:cstheme="minorHAnsi"/>
          <w:sz w:val="20"/>
          <w:szCs w:val="20"/>
        </w:rPr>
        <w:t xml:space="preserve">. It follows the </w:t>
      </w:r>
      <w:hyperlink w:anchor="_Generation_of_an" w:history="1">
        <w:r w:rsidR="003D6F05">
          <w:rPr>
            <w:rStyle w:val="Hyperlink"/>
            <w:rFonts w:asciiTheme="minorHAnsi" w:hAnsiTheme="minorHAnsi" w:cstheme="minorHAnsi"/>
            <w:sz w:val="20"/>
            <w:szCs w:val="20"/>
          </w:rPr>
          <w:t>genera</w:t>
        </w:r>
        <w:r w:rsidRPr="009219B8">
          <w:rPr>
            <w:rStyle w:val="Hyperlink"/>
            <w:rFonts w:asciiTheme="minorHAnsi" w:hAnsiTheme="minorHAnsi" w:cstheme="minorHAnsi"/>
            <w:sz w:val="20"/>
            <w:szCs w:val="20"/>
          </w:rPr>
          <w:t xml:space="preserve">tion of </w:t>
        </w:r>
        <w:r w:rsidR="009219B8">
          <w:rPr>
            <w:rStyle w:val="Hyperlink"/>
            <w:rFonts w:asciiTheme="minorHAnsi" w:hAnsiTheme="minorHAnsi" w:cstheme="minorHAnsi"/>
            <w:sz w:val="20"/>
            <w:szCs w:val="20"/>
          </w:rPr>
          <w:t>an element of an Elliptic C</w:t>
        </w:r>
        <w:r w:rsidR="009219B8" w:rsidRPr="009219B8">
          <w:rPr>
            <w:rStyle w:val="Hyperlink"/>
            <w:rFonts w:asciiTheme="minorHAnsi" w:hAnsiTheme="minorHAnsi" w:cstheme="minorHAnsi"/>
            <w:sz w:val="20"/>
            <w:szCs w:val="20"/>
          </w:rPr>
          <w:t>urve</w:t>
        </w:r>
      </w:hyperlink>
      <w:r w:rsidR="009219B8">
        <w:rPr>
          <w:rFonts w:asciiTheme="minorHAnsi" w:hAnsiTheme="minorHAnsi" w:cstheme="minorHAnsi"/>
          <w:sz w:val="20"/>
          <w:szCs w:val="20"/>
        </w:rPr>
        <w:t>.</w:t>
      </w:r>
    </w:p>
    <w:p w:rsidR="00205144" w:rsidRPr="00205144" w:rsidRDefault="00205144" w:rsidP="00D54590">
      <w:pPr>
        <w:pStyle w:val="ListParagraph"/>
        <w:numPr>
          <w:ilvl w:val="1"/>
          <w:numId w:val="92"/>
        </w:numPr>
      </w:pPr>
      <w:r w:rsidRPr="00205144">
        <w:t xml:space="preserve">Create </w:t>
      </w:r>
      <w:r>
        <w:t xml:space="preserve">an </w:t>
      </w:r>
      <w:r w:rsidRPr="00205144">
        <w:t>element with the given values.</w:t>
      </w:r>
    </w:p>
    <w:p w:rsidR="00205144" w:rsidRPr="00205144" w:rsidRDefault="00205144" w:rsidP="00205144">
      <w:pPr>
        <w:pStyle w:val="ListParagraph"/>
        <w:ind w:left="1080"/>
      </w:pPr>
      <w:r w:rsidRPr="00205144">
        <w:tab/>
        <w:t xml:space="preserve">ECFpPointMiracl point </w:t>
      </w:r>
      <w:proofErr w:type="gramStart"/>
      <w:r w:rsidRPr="00205144">
        <w:t>=  new</w:t>
      </w:r>
      <w:proofErr w:type="gramEnd"/>
      <w:r w:rsidRPr="00205144">
        <w:t xml:space="preserve"> ECFpPointMiracl(x, y, this);</w:t>
      </w:r>
      <w:r w:rsidRPr="00205144">
        <w:tab/>
      </w:r>
      <w:r w:rsidRPr="00205144">
        <w:tab/>
      </w:r>
    </w:p>
    <w:p w:rsidR="00205144" w:rsidRPr="00205144" w:rsidRDefault="00205144" w:rsidP="00D54590">
      <w:pPr>
        <w:pStyle w:val="ListParagraph"/>
        <w:numPr>
          <w:ilvl w:val="1"/>
          <w:numId w:val="92"/>
        </w:numPr>
      </w:pPr>
      <w:r>
        <w:t>I</w:t>
      </w:r>
      <w:r w:rsidRPr="00205144">
        <w:t>f the element was created, it is a point on the curve.</w:t>
      </w:r>
    </w:p>
    <w:p w:rsidR="00205144" w:rsidRPr="00205144" w:rsidRDefault="009219B8" w:rsidP="00D54590">
      <w:pPr>
        <w:pStyle w:val="ListParagraph"/>
        <w:numPr>
          <w:ilvl w:val="1"/>
          <w:numId w:val="92"/>
        </w:numPr>
      </w:pPr>
      <w:r>
        <w:t>C</w:t>
      </w:r>
      <w:r w:rsidR="00205144" w:rsidRPr="00205144">
        <w:t>heck if the point is in the sub-group, too.</w:t>
      </w:r>
    </w:p>
    <w:p w:rsidR="00205144" w:rsidRPr="00205144" w:rsidRDefault="00205144" w:rsidP="009219B8">
      <w:pPr>
        <w:pStyle w:val="ListParagraph"/>
        <w:ind w:left="1080"/>
      </w:pPr>
      <w:r w:rsidRPr="00205144">
        <w:tab/>
      </w:r>
      <w:proofErr w:type="gramStart"/>
      <w:r w:rsidRPr="00205144">
        <w:t>boolean</w:t>
      </w:r>
      <w:proofErr w:type="gramEnd"/>
      <w:r w:rsidRPr="00205144">
        <w:t xml:space="preserve"> valid = util.checkSubGroupMembership(this, point);</w:t>
      </w:r>
      <w:r w:rsidRPr="00205144">
        <w:tab/>
      </w:r>
      <w:r w:rsidRPr="00205144">
        <w:tab/>
      </w:r>
    </w:p>
    <w:p w:rsidR="00205144" w:rsidRPr="00205144" w:rsidRDefault="009219B8" w:rsidP="00D54590">
      <w:pPr>
        <w:pStyle w:val="ListParagraph"/>
        <w:numPr>
          <w:ilvl w:val="1"/>
          <w:numId w:val="92"/>
        </w:numPr>
      </w:pPr>
      <w:r>
        <w:t>I</w:t>
      </w:r>
      <w:r w:rsidR="00205144" w:rsidRPr="00205144">
        <w:t>f the point is not in</w:t>
      </w:r>
      <w:r>
        <w:t xml:space="preserve"> the sub-group, throw </w:t>
      </w:r>
      <w:proofErr w:type="gramStart"/>
      <w:r w:rsidR="00205144" w:rsidRPr="00205144">
        <w:t>IllegalArgumentException(</w:t>
      </w:r>
      <w:proofErr w:type="gramEnd"/>
      <w:r w:rsidR="00205144" w:rsidRPr="00205144">
        <w:t>"Could not generate the element. The given (x, y) is not a point in this Dlog group")</w:t>
      </w:r>
    </w:p>
    <w:p w:rsidR="00205144" w:rsidRDefault="009219B8" w:rsidP="00D54590">
      <w:pPr>
        <w:pStyle w:val="ListParagraph"/>
        <w:numPr>
          <w:ilvl w:val="1"/>
          <w:numId w:val="92"/>
        </w:numPr>
      </w:pPr>
      <w:r>
        <w:t>R</w:t>
      </w:r>
      <w:r w:rsidR="00205144" w:rsidRPr="00205144">
        <w:t>eturn</w:t>
      </w:r>
      <w:r>
        <w:t xml:space="preserve"> the created point</w:t>
      </w:r>
    </w:p>
    <w:p w:rsidR="00446545" w:rsidRPr="00205144" w:rsidRDefault="00446545" w:rsidP="00446545">
      <w:pPr>
        <w:pStyle w:val="ListParagraph"/>
        <w:ind w:left="1080"/>
      </w:pPr>
    </w:p>
    <w:p w:rsidR="00AE4229" w:rsidRDefault="0025462B" w:rsidP="00D54590">
      <w:pPr>
        <w:pStyle w:val="Caption"/>
        <w:numPr>
          <w:ilvl w:val="0"/>
          <w:numId w:val="92"/>
        </w:numPr>
      </w:pPr>
      <w:r>
        <w:t>Function :</w:t>
      </w:r>
      <w:r w:rsidR="0061312E" w:rsidRPr="0025462B">
        <w:t xml:space="preserve"> isMember(GroupElement element)</w:t>
      </w:r>
      <w:r>
        <w:t xml:space="preserve"> : </w:t>
      </w:r>
      <w:r w:rsidR="001E0E9B">
        <w:t>Boolean</w:t>
      </w:r>
    </w:p>
    <w:p w:rsidR="001E0E9B" w:rsidRPr="001E0E9B" w:rsidRDefault="001E0E9B" w:rsidP="003D6F05">
      <w:pPr>
        <w:rPr>
          <w:rFonts w:asciiTheme="minorHAnsi" w:hAnsiTheme="minorHAnsi" w:cstheme="minorHAnsi"/>
          <w:sz w:val="20"/>
          <w:szCs w:val="20"/>
        </w:rPr>
      </w:pPr>
      <w:r w:rsidRPr="001E0E9B">
        <w:rPr>
          <w:rFonts w:asciiTheme="minorHAnsi" w:hAnsiTheme="minorHAnsi" w:cstheme="minorHAnsi"/>
          <w:sz w:val="20"/>
          <w:szCs w:val="20"/>
        </w:rPr>
        <w:t xml:space="preserve">This function </w:t>
      </w:r>
      <w:r>
        <w:rPr>
          <w:rFonts w:asciiTheme="minorHAnsi" w:hAnsiTheme="minorHAnsi" w:cstheme="minorHAnsi"/>
          <w:sz w:val="20"/>
          <w:szCs w:val="20"/>
        </w:rPr>
        <w:t>c</w:t>
      </w:r>
      <w:r w:rsidRPr="001E0E9B">
        <w:rPr>
          <w:rFonts w:asciiTheme="minorHAnsi" w:hAnsiTheme="minorHAnsi" w:cstheme="minorHAnsi"/>
          <w:sz w:val="20"/>
          <w:szCs w:val="20"/>
        </w:rPr>
        <w:t>hecks if the given element is member of th</w:t>
      </w:r>
      <w:r>
        <w:rPr>
          <w:rFonts w:asciiTheme="minorHAnsi" w:hAnsiTheme="minorHAnsi" w:cstheme="minorHAnsi"/>
          <w:sz w:val="20"/>
          <w:szCs w:val="20"/>
        </w:rPr>
        <w:t>is</w:t>
      </w:r>
      <w:r w:rsidRPr="001E0E9B">
        <w:rPr>
          <w:rFonts w:asciiTheme="minorHAnsi" w:hAnsiTheme="minorHAnsi" w:cstheme="minorHAnsi"/>
          <w:sz w:val="20"/>
          <w:szCs w:val="20"/>
        </w:rPr>
        <w:t xml:space="preserve"> Dlog group</w:t>
      </w:r>
      <w:r>
        <w:rPr>
          <w:rFonts w:asciiTheme="minorHAnsi" w:hAnsiTheme="minorHAnsi" w:cstheme="minorHAnsi"/>
          <w:sz w:val="20"/>
          <w:szCs w:val="20"/>
        </w:rPr>
        <w:t>.</w:t>
      </w:r>
      <w:r w:rsidR="003D6F05">
        <w:rPr>
          <w:rFonts w:asciiTheme="minorHAnsi" w:hAnsiTheme="minorHAnsi" w:cstheme="minorHAnsi"/>
          <w:sz w:val="20"/>
          <w:szCs w:val="20"/>
        </w:rPr>
        <w:t xml:space="preserve"> It follows the of </w:t>
      </w:r>
      <w:hyperlink w:anchor="_Definition_of_Element" w:history="1">
        <w:r w:rsidR="003D6F05" w:rsidRPr="003D6F05">
          <w:rPr>
            <w:rStyle w:val="Hyperlink"/>
            <w:rFonts w:asciiTheme="minorHAnsi" w:hAnsiTheme="minorHAnsi" w:cstheme="minorHAnsi"/>
            <w:sz w:val="20"/>
            <w:szCs w:val="20"/>
          </w:rPr>
          <w:t>Definition of Element of a Dlog Group over Elliptic Curve</w:t>
        </w:r>
      </w:hyperlink>
    </w:p>
    <w:p w:rsidR="003D6F05" w:rsidRPr="003D6F05" w:rsidRDefault="003D6F05" w:rsidP="00D54590">
      <w:pPr>
        <w:pStyle w:val="ListParagraph"/>
        <w:numPr>
          <w:ilvl w:val="1"/>
          <w:numId w:val="92"/>
        </w:numPr>
      </w:pPr>
      <w:r>
        <w:t>C</w:t>
      </w:r>
      <w:r w:rsidRPr="003D6F05">
        <w:t>hecks</w:t>
      </w:r>
      <w:r>
        <w:t xml:space="preserve"> if </w:t>
      </w:r>
      <w:r w:rsidRPr="003D6F05">
        <w:t xml:space="preserve">element </w:t>
      </w:r>
      <w:r>
        <w:t xml:space="preserve">is an </w:t>
      </w:r>
      <w:r w:rsidRPr="003D6F05">
        <w:t>instance</w:t>
      </w:r>
      <w:r>
        <w:t xml:space="preserve"> </w:t>
      </w:r>
      <w:r w:rsidRPr="003D6F05">
        <w:t>of ECFpPointMiracl</w:t>
      </w:r>
      <w:r>
        <w:t xml:space="preserve">, if not throw </w:t>
      </w:r>
      <w:r w:rsidRPr="003D6F05">
        <w:t>IllegalArgumentException("groupElement doesn't match the DlogGroup"</w:t>
      </w:r>
      <w:r>
        <w:t>)</w:t>
      </w:r>
    </w:p>
    <w:p w:rsidR="003D6F05" w:rsidRPr="003D6F05" w:rsidRDefault="003D6F05" w:rsidP="00D54590">
      <w:pPr>
        <w:pStyle w:val="ListParagraph"/>
        <w:numPr>
          <w:ilvl w:val="1"/>
          <w:numId w:val="92"/>
        </w:numPr>
      </w:pPr>
      <w:r>
        <w:t xml:space="preserve">Cast the element to </w:t>
      </w:r>
      <w:proofErr w:type="gramStart"/>
      <w:r>
        <w:t>a</w:t>
      </w:r>
      <w:proofErr w:type="gramEnd"/>
      <w:r>
        <w:t xml:space="preserve"> E</w:t>
      </w:r>
      <w:r w:rsidRPr="003D6F05">
        <w:t>CFpPointMiracl point</w:t>
      </w:r>
      <w:r>
        <w:t>.</w:t>
      </w:r>
    </w:p>
    <w:p w:rsidR="003D6F05" w:rsidRPr="003D6F05" w:rsidRDefault="003D6F05" w:rsidP="00D54590">
      <w:pPr>
        <w:pStyle w:val="ListParagraph"/>
        <w:numPr>
          <w:ilvl w:val="1"/>
          <w:numId w:val="92"/>
        </w:numPr>
      </w:pPr>
      <w:r>
        <w:t xml:space="preserve">If the point is the </w:t>
      </w:r>
      <w:r w:rsidRPr="003D6F05">
        <w:t xml:space="preserve">infinity </w:t>
      </w:r>
      <w:r>
        <w:t>then it is</w:t>
      </w:r>
      <w:r w:rsidRPr="003D6F05">
        <w:t xml:space="preserve"> a valid member</w:t>
      </w:r>
      <w:r>
        <w:t>,</w:t>
      </w:r>
    </w:p>
    <w:p w:rsidR="003D6F05" w:rsidRPr="003D6F05" w:rsidRDefault="003D6F05" w:rsidP="00D54590">
      <w:pPr>
        <w:pStyle w:val="ListParagraph"/>
        <w:numPr>
          <w:ilvl w:val="1"/>
          <w:numId w:val="92"/>
        </w:numPr>
      </w:pPr>
      <w:r w:rsidRPr="003D6F05">
        <w:tab/>
        <w:t>return true</w:t>
      </w:r>
    </w:p>
    <w:p w:rsidR="003D6F05" w:rsidRPr="003D6F05" w:rsidRDefault="003D6F05" w:rsidP="00D54590">
      <w:pPr>
        <w:pStyle w:val="ListParagraph"/>
        <w:numPr>
          <w:ilvl w:val="1"/>
          <w:numId w:val="92"/>
        </w:numPr>
      </w:pPr>
      <w:r>
        <w:t>Check if the point is in the curve by calling:</w:t>
      </w:r>
    </w:p>
    <w:p w:rsidR="003D6F05" w:rsidRPr="003D6F05" w:rsidRDefault="003D6F05" w:rsidP="00AD3F66">
      <w:pPr>
        <w:pStyle w:val="ListParagraph"/>
        <w:ind w:left="1080" w:firstLine="336"/>
      </w:pPr>
      <w:proofErr w:type="gramStart"/>
      <w:r w:rsidRPr="003D6F05">
        <w:t>util.checkCurveMembership(</w:t>
      </w:r>
      <w:proofErr w:type="gramEnd"/>
      <w:r w:rsidRPr="003D6F05">
        <w:t>(ECFpGroupParams) groupParams, point.getX(), point.getY());</w:t>
      </w:r>
    </w:p>
    <w:p w:rsidR="003D6F05" w:rsidRDefault="003D6F05" w:rsidP="00D54590">
      <w:pPr>
        <w:pStyle w:val="ListParagraph"/>
        <w:numPr>
          <w:ilvl w:val="1"/>
          <w:numId w:val="92"/>
        </w:numPr>
      </w:pPr>
      <w:r>
        <w:t>Check if the point is in the sub-group by caling:</w:t>
      </w:r>
    </w:p>
    <w:p w:rsidR="003D6F05" w:rsidRPr="003D6F05" w:rsidRDefault="003D6F05" w:rsidP="00AD3F66">
      <w:pPr>
        <w:pStyle w:val="ListParagraph"/>
        <w:ind w:left="732" w:firstLine="684"/>
      </w:pPr>
      <w:proofErr w:type="gramStart"/>
      <w:r w:rsidRPr="003D6F05">
        <w:t>util.checkSubGroupMembership(</w:t>
      </w:r>
      <w:proofErr w:type="gramEnd"/>
      <w:r w:rsidRPr="003D6F05">
        <w:t>this, point);</w:t>
      </w:r>
      <w:r w:rsidRPr="003D6F05">
        <w:tab/>
      </w:r>
    </w:p>
    <w:p w:rsidR="0061312E" w:rsidRDefault="00AD3F66" w:rsidP="00D54590">
      <w:pPr>
        <w:pStyle w:val="ListParagraph"/>
        <w:numPr>
          <w:ilvl w:val="1"/>
          <w:numId w:val="92"/>
        </w:numPr>
        <w:rPr>
          <w:lang w:eastAsia="en-GB"/>
        </w:rPr>
      </w:pPr>
      <w:r>
        <w:t>If both checks are true, return true</w:t>
      </w:r>
    </w:p>
    <w:p w:rsidR="00AD3F66" w:rsidRPr="0025462B" w:rsidRDefault="00AD3F66" w:rsidP="00D54590">
      <w:pPr>
        <w:pStyle w:val="ListParagraph"/>
        <w:numPr>
          <w:ilvl w:val="1"/>
          <w:numId w:val="92"/>
        </w:numPr>
        <w:rPr>
          <w:lang w:eastAsia="en-GB"/>
        </w:rPr>
      </w:pPr>
      <w:r>
        <w:t>Else, return false.</w:t>
      </w:r>
    </w:p>
    <w:p w:rsidR="0061312E" w:rsidRPr="0025462B" w:rsidRDefault="0025462B" w:rsidP="00D54590">
      <w:pPr>
        <w:pStyle w:val="Caption"/>
        <w:numPr>
          <w:ilvl w:val="0"/>
          <w:numId w:val="92"/>
        </w:numPr>
        <w:rPr>
          <w:lang w:eastAsia="en-GB"/>
        </w:rPr>
      </w:pPr>
      <w:r>
        <w:t xml:space="preserve">Function : </w:t>
      </w:r>
      <w:r w:rsidR="0061312E" w:rsidRPr="0025462B">
        <w:t>encodeByteArrayToGroupElement(</w:t>
      </w:r>
      <w:r w:rsidR="0061312E" w:rsidRPr="0025462B">
        <w:rPr>
          <w:color w:val="7F0055"/>
        </w:rPr>
        <w:t>byte</w:t>
      </w:r>
      <w:r w:rsidR="0061312E" w:rsidRPr="0025462B">
        <w:t>[] binaryString)</w:t>
      </w:r>
      <w:r>
        <w:t xml:space="preserve"> : </w:t>
      </w:r>
      <w:r w:rsidRPr="0025462B">
        <w:t>GroupElement</w:t>
      </w:r>
    </w:p>
    <w:p w:rsidR="00AE4229" w:rsidRDefault="0044666D" w:rsidP="0044666D">
      <w:pPr>
        <w:rPr>
          <w:rFonts w:asciiTheme="minorHAnsi" w:hAnsiTheme="minorHAnsi" w:cstheme="minorHAnsi"/>
          <w:sz w:val="20"/>
          <w:szCs w:val="20"/>
        </w:rPr>
      </w:pPr>
      <w:r w:rsidRPr="0044666D">
        <w:rPr>
          <w:rFonts w:asciiTheme="minorHAnsi" w:hAnsiTheme="minorHAnsi" w:cstheme="minorHAnsi"/>
          <w:sz w:val="20"/>
          <w:szCs w:val="20"/>
        </w:rPr>
        <w:t xml:space="preserve">This function </w:t>
      </w:r>
      <w:r>
        <w:rPr>
          <w:rFonts w:asciiTheme="minorHAnsi" w:hAnsiTheme="minorHAnsi" w:cstheme="minorHAnsi"/>
          <w:sz w:val="20"/>
          <w:szCs w:val="20"/>
        </w:rPr>
        <w:t>c</w:t>
      </w:r>
      <w:r w:rsidRPr="0044666D">
        <w:rPr>
          <w:rFonts w:asciiTheme="minorHAnsi" w:hAnsiTheme="minorHAnsi" w:cstheme="minorHAnsi"/>
          <w:sz w:val="20"/>
          <w:szCs w:val="20"/>
        </w:rPr>
        <w:t>onverts a byte array to an ECFpPointMiracl.</w:t>
      </w:r>
    </w:p>
    <w:p w:rsidR="0044666D" w:rsidRPr="0044666D" w:rsidRDefault="0044666D" w:rsidP="00D54590">
      <w:pPr>
        <w:pStyle w:val="ListParagraph"/>
        <w:numPr>
          <w:ilvl w:val="1"/>
          <w:numId w:val="92"/>
        </w:numPr>
      </w:pPr>
      <w:proofErr w:type="gramStart"/>
      <w:r>
        <w:t>Call  fpPoint</w:t>
      </w:r>
      <w:proofErr w:type="gramEnd"/>
      <w:r>
        <w:t xml:space="preserve"> = </w:t>
      </w:r>
      <w:r w:rsidRPr="0044666D">
        <w:t>util.encodeByteArrayToGroupElement((ECFpGroupParams) groupParams, binaryString, k</w:t>
      </w:r>
      <w:r>
        <w:t>).</w:t>
      </w:r>
    </w:p>
    <w:p w:rsidR="0044666D" w:rsidRPr="0044666D" w:rsidRDefault="0044666D" w:rsidP="00D54590">
      <w:pPr>
        <w:pStyle w:val="ListParagraph"/>
        <w:numPr>
          <w:ilvl w:val="1"/>
          <w:numId w:val="92"/>
        </w:numPr>
      </w:pPr>
      <w:r>
        <w:t>Call</w:t>
      </w:r>
      <w:r w:rsidRPr="0044666D">
        <w:t xml:space="preserve"> element = </w:t>
      </w:r>
      <w:proofErr w:type="gramStart"/>
      <w:r w:rsidRPr="0044666D">
        <w:t>generateElement(</w:t>
      </w:r>
      <w:proofErr w:type="gramEnd"/>
      <w:r>
        <w:t>fpPoint.getX(), fpPoint.getY()).</w:t>
      </w:r>
    </w:p>
    <w:p w:rsidR="0044666D" w:rsidRPr="0044666D" w:rsidRDefault="0044666D" w:rsidP="00D54590">
      <w:pPr>
        <w:pStyle w:val="ListParagraph"/>
        <w:numPr>
          <w:ilvl w:val="1"/>
          <w:numId w:val="92"/>
        </w:numPr>
        <w:rPr>
          <w:rFonts w:asciiTheme="minorHAnsi" w:hAnsiTheme="minorHAnsi" w:cstheme="minorHAnsi"/>
          <w:sz w:val="20"/>
          <w:szCs w:val="20"/>
        </w:rPr>
      </w:pPr>
      <w:r>
        <w:t>R</w:t>
      </w:r>
      <w:r w:rsidRPr="0044666D">
        <w:t>eturn</w:t>
      </w:r>
      <w:r>
        <w:t xml:space="preserve"> element.</w:t>
      </w:r>
    </w:p>
    <w:p w:rsidR="0061312E" w:rsidRPr="0025462B" w:rsidRDefault="0061312E" w:rsidP="00AE4229">
      <w:pPr>
        <w:rPr>
          <w:lang w:eastAsia="en-GB"/>
        </w:rPr>
      </w:pPr>
    </w:p>
    <w:p w:rsidR="0061312E" w:rsidRPr="0025462B" w:rsidRDefault="0025462B" w:rsidP="00D54590">
      <w:pPr>
        <w:pStyle w:val="Caption"/>
        <w:numPr>
          <w:ilvl w:val="0"/>
          <w:numId w:val="92"/>
        </w:numPr>
        <w:rPr>
          <w:lang w:eastAsia="en-GB"/>
        </w:rPr>
      </w:pPr>
      <w:r>
        <w:t xml:space="preserve">Function : </w:t>
      </w:r>
      <w:r w:rsidR="0061312E" w:rsidRPr="0025462B">
        <w:t>decodeGroupElementToByteArray(GroupElement groupElement)</w:t>
      </w:r>
      <w:r w:rsidRPr="0025462B">
        <w:t xml:space="preserve"> : byte[]</w:t>
      </w:r>
    </w:p>
    <w:p w:rsidR="0044666D" w:rsidRPr="00A506F0" w:rsidRDefault="0044666D" w:rsidP="00D54590">
      <w:pPr>
        <w:pStyle w:val="ListParagraph"/>
        <w:numPr>
          <w:ilvl w:val="1"/>
          <w:numId w:val="92"/>
        </w:numPr>
      </w:pPr>
      <w:r w:rsidRPr="00A506F0">
        <w:t xml:space="preserve">if groupElement </w:t>
      </w:r>
      <w:r w:rsidR="00A506F0">
        <w:t xml:space="preserve">is not an </w:t>
      </w:r>
      <w:r w:rsidRPr="00A506F0">
        <w:t>instance</w:t>
      </w:r>
      <w:r w:rsidR="00A506F0">
        <w:t xml:space="preserve"> </w:t>
      </w:r>
      <w:r w:rsidRPr="00A506F0">
        <w:t>of ECFpPointMiracl</w:t>
      </w:r>
      <w:r w:rsidR="00A506F0">
        <w:t xml:space="preserve"> </w:t>
      </w:r>
      <w:r w:rsidRPr="00A506F0">
        <w:t>throw new IllegalArgumentException("element type doesn't match the group type");</w:t>
      </w:r>
    </w:p>
    <w:p w:rsidR="0044666D" w:rsidRPr="00A506F0" w:rsidRDefault="00A506F0" w:rsidP="00D54590">
      <w:pPr>
        <w:pStyle w:val="ListParagraph"/>
        <w:numPr>
          <w:ilvl w:val="1"/>
          <w:numId w:val="92"/>
        </w:numPr>
      </w:pPr>
      <w:r>
        <w:t xml:space="preserve">Cast the group element to </w:t>
      </w:r>
      <w:proofErr w:type="gramStart"/>
      <w:r>
        <w:t>a</w:t>
      </w:r>
      <w:proofErr w:type="gramEnd"/>
      <w:r>
        <w:t xml:space="preserve"> </w:t>
      </w:r>
      <w:r w:rsidR="0044666D" w:rsidRPr="00A506F0">
        <w:t>ECFpPointMiracl</w:t>
      </w:r>
      <w:r>
        <w:t>,</w:t>
      </w:r>
      <w:r w:rsidR="0044666D" w:rsidRPr="00A506F0">
        <w:t xml:space="preserve"> point</w:t>
      </w:r>
      <w:r>
        <w:t>.</w:t>
      </w:r>
    </w:p>
    <w:p w:rsidR="00AE4229" w:rsidRPr="0044666D" w:rsidRDefault="00A506F0" w:rsidP="00D54590">
      <w:pPr>
        <w:pStyle w:val="ListParagraph"/>
        <w:numPr>
          <w:ilvl w:val="1"/>
          <w:numId w:val="92"/>
        </w:numPr>
        <w:rPr>
          <w:b/>
          <w:bCs/>
          <w:lang w:eastAsia="en-GB"/>
        </w:rPr>
      </w:pPr>
      <w:r>
        <w:t xml:space="preserve">Return </w:t>
      </w:r>
      <w:r w:rsidR="0044666D" w:rsidRPr="00A506F0">
        <w:t xml:space="preserve"> util.getKLeastSignBits(point.getX(), k</w:t>
      </w:r>
      <w:r>
        <w:t>)</w:t>
      </w:r>
      <w:r w:rsidR="00C30F27">
        <w:t>;</w:t>
      </w:r>
    </w:p>
    <w:p w:rsidR="0061312E" w:rsidRPr="0025462B" w:rsidRDefault="0061312E" w:rsidP="00AE4229">
      <w:pPr>
        <w:autoSpaceDE/>
        <w:autoSpaceDN/>
        <w:adjustRightInd/>
        <w:rPr>
          <w:lang w:eastAsia="en-GB"/>
        </w:rPr>
      </w:pPr>
    </w:p>
    <w:p w:rsidR="0061312E" w:rsidRDefault="0025462B" w:rsidP="00D54590">
      <w:pPr>
        <w:pStyle w:val="Caption"/>
        <w:numPr>
          <w:ilvl w:val="0"/>
          <w:numId w:val="92"/>
        </w:numPr>
        <w:rPr>
          <w:lang w:eastAsia="en-GB"/>
        </w:rPr>
      </w:pPr>
      <w:r>
        <w:lastRenderedPageBreak/>
        <w:t xml:space="preserve">Function : </w:t>
      </w:r>
      <w:r w:rsidR="0061312E" w:rsidRPr="0025462B">
        <w:t>mapAnyGroupElementToByteArray(GroupElement groupElement)</w:t>
      </w:r>
      <w:r w:rsidRPr="0025462B">
        <w:t xml:space="preserve"> : byte[]</w:t>
      </w:r>
    </w:p>
    <w:p w:rsidR="0044666D" w:rsidRPr="00A506F0" w:rsidRDefault="0044666D" w:rsidP="00A506F0">
      <w:pPr>
        <w:rPr>
          <w:rFonts w:asciiTheme="minorHAnsi" w:hAnsiTheme="minorHAnsi" w:cstheme="minorHAnsi"/>
          <w:sz w:val="20"/>
          <w:szCs w:val="20"/>
        </w:rPr>
      </w:pPr>
      <w:r w:rsidRPr="00A506F0">
        <w:rPr>
          <w:rFonts w:asciiTheme="minorHAnsi" w:hAnsiTheme="minorHAnsi" w:cstheme="minorHAnsi"/>
          <w:sz w:val="20"/>
          <w:szCs w:val="20"/>
        </w:rPr>
        <w:t>This function simply returns an array which is the result of concatenating the byte array representation of x with the byte array representation of y.</w:t>
      </w:r>
      <w:r w:rsidR="00A506F0">
        <w:rPr>
          <w:rFonts w:asciiTheme="minorHAnsi" w:hAnsiTheme="minorHAnsi" w:cstheme="minorHAnsi"/>
          <w:sz w:val="20"/>
          <w:szCs w:val="20"/>
        </w:rPr>
        <w:t xml:space="preserve"> </w:t>
      </w:r>
      <w:r w:rsidR="00A506F0" w:rsidRPr="00A506F0">
        <w:rPr>
          <w:rFonts w:asciiTheme="minorHAnsi" w:hAnsiTheme="minorHAnsi" w:cstheme="minorHAnsi"/>
          <w:sz w:val="20"/>
          <w:szCs w:val="20"/>
        </w:rPr>
        <w:t>The actual work is implemented in ECFpUtility since it is independent of the underlying library (BC, Miracl, or other)</w:t>
      </w:r>
      <w:r w:rsidR="00A506F0">
        <w:rPr>
          <w:rFonts w:asciiTheme="minorHAnsi" w:hAnsiTheme="minorHAnsi" w:cstheme="minorHAnsi"/>
          <w:sz w:val="20"/>
          <w:szCs w:val="20"/>
        </w:rPr>
        <w:t xml:space="preserve">. </w:t>
      </w:r>
      <w:r w:rsidR="00A506F0" w:rsidRPr="00A506F0">
        <w:rPr>
          <w:rFonts w:asciiTheme="minorHAnsi" w:hAnsiTheme="minorHAnsi" w:cstheme="minorHAnsi"/>
          <w:sz w:val="20"/>
          <w:szCs w:val="20"/>
        </w:rPr>
        <w:t>If we ever decide to change the implementation</w:t>
      </w:r>
      <w:r w:rsidR="00A506F0">
        <w:rPr>
          <w:rFonts w:asciiTheme="minorHAnsi" w:hAnsiTheme="minorHAnsi" w:cstheme="minorHAnsi"/>
          <w:sz w:val="20"/>
          <w:szCs w:val="20"/>
        </w:rPr>
        <w:t>,</w:t>
      </w:r>
      <w:r w:rsidR="00A506F0" w:rsidRPr="00A506F0">
        <w:rPr>
          <w:rFonts w:asciiTheme="minorHAnsi" w:hAnsiTheme="minorHAnsi" w:cstheme="minorHAnsi"/>
          <w:sz w:val="20"/>
          <w:szCs w:val="20"/>
        </w:rPr>
        <w:t xml:space="preserve"> there </w:t>
      </w:r>
      <w:r w:rsidR="00A506F0">
        <w:rPr>
          <w:rFonts w:asciiTheme="minorHAnsi" w:hAnsiTheme="minorHAnsi" w:cstheme="minorHAnsi"/>
          <w:sz w:val="20"/>
          <w:szCs w:val="20"/>
        </w:rPr>
        <w:t>will only be one place to change it</w:t>
      </w:r>
      <w:r w:rsidR="00A506F0" w:rsidRPr="00A506F0">
        <w:rPr>
          <w:rFonts w:asciiTheme="minorHAnsi" w:hAnsiTheme="minorHAnsi" w:cstheme="minorHAnsi"/>
          <w:sz w:val="20"/>
          <w:szCs w:val="20"/>
        </w:rPr>
        <w:t>.</w:t>
      </w:r>
    </w:p>
    <w:p w:rsidR="00C30F27" w:rsidRPr="00A506F0" w:rsidRDefault="00246AFB" w:rsidP="00D54590">
      <w:pPr>
        <w:pStyle w:val="ListParagraph"/>
        <w:numPr>
          <w:ilvl w:val="1"/>
          <w:numId w:val="92"/>
        </w:numPr>
      </w:pPr>
      <w:r>
        <w:t>I</w:t>
      </w:r>
      <w:r w:rsidR="00C30F27" w:rsidRPr="00A506F0">
        <w:t xml:space="preserve">f groupElement </w:t>
      </w:r>
      <w:r w:rsidR="00C30F27">
        <w:t xml:space="preserve">is not an </w:t>
      </w:r>
      <w:r w:rsidR="00C30F27" w:rsidRPr="00A506F0">
        <w:t>instance</w:t>
      </w:r>
      <w:r w:rsidR="00C30F27">
        <w:t xml:space="preserve"> </w:t>
      </w:r>
      <w:r w:rsidR="00C30F27" w:rsidRPr="00A506F0">
        <w:t>of ECFpPointMiracl</w:t>
      </w:r>
      <w:r w:rsidR="00C30F27">
        <w:t xml:space="preserve"> </w:t>
      </w:r>
      <w:r w:rsidR="00C30F27" w:rsidRPr="00A506F0">
        <w:t>throw new</w:t>
      </w:r>
      <w:r w:rsidR="00C30F27">
        <w:t xml:space="preserve"> </w:t>
      </w:r>
      <w:r w:rsidR="00C30F27" w:rsidRPr="00A506F0">
        <w:t>IllegalArgumentException("element type doesn't match the group type");</w:t>
      </w:r>
    </w:p>
    <w:p w:rsidR="00C30F27" w:rsidRPr="00C30F27" w:rsidRDefault="00C30F27" w:rsidP="00D54590">
      <w:pPr>
        <w:pStyle w:val="ListParagraph"/>
        <w:numPr>
          <w:ilvl w:val="1"/>
          <w:numId w:val="92"/>
        </w:numPr>
      </w:pPr>
      <w:r>
        <w:t xml:space="preserve">Cast the group element to </w:t>
      </w:r>
      <w:proofErr w:type="gramStart"/>
      <w:r>
        <w:t>a</w:t>
      </w:r>
      <w:proofErr w:type="gramEnd"/>
      <w:r>
        <w:t xml:space="preserve"> </w:t>
      </w:r>
      <w:r w:rsidRPr="00A506F0">
        <w:t>ECFpPointMiracl</w:t>
      </w:r>
      <w:r>
        <w:t>,</w:t>
      </w:r>
      <w:r w:rsidRPr="00A506F0">
        <w:t xml:space="preserve"> point</w:t>
      </w:r>
      <w:r>
        <w:t>.</w:t>
      </w:r>
    </w:p>
    <w:p w:rsidR="00AE4229" w:rsidRDefault="00C30F27" w:rsidP="00D54590">
      <w:pPr>
        <w:pStyle w:val="ListParagraph"/>
        <w:numPr>
          <w:ilvl w:val="1"/>
          <w:numId w:val="92"/>
        </w:numPr>
      </w:pPr>
      <w:r w:rsidRPr="00C30F27">
        <w:t>R</w:t>
      </w:r>
      <w:r w:rsidR="0044666D" w:rsidRPr="00C30F27">
        <w:t>eturn util.mapAnyGroupElementToByteAr</w:t>
      </w:r>
      <w:r>
        <w:t>ray(point.getX(), point.getY());</w:t>
      </w:r>
    </w:p>
    <w:p w:rsidR="009A500B" w:rsidRDefault="009A500B" w:rsidP="009A500B"/>
    <w:p w:rsidR="009A500B" w:rsidRDefault="009A500B" w:rsidP="009A500B"/>
    <w:p w:rsidR="00AE4229" w:rsidRPr="009A500B" w:rsidRDefault="009A500B" w:rsidP="009A500B">
      <w:pPr>
        <w:rPr>
          <w:b/>
          <w:bCs/>
        </w:rPr>
      </w:pPr>
      <w:r>
        <w:rPr>
          <w:b/>
          <w:bCs/>
        </w:rPr>
        <w:t xml:space="preserve">Pseudo-code of the functions implemented in </w:t>
      </w:r>
      <w:r w:rsidRPr="009A500B">
        <w:rPr>
          <w:b/>
          <w:bCs/>
        </w:rPr>
        <w:t>MiraclJavaInterface.dll</w:t>
      </w:r>
    </w:p>
    <w:p w:rsidR="009A500B" w:rsidRDefault="009A500B" w:rsidP="009A500B">
      <w:pPr>
        <w:autoSpaceDE/>
        <w:autoSpaceDN/>
        <w:adjustRightInd/>
      </w:pPr>
    </w:p>
    <w:p w:rsidR="009A500B" w:rsidRDefault="009A500B" w:rsidP="009A500B">
      <w:pPr>
        <w:autoSpaceDE/>
        <w:autoSpaceDN/>
        <w:adjustRightInd/>
      </w:pPr>
    </w:p>
    <w:p w:rsidR="009A500B" w:rsidRPr="00685B53" w:rsidRDefault="009A500B" w:rsidP="009A500B">
      <w:pPr>
        <w:rPr>
          <w:u w:val="single"/>
        </w:rPr>
      </w:pPr>
      <w:proofErr w:type="gramStart"/>
      <w:r w:rsidRPr="00685B53">
        <w:rPr>
          <w:u w:val="single"/>
        </w:rPr>
        <w:t>simultaneousMultipleExponentiations</w:t>
      </w:r>
      <w:proofErr w:type="gramEnd"/>
    </w:p>
    <w:p w:rsidR="009A500B" w:rsidRDefault="009A500B" w:rsidP="009A500B">
      <w:r>
        <w:t>In order to compute simultaneous multiple exponentiations we use the LL algorithm.</w:t>
      </w:r>
    </w:p>
    <w:p w:rsidR="009A500B" w:rsidRDefault="009A500B" w:rsidP="009A500B">
      <w:r>
        <w:t>C++ pseudo code:</w:t>
      </w:r>
    </w:p>
    <w:p w:rsidR="009A500B" w:rsidRDefault="009A500B" w:rsidP="009A500B">
      <w:pPr>
        <w:pStyle w:val="ListParagraph"/>
      </w:pPr>
    </w:p>
    <w:p w:rsidR="009A500B" w:rsidRPr="00685B53" w:rsidRDefault="009A500B" w:rsidP="009A500B">
      <w:pPr>
        <w:rPr>
          <w:b/>
          <w:bCs/>
        </w:rPr>
      </w:pPr>
      <w:proofErr w:type="gramStart"/>
      <w:r w:rsidRPr="00685B53">
        <w:rPr>
          <w:b/>
          <w:bCs/>
        </w:rPr>
        <w:t>computeLL(</w:t>
      </w:r>
      <w:proofErr w:type="gramEnd"/>
      <w:r>
        <w:rPr>
          <w:b/>
          <w:bCs/>
        </w:rPr>
        <w:t>miracl</w:t>
      </w:r>
      <w:r w:rsidRPr="00685B53">
        <w:rPr>
          <w:b/>
          <w:bCs/>
        </w:rPr>
        <w:t>* mip, epoint** elements, big* exponents, int n, int field) :epoint* do:</w:t>
      </w:r>
    </w:p>
    <w:p w:rsidR="009A500B" w:rsidRDefault="009A500B" w:rsidP="009A500B">
      <w:r>
        <w:t>This function computes the LL algorithm. The given n is the number of elements and exponents. The given field is the field type, Fp or F2m. The field type is necessary since Miracl has different function for each field.</w:t>
      </w:r>
    </w:p>
    <w:p w:rsidR="009A500B" w:rsidRDefault="009A500B" w:rsidP="00D54590">
      <w:pPr>
        <w:pStyle w:val="ListParagraph"/>
        <w:numPr>
          <w:ilvl w:val="0"/>
          <w:numId w:val="101"/>
        </w:numPr>
      </w:pPr>
      <w:r>
        <w:t>Calculate the biggest exponent</w:t>
      </w:r>
    </w:p>
    <w:p w:rsidR="009A500B" w:rsidRDefault="009A500B" w:rsidP="00D54590">
      <w:pPr>
        <w:pStyle w:val="ListParagraph"/>
        <w:numPr>
          <w:ilvl w:val="0"/>
          <w:numId w:val="101"/>
        </w:numPr>
      </w:pPr>
      <w:r>
        <w:t>Compute t = number of bits of the biggest exponent.</w:t>
      </w:r>
    </w:p>
    <w:p w:rsidR="009A500B" w:rsidRDefault="009A500B" w:rsidP="00D54590">
      <w:pPr>
        <w:pStyle w:val="ListParagraph"/>
        <w:numPr>
          <w:ilvl w:val="0"/>
          <w:numId w:val="101"/>
        </w:numPr>
      </w:pPr>
      <w:r>
        <w:t>Get w by calling the function getLLW with t.</w:t>
      </w:r>
    </w:p>
    <w:p w:rsidR="009A500B" w:rsidRPr="006C5CDA" w:rsidRDefault="009A500B" w:rsidP="00D54590">
      <w:pPr>
        <w:pStyle w:val="ListParagraph"/>
        <w:numPr>
          <w:ilvl w:val="0"/>
          <w:numId w:val="101"/>
        </w:numPr>
      </w:pPr>
      <w:r>
        <w:t xml:space="preserve">Compute h =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w</m:t>
                </m:r>
              </m:den>
            </m:f>
          </m:e>
        </m:d>
      </m:oMath>
    </w:p>
    <w:p w:rsidR="009A500B" w:rsidRDefault="009A500B" w:rsidP="00D54590">
      <w:pPr>
        <w:pStyle w:val="ListParagraph"/>
        <w:numPr>
          <w:ilvl w:val="0"/>
          <w:numId w:val="101"/>
        </w:numPr>
      </w:pPr>
      <w:r>
        <w:t xml:space="preserve">Create preComp = precompute table by calling the function createLLPreCompTable with </w:t>
      </w:r>
      <w:proofErr w:type="gramStart"/>
      <w:r>
        <w:t>mip</w:t>
      </w:r>
      <w:proofErr w:type="gramEnd"/>
      <w:r>
        <w:t>, elements, w, h, n and field.</w:t>
      </w:r>
    </w:p>
    <w:p w:rsidR="009A500B" w:rsidRDefault="009A500B" w:rsidP="00D54590">
      <w:pPr>
        <w:pStyle w:val="ListParagraph"/>
        <w:numPr>
          <w:ilvl w:val="0"/>
          <w:numId w:val="101"/>
        </w:numPr>
      </w:pPr>
      <w:r>
        <w:t>Create and set result to the group identity.</w:t>
      </w:r>
    </w:p>
    <w:p w:rsidR="009A500B" w:rsidRDefault="009A500B" w:rsidP="00D54590">
      <w:pPr>
        <w:pStyle w:val="ListParagraph"/>
        <w:numPr>
          <w:ilvl w:val="0"/>
          <w:numId w:val="101"/>
        </w:numPr>
      </w:pPr>
      <w:r>
        <w:t xml:space="preserve">Compute the first LL loop by calling computeLoop function with </w:t>
      </w:r>
      <w:proofErr w:type="gramStart"/>
      <w:r>
        <w:t>mip</w:t>
      </w:r>
      <w:proofErr w:type="gramEnd"/>
      <w:r>
        <w:t>, exponents, w, h, preComp, result, t-1, n, field. Set the result to result epoint.</w:t>
      </w:r>
    </w:p>
    <w:p w:rsidR="009A500B" w:rsidRDefault="009A500B" w:rsidP="00D54590">
      <w:pPr>
        <w:pStyle w:val="ListParagraph"/>
        <w:numPr>
          <w:ilvl w:val="0"/>
          <w:numId w:val="101"/>
        </w:numPr>
      </w:pPr>
      <w:r>
        <w:t>For j=t-2 to 0 step -1</w:t>
      </w:r>
    </w:p>
    <w:p w:rsidR="009A500B" w:rsidRDefault="009A500B" w:rsidP="00D54590">
      <w:pPr>
        <w:pStyle w:val="ListParagraph"/>
        <w:numPr>
          <w:ilvl w:val="0"/>
          <w:numId w:val="102"/>
        </w:numPr>
      </w:pPr>
      <w:r>
        <w:t>If (field==1) //for Fp field</w:t>
      </w:r>
    </w:p>
    <w:p w:rsidR="009A500B" w:rsidRDefault="009A500B" w:rsidP="00D54590">
      <w:pPr>
        <w:pStyle w:val="ListParagraph"/>
        <w:numPr>
          <w:ilvl w:val="0"/>
          <w:numId w:val="103"/>
        </w:numPr>
      </w:pPr>
      <w:r>
        <w:t>Use Miracl’s function ecurve_mult to calculate result</w:t>
      </w:r>
      <w:r w:rsidRPr="00DC65F6">
        <w:rPr>
          <w:vertAlign w:val="superscript"/>
        </w:rPr>
        <w:t>2</w:t>
      </w:r>
      <w:r>
        <w:t xml:space="preserve"> </w:t>
      </w:r>
    </w:p>
    <w:p w:rsidR="009A500B" w:rsidRDefault="009A500B" w:rsidP="00D54590">
      <w:pPr>
        <w:pStyle w:val="ListParagraph"/>
        <w:numPr>
          <w:ilvl w:val="0"/>
          <w:numId w:val="102"/>
        </w:numPr>
      </w:pPr>
      <w:r>
        <w:t>else //for F2m field</w:t>
      </w:r>
    </w:p>
    <w:p w:rsidR="009A500B" w:rsidRDefault="009A500B" w:rsidP="00D54590">
      <w:pPr>
        <w:pStyle w:val="ListParagraph"/>
        <w:numPr>
          <w:ilvl w:val="0"/>
          <w:numId w:val="103"/>
        </w:numPr>
      </w:pPr>
      <w:r>
        <w:t>Use Miracl’s function ecurve2_mult to calculate result</w:t>
      </w:r>
      <w:r w:rsidRPr="00685B53">
        <w:rPr>
          <w:vertAlign w:val="superscript"/>
        </w:rPr>
        <w:t>2</w:t>
      </w:r>
      <w:r>
        <w:t xml:space="preserve"> </w:t>
      </w:r>
    </w:p>
    <w:p w:rsidR="009A500B" w:rsidRDefault="009A500B" w:rsidP="00D54590">
      <w:pPr>
        <w:pStyle w:val="ListParagraph"/>
        <w:numPr>
          <w:ilvl w:val="0"/>
          <w:numId w:val="102"/>
        </w:numPr>
      </w:pPr>
      <w:r>
        <w:t xml:space="preserve">Compute the inner loop by calling computeLoop with </w:t>
      </w:r>
      <w:proofErr w:type="gramStart"/>
      <w:r>
        <w:t>mip</w:t>
      </w:r>
      <w:proofErr w:type="gramEnd"/>
      <w:r>
        <w:t>, exponents, w, h, preComp, result, j, n, field.  Set the result to result epoint.</w:t>
      </w:r>
    </w:p>
    <w:p w:rsidR="009A500B" w:rsidRDefault="009A500B" w:rsidP="00D54590">
      <w:pPr>
        <w:pStyle w:val="ListParagraph"/>
        <w:numPr>
          <w:ilvl w:val="0"/>
          <w:numId w:val="101"/>
        </w:numPr>
      </w:pPr>
      <w:r>
        <w:t>Free the allocated memory.</w:t>
      </w:r>
    </w:p>
    <w:p w:rsidR="009A500B" w:rsidRDefault="009A500B" w:rsidP="00D54590">
      <w:pPr>
        <w:pStyle w:val="ListParagraph"/>
        <w:numPr>
          <w:ilvl w:val="0"/>
          <w:numId w:val="101"/>
        </w:numPr>
      </w:pPr>
      <w:r>
        <w:t>Return result.</w:t>
      </w:r>
    </w:p>
    <w:p w:rsidR="009A500B" w:rsidRDefault="009A500B" w:rsidP="009A500B">
      <w:pPr>
        <w:pStyle w:val="ListParagraph"/>
      </w:pPr>
    </w:p>
    <w:p w:rsidR="009A500B" w:rsidRDefault="009A500B">
      <w:pPr>
        <w:autoSpaceDE/>
        <w:autoSpaceDN/>
        <w:adjustRightInd/>
        <w:rPr>
          <w:b/>
          <w:bCs/>
        </w:rPr>
      </w:pPr>
      <w:r>
        <w:rPr>
          <w:b/>
          <w:bCs/>
        </w:rPr>
        <w:br w:type="page"/>
      </w:r>
    </w:p>
    <w:p w:rsidR="009A500B" w:rsidRPr="00685B53" w:rsidRDefault="009A500B" w:rsidP="009A500B">
      <w:pPr>
        <w:rPr>
          <w:b/>
          <w:bCs/>
        </w:rPr>
      </w:pPr>
      <w:proofErr w:type="gramStart"/>
      <w:r w:rsidRPr="00DC65F6">
        <w:rPr>
          <w:b/>
          <w:bCs/>
        </w:rPr>
        <w:lastRenderedPageBreak/>
        <w:t>createLLPreCompTable</w:t>
      </w:r>
      <w:proofErr w:type="gramEnd"/>
      <w:r w:rsidRPr="00DC65F6">
        <w:rPr>
          <w:b/>
          <w:bCs/>
        </w:rPr>
        <w:t xml:space="preserve"> </w:t>
      </w:r>
      <w:r w:rsidRPr="00685B53">
        <w:rPr>
          <w:b/>
          <w:bCs/>
        </w:rPr>
        <w:t>(</w:t>
      </w:r>
      <w:r>
        <w:rPr>
          <w:b/>
          <w:bCs/>
        </w:rPr>
        <w:t>miracl</w:t>
      </w:r>
      <w:r w:rsidRPr="00685B53">
        <w:rPr>
          <w:b/>
          <w:bCs/>
        </w:rPr>
        <w:t xml:space="preserve">* mip, epoint** </w:t>
      </w:r>
      <w:r>
        <w:rPr>
          <w:b/>
          <w:bCs/>
        </w:rPr>
        <w:t>points</w:t>
      </w:r>
      <w:r w:rsidRPr="00685B53">
        <w:rPr>
          <w:b/>
          <w:bCs/>
        </w:rPr>
        <w:t xml:space="preserve">, </w:t>
      </w:r>
      <w:r>
        <w:rPr>
          <w:b/>
          <w:bCs/>
        </w:rPr>
        <w:t xml:space="preserve">int w, int h, </w:t>
      </w:r>
      <w:r w:rsidRPr="00685B53">
        <w:rPr>
          <w:b/>
          <w:bCs/>
        </w:rPr>
        <w:t>int n, int field) :epoint*</w:t>
      </w:r>
      <w:r>
        <w:rPr>
          <w:b/>
          <w:bCs/>
        </w:rPr>
        <w:t>*</w:t>
      </w:r>
      <w:r w:rsidRPr="00685B53">
        <w:rPr>
          <w:b/>
          <w:bCs/>
        </w:rPr>
        <w:t xml:space="preserve"> do:</w:t>
      </w:r>
    </w:p>
    <w:p w:rsidR="009A500B" w:rsidRDefault="009A500B" w:rsidP="009A500B">
      <w:r>
        <w:t>This function creates the pre-compute table for the LL algorithm.</w:t>
      </w:r>
    </w:p>
    <w:p w:rsidR="009A500B" w:rsidRDefault="009A500B" w:rsidP="00D54590">
      <w:pPr>
        <w:pStyle w:val="ListParagraph"/>
        <w:numPr>
          <w:ilvl w:val="0"/>
          <w:numId w:val="104"/>
        </w:numPr>
      </w:pPr>
      <w:r>
        <w:t>Allocate space for the table preComp.</w:t>
      </w:r>
    </w:p>
    <w:p w:rsidR="009A500B" w:rsidRDefault="009A500B" w:rsidP="00D54590">
      <w:pPr>
        <w:pStyle w:val="ListParagraph"/>
        <w:numPr>
          <w:ilvl w:val="0"/>
          <w:numId w:val="104"/>
        </w:numPr>
      </w:pPr>
      <w:r>
        <w:t>For k=0 to h-1 step +1</w:t>
      </w:r>
    </w:p>
    <w:p w:rsidR="009A500B" w:rsidRDefault="009A500B" w:rsidP="00D54590">
      <w:pPr>
        <w:pStyle w:val="ListParagraph"/>
        <w:numPr>
          <w:ilvl w:val="0"/>
          <w:numId w:val="102"/>
        </w:numPr>
      </w:pPr>
      <w:r>
        <w:t>For e=0 to 2</w:t>
      </w:r>
      <w:r>
        <w:rPr>
          <w:vertAlign w:val="superscript"/>
        </w:rPr>
        <w:t>w</w:t>
      </w:r>
      <w:r>
        <w:t xml:space="preserve"> step +1</w:t>
      </w:r>
    </w:p>
    <w:p w:rsidR="009A500B" w:rsidRDefault="009A500B" w:rsidP="00D54590">
      <w:pPr>
        <w:pStyle w:val="ListParagraph"/>
        <w:numPr>
          <w:ilvl w:val="0"/>
          <w:numId w:val="103"/>
        </w:numPr>
      </w:pPr>
      <w:r>
        <w:t>preComp[k][e] = identity;</w:t>
      </w:r>
    </w:p>
    <w:p w:rsidR="009A500B" w:rsidRDefault="009A500B" w:rsidP="00D54590">
      <w:pPr>
        <w:pStyle w:val="ListParagraph"/>
        <w:numPr>
          <w:ilvl w:val="0"/>
          <w:numId w:val="103"/>
        </w:numPr>
      </w:pPr>
      <w:r>
        <w:t>for i=0 to w step +1</w:t>
      </w:r>
    </w:p>
    <w:p w:rsidR="009A500B" w:rsidRDefault="009A500B" w:rsidP="00D54590">
      <w:pPr>
        <w:pStyle w:val="ListParagraph"/>
        <w:numPr>
          <w:ilvl w:val="0"/>
          <w:numId w:val="105"/>
        </w:numPr>
      </w:pPr>
      <w:r>
        <w:t xml:space="preserve">Calculate the i-th index by computing </w:t>
      </w:r>
      <w:proofErr w:type="gramStart"/>
      <w:r>
        <w:t>kw+</w:t>
      </w:r>
      <w:proofErr w:type="gramEnd"/>
      <w:r>
        <w:t>i.</w:t>
      </w:r>
    </w:p>
    <w:p w:rsidR="009A500B" w:rsidRDefault="009A500B" w:rsidP="00D54590">
      <w:pPr>
        <w:pStyle w:val="ListParagraph"/>
        <w:numPr>
          <w:ilvl w:val="0"/>
          <w:numId w:val="105"/>
        </w:numPr>
      </w:pPr>
      <w:r>
        <w:t>if the i-th bit in e is set and the index is smaller than n,</w:t>
      </w:r>
    </w:p>
    <w:p w:rsidR="009A500B" w:rsidRDefault="009A500B" w:rsidP="00D54590">
      <w:pPr>
        <w:pStyle w:val="ListParagraph"/>
        <w:numPr>
          <w:ilvl w:val="0"/>
          <w:numId w:val="106"/>
        </w:numPr>
      </w:pPr>
      <w:r>
        <w:t>if field ==1 //for Fp field</w:t>
      </w:r>
    </w:p>
    <w:p w:rsidR="009A500B" w:rsidRDefault="009A500B" w:rsidP="00D54590">
      <w:pPr>
        <w:pStyle w:val="ListParagraph"/>
        <w:numPr>
          <w:ilvl w:val="0"/>
          <w:numId w:val="107"/>
        </w:numPr>
      </w:pPr>
      <w:r>
        <w:t>Use Miracl’s function ecurve_add to calculate base*preComp[k</w:t>
      </w:r>
      <w:proofErr w:type="gramStart"/>
      <w:r>
        <w:t>][</w:t>
      </w:r>
      <w:proofErr w:type="gramEnd"/>
      <w:r>
        <w:t>e].</w:t>
      </w:r>
    </w:p>
    <w:p w:rsidR="009A500B" w:rsidRDefault="009A500B" w:rsidP="00D54590">
      <w:pPr>
        <w:pStyle w:val="ListParagraph"/>
        <w:numPr>
          <w:ilvl w:val="0"/>
          <w:numId w:val="106"/>
        </w:numPr>
      </w:pPr>
      <w:r>
        <w:t>else //for F2m field</w:t>
      </w:r>
    </w:p>
    <w:p w:rsidR="009A500B" w:rsidRDefault="009A500B" w:rsidP="00D54590">
      <w:pPr>
        <w:pStyle w:val="ListParagraph"/>
        <w:numPr>
          <w:ilvl w:val="0"/>
          <w:numId w:val="107"/>
        </w:numPr>
      </w:pPr>
      <w:r>
        <w:t>Use Miracl’s function ecurve2_add to calculate base*preComp[k</w:t>
      </w:r>
      <w:proofErr w:type="gramStart"/>
      <w:r>
        <w:t>][</w:t>
      </w:r>
      <w:proofErr w:type="gramEnd"/>
      <w:r>
        <w:t>e].</w:t>
      </w:r>
    </w:p>
    <w:p w:rsidR="009A500B" w:rsidRDefault="009A500B" w:rsidP="00D54590">
      <w:pPr>
        <w:pStyle w:val="ListParagraph"/>
        <w:numPr>
          <w:ilvl w:val="0"/>
          <w:numId w:val="109"/>
        </w:numPr>
      </w:pPr>
      <w:r>
        <w:t>Free the allocated memory.</w:t>
      </w:r>
    </w:p>
    <w:p w:rsidR="009A500B" w:rsidRDefault="009A500B" w:rsidP="00D54590">
      <w:pPr>
        <w:pStyle w:val="ListParagraph"/>
        <w:numPr>
          <w:ilvl w:val="0"/>
          <w:numId w:val="108"/>
        </w:numPr>
      </w:pPr>
      <w:r>
        <w:t>Return preComp.</w:t>
      </w:r>
    </w:p>
    <w:p w:rsidR="009A500B" w:rsidRDefault="009A500B" w:rsidP="009A500B">
      <w:pPr>
        <w:pStyle w:val="ListParagraph"/>
      </w:pPr>
    </w:p>
    <w:p w:rsidR="009A500B" w:rsidRPr="00685B53" w:rsidRDefault="009A500B" w:rsidP="009A500B">
      <w:pPr>
        <w:rPr>
          <w:b/>
          <w:bCs/>
        </w:rPr>
      </w:pPr>
      <w:proofErr w:type="gramStart"/>
      <w:r w:rsidRPr="00DC65F6">
        <w:rPr>
          <w:b/>
          <w:bCs/>
        </w:rPr>
        <w:t>cr</w:t>
      </w:r>
      <w:r>
        <w:rPr>
          <w:b/>
          <w:bCs/>
        </w:rPr>
        <w:t>omputeLoop</w:t>
      </w:r>
      <w:proofErr w:type="gramEnd"/>
      <w:r w:rsidRPr="00DC65F6">
        <w:rPr>
          <w:b/>
          <w:bCs/>
        </w:rPr>
        <w:t xml:space="preserve"> </w:t>
      </w:r>
      <w:r w:rsidRPr="00685B53">
        <w:rPr>
          <w:b/>
          <w:bCs/>
        </w:rPr>
        <w:t>(</w:t>
      </w:r>
      <w:r>
        <w:rPr>
          <w:b/>
          <w:bCs/>
        </w:rPr>
        <w:t>miracl</w:t>
      </w:r>
      <w:r w:rsidRPr="00685B53">
        <w:rPr>
          <w:b/>
          <w:bCs/>
        </w:rPr>
        <w:t xml:space="preserve">* mip, </w:t>
      </w:r>
      <w:r>
        <w:rPr>
          <w:b/>
          <w:bCs/>
        </w:rPr>
        <w:t>big* exponentiations</w:t>
      </w:r>
      <w:r w:rsidRPr="00685B53">
        <w:rPr>
          <w:b/>
          <w:bCs/>
        </w:rPr>
        <w:t xml:space="preserve">, </w:t>
      </w:r>
      <w:r>
        <w:rPr>
          <w:b/>
          <w:bCs/>
        </w:rPr>
        <w:t>int w, int h, epoint** preComp, epoint* result, int bitIndex, int n</w:t>
      </w:r>
      <w:r w:rsidRPr="00685B53">
        <w:rPr>
          <w:b/>
          <w:bCs/>
        </w:rPr>
        <w:t>, int field) :epoint* do:</w:t>
      </w:r>
    </w:p>
    <w:p w:rsidR="009A500B" w:rsidRDefault="009A500B" w:rsidP="009A500B">
      <w:r>
        <w:t>This function computes the LL main loop. This loop is called twice in the LL algorithm with tiny change – the bitIndex is different in each call so we send it to the function.</w:t>
      </w:r>
    </w:p>
    <w:p w:rsidR="009A500B" w:rsidRDefault="009A500B" w:rsidP="00D54590">
      <w:pPr>
        <w:pStyle w:val="ListParagraph"/>
        <w:numPr>
          <w:ilvl w:val="0"/>
          <w:numId w:val="104"/>
        </w:numPr>
      </w:pPr>
      <w:r>
        <w:t>Int e=1</w:t>
      </w:r>
    </w:p>
    <w:p w:rsidR="009A500B" w:rsidRDefault="009A500B" w:rsidP="00D54590">
      <w:pPr>
        <w:pStyle w:val="ListParagraph"/>
        <w:numPr>
          <w:ilvl w:val="0"/>
          <w:numId w:val="104"/>
        </w:numPr>
      </w:pPr>
      <w:r>
        <w:t>For k=0 to h step +1</w:t>
      </w:r>
    </w:p>
    <w:p w:rsidR="009A500B" w:rsidRDefault="009A500B" w:rsidP="00D54590">
      <w:pPr>
        <w:pStyle w:val="ListParagraph"/>
        <w:numPr>
          <w:ilvl w:val="0"/>
          <w:numId w:val="102"/>
        </w:numPr>
      </w:pPr>
      <w:r>
        <w:t>For i=k*w to k*w+w step +1</w:t>
      </w:r>
    </w:p>
    <w:p w:rsidR="009A500B" w:rsidRDefault="009A500B" w:rsidP="00D54590">
      <w:pPr>
        <w:pStyle w:val="ListParagraph"/>
        <w:numPr>
          <w:ilvl w:val="0"/>
          <w:numId w:val="110"/>
        </w:numPr>
      </w:pPr>
      <w:r>
        <w:t>If i&lt;n</w:t>
      </w:r>
    </w:p>
    <w:p w:rsidR="009A500B" w:rsidRDefault="009A500B" w:rsidP="00D54590">
      <w:pPr>
        <w:pStyle w:val="ListParagraph"/>
        <w:numPr>
          <w:ilvl w:val="0"/>
          <w:numId w:val="111"/>
        </w:numPr>
      </w:pPr>
      <w:r>
        <w:t xml:space="preserve">If the bitIndex in the i-th exponent is set, </w:t>
      </w:r>
    </w:p>
    <w:p w:rsidR="009A500B" w:rsidRDefault="009A500B" w:rsidP="009A500B">
      <w:pPr>
        <w:pStyle w:val="ListParagraph"/>
        <w:ind w:left="2880"/>
        <w:rPr>
          <w:vertAlign w:val="superscript"/>
        </w:rPr>
      </w:pPr>
      <w:proofErr w:type="gramStart"/>
      <w:r>
        <w:t>compute</w:t>
      </w:r>
      <w:proofErr w:type="gramEnd"/>
      <w:r>
        <w:t xml:space="preserve"> e= e+2</w:t>
      </w:r>
      <w:r>
        <w:rPr>
          <w:vertAlign w:val="superscript"/>
        </w:rPr>
        <w:t>i-k*w</w:t>
      </w:r>
    </w:p>
    <w:p w:rsidR="009A500B" w:rsidRDefault="009A500B" w:rsidP="00D54590">
      <w:pPr>
        <w:pStyle w:val="ListParagraph"/>
        <w:numPr>
          <w:ilvl w:val="0"/>
          <w:numId w:val="102"/>
        </w:numPr>
      </w:pPr>
      <w:r>
        <w:t xml:space="preserve">If field ==1 // for Fp field </w:t>
      </w:r>
    </w:p>
    <w:p w:rsidR="009A500B" w:rsidRDefault="009A500B" w:rsidP="00D54590">
      <w:pPr>
        <w:pStyle w:val="ListParagraph"/>
        <w:numPr>
          <w:ilvl w:val="0"/>
          <w:numId w:val="110"/>
        </w:numPr>
      </w:pPr>
      <w:r>
        <w:t>Use Miracl’s function ecurve_add to calculate preComp[k][e]*result</w:t>
      </w:r>
    </w:p>
    <w:p w:rsidR="009A500B" w:rsidRDefault="009A500B" w:rsidP="00D54590">
      <w:pPr>
        <w:pStyle w:val="ListParagraph"/>
        <w:numPr>
          <w:ilvl w:val="0"/>
          <w:numId w:val="102"/>
        </w:numPr>
      </w:pPr>
      <w:r>
        <w:t>Else,</w:t>
      </w:r>
    </w:p>
    <w:p w:rsidR="009A500B" w:rsidRDefault="009A500B" w:rsidP="00D54590">
      <w:pPr>
        <w:pStyle w:val="ListParagraph"/>
        <w:numPr>
          <w:ilvl w:val="0"/>
          <w:numId w:val="110"/>
        </w:numPr>
      </w:pPr>
      <w:r>
        <w:t>Use Miracl’s function ecurve2_add to calculate preComp[k][e]*result</w:t>
      </w:r>
    </w:p>
    <w:p w:rsidR="009A500B" w:rsidRDefault="009A500B" w:rsidP="00D54590">
      <w:pPr>
        <w:pStyle w:val="ListParagraph"/>
        <w:numPr>
          <w:ilvl w:val="0"/>
          <w:numId w:val="102"/>
        </w:numPr>
      </w:pPr>
      <w:r>
        <w:t>e=0</w:t>
      </w:r>
    </w:p>
    <w:p w:rsidR="009A500B" w:rsidRDefault="009A500B" w:rsidP="00D54590">
      <w:pPr>
        <w:pStyle w:val="ListParagraph"/>
        <w:numPr>
          <w:ilvl w:val="0"/>
          <w:numId w:val="112"/>
        </w:numPr>
      </w:pPr>
      <w:r>
        <w:t>Free the allocated memory.</w:t>
      </w:r>
    </w:p>
    <w:p w:rsidR="009A500B" w:rsidRDefault="009A500B" w:rsidP="00D54590">
      <w:pPr>
        <w:pStyle w:val="ListParagraph"/>
        <w:numPr>
          <w:ilvl w:val="0"/>
          <w:numId w:val="112"/>
        </w:numPr>
      </w:pPr>
      <w:r>
        <w:t>Return result.</w:t>
      </w:r>
    </w:p>
    <w:p w:rsidR="009A500B" w:rsidRDefault="009A500B" w:rsidP="009A500B"/>
    <w:p w:rsidR="009A500B" w:rsidRDefault="009A500B" w:rsidP="009A500B">
      <w:pPr>
        <w:rPr>
          <w:u w:val="single"/>
        </w:rPr>
      </w:pPr>
      <w:r>
        <w:rPr>
          <w:u w:val="single"/>
        </w:rPr>
        <w:br w:type="page"/>
      </w:r>
    </w:p>
    <w:p w:rsidR="009A500B" w:rsidRDefault="009A500B" w:rsidP="009A500B">
      <w:pPr>
        <w:rPr>
          <w:u w:val="single"/>
        </w:rPr>
      </w:pPr>
      <w:proofErr w:type="gramStart"/>
      <w:r w:rsidRPr="0022319D">
        <w:rPr>
          <w:u w:val="single"/>
        </w:rPr>
        <w:lastRenderedPageBreak/>
        <w:t>exponentiateWithPreComputedValues</w:t>
      </w:r>
      <w:proofErr w:type="gramEnd"/>
    </w:p>
    <w:p w:rsidR="009A500B" w:rsidRDefault="009A500B" w:rsidP="009A500B">
      <w:r>
        <w:t>This algorithm needs a map to hold the different group elements and their multiplication. In the java implementation we hold a hashMap of &lt;GroupElement, GroupElementExponentiations&gt;, where GroupElementExponentiations is a class that hold</w:t>
      </w:r>
      <w:r w:rsidR="005A7C0D">
        <w:t>s</w:t>
      </w:r>
      <w:r>
        <w:t xml:space="preserve"> for each base the multiplications.</w:t>
      </w:r>
    </w:p>
    <w:p w:rsidR="009A500B" w:rsidRDefault="009A500B" w:rsidP="009A500B">
      <w:r>
        <w:t>In Miracl case, there is a type called ebrick that holds the multiplication of a given base and actually is the same as SCAPI’s GroupElementExponentiations class.</w:t>
      </w:r>
    </w:p>
    <w:p w:rsidR="009A500B" w:rsidRDefault="009A500B" w:rsidP="009A500B">
      <w:r>
        <w:t xml:space="preserve">The native implementation holds a map of &lt;epoint*, ebrick*&gt;, where the epoint is the base point and the ebrick is the point’s multiplications. This map is held in </w:t>
      </w:r>
      <w:r w:rsidRPr="0022319D">
        <w:rPr>
          <w:b/>
          <w:bCs/>
        </w:rPr>
        <w:t>native</w:t>
      </w:r>
      <w:r>
        <w:t xml:space="preserve"> classes called ECFp and ECF2m. The separation is done because Miracl has different functions for the different fields.</w:t>
      </w:r>
    </w:p>
    <w:p w:rsidR="009A500B" w:rsidRDefault="009A500B" w:rsidP="009A500B">
      <w:r>
        <w:t>The class ECFp is shown below:</w:t>
      </w:r>
    </w:p>
    <w:p w:rsidR="009A500B" w:rsidRDefault="009A500B" w:rsidP="009A500B">
      <w:pPr>
        <w:rPr>
          <w:rFonts w:ascii="Consolas" w:hAnsi="Consolas" w:cs="Consolas"/>
          <w:sz w:val="19"/>
          <w:szCs w:val="19"/>
        </w:rPr>
      </w:pPr>
      <w:proofErr w:type="gramStart"/>
      <w:r>
        <w:rPr>
          <w:rFonts w:ascii="Consolas" w:hAnsi="Consolas" w:cs="Consolas"/>
          <w:color w:val="0000FF"/>
          <w:sz w:val="19"/>
          <w:szCs w:val="19"/>
        </w:rPr>
        <w:t>class</w:t>
      </w:r>
      <w:proofErr w:type="gramEnd"/>
      <w:r>
        <w:rPr>
          <w:rFonts w:ascii="Consolas" w:hAnsi="Consolas" w:cs="Consolas"/>
          <w:sz w:val="19"/>
          <w:szCs w:val="19"/>
        </w:rPr>
        <w:t xml:space="preserve"> ECFp{</w:t>
      </w:r>
    </w:p>
    <w:p w:rsidR="009A500B" w:rsidRDefault="009A500B" w:rsidP="009A500B">
      <w:pPr>
        <w:rPr>
          <w:rFonts w:ascii="Consolas" w:hAnsi="Consolas" w:cs="Consolas"/>
          <w:sz w:val="19"/>
          <w:szCs w:val="19"/>
        </w:rPr>
      </w:pPr>
    </w:p>
    <w:p w:rsidR="009A500B" w:rsidRDefault="009A500B" w:rsidP="009A500B">
      <w:pPr>
        <w:rPr>
          <w:rFonts w:ascii="Consolas" w:hAnsi="Consolas" w:cs="Consolas"/>
          <w:sz w:val="19"/>
          <w:szCs w:val="19"/>
        </w:rPr>
      </w:pPr>
      <w:proofErr w:type="gramStart"/>
      <w:r>
        <w:rPr>
          <w:rFonts w:ascii="Consolas" w:hAnsi="Consolas" w:cs="Consolas"/>
          <w:color w:val="0000FF"/>
          <w:sz w:val="19"/>
          <w:szCs w:val="19"/>
        </w:rPr>
        <w:t>private</w:t>
      </w:r>
      <w:proofErr w:type="gramEnd"/>
      <w:r>
        <w:rPr>
          <w:rFonts w:ascii="Consolas" w:hAnsi="Consolas" w:cs="Consolas"/>
          <w:sz w:val="19"/>
          <w:szCs w:val="19"/>
        </w:rPr>
        <w:t>:</w:t>
      </w:r>
    </w:p>
    <w:p w:rsidR="009A500B" w:rsidRDefault="009A500B" w:rsidP="009A500B">
      <w:pPr>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big</w:t>
      </w:r>
      <w:proofErr w:type="gramEnd"/>
      <w:r>
        <w:rPr>
          <w:rFonts w:ascii="Consolas" w:hAnsi="Consolas" w:cs="Consolas"/>
          <w:sz w:val="19"/>
          <w:szCs w:val="19"/>
        </w:rPr>
        <w:t xml:space="preserve"> p, a, b;</w:t>
      </w:r>
    </w:p>
    <w:p w:rsidR="009A500B" w:rsidRDefault="009A500B" w:rsidP="009A500B">
      <w:pPr>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miracl</w:t>
      </w:r>
      <w:proofErr w:type="gramEnd"/>
      <w:r>
        <w:rPr>
          <w:rFonts w:ascii="Consolas" w:hAnsi="Consolas" w:cs="Consolas"/>
          <w:sz w:val="19"/>
          <w:szCs w:val="19"/>
        </w:rPr>
        <w:t>* mip;</w:t>
      </w:r>
    </w:p>
    <w:p w:rsidR="009A500B" w:rsidRDefault="009A500B" w:rsidP="009A500B">
      <w:pPr>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map&lt;</w:t>
      </w:r>
      <w:proofErr w:type="gramEnd"/>
      <w:r>
        <w:rPr>
          <w:rFonts w:ascii="Consolas" w:hAnsi="Consolas" w:cs="Consolas"/>
          <w:sz w:val="19"/>
          <w:szCs w:val="19"/>
        </w:rPr>
        <w:t>epoint*, ebrick*&gt;* exponentiationsMap;</w:t>
      </w:r>
    </w:p>
    <w:p w:rsidR="009A500B" w:rsidRDefault="009A500B" w:rsidP="009A500B">
      <w:pPr>
        <w:rPr>
          <w:rFonts w:ascii="Consolas" w:hAnsi="Consolas" w:cs="Consolas"/>
          <w:sz w:val="19"/>
          <w:szCs w:val="19"/>
        </w:rPr>
      </w:pPr>
    </w:p>
    <w:p w:rsidR="009A500B" w:rsidRDefault="009A500B" w:rsidP="009A500B">
      <w:pPr>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w:t>
      </w:r>
    </w:p>
    <w:p w:rsidR="009A500B" w:rsidRDefault="009A500B" w:rsidP="009A500B">
      <w:pPr>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ECFp(</w:t>
      </w:r>
      <w:proofErr w:type="gramEnd"/>
      <w:r>
        <w:rPr>
          <w:rFonts w:ascii="Consolas" w:hAnsi="Consolas" w:cs="Consolas"/>
          <w:sz w:val="19"/>
          <w:szCs w:val="19"/>
        </w:rPr>
        <w:t>miracl* mip, big p, big a, big b);</w:t>
      </w:r>
    </w:p>
    <w:p w:rsidR="009A500B" w:rsidRDefault="009A500B" w:rsidP="009A500B">
      <w:pPr>
        <w:rPr>
          <w:rFonts w:ascii="Consolas" w:hAnsi="Consolas" w:cs="Consolas"/>
          <w:sz w:val="19"/>
          <w:szCs w:val="19"/>
        </w:rPr>
      </w:pPr>
      <w:r>
        <w:rPr>
          <w:rFonts w:ascii="Consolas" w:hAnsi="Consolas" w:cs="Consolas"/>
          <w:sz w:val="19"/>
          <w:szCs w:val="19"/>
        </w:rPr>
        <w:tab/>
        <w:t>~</w:t>
      </w:r>
      <w:proofErr w:type="gramStart"/>
      <w:r>
        <w:rPr>
          <w:rFonts w:ascii="Consolas" w:hAnsi="Consolas" w:cs="Consolas"/>
          <w:sz w:val="19"/>
          <w:szCs w:val="19"/>
        </w:rPr>
        <w:t>ECFp(</w:t>
      </w:r>
      <w:proofErr w:type="gramEnd"/>
      <w:r>
        <w:rPr>
          <w:rFonts w:ascii="Consolas" w:hAnsi="Consolas" w:cs="Consolas"/>
          <w:sz w:val="19"/>
          <w:szCs w:val="19"/>
        </w:rPr>
        <w:t>);</w:t>
      </w:r>
    </w:p>
    <w:p w:rsidR="009A500B" w:rsidRDefault="009A500B" w:rsidP="009A500B">
      <w:pPr>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long</w:t>
      </w:r>
      <w:proofErr w:type="gramEnd"/>
      <w:r>
        <w:rPr>
          <w:rFonts w:ascii="Consolas" w:hAnsi="Consolas" w:cs="Consolas"/>
          <w:sz w:val="19"/>
          <w:szCs w:val="19"/>
        </w:rPr>
        <w:t xml:space="preserve"> exponentiateWithPreComputedValues(epoint* base, big exponent, </w:t>
      </w:r>
      <w:r>
        <w:rPr>
          <w:rFonts w:ascii="Consolas" w:hAnsi="Consolas" w:cs="Consolas"/>
          <w:color w:val="0000FF"/>
          <w:sz w:val="19"/>
          <w:szCs w:val="19"/>
        </w:rPr>
        <w:t>int</w:t>
      </w:r>
      <w:r>
        <w:rPr>
          <w:rFonts w:ascii="Consolas" w:hAnsi="Consolas" w:cs="Consolas"/>
          <w:sz w:val="19"/>
          <w:szCs w:val="19"/>
        </w:rPr>
        <w:t xml:space="preserve"> </w:t>
      </w:r>
    </w:p>
    <w:p w:rsidR="009A500B" w:rsidRDefault="009A500B" w:rsidP="009A500B">
      <w:pPr>
        <w:ind w:left="3600" w:firstLine="72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window</w:t>
      </w:r>
      <w:proofErr w:type="gram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maxBits);</w:t>
      </w:r>
    </w:p>
    <w:p w:rsidR="009A500B" w:rsidRDefault="009A500B" w:rsidP="009A500B">
      <w:pPr>
        <w:rPr>
          <w:rFonts w:ascii="Consolas" w:hAnsi="Consolas" w:cs="Consolas"/>
          <w:sz w:val="19"/>
          <w:szCs w:val="19"/>
        </w:rPr>
      </w:pPr>
      <w:r>
        <w:rPr>
          <w:rFonts w:ascii="Consolas" w:hAnsi="Consolas" w:cs="Consolas"/>
          <w:sz w:val="19"/>
          <w:szCs w:val="19"/>
        </w:rPr>
        <w:t>};</w:t>
      </w:r>
    </w:p>
    <w:p w:rsidR="009A500B" w:rsidRDefault="009A500B" w:rsidP="009A500B"/>
    <w:p w:rsidR="009A500B" w:rsidRDefault="009A500B" w:rsidP="009A500B">
      <w:r>
        <w:t>The constructor of the class creates the map and sets some parameters needed by the class.</w:t>
      </w:r>
    </w:p>
    <w:p w:rsidR="009A500B" w:rsidRDefault="009A500B" w:rsidP="009A500B">
      <w:r>
        <w:t>This constructor is called by the dll function createECFpObject.</w:t>
      </w:r>
    </w:p>
    <w:p w:rsidR="009A500B" w:rsidRDefault="009A500B" w:rsidP="009A500B">
      <w:r>
        <w:t>The destructor of the class deletes the allocated memory.</w:t>
      </w:r>
    </w:p>
    <w:p w:rsidR="009A500B" w:rsidRDefault="009A500B" w:rsidP="009A500B">
      <w:r>
        <w:t>The function exponentiateWithPreComputesValues does the algorithm computation.</w:t>
      </w:r>
    </w:p>
    <w:p w:rsidR="009A500B" w:rsidRDefault="009A500B" w:rsidP="009A500B">
      <w:pPr>
        <w:rPr>
          <w:rFonts w:ascii="Consolas" w:hAnsi="Consolas" w:cs="Consolas"/>
          <w:sz w:val="19"/>
          <w:szCs w:val="19"/>
        </w:rPr>
      </w:pPr>
      <w:r>
        <w:t>This function is called by the dll function</w:t>
      </w:r>
      <w:r w:rsidRPr="003E66C7">
        <w:rPr>
          <w:rFonts w:ascii="Consolas" w:hAnsi="Consolas" w:cs="Consolas"/>
          <w:sz w:val="19"/>
          <w:szCs w:val="19"/>
        </w:rPr>
        <w:t xml:space="preserve"> </w:t>
      </w:r>
      <w:r w:rsidRPr="003E66C7">
        <w:t>exponentiateFpWithPreComputed</w:t>
      </w:r>
      <w:r>
        <w:t>.</w:t>
      </w:r>
    </w:p>
    <w:p w:rsidR="009A500B" w:rsidRDefault="009A500B" w:rsidP="009A500B"/>
    <w:p w:rsidR="009A500B" w:rsidRDefault="009A500B" w:rsidP="009A500B">
      <w:r>
        <w:t xml:space="preserve">When the </w:t>
      </w:r>
      <w:r w:rsidRPr="00D96A89">
        <w:rPr>
          <w:b/>
          <w:bCs/>
        </w:rPr>
        <w:t>java</w:t>
      </w:r>
      <w:r>
        <w:t xml:space="preserve"> code calls this native code there are two steps:</w:t>
      </w:r>
    </w:p>
    <w:p w:rsidR="009A500B" w:rsidRDefault="009A500B" w:rsidP="00D54590">
      <w:pPr>
        <w:pStyle w:val="ListParagraph"/>
        <w:numPr>
          <w:ilvl w:val="0"/>
          <w:numId w:val="113"/>
        </w:numPr>
      </w:pPr>
      <w:r>
        <w:t>If nativeDlog member (pointer to the native ECFp/2m object) is null, call the function</w:t>
      </w:r>
      <w:r w:rsidRPr="003E66C7">
        <w:t xml:space="preserve"> </w:t>
      </w:r>
      <w:r>
        <w:t xml:space="preserve">createECFpObject which create the object and return a pointer to it. </w:t>
      </w:r>
    </w:p>
    <w:p w:rsidR="009A500B" w:rsidRDefault="009A500B" w:rsidP="009A500B">
      <w:pPr>
        <w:pStyle w:val="ListParagraph"/>
      </w:pPr>
      <w:r>
        <w:t>Set the returned pointer to nativeDlog.</w:t>
      </w:r>
    </w:p>
    <w:p w:rsidR="009A500B" w:rsidRDefault="009A500B" w:rsidP="00D54590">
      <w:pPr>
        <w:pStyle w:val="ListParagraph"/>
        <w:numPr>
          <w:ilvl w:val="0"/>
          <w:numId w:val="113"/>
        </w:numPr>
      </w:pPr>
      <w:r>
        <w:t xml:space="preserve">Call the native function </w:t>
      </w:r>
      <w:r w:rsidRPr="003E66C7">
        <w:t>exponentiateFpWithPreComputed</w:t>
      </w:r>
      <w:r>
        <w:t>. This is the step that actually performs the algorithm and calculates the exponentiate using the pre-calculated values.</w:t>
      </w:r>
    </w:p>
    <w:p w:rsidR="009A500B" w:rsidRDefault="009A500B" w:rsidP="009A500B">
      <w:r>
        <w:t xml:space="preserve"> </w:t>
      </w:r>
    </w:p>
    <w:p w:rsidR="009A500B" w:rsidRDefault="009A500B" w:rsidP="009A500B">
      <w:r>
        <w:br w:type="page"/>
      </w:r>
    </w:p>
    <w:p w:rsidR="009A500B" w:rsidRDefault="009A500B" w:rsidP="009A500B">
      <w:proofErr w:type="gramStart"/>
      <w:r>
        <w:lastRenderedPageBreak/>
        <w:t>Implementation of the native exponentiateWithPreComputesValues function</w:t>
      </w:r>
      <w:proofErr w:type="gramEnd"/>
      <w:r>
        <w:t xml:space="preserve"> in ECFp class:</w:t>
      </w:r>
    </w:p>
    <w:p w:rsidR="009A500B" w:rsidRDefault="009A500B" w:rsidP="009A500B"/>
    <w:p w:rsidR="009A500B" w:rsidRDefault="009A500B" w:rsidP="009A500B">
      <w:r w:rsidRPr="00876AA0">
        <w:rPr>
          <w:b/>
          <w:bCs/>
        </w:rPr>
        <w:t>ECFp::</w:t>
      </w:r>
      <w:proofErr w:type="gramStart"/>
      <w:r w:rsidRPr="00876AA0">
        <w:rPr>
          <w:b/>
          <w:bCs/>
        </w:rPr>
        <w:t>exponentiateWithPreComputedValues(</w:t>
      </w:r>
      <w:proofErr w:type="gramEnd"/>
      <w:r w:rsidRPr="00876AA0">
        <w:rPr>
          <w:b/>
          <w:bCs/>
        </w:rPr>
        <w:t>epoint* base, big exponent, int window, int maxBits):long do</w:t>
      </w:r>
      <w:r>
        <w:t>:</w:t>
      </w:r>
    </w:p>
    <w:p w:rsidR="009A500B" w:rsidRDefault="009A500B" w:rsidP="009A500B">
      <w:r>
        <w:t>This function raised the base to the given exponent using Miracl’s ebrick mechanism.</w:t>
      </w:r>
    </w:p>
    <w:p w:rsidR="009A500B" w:rsidRDefault="009A500B" w:rsidP="00D54590">
      <w:pPr>
        <w:pStyle w:val="ListParagraph"/>
        <w:numPr>
          <w:ilvl w:val="0"/>
          <w:numId w:val="114"/>
        </w:numPr>
        <w:spacing w:after="0"/>
      </w:pPr>
      <w:r>
        <w:t>Create a map iterator it.</w:t>
      </w:r>
    </w:p>
    <w:p w:rsidR="009A500B" w:rsidRDefault="009A500B" w:rsidP="00D54590">
      <w:pPr>
        <w:pStyle w:val="ListParagraph"/>
        <w:numPr>
          <w:ilvl w:val="0"/>
          <w:numId w:val="114"/>
        </w:numPr>
        <w:spacing w:after="0"/>
      </w:pPr>
      <w:r>
        <w:t>Find the place in the map where the given base is.</w:t>
      </w:r>
    </w:p>
    <w:p w:rsidR="009A500B" w:rsidRDefault="009A500B" w:rsidP="00D54590">
      <w:pPr>
        <w:pStyle w:val="ListParagraph"/>
        <w:numPr>
          <w:ilvl w:val="0"/>
          <w:numId w:val="114"/>
        </w:numPr>
        <w:spacing w:after="0"/>
      </w:pPr>
      <w:r>
        <w:t>If the given base is not in the map,</w:t>
      </w:r>
    </w:p>
    <w:p w:rsidR="009A500B" w:rsidRDefault="009A500B" w:rsidP="00D54590">
      <w:pPr>
        <w:pStyle w:val="ListParagraph"/>
        <w:numPr>
          <w:ilvl w:val="0"/>
          <w:numId w:val="102"/>
        </w:numPr>
        <w:spacing w:after="0"/>
      </w:pPr>
      <w:r>
        <w:t>Create new ebrick.</w:t>
      </w:r>
    </w:p>
    <w:p w:rsidR="009A500B" w:rsidRDefault="009A500B" w:rsidP="00D54590">
      <w:pPr>
        <w:pStyle w:val="ListParagraph"/>
        <w:numPr>
          <w:ilvl w:val="0"/>
          <w:numId w:val="102"/>
        </w:numPr>
        <w:spacing w:after="0"/>
      </w:pPr>
      <w:r>
        <w:t>Initialize the created ebrick with the base point and group parameters.</w:t>
      </w:r>
    </w:p>
    <w:p w:rsidR="009A500B" w:rsidRDefault="009A500B" w:rsidP="00D54590">
      <w:pPr>
        <w:pStyle w:val="ListParagraph"/>
        <w:numPr>
          <w:ilvl w:val="0"/>
          <w:numId w:val="102"/>
        </w:numPr>
        <w:spacing w:after="0"/>
      </w:pPr>
      <w:r>
        <w:t>Insert the base and the brick to the map.</w:t>
      </w:r>
    </w:p>
    <w:p w:rsidR="009A500B" w:rsidRDefault="009A500B" w:rsidP="00D54590">
      <w:pPr>
        <w:pStyle w:val="ListParagraph"/>
        <w:numPr>
          <w:ilvl w:val="0"/>
          <w:numId w:val="115"/>
        </w:numPr>
        <w:spacing w:after="0"/>
      </w:pPr>
      <w:r>
        <w:t xml:space="preserve">Call Miracl’s function mul_brick with the </w:t>
      </w:r>
      <w:proofErr w:type="gramStart"/>
      <w:r>
        <w:t>mip</w:t>
      </w:r>
      <w:proofErr w:type="gramEnd"/>
      <w:r>
        <w:t>, ebrick, exponent, x, y. This function performs the exponentiate with pre computed values.</w:t>
      </w:r>
    </w:p>
    <w:p w:rsidR="009A500B" w:rsidRDefault="009A500B" w:rsidP="00D54590">
      <w:pPr>
        <w:pStyle w:val="ListParagraph"/>
        <w:numPr>
          <w:ilvl w:val="0"/>
          <w:numId w:val="115"/>
        </w:numPr>
        <w:spacing w:after="0"/>
      </w:pPr>
      <w:r>
        <w:t>Create epoint p with the returned x and y.</w:t>
      </w:r>
    </w:p>
    <w:p w:rsidR="009A500B" w:rsidRDefault="009A500B" w:rsidP="00D54590">
      <w:pPr>
        <w:pStyle w:val="ListParagraph"/>
        <w:numPr>
          <w:ilvl w:val="0"/>
          <w:numId w:val="115"/>
        </w:numPr>
        <w:spacing w:after="0"/>
      </w:pPr>
      <w:r>
        <w:t>Delete the allocated memory.</w:t>
      </w:r>
    </w:p>
    <w:p w:rsidR="009A500B" w:rsidRDefault="009A500B" w:rsidP="00D54590">
      <w:pPr>
        <w:pStyle w:val="ListParagraph"/>
        <w:numPr>
          <w:ilvl w:val="0"/>
          <w:numId w:val="115"/>
        </w:numPr>
        <w:spacing w:after="0"/>
      </w:pPr>
      <w:r>
        <w:t>Return p.</w:t>
      </w:r>
    </w:p>
    <w:p w:rsidR="009A500B" w:rsidRDefault="009A500B" w:rsidP="009A500B"/>
    <w:p w:rsidR="009A500B" w:rsidRDefault="009A500B" w:rsidP="009A500B">
      <w:r>
        <w:t xml:space="preserve">The function exponentiateWithPreComputesValues function in ECF2m class is almost identical to the above function, except it uses Miracl functions that </w:t>
      </w:r>
      <w:r w:rsidR="005A7C0D">
        <w:t xml:space="preserve">are </w:t>
      </w:r>
      <w:r>
        <w:t>related to the ECF2m field and uses ebrick2 instead of ebrick.</w:t>
      </w:r>
    </w:p>
    <w:p w:rsidR="009A500B" w:rsidRDefault="009A500B" w:rsidP="009A500B">
      <w:pPr>
        <w:autoSpaceDE/>
        <w:autoSpaceDN/>
        <w:adjustRightInd/>
      </w:pPr>
    </w:p>
    <w:p w:rsidR="009A500B" w:rsidRDefault="009A500B" w:rsidP="009A500B">
      <w:pPr>
        <w:autoSpaceDE/>
        <w:autoSpaceDN/>
        <w:adjustRightInd/>
      </w:pPr>
    </w:p>
    <w:p w:rsidR="00077AF8" w:rsidRDefault="00077AF8">
      <w:pPr>
        <w:autoSpaceDE/>
        <w:autoSpaceDN/>
        <w:adjustRightInd/>
        <w:rPr>
          <w:b/>
          <w:bCs/>
          <w:sz w:val="26"/>
          <w:szCs w:val="18"/>
        </w:rPr>
      </w:pPr>
      <w:r>
        <w:br w:type="page"/>
      </w:r>
    </w:p>
    <w:p w:rsidR="00422E13" w:rsidRDefault="00422E13" w:rsidP="00C453B0">
      <w:pPr>
        <w:pStyle w:val="Heading4"/>
      </w:pPr>
      <w:bookmarkStart w:id="821" w:name="_Toc331084185"/>
      <w:r>
        <w:lastRenderedPageBreak/>
        <w:t>Crypto+</w:t>
      </w:r>
      <w:r w:rsidR="009779AE">
        <w:t>+‘s</w:t>
      </w:r>
      <w:r>
        <w:t xml:space="preserve"> Static View</w:t>
      </w:r>
      <w:bookmarkEnd w:id="821"/>
    </w:p>
    <w:p w:rsidR="00AE4229" w:rsidRDefault="00AE4229" w:rsidP="003072EC">
      <w:pPr>
        <w:ind w:firstLine="708"/>
        <w:rPr>
          <w:rFonts w:asciiTheme="minorHAnsi" w:hAnsiTheme="minorHAnsi" w:cstheme="minorHAnsi"/>
        </w:rPr>
      </w:pPr>
      <w:r>
        <w:t xml:space="preserve">Third, we show the implementation of </w:t>
      </w:r>
      <w:r>
        <w:rPr>
          <w:rFonts w:asciiTheme="minorHAnsi" w:hAnsiTheme="minorHAnsi" w:cstheme="minorHAnsi"/>
        </w:rPr>
        <w:t>CryptoPP</w:t>
      </w:r>
      <w:r w:rsidRPr="00D41D35">
        <w:t xml:space="preserve">. </w:t>
      </w:r>
      <w:r>
        <w:t>CryptoPP implements the functionality of the Dlog group over Zp*.</w:t>
      </w:r>
    </w:p>
    <w:p w:rsidR="00AE4229" w:rsidRDefault="003072EC" w:rsidP="00563214">
      <w:pPr>
        <w:ind w:firstLine="708"/>
        <w:rPr>
          <w:rFonts w:asciiTheme="minorHAnsi" w:hAnsiTheme="minorHAnsi" w:cstheme="minorHAnsi"/>
        </w:rPr>
      </w:pPr>
      <w:r w:rsidRPr="00AB00ED">
        <w:t>Th</w:t>
      </w:r>
      <w:r>
        <w:t xml:space="preserve">e class </w:t>
      </w:r>
      <w:r w:rsidRPr="0054546E">
        <w:t>CryptoPpDlogZpSafePrime</w:t>
      </w:r>
      <w:r>
        <w:t xml:space="preserve"> is SCAPI’s wrapper to the Crypto++’s implementation of Dlog over Zp*. As part of the JNI mechanism SCAPI implemented also a DLL </w:t>
      </w:r>
      <w:r w:rsidRPr="003072EC">
        <w:t xml:space="preserve">called </w:t>
      </w:r>
      <w:r w:rsidRPr="003072EC">
        <w:rPr>
          <w:rFonts w:ascii="Courier New" w:hAnsi="Courier New" w:cs="Courier New"/>
          <w:color w:val="2A00FF"/>
          <w:sz w:val="20"/>
          <w:szCs w:val="20"/>
        </w:rPr>
        <w:t>CryptoPPJavaInterface</w:t>
      </w:r>
      <w:r>
        <w:rPr>
          <w:rFonts w:ascii="Courier New" w:hAnsi="Courier New" w:cs="Courier New"/>
          <w:color w:val="2A00FF"/>
          <w:sz w:val="20"/>
          <w:szCs w:val="20"/>
        </w:rPr>
        <w:t xml:space="preserve">.dll </w:t>
      </w:r>
      <w:r w:rsidRPr="003072EC">
        <w:t>which has a file named DlogGroup</w:t>
      </w:r>
      <w:r>
        <w:t xml:space="preserve">.cpp. In this file we implemented the functions that are the bridge between the Java code in </w:t>
      </w:r>
      <w:r w:rsidRPr="003072EC">
        <w:t>CryptoPpDlogZpSafePrime.java and the Crypto++ library.</w:t>
      </w:r>
      <w:r>
        <w:t xml:space="preserve"> The main class </w:t>
      </w:r>
      <w:r w:rsidR="00563214">
        <w:t>wrapped by SCPAI</w:t>
      </w:r>
      <w:r>
        <w:t xml:space="preserve"> in Crypto</w:t>
      </w:r>
      <w:r w:rsidR="00563214">
        <w:t xml:space="preserve">++ </w:t>
      </w:r>
      <w:proofErr w:type="gramStart"/>
      <w:r w:rsidR="00563214">
        <w:t xml:space="preserve">is </w:t>
      </w:r>
      <w:r w:rsidR="00AE4229">
        <w:t xml:space="preserve"> </w:t>
      </w:r>
      <w:r w:rsidR="0054546E" w:rsidRPr="00077AF8">
        <w:t>DL</w:t>
      </w:r>
      <w:proofErr w:type="gramEnd"/>
      <w:r w:rsidR="0054546E" w:rsidRPr="00077AF8">
        <w:t>_GroupParameters_GFP_DefaultSafePrime</w:t>
      </w:r>
      <w:r w:rsidR="00563214">
        <w:t>.</w:t>
      </w:r>
      <w:r w:rsidR="00AE4229">
        <w:rPr>
          <w:rFonts w:asciiTheme="minorHAnsi" w:hAnsiTheme="minorHAnsi" w:cstheme="minorHAnsi"/>
        </w:rPr>
        <w:t xml:space="preserve"> </w:t>
      </w:r>
    </w:p>
    <w:p w:rsidR="00AE4229" w:rsidRDefault="00AE4229" w:rsidP="00AE4229">
      <w:pPr>
        <w:rPr>
          <w:rFonts w:asciiTheme="minorHAnsi" w:hAnsiTheme="minorHAnsi" w:cstheme="minorHAnsi"/>
        </w:rPr>
      </w:pPr>
    </w:p>
    <w:p w:rsidR="00AE4229" w:rsidRDefault="00077AF8" w:rsidP="004F729C">
      <w:pPr>
        <w:rPr>
          <w:rFonts w:ascii="Courier New" w:hAnsi="Courier New" w:cs="Courier New"/>
          <w:color w:val="000000"/>
          <w:sz w:val="20"/>
          <w:szCs w:val="20"/>
        </w:rPr>
      </w:pPr>
      <w:r w:rsidRPr="00077AF8">
        <w:rPr>
          <w:rFonts w:ascii="Courier New" w:hAnsi="Courier New" w:cs="Courier New"/>
          <w:color w:val="000000"/>
          <w:sz w:val="20"/>
          <w:szCs w:val="20"/>
        </w:rPr>
        <w:drawing>
          <wp:inline distT="0" distB="0" distL="0" distR="0" wp14:anchorId="43A4C141" wp14:editId="2296ACE3">
            <wp:extent cx="6173322" cy="52963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174692" cy="5297570"/>
                    </a:xfrm>
                    <a:prstGeom prst="rect">
                      <a:avLst/>
                    </a:prstGeom>
                  </pic:spPr>
                </pic:pic>
              </a:graphicData>
            </a:graphic>
          </wp:inline>
        </w:drawing>
      </w:r>
    </w:p>
    <w:p w:rsidR="00AE4229" w:rsidRDefault="00AE4229" w:rsidP="00AE4229">
      <w:pPr>
        <w:rPr>
          <w:rFonts w:ascii="Courier New" w:hAnsi="Courier New" w:cs="Courier New"/>
          <w:color w:val="000000"/>
          <w:sz w:val="20"/>
          <w:szCs w:val="20"/>
        </w:rPr>
      </w:pPr>
    </w:p>
    <w:p w:rsidR="00AE4229" w:rsidRDefault="00AE4229" w:rsidP="00AE4229">
      <w:pPr>
        <w:rPr>
          <w:rFonts w:ascii="Courier New" w:hAnsi="Courier New" w:cs="Courier New"/>
          <w:color w:val="000000"/>
          <w:sz w:val="20"/>
          <w:szCs w:val="20"/>
        </w:rPr>
      </w:pPr>
    </w:p>
    <w:p w:rsidR="00AE4229" w:rsidRDefault="00AE4229" w:rsidP="00AE4229">
      <w:pPr>
        <w:rPr>
          <w:rFonts w:ascii="Courier New" w:hAnsi="Courier New" w:cs="Courier New"/>
          <w:color w:val="000000"/>
          <w:sz w:val="20"/>
          <w:szCs w:val="20"/>
        </w:rPr>
      </w:pPr>
    </w:p>
    <w:p w:rsidR="00AE4229" w:rsidRDefault="00AE4229" w:rsidP="00AE4229"/>
    <w:p w:rsidR="00AE4229" w:rsidRPr="0086295C" w:rsidRDefault="00AE4229" w:rsidP="00AE4229">
      <w:pPr>
        <w:rPr>
          <w:rFonts w:asciiTheme="minorHAnsi" w:hAnsiTheme="minorHAnsi" w:cstheme="minorHAnsi"/>
        </w:rPr>
      </w:pPr>
    </w:p>
    <w:p w:rsidR="00AE4229" w:rsidRDefault="00AE4229" w:rsidP="00AE4229">
      <w:pPr>
        <w:rPr>
          <w:sz w:val="20"/>
          <w:szCs w:val="20"/>
          <w:lang w:eastAsia="en-GB"/>
        </w:rPr>
      </w:pPr>
    </w:p>
    <w:p w:rsidR="00AE4229" w:rsidRDefault="00AE4229" w:rsidP="00AE4229"/>
    <w:p w:rsidR="00BB5904" w:rsidRDefault="00C86AA8" w:rsidP="0054546E">
      <w:pPr>
        <w:pStyle w:val="Heading4"/>
      </w:pPr>
      <w:bookmarkStart w:id="822" w:name="_Toc331084186"/>
      <w:r>
        <w:lastRenderedPageBreak/>
        <w:t>Crypto++’s</w:t>
      </w:r>
      <w:r w:rsidR="00806BD5">
        <w:t xml:space="preserve"> </w:t>
      </w:r>
      <w:r w:rsidR="00AE4229" w:rsidRPr="0014181C">
        <w:t>Dynamic</w:t>
      </w:r>
      <w:r w:rsidR="00AE4229" w:rsidRPr="00186EB0">
        <w:t xml:space="preserve"> </w:t>
      </w:r>
      <w:r w:rsidR="0054546E">
        <w:t>View</w:t>
      </w:r>
      <w:bookmarkEnd w:id="822"/>
    </w:p>
    <w:p w:rsidR="0054546E" w:rsidRDefault="00AB00ED" w:rsidP="0054546E">
      <w:pPr>
        <w:rPr>
          <w:b/>
          <w:bCs/>
        </w:rPr>
      </w:pPr>
      <w:r w:rsidRPr="00AB00ED">
        <w:rPr>
          <w:b/>
          <w:bCs/>
        </w:rPr>
        <w:t>CryptoPpDlogZpSafePrime</w:t>
      </w:r>
    </w:p>
    <w:p w:rsidR="00AB00ED" w:rsidRPr="003072EC" w:rsidRDefault="00AB00ED" w:rsidP="003072EC"/>
    <w:p w:rsidR="00AB00ED" w:rsidRPr="00563214" w:rsidRDefault="00563214" w:rsidP="00D54590">
      <w:pPr>
        <w:pStyle w:val="Caption"/>
        <w:numPr>
          <w:ilvl w:val="0"/>
          <w:numId w:val="98"/>
        </w:numPr>
      </w:pPr>
      <w:r w:rsidRPr="00563214">
        <w:t xml:space="preserve">Constructor: </w:t>
      </w:r>
      <w:r w:rsidR="00AB00ED" w:rsidRPr="00563214">
        <w:t>CryptoPpDlogZpSafePrime(ZpGroupParams groupParams) {</w:t>
      </w:r>
    </w:p>
    <w:p w:rsidR="00AB00ED" w:rsidRPr="00C86AA8" w:rsidRDefault="00563214" w:rsidP="00D54590">
      <w:pPr>
        <w:pStyle w:val="ListParagraph"/>
        <w:numPr>
          <w:ilvl w:val="1"/>
          <w:numId w:val="98"/>
        </w:numPr>
        <w:rPr>
          <w:rFonts w:cs="Calibri"/>
        </w:rPr>
      </w:pPr>
      <w:r w:rsidRPr="00C86AA8">
        <w:rPr>
          <w:rFonts w:cs="Calibri"/>
        </w:rPr>
        <w:t xml:space="preserve">Validate the group params in argument. If valid then set them to </w:t>
      </w:r>
    </w:p>
    <w:p w:rsidR="00563214" w:rsidRPr="00C86AA8" w:rsidRDefault="00563214" w:rsidP="00563214">
      <w:pPr>
        <w:pStyle w:val="ListParagraph"/>
        <w:ind w:left="1080"/>
        <w:rPr>
          <w:rFonts w:cs="Calibri"/>
          <w:color w:val="000000"/>
        </w:rPr>
      </w:pPr>
      <w:r w:rsidRPr="00C86AA8">
        <w:rPr>
          <w:rFonts w:cs="Calibri"/>
        </w:rPr>
        <w:t xml:space="preserve">this.groupParams, else throw relevant </w:t>
      </w:r>
      <w:r w:rsidRPr="00C86AA8">
        <w:rPr>
          <w:rFonts w:cs="Calibri"/>
          <w:color w:val="000000"/>
        </w:rPr>
        <w:t>IllegalArgumentException.</w:t>
      </w:r>
    </w:p>
    <w:p w:rsidR="00563214" w:rsidRPr="00C86AA8" w:rsidRDefault="00AB00ED" w:rsidP="00D54590">
      <w:pPr>
        <w:pStyle w:val="ListParagraph"/>
        <w:numPr>
          <w:ilvl w:val="1"/>
          <w:numId w:val="98"/>
        </w:numPr>
        <w:rPr>
          <w:rFonts w:cs="Calibri"/>
        </w:rPr>
      </w:pPr>
      <w:r w:rsidRPr="00C86AA8">
        <w:rPr>
          <w:rFonts w:cs="Calibri"/>
        </w:rPr>
        <w:t>Create CryptoPP Dlog group with p</w:t>
      </w:r>
      <w:proofErr w:type="gramStart"/>
      <w:r w:rsidRPr="00C86AA8">
        <w:rPr>
          <w:rFonts w:cs="Calibri"/>
        </w:rPr>
        <w:t>, ,q</w:t>
      </w:r>
      <w:proofErr w:type="gramEnd"/>
      <w:r w:rsidRPr="00C86AA8">
        <w:rPr>
          <w:rFonts w:cs="Calibri"/>
        </w:rPr>
        <w:t xml:space="preserve"> , g.</w:t>
      </w:r>
    </w:p>
    <w:p w:rsidR="00563214" w:rsidRPr="00C86AA8" w:rsidRDefault="00AB00ED" w:rsidP="00563214">
      <w:pPr>
        <w:pStyle w:val="ListParagraph"/>
        <w:ind w:left="1080"/>
        <w:rPr>
          <w:rFonts w:cs="Calibri"/>
        </w:rPr>
      </w:pPr>
      <w:proofErr w:type="gramStart"/>
      <w:r w:rsidRPr="00C86AA8">
        <w:rPr>
          <w:rFonts w:cs="Calibri"/>
        </w:rPr>
        <w:t>pointerToGroup</w:t>
      </w:r>
      <w:proofErr w:type="gramEnd"/>
      <w:r w:rsidRPr="00C86AA8">
        <w:rPr>
          <w:rFonts w:cs="Calibri"/>
        </w:rPr>
        <w:t xml:space="preserve"> = createDlogZp(p.toByteArray(), q.toByteArray(), g.toByteArray());</w:t>
      </w:r>
    </w:p>
    <w:p w:rsidR="00563214" w:rsidRPr="00C86AA8" w:rsidRDefault="00563214" w:rsidP="00D54590">
      <w:pPr>
        <w:pStyle w:val="ListParagraph"/>
        <w:numPr>
          <w:ilvl w:val="1"/>
          <w:numId w:val="98"/>
        </w:numPr>
        <w:rPr>
          <w:rFonts w:cs="Calibri"/>
        </w:rPr>
      </w:pPr>
      <w:r w:rsidRPr="00C86AA8">
        <w:rPr>
          <w:rFonts w:cs="Calibri"/>
        </w:rPr>
        <w:t xml:space="preserve">Call </w:t>
      </w:r>
      <w:proofErr w:type="gramStart"/>
      <w:r w:rsidRPr="00246AFB">
        <w:rPr>
          <w:rFonts w:cs="Calibri"/>
        </w:rPr>
        <w:t>validateZpGenerator(</w:t>
      </w:r>
      <w:proofErr w:type="gramEnd"/>
      <w:r w:rsidRPr="00246AFB">
        <w:rPr>
          <w:rFonts w:cs="Calibri"/>
        </w:rPr>
        <w:t xml:space="preserve">pointerToGroup). </w:t>
      </w:r>
      <w:r w:rsidR="00AB00ED" w:rsidRPr="00C86AA8">
        <w:rPr>
          <w:rFonts w:cs="Calibri"/>
        </w:rPr>
        <w:t xml:space="preserve">If the generator is not valid, delete the allocated memory and throw exception </w:t>
      </w:r>
      <w:proofErr w:type="gramStart"/>
      <w:r w:rsidRPr="00C86AA8">
        <w:rPr>
          <w:rFonts w:cs="Calibri"/>
        </w:rPr>
        <w:t>IllegalArgumentException(</w:t>
      </w:r>
      <w:proofErr w:type="gramEnd"/>
      <w:r w:rsidRPr="00C86AA8">
        <w:rPr>
          <w:rFonts w:cs="Calibri"/>
        </w:rPr>
        <w:t>"generator value is not valid").</w:t>
      </w:r>
    </w:p>
    <w:p w:rsidR="00563214" w:rsidRPr="00C86AA8" w:rsidRDefault="00AB00ED" w:rsidP="00D54590">
      <w:pPr>
        <w:pStyle w:val="ListParagraph"/>
        <w:numPr>
          <w:ilvl w:val="1"/>
          <w:numId w:val="98"/>
        </w:numPr>
        <w:rPr>
          <w:rFonts w:cs="Calibri"/>
        </w:rPr>
      </w:pPr>
      <w:r w:rsidRPr="00C86AA8">
        <w:rPr>
          <w:rFonts w:cs="Calibri"/>
        </w:rPr>
        <w:t>Create the GroupElement - generator with the pointer that return</w:t>
      </w:r>
      <w:r w:rsidR="00563214" w:rsidRPr="00C86AA8">
        <w:rPr>
          <w:rFonts w:cs="Calibri"/>
        </w:rPr>
        <w:t>ed</w:t>
      </w:r>
      <w:r w:rsidRPr="00C86AA8">
        <w:rPr>
          <w:rFonts w:cs="Calibri"/>
        </w:rPr>
        <w:t xml:space="preserve"> from the native function</w:t>
      </w:r>
      <w:r w:rsidR="00563214" w:rsidRPr="00C86AA8">
        <w:rPr>
          <w:rFonts w:cs="Calibri"/>
        </w:rPr>
        <w:t>.</w:t>
      </w:r>
    </w:p>
    <w:p w:rsidR="00AB00ED" w:rsidRPr="00246AFB" w:rsidRDefault="00AB00ED" w:rsidP="00D54590">
      <w:pPr>
        <w:pStyle w:val="ListParagraph"/>
        <w:numPr>
          <w:ilvl w:val="1"/>
          <w:numId w:val="98"/>
        </w:numPr>
        <w:rPr>
          <w:rFonts w:cs="Calibri"/>
        </w:rPr>
      </w:pPr>
      <w:r w:rsidRPr="00C86AA8">
        <w:rPr>
          <w:rFonts w:cs="Calibri"/>
        </w:rPr>
        <w:t>Now that we have p, we can calculate k which is the maximum length of a string to be converted to a Group Element of this group.</w:t>
      </w:r>
      <w:r w:rsidRPr="00246AFB">
        <w:rPr>
          <w:rFonts w:ascii="Courier New" w:hAnsi="Courier New" w:cs="Courier New"/>
          <w:color w:val="000000"/>
          <w:sz w:val="20"/>
          <w:szCs w:val="20"/>
        </w:rPr>
        <w:tab/>
      </w:r>
    </w:p>
    <w:p w:rsidR="00AB00ED" w:rsidRDefault="00563214" w:rsidP="00D54590">
      <w:pPr>
        <w:pStyle w:val="Caption"/>
        <w:numPr>
          <w:ilvl w:val="0"/>
          <w:numId w:val="98"/>
        </w:numPr>
      </w:pPr>
      <w:r w:rsidRPr="00563214">
        <w:t>Constructor:</w:t>
      </w:r>
      <w:r w:rsidR="00AB00ED">
        <w:t xml:space="preserve"> CryptoPpDlogZpSafePrime(String q, String g, String p)</w:t>
      </w:r>
    </w:p>
    <w:p w:rsidR="00563214" w:rsidRPr="00C86AA8" w:rsidRDefault="00563214" w:rsidP="00D54590">
      <w:pPr>
        <w:pStyle w:val="ListParagraph"/>
        <w:numPr>
          <w:ilvl w:val="1"/>
          <w:numId w:val="98"/>
        </w:numPr>
        <w:rPr>
          <w:rFonts w:cs="Calibri"/>
        </w:rPr>
      </w:pPr>
      <w:r w:rsidRPr="00C86AA8">
        <w:rPr>
          <w:rFonts w:cs="Calibri"/>
        </w:rPr>
        <w:t>C</w:t>
      </w:r>
      <w:r w:rsidR="00AB00ED" w:rsidRPr="00C86AA8">
        <w:rPr>
          <w:rFonts w:cs="Calibri"/>
        </w:rPr>
        <w:t>reates ZpGroupParams from the given arguments</w:t>
      </w:r>
      <w:r w:rsidRPr="00C86AA8">
        <w:rPr>
          <w:rFonts w:cs="Calibri"/>
        </w:rPr>
        <w:t>.</w:t>
      </w:r>
    </w:p>
    <w:p w:rsidR="00563214" w:rsidRPr="00246AFB" w:rsidRDefault="00563214" w:rsidP="00D54590">
      <w:pPr>
        <w:pStyle w:val="ListParagraph"/>
        <w:numPr>
          <w:ilvl w:val="1"/>
          <w:numId w:val="98"/>
        </w:numPr>
        <w:rPr>
          <w:rFonts w:ascii="Courier New" w:hAnsi="Courier New" w:cs="Courier New"/>
          <w:sz w:val="20"/>
          <w:szCs w:val="20"/>
        </w:rPr>
      </w:pPr>
      <w:r w:rsidRPr="00C86AA8">
        <w:rPr>
          <w:rFonts w:cs="Calibri"/>
        </w:rPr>
        <w:t>C</w:t>
      </w:r>
      <w:r w:rsidR="00AB00ED" w:rsidRPr="00C86AA8">
        <w:rPr>
          <w:rFonts w:cs="Calibri"/>
        </w:rPr>
        <w:t>all the constructor</w:t>
      </w:r>
      <w:r w:rsidRPr="00C86AA8">
        <w:rPr>
          <w:rFonts w:cs="Calibri"/>
        </w:rPr>
        <w:t xml:space="preserve"> above.</w:t>
      </w:r>
    </w:p>
    <w:p w:rsidR="00AB00ED" w:rsidRPr="00C86AA8" w:rsidRDefault="00563214" w:rsidP="00D54590">
      <w:pPr>
        <w:pStyle w:val="Caption"/>
        <w:numPr>
          <w:ilvl w:val="0"/>
          <w:numId w:val="98"/>
        </w:numPr>
      </w:pPr>
      <w:r w:rsidRPr="00563214">
        <w:t xml:space="preserve">Constructor: </w:t>
      </w:r>
      <w:r w:rsidR="00AB00ED" w:rsidRPr="00563214">
        <w:t>CryptoPpDlogZpSafePrime(int numBits)</w:t>
      </w:r>
    </w:p>
    <w:p w:rsidR="00AB00ED" w:rsidRPr="00C86AA8" w:rsidRDefault="000B4E01" w:rsidP="00D54590">
      <w:pPr>
        <w:pStyle w:val="ListParagraph"/>
        <w:numPr>
          <w:ilvl w:val="1"/>
          <w:numId w:val="98"/>
        </w:numPr>
        <w:rPr>
          <w:rFonts w:cs="Calibri"/>
        </w:rPr>
      </w:pPr>
      <w:r w:rsidRPr="00C86AA8">
        <w:rPr>
          <w:rFonts w:cs="Calibri"/>
        </w:rPr>
        <w:t>Call native function</w:t>
      </w:r>
      <w:r w:rsidR="00AB00ED" w:rsidRPr="00C86AA8">
        <w:rPr>
          <w:rFonts w:cs="Calibri"/>
        </w:rPr>
        <w:t xml:space="preserve"> </w:t>
      </w:r>
      <w:proofErr w:type="gramStart"/>
      <w:r w:rsidRPr="00C86AA8">
        <w:rPr>
          <w:rFonts w:cs="Calibri"/>
        </w:rPr>
        <w:t>createRandomDlogZp(</w:t>
      </w:r>
      <w:proofErr w:type="gramEnd"/>
      <w:r w:rsidRPr="00C86AA8">
        <w:rPr>
          <w:rFonts w:cs="Calibri"/>
        </w:rPr>
        <w:t xml:space="preserve">numBits)to </w:t>
      </w:r>
      <w:r w:rsidR="00AB00ED" w:rsidRPr="00C86AA8">
        <w:rPr>
          <w:rFonts w:cs="Calibri"/>
        </w:rPr>
        <w:t xml:space="preserve">create random Zp </w:t>
      </w:r>
      <w:r w:rsidRPr="00C86AA8">
        <w:rPr>
          <w:rFonts w:cs="Calibri"/>
        </w:rPr>
        <w:t>D</w:t>
      </w:r>
      <w:r w:rsidR="00AB00ED" w:rsidRPr="00C86AA8">
        <w:rPr>
          <w:rFonts w:cs="Calibri"/>
        </w:rPr>
        <w:t xml:space="preserve">log </w:t>
      </w:r>
      <w:r w:rsidRPr="00C86AA8">
        <w:rPr>
          <w:rFonts w:cs="Calibri"/>
        </w:rPr>
        <w:t>G</w:t>
      </w:r>
      <w:r w:rsidR="00AB00ED" w:rsidRPr="00C86AA8">
        <w:rPr>
          <w:rFonts w:cs="Calibri"/>
        </w:rPr>
        <w:t>roup</w:t>
      </w:r>
      <w:r w:rsidRPr="00C86AA8">
        <w:rPr>
          <w:rFonts w:cs="Calibri"/>
        </w:rPr>
        <w:t xml:space="preserve"> and get a pointer (pointerToGroup) to the newly created group.</w:t>
      </w:r>
    </w:p>
    <w:p w:rsidR="00AB00ED" w:rsidRPr="00C86AA8" w:rsidRDefault="000B4E01" w:rsidP="00D54590">
      <w:pPr>
        <w:pStyle w:val="ListParagraph"/>
        <w:numPr>
          <w:ilvl w:val="1"/>
          <w:numId w:val="98"/>
        </w:numPr>
        <w:rPr>
          <w:rFonts w:cs="Calibri"/>
        </w:rPr>
      </w:pPr>
      <w:r w:rsidRPr="00C86AA8">
        <w:rPr>
          <w:rFonts w:cs="Calibri"/>
        </w:rPr>
        <w:t>Call the native function</w:t>
      </w:r>
      <w:r w:rsidR="00AB00ED" w:rsidRPr="00C86AA8">
        <w:rPr>
          <w:rFonts w:cs="Calibri"/>
        </w:rPr>
        <w:t xml:space="preserve"> </w:t>
      </w:r>
      <w:proofErr w:type="gramStart"/>
      <w:r w:rsidRPr="00C86AA8">
        <w:rPr>
          <w:rFonts w:cs="Calibri"/>
        </w:rPr>
        <w:t>getGenerator(</w:t>
      </w:r>
      <w:proofErr w:type="gramEnd"/>
      <w:r w:rsidRPr="00C86AA8">
        <w:rPr>
          <w:rFonts w:cs="Calibri"/>
        </w:rPr>
        <w:t xml:space="preserve">pointerToGroup)to </w:t>
      </w:r>
      <w:r w:rsidR="00AB00ED" w:rsidRPr="00C86AA8">
        <w:rPr>
          <w:rFonts w:cs="Calibri"/>
        </w:rPr>
        <w:t>get the generator value</w:t>
      </w:r>
      <w:r w:rsidRPr="00C86AA8">
        <w:rPr>
          <w:rFonts w:cs="Calibri"/>
        </w:rPr>
        <w:t>.</w:t>
      </w:r>
    </w:p>
    <w:p w:rsidR="00AB00ED" w:rsidRPr="00C86AA8" w:rsidRDefault="000B4E01" w:rsidP="00D54590">
      <w:pPr>
        <w:pStyle w:val="ListParagraph"/>
        <w:numPr>
          <w:ilvl w:val="1"/>
          <w:numId w:val="98"/>
        </w:numPr>
        <w:rPr>
          <w:rFonts w:cs="Calibri"/>
        </w:rPr>
      </w:pPr>
      <w:r w:rsidRPr="00C86AA8">
        <w:rPr>
          <w:rFonts w:cs="Calibri"/>
        </w:rPr>
        <w:t>C</w:t>
      </w:r>
      <w:r w:rsidR="00AB00ED" w:rsidRPr="00C86AA8">
        <w:rPr>
          <w:rFonts w:cs="Calibri"/>
        </w:rPr>
        <w:t>reate</w:t>
      </w:r>
      <w:r w:rsidRPr="00C86AA8">
        <w:rPr>
          <w:rFonts w:cs="Calibri"/>
        </w:rPr>
        <w:t xml:space="preserve"> a ZpSafePrimeElementCryptoPp with the pointer to the generator.</w:t>
      </w:r>
    </w:p>
    <w:p w:rsidR="00AB00ED" w:rsidRPr="00C86AA8" w:rsidRDefault="000B4E01" w:rsidP="00D54590">
      <w:pPr>
        <w:pStyle w:val="ListParagraph"/>
        <w:numPr>
          <w:ilvl w:val="1"/>
          <w:numId w:val="98"/>
        </w:numPr>
        <w:rPr>
          <w:rFonts w:cs="Calibri"/>
        </w:rPr>
      </w:pPr>
      <w:r w:rsidRPr="00C86AA8">
        <w:rPr>
          <w:rFonts w:cs="Calibri"/>
        </w:rPr>
        <w:t>Create a ZpGroupParams object with the p, q and g of the Dlog group native object. Set this.groupParams with the created ZpGroupParams object.</w:t>
      </w:r>
    </w:p>
    <w:p w:rsidR="00AB00ED" w:rsidRPr="00C86AA8" w:rsidRDefault="000B4E01" w:rsidP="00D54590">
      <w:pPr>
        <w:pStyle w:val="ListParagraph"/>
        <w:numPr>
          <w:ilvl w:val="1"/>
          <w:numId w:val="98"/>
        </w:numPr>
        <w:rPr>
          <w:rFonts w:cs="Calibri"/>
        </w:rPr>
      </w:pPr>
      <w:r w:rsidRPr="00C86AA8">
        <w:rPr>
          <w:rFonts w:cs="Calibri"/>
        </w:rPr>
        <w:t>C</w:t>
      </w:r>
      <w:r w:rsidR="00AB00ED" w:rsidRPr="00C86AA8">
        <w:rPr>
          <w:rFonts w:cs="Calibri"/>
        </w:rPr>
        <w:t xml:space="preserve">alculate k which is the maximum length in bytes of a string to be converted to a Group Element of this group. </w:t>
      </w:r>
    </w:p>
    <w:p w:rsidR="00AB00ED" w:rsidRDefault="00AB00ED" w:rsidP="00D54590">
      <w:pPr>
        <w:pStyle w:val="ListParagraph"/>
        <w:numPr>
          <w:ilvl w:val="1"/>
          <w:numId w:val="98"/>
        </w:numPr>
        <w:rPr>
          <w:rFonts w:ascii="Courier New" w:hAnsi="Courier New" w:cs="Courier New"/>
          <w:sz w:val="20"/>
          <w:szCs w:val="20"/>
        </w:rPr>
      </w:pPr>
      <w:r w:rsidRPr="00C86AA8">
        <w:rPr>
          <w:rFonts w:cs="Calibri"/>
        </w:rPr>
        <w:tab/>
      </w:r>
      <w:r w:rsidRPr="00C86AA8">
        <w:rPr>
          <w:rFonts w:cs="Calibri"/>
        </w:rPr>
        <w:tab/>
        <w:t>k = calcK(p);</w:t>
      </w:r>
    </w:p>
    <w:p w:rsidR="000B4E01" w:rsidRDefault="000B4E01" w:rsidP="000B4E01">
      <w:pPr>
        <w:pStyle w:val="ListParagraph"/>
        <w:ind w:left="1080"/>
        <w:rPr>
          <w:b/>
          <w:bCs/>
          <w:sz w:val="20"/>
          <w:szCs w:val="20"/>
        </w:rPr>
      </w:pPr>
    </w:p>
    <w:p w:rsidR="000B4E01" w:rsidRPr="00C86AA8" w:rsidRDefault="000B4E01" w:rsidP="00D54590">
      <w:pPr>
        <w:pStyle w:val="Caption"/>
        <w:numPr>
          <w:ilvl w:val="0"/>
          <w:numId w:val="98"/>
        </w:numPr>
      </w:pPr>
      <w:r w:rsidRPr="00C86AA8">
        <w:t>Constructor:</w:t>
      </w:r>
      <w:r w:rsidR="00AB00ED" w:rsidRPr="00C86AA8">
        <w:t xml:space="preserve"> CryptoPpDlogZpSafePrime(String numBits)</w:t>
      </w:r>
    </w:p>
    <w:p w:rsidR="00AB00ED" w:rsidRDefault="00AB00ED" w:rsidP="00D54590">
      <w:pPr>
        <w:pStyle w:val="ListParagraph"/>
        <w:numPr>
          <w:ilvl w:val="1"/>
          <w:numId w:val="98"/>
        </w:numPr>
        <w:rPr>
          <w:rFonts w:ascii="Courier New" w:hAnsi="Courier New" w:cs="Courier New"/>
          <w:sz w:val="20"/>
          <w:szCs w:val="20"/>
        </w:rPr>
      </w:pPr>
      <w:r w:rsidRPr="00C86AA8">
        <w:rPr>
          <w:rFonts w:cs="Calibri"/>
        </w:rPr>
        <w:t>this(new Integer(numBits));</w:t>
      </w:r>
    </w:p>
    <w:p w:rsidR="000B4E01" w:rsidRDefault="00AB00ED" w:rsidP="000B4E01">
      <w:pPr>
        <w:rPr>
          <w:rFonts w:ascii="Courier New" w:hAnsi="Courier New" w:cs="Courier New"/>
          <w:color w:val="000000"/>
          <w:sz w:val="20"/>
          <w:szCs w:val="20"/>
        </w:rPr>
      </w:pPr>
      <w:r>
        <w:rPr>
          <w:rFonts w:ascii="Courier New" w:hAnsi="Courier New" w:cs="Courier New"/>
          <w:color w:val="000000"/>
          <w:sz w:val="20"/>
          <w:szCs w:val="20"/>
        </w:rPr>
        <w:tab/>
      </w:r>
    </w:p>
    <w:p w:rsidR="00246AFB" w:rsidRPr="00563214" w:rsidRDefault="00246AFB" w:rsidP="00D54590">
      <w:pPr>
        <w:pStyle w:val="Caption"/>
        <w:numPr>
          <w:ilvl w:val="0"/>
          <w:numId w:val="98"/>
        </w:numPr>
      </w:pPr>
      <w:r w:rsidRPr="00563214">
        <w:t>Default constructor: CryptoPpDlogZpSafePrime()</w:t>
      </w:r>
    </w:p>
    <w:p w:rsidR="000B4E01" w:rsidRDefault="00246AFB" w:rsidP="00246AFB">
      <w:pPr>
        <w:rPr>
          <w:rFonts w:ascii="Courier New" w:hAnsi="Courier New" w:cs="Courier New"/>
          <w:sz w:val="20"/>
          <w:szCs w:val="20"/>
        </w:rPr>
      </w:pPr>
      <w:r>
        <w:rPr>
          <w:rFonts w:ascii="Courier New" w:hAnsi="Courier New" w:cs="Courier New"/>
          <w:color w:val="3F5FBF"/>
          <w:sz w:val="20"/>
          <w:szCs w:val="20"/>
        </w:rPr>
        <w:t xml:space="preserve"> </w:t>
      </w:r>
      <w:proofErr w:type="gramStart"/>
      <w:r w:rsidRPr="00C86AA8">
        <w:rPr>
          <w:rFonts w:ascii="Calibri" w:hAnsi="Calibri" w:cs="Calibri"/>
          <w:sz w:val="22"/>
          <w:szCs w:val="22"/>
        </w:rPr>
        <w:t>Initializes this object with 1024 bit size.</w:t>
      </w:r>
      <w:proofErr w:type="gramEnd"/>
    </w:p>
    <w:p w:rsidR="004653B9" w:rsidRDefault="004653B9" w:rsidP="00AB00ED">
      <w:pPr>
        <w:rPr>
          <w:rFonts w:ascii="Courier New" w:hAnsi="Courier New" w:cs="Courier New"/>
          <w:sz w:val="20"/>
          <w:szCs w:val="20"/>
        </w:rPr>
      </w:pPr>
    </w:p>
    <w:p w:rsidR="00AB00ED" w:rsidRDefault="004653B9" w:rsidP="00D54590">
      <w:pPr>
        <w:pStyle w:val="Caption"/>
        <w:numPr>
          <w:ilvl w:val="0"/>
          <w:numId w:val="98"/>
        </w:numPr>
      </w:pPr>
      <w:r>
        <w:t>Function: c</w:t>
      </w:r>
      <w:r w:rsidR="00AB00ED">
        <w:t>alcK(BigInteger p)</w:t>
      </w:r>
      <w:r>
        <w:t>: int</w:t>
      </w:r>
    </w:p>
    <w:p w:rsidR="004653B9" w:rsidRPr="004653B9" w:rsidRDefault="004653B9" w:rsidP="004653B9">
      <w:pPr>
        <w:rPr>
          <w:rFonts w:asciiTheme="minorHAnsi" w:hAnsiTheme="minorHAnsi" w:cstheme="minorHAnsi"/>
          <w:sz w:val="20"/>
          <w:szCs w:val="20"/>
        </w:rPr>
      </w:pPr>
      <w:r w:rsidRPr="004653B9">
        <w:rPr>
          <w:rFonts w:asciiTheme="minorHAnsi" w:hAnsiTheme="minorHAnsi" w:cstheme="minorHAnsi"/>
          <w:sz w:val="20"/>
          <w:szCs w:val="20"/>
        </w:rPr>
        <w:t>Any string of length k has a numeric value that is less than (p-1)/2 - 1</w:t>
      </w:r>
    </w:p>
    <w:p w:rsidR="00AB00ED" w:rsidRPr="00C86AA8" w:rsidRDefault="004653B9" w:rsidP="00D54590">
      <w:pPr>
        <w:pStyle w:val="ListParagraph"/>
        <w:numPr>
          <w:ilvl w:val="1"/>
          <w:numId w:val="98"/>
        </w:numPr>
        <w:rPr>
          <w:rFonts w:cs="Calibri"/>
        </w:rPr>
      </w:pPr>
      <w:r w:rsidRPr="00C86AA8">
        <w:rPr>
          <w:rFonts w:cs="Calibri"/>
        </w:rPr>
        <w:t xml:space="preserve">Let </w:t>
      </w:r>
      <w:r w:rsidR="00AB00ED" w:rsidRPr="00C86AA8">
        <w:rPr>
          <w:rFonts w:cs="Calibri"/>
        </w:rPr>
        <w:t xml:space="preserve">bitsInp </w:t>
      </w:r>
      <w:r w:rsidRPr="00C86AA8">
        <w:rPr>
          <w:rFonts w:cs="Calibri"/>
        </w:rPr>
        <w:t xml:space="preserve">be the bit-length of </w:t>
      </w:r>
      <w:r w:rsidR="00AB00ED" w:rsidRPr="00C86AA8">
        <w:rPr>
          <w:rFonts w:cs="Calibri"/>
        </w:rPr>
        <w:t>p</w:t>
      </w:r>
    </w:p>
    <w:p w:rsidR="00AB00ED" w:rsidRPr="00C86AA8" w:rsidRDefault="004653B9" w:rsidP="00D54590">
      <w:pPr>
        <w:pStyle w:val="ListParagraph"/>
        <w:numPr>
          <w:ilvl w:val="1"/>
          <w:numId w:val="98"/>
        </w:numPr>
        <w:rPr>
          <w:rFonts w:cs="Calibri"/>
        </w:rPr>
      </w:pPr>
      <w:r w:rsidRPr="00C86AA8">
        <w:rPr>
          <w:rFonts w:cs="Calibri"/>
        </w:rPr>
        <w:t xml:space="preserve">Calculate </w:t>
      </w:r>
      <w:r w:rsidR="00AB00ED" w:rsidRPr="00C86AA8">
        <w:rPr>
          <w:rFonts w:cs="Calibri"/>
        </w:rPr>
        <w:t xml:space="preserve">k = (bitsInp - 3)/8; </w:t>
      </w:r>
    </w:p>
    <w:p w:rsidR="00AB00ED" w:rsidRPr="00C86AA8" w:rsidRDefault="00AB00ED" w:rsidP="00D54590">
      <w:pPr>
        <w:pStyle w:val="ListParagraph"/>
        <w:numPr>
          <w:ilvl w:val="1"/>
          <w:numId w:val="98"/>
        </w:numPr>
        <w:rPr>
          <w:rFonts w:cs="Calibri"/>
        </w:rPr>
      </w:pPr>
      <w:r w:rsidRPr="00C86AA8">
        <w:rPr>
          <w:rFonts w:cs="Calibri"/>
        </w:rPr>
        <w:t>The actual k that we allow is one byte less. This will give us an extra byte pad the binary string passed to encode to a group element with a 01 byte</w:t>
      </w:r>
      <w:r w:rsidR="004653B9" w:rsidRPr="00C86AA8">
        <w:rPr>
          <w:rFonts w:cs="Calibri"/>
        </w:rPr>
        <w:t xml:space="preserve"> </w:t>
      </w:r>
      <w:r w:rsidRPr="00C86AA8">
        <w:rPr>
          <w:rFonts w:cs="Calibri"/>
        </w:rPr>
        <w:t xml:space="preserve">and at decoding we will remove that extra </w:t>
      </w:r>
      <w:r w:rsidRPr="00C86AA8">
        <w:rPr>
          <w:rFonts w:cs="Calibri"/>
        </w:rPr>
        <w:lastRenderedPageBreak/>
        <w:t xml:space="preserve">byte. This way, even if the original string translates to a negative BigInteger </w:t>
      </w:r>
      <w:proofErr w:type="gramStart"/>
      <w:r w:rsidRPr="00C86AA8">
        <w:rPr>
          <w:rFonts w:cs="Calibri"/>
        </w:rPr>
        <w:t>the encode</w:t>
      </w:r>
      <w:proofErr w:type="gramEnd"/>
      <w:r w:rsidRPr="00C86AA8">
        <w:rPr>
          <w:rFonts w:cs="Calibri"/>
        </w:rPr>
        <w:t xml:space="preserve"> and decode functions</w:t>
      </w:r>
      <w:r w:rsidR="004653B9" w:rsidRPr="00C86AA8">
        <w:rPr>
          <w:rFonts w:cs="Calibri"/>
        </w:rPr>
        <w:t>. A</w:t>
      </w:r>
      <w:r w:rsidRPr="00C86AA8">
        <w:rPr>
          <w:rFonts w:cs="Calibri"/>
        </w:rPr>
        <w:t>lways work with positive numbers. The encoding will be responsible for padding and the decoding will be responsible for removing the pad.</w:t>
      </w:r>
    </w:p>
    <w:p w:rsidR="00AB00ED" w:rsidRPr="00C86AA8" w:rsidRDefault="004653B9" w:rsidP="00D54590">
      <w:pPr>
        <w:pStyle w:val="ListParagraph"/>
        <w:numPr>
          <w:ilvl w:val="1"/>
          <w:numId w:val="98"/>
        </w:numPr>
        <w:rPr>
          <w:rFonts w:cs="Calibri"/>
        </w:rPr>
      </w:pPr>
      <w:r w:rsidRPr="00C86AA8">
        <w:rPr>
          <w:rFonts w:cs="Calibri"/>
        </w:rPr>
        <w:t xml:space="preserve">Calculate </w:t>
      </w:r>
      <w:r w:rsidR="00AB00ED" w:rsidRPr="00C86AA8">
        <w:rPr>
          <w:rFonts w:cs="Calibri"/>
        </w:rPr>
        <w:t>k</w:t>
      </w:r>
      <w:r w:rsidRPr="00C86AA8">
        <w:rPr>
          <w:rFonts w:cs="Calibri"/>
        </w:rPr>
        <w:t xml:space="preserve"> = k-1</w:t>
      </w:r>
      <w:r w:rsidR="00AB00ED" w:rsidRPr="00C86AA8">
        <w:rPr>
          <w:rFonts w:cs="Calibri"/>
        </w:rPr>
        <w:t xml:space="preserve"> </w:t>
      </w:r>
    </w:p>
    <w:p w:rsidR="00AB00ED" w:rsidRDefault="004653B9" w:rsidP="00D54590">
      <w:pPr>
        <w:pStyle w:val="ListParagraph"/>
        <w:numPr>
          <w:ilvl w:val="1"/>
          <w:numId w:val="98"/>
        </w:numPr>
        <w:rPr>
          <w:rFonts w:ascii="Courier New" w:hAnsi="Courier New" w:cs="Courier New"/>
          <w:sz w:val="20"/>
          <w:szCs w:val="20"/>
        </w:rPr>
      </w:pPr>
      <w:r w:rsidRPr="00C86AA8">
        <w:rPr>
          <w:rFonts w:cs="Calibri"/>
        </w:rPr>
        <w:t>R</w:t>
      </w:r>
      <w:r w:rsidR="00AB00ED" w:rsidRPr="00C86AA8">
        <w:rPr>
          <w:rFonts w:cs="Calibri"/>
        </w:rPr>
        <w:t>eturn k</w:t>
      </w:r>
      <w:r w:rsidR="00AB00ED" w:rsidRPr="004653B9">
        <w:rPr>
          <w:rFonts w:ascii="Courier New" w:hAnsi="Courier New" w:cs="Courier New"/>
          <w:sz w:val="20"/>
          <w:szCs w:val="20"/>
        </w:rPr>
        <w:t>;</w:t>
      </w:r>
    </w:p>
    <w:p w:rsidR="00AB00ED" w:rsidRDefault="00AB00ED" w:rsidP="00742412">
      <w:pPr>
        <w:pStyle w:val="ListParagraph"/>
        <w:ind w:left="1080"/>
        <w:rPr>
          <w:rFonts w:ascii="Courier New" w:hAnsi="Courier New" w:cs="Courier New"/>
          <w:sz w:val="20"/>
          <w:szCs w:val="20"/>
        </w:rPr>
      </w:pPr>
      <w:r w:rsidRPr="004653B9">
        <w:rPr>
          <w:rFonts w:ascii="Courier New" w:hAnsi="Courier New" w:cs="Courier New"/>
          <w:sz w:val="20"/>
          <w:szCs w:val="20"/>
        </w:rPr>
        <w:tab/>
      </w:r>
      <w:r>
        <w:rPr>
          <w:rFonts w:ascii="Courier New" w:hAnsi="Courier New" w:cs="Courier New"/>
          <w:color w:val="000000"/>
          <w:sz w:val="20"/>
          <w:szCs w:val="20"/>
        </w:rPr>
        <w:tab/>
      </w:r>
    </w:p>
    <w:p w:rsidR="00AB00ED" w:rsidRPr="004653B9" w:rsidRDefault="004653B9" w:rsidP="00D54590">
      <w:pPr>
        <w:pStyle w:val="Caption"/>
        <w:numPr>
          <w:ilvl w:val="0"/>
          <w:numId w:val="99"/>
        </w:numPr>
        <w:rPr>
          <w:rFonts w:ascii="Courier New" w:hAnsi="Courier New" w:cs="Courier New"/>
          <w:b w:val="0"/>
          <w:bCs w:val="0"/>
          <w:lang w:bidi="en-US"/>
        </w:rPr>
      </w:pPr>
      <w:r w:rsidRPr="004653B9">
        <w:t>Function</w:t>
      </w:r>
      <w:r w:rsidR="00AB00ED">
        <w:t xml:space="preserve"> getGroupType()</w:t>
      </w:r>
      <w:r>
        <w:t xml:space="preserve"> : String</w:t>
      </w:r>
      <w:r w:rsidR="00AB00ED">
        <w:t xml:space="preserve"> </w:t>
      </w:r>
    </w:p>
    <w:p w:rsidR="00AB00ED" w:rsidRDefault="004653B9" w:rsidP="00D54590">
      <w:pPr>
        <w:pStyle w:val="ListParagraph"/>
        <w:numPr>
          <w:ilvl w:val="1"/>
          <w:numId w:val="98"/>
        </w:numPr>
        <w:rPr>
          <w:rFonts w:ascii="Courier New" w:hAnsi="Courier New" w:cs="Courier New"/>
          <w:sz w:val="20"/>
          <w:szCs w:val="20"/>
        </w:rPr>
      </w:pPr>
      <w:r w:rsidRPr="00C86AA8">
        <w:rPr>
          <w:rFonts w:cs="Calibri"/>
        </w:rPr>
        <w:t>R</w:t>
      </w:r>
      <w:r w:rsidR="00AB00ED" w:rsidRPr="00C86AA8">
        <w:rPr>
          <w:rFonts w:cs="Calibri"/>
        </w:rPr>
        <w:t>eturn "Zp*</w:t>
      </w:r>
      <w:r w:rsidR="00AB00ED" w:rsidRPr="004653B9">
        <w:rPr>
          <w:rFonts w:ascii="Courier New" w:hAnsi="Courier New" w:cs="Courier New"/>
          <w:sz w:val="20"/>
          <w:szCs w:val="20"/>
        </w:rPr>
        <w:t>"</w:t>
      </w:r>
      <w:r w:rsidR="00742412">
        <w:rPr>
          <w:rFonts w:ascii="Courier New" w:hAnsi="Courier New" w:cs="Courier New"/>
          <w:sz w:val="20"/>
          <w:szCs w:val="20"/>
        </w:rPr>
        <w:t>.</w:t>
      </w:r>
    </w:p>
    <w:p w:rsidR="00742412" w:rsidRPr="00742412" w:rsidRDefault="00742412" w:rsidP="00742412">
      <w:pPr>
        <w:pStyle w:val="ListParagraph"/>
        <w:ind w:left="1080"/>
        <w:rPr>
          <w:rFonts w:ascii="Courier New" w:hAnsi="Courier New" w:cs="Courier New"/>
          <w:sz w:val="20"/>
          <w:szCs w:val="20"/>
        </w:rPr>
      </w:pPr>
    </w:p>
    <w:p w:rsidR="00AB00ED" w:rsidRPr="004653B9" w:rsidRDefault="004653B9" w:rsidP="00D54590">
      <w:pPr>
        <w:pStyle w:val="ListParagraph"/>
        <w:numPr>
          <w:ilvl w:val="0"/>
          <w:numId w:val="99"/>
        </w:numPr>
        <w:rPr>
          <w:rFonts w:ascii="Times New Roman" w:hAnsi="Times New Roman" w:cs="Times New Roman"/>
          <w:b/>
          <w:bCs/>
          <w:sz w:val="20"/>
          <w:szCs w:val="20"/>
          <w:lang w:bidi="he-IL"/>
        </w:rPr>
      </w:pPr>
      <w:r w:rsidRPr="004653B9">
        <w:rPr>
          <w:rFonts w:ascii="Times New Roman" w:hAnsi="Times New Roman" w:cs="Times New Roman"/>
          <w:b/>
          <w:bCs/>
          <w:sz w:val="20"/>
          <w:szCs w:val="20"/>
          <w:lang w:bidi="he-IL"/>
        </w:rPr>
        <w:t xml:space="preserve">Function: </w:t>
      </w:r>
      <w:r w:rsidR="00AB00ED" w:rsidRPr="004653B9">
        <w:rPr>
          <w:rFonts w:ascii="Times New Roman" w:hAnsi="Times New Roman" w:cs="Times New Roman"/>
          <w:b/>
          <w:bCs/>
          <w:sz w:val="20"/>
          <w:szCs w:val="20"/>
          <w:lang w:bidi="he-IL"/>
        </w:rPr>
        <w:t>getIdentity()</w:t>
      </w:r>
      <w:r w:rsidRPr="004653B9">
        <w:rPr>
          <w:rFonts w:ascii="Times New Roman" w:hAnsi="Times New Roman" w:cs="Times New Roman"/>
          <w:b/>
          <w:bCs/>
          <w:sz w:val="20"/>
          <w:szCs w:val="20"/>
          <w:lang w:bidi="he-IL"/>
        </w:rPr>
        <w:t xml:space="preserve"> : GroupElement</w:t>
      </w:r>
      <w:r w:rsidR="00AB00ED" w:rsidRPr="004653B9">
        <w:rPr>
          <w:rFonts w:ascii="Times New Roman" w:hAnsi="Times New Roman" w:cs="Times New Roman"/>
          <w:b/>
          <w:bCs/>
          <w:sz w:val="20"/>
          <w:szCs w:val="20"/>
          <w:lang w:bidi="he-IL"/>
        </w:rPr>
        <w:t xml:space="preserve"> </w:t>
      </w:r>
    </w:p>
    <w:p w:rsidR="00AB00ED" w:rsidRDefault="004653B9" w:rsidP="00D54590">
      <w:pPr>
        <w:pStyle w:val="ListParagraph"/>
        <w:numPr>
          <w:ilvl w:val="1"/>
          <w:numId w:val="98"/>
        </w:numPr>
        <w:rPr>
          <w:rFonts w:ascii="Courier New" w:hAnsi="Courier New" w:cs="Courier New"/>
          <w:sz w:val="20"/>
          <w:szCs w:val="20"/>
        </w:rPr>
      </w:pPr>
      <w:r w:rsidRPr="00C86AA8">
        <w:rPr>
          <w:rFonts w:cs="Calibri"/>
        </w:rPr>
        <w:t xml:space="preserve">Create and </w:t>
      </w:r>
      <w:r w:rsidR="00AB00ED" w:rsidRPr="00C86AA8">
        <w:rPr>
          <w:rFonts w:cs="Calibri"/>
        </w:rPr>
        <w:t xml:space="preserve">return </w:t>
      </w:r>
      <w:r w:rsidRPr="00C86AA8">
        <w:rPr>
          <w:rFonts w:cs="Calibri"/>
        </w:rPr>
        <w:t>a</w:t>
      </w:r>
      <w:r w:rsidR="00AB00ED" w:rsidRPr="00C86AA8">
        <w:rPr>
          <w:rFonts w:cs="Calibri"/>
        </w:rPr>
        <w:t xml:space="preserve"> ZpSafePrimeElementCryptoPp</w:t>
      </w:r>
      <w:r w:rsidRPr="00C86AA8">
        <w:rPr>
          <w:rFonts w:cs="Calibri"/>
        </w:rPr>
        <w:t xml:space="preserve"> object with value equal to 1 (one).</w:t>
      </w:r>
    </w:p>
    <w:p w:rsidR="00AB00ED" w:rsidRDefault="004653B9" w:rsidP="00D54590">
      <w:pPr>
        <w:pStyle w:val="Caption"/>
        <w:numPr>
          <w:ilvl w:val="0"/>
          <w:numId w:val="98"/>
        </w:numPr>
      </w:pPr>
      <w:r>
        <w:t xml:space="preserve">Function: </w:t>
      </w:r>
      <w:r w:rsidR="00AB00ED">
        <w:t>GroupElement createRandomElement() {</w:t>
      </w:r>
    </w:p>
    <w:p w:rsidR="00AB00ED" w:rsidRPr="001B5803" w:rsidRDefault="004653B9" w:rsidP="001B5803">
      <w:pPr>
        <w:rPr>
          <w:rFonts w:asciiTheme="minorHAnsi" w:hAnsiTheme="minorHAnsi" w:cstheme="minorHAnsi"/>
          <w:sz w:val="20"/>
          <w:szCs w:val="20"/>
        </w:rPr>
      </w:pPr>
      <w:r w:rsidRPr="001B5803">
        <w:rPr>
          <w:rFonts w:asciiTheme="minorHAnsi" w:hAnsiTheme="minorHAnsi" w:cstheme="minorHAnsi"/>
          <w:color w:val="000000"/>
          <w:sz w:val="20"/>
          <w:szCs w:val="20"/>
        </w:rPr>
        <w:t>The creation of group elements for this Dlog Group is performed via the Dlog Group itself which knows all the relvant parameters. Therefore, the constructor of ZpSafePrimeElementCryptoPp is package private</w:t>
      </w:r>
      <w:r w:rsidR="001B5803" w:rsidRPr="001B5803">
        <w:rPr>
          <w:rFonts w:asciiTheme="minorHAnsi" w:hAnsiTheme="minorHAnsi" w:cstheme="minorHAnsi"/>
          <w:color w:val="000000"/>
          <w:sz w:val="20"/>
          <w:szCs w:val="20"/>
        </w:rPr>
        <w:t xml:space="preserve"> and the correct way to create random element in the group is via the group itself.</w:t>
      </w:r>
      <w:r w:rsidR="00AB00ED" w:rsidRPr="001B5803">
        <w:rPr>
          <w:rFonts w:asciiTheme="minorHAnsi" w:hAnsiTheme="minorHAnsi" w:cstheme="minorHAnsi"/>
          <w:color w:val="000000"/>
          <w:sz w:val="20"/>
          <w:szCs w:val="20"/>
        </w:rPr>
        <w:tab/>
      </w:r>
      <w:r w:rsidR="00AB00ED" w:rsidRPr="001B5803">
        <w:rPr>
          <w:rFonts w:asciiTheme="minorHAnsi" w:hAnsiTheme="minorHAnsi" w:cstheme="minorHAnsi"/>
          <w:color w:val="000000"/>
          <w:sz w:val="20"/>
          <w:szCs w:val="20"/>
        </w:rPr>
        <w:tab/>
      </w:r>
    </w:p>
    <w:p w:rsidR="00AB00ED" w:rsidRPr="001B5803" w:rsidRDefault="001B5803" w:rsidP="00D54590">
      <w:pPr>
        <w:pStyle w:val="ListParagraph"/>
        <w:numPr>
          <w:ilvl w:val="1"/>
          <w:numId w:val="98"/>
        </w:numPr>
        <w:rPr>
          <w:rFonts w:ascii="Courier New" w:hAnsi="Courier New" w:cs="Courier New"/>
          <w:sz w:val="20"/>
          <w:szCs w:val="20"/>
        </w:rPr>
      </w:pPr>
      <w:r w:rsidRPr="00C86AA8">
        <w:rPr>
          <w:rFonts w:cs="Calibri"/>
        </w:rPr>
        <w:t xml:space="preserve">Create and </w:t>
      </w:r>
      <w:r w:rsidR="00AB00ED" w:rsidRPr="00C86AA8">
        <w:rPr>
          <w:rFonts w:cs="Calibri"/>
        </w:rPr>
        <w:t>return</w:t>
      </w:r>
      <w:r w:rsidRPr="00C86AA8">
        <w:rPr>
          <w:rFonts w:cs="Calibri"/>
        </w:rPr>
        <w:t xml:space="preserve"> a</w:t>
      </w:r>
      <w:r w:rsidR="00AB00ED" w:rsidRPr="00C86AA8">
        <w:rPr>
          <w:rFonts w:cs="Calibri"/>
        </w:rPr>
        <w:t xml:space="preserve"> new ZpSafePrimeElementCryptoPp</w:t>
      </w:r>
      <w:r w:rsidRPr="001B5803">
        <w:rPr>
          <w:rFonts w:ascii="Courier New" w:hAnsi="Courier New" w:cs="Courier New"/>
          <w:sz w:val="20"/>
          <w:szCs w:val="20"/>
        </w:rPr>
        <w:t>.</w:t>
      </w:r>
    </w:p>
    <w:p w:rsidR="00AB00ED" w:rsidRPr="001B5803" w:rsidRDefault="001B5803" w:rsidP="00D54590">
      <w:pPr>
        <w:pStyle w:val="Caption"/>
        <w:numPr>
          <w:ilvl w:val="0"/>
          <w:numId w:val="98"/>
        </w:numPr>
      </w:pPr>
      <w:r w:rsidRPr="001B5803">
        <w:t>Function:</w:t>
      </w:r>
      <w:r w:rsidR="00AB00ED" w:rsidRPr="001B5803">
        <w:t xml:space="preserve"> isMember(GroupElement element)</w:t>
      </w:r>
      <w:r w:rsidRPr="001B5803">
        <w:t>: boolean</w:t>
      </w:r>
      <w:r w:rsidR="00AB00ED" w:rsidRPr="001B5803">
        <w:t xml:space="preserve"> </w:t>
      </w:r>
    </w:p>
    <w:p w:rsidR="001B5803" w:rsidRPr="001B5803" w:rsidRDefault="001B5803" w:rsidP="001B5803">
      <w:pPr>
        <w:rPr>
          <w:rFonts w:asciiTheme="minorHAnsi" w:hAnsiTheme="minorHAnsi" w:cstheme="minorHAnsi"/>
          <w:color w:val="000000"/>
          <w:sz w:val="20"/>
          <w:szCs w:val="20"/>
        </w:rPr>
      </w:pPr>
      <w:r w:rsidRPr="001B5803">
        <w:rPr>
          <w:rFonts w:asciiTheme="minorHAnsi" w:hAnsiTheme="minorHAnsi" w:cstheme="minorHAnsi"/>
          <w:color w:val="000000"/>
          <w:sz w:val="20"/>
          <w:szCs w:val="20"/>
        </w:rPr>
        <w:t xml:space="preserve">This function </w:t>
      </w:r>
      <w:r>
        <w:rPr>
          <w:rFonts w:asciiTheme="minorHAnsi" w:hAnsiTheme="minorHAnsi" w:cstheme="minorHAnsi"/>
          <w:color w:val="000000"/>
          <w:sz w:val="20"/>
          <w:szCs w:val="20"/>
        </w:rPr>
        <w:t>c</w:t>
      </w:r>
      <w:r w:rsidRPr="001B5803">
        <w:rPr>
          <w:rFonts w:asciiTheme="minorHAnsi" w:hAnsiTheme="minorHAnsi" w:cstheme="minorHAnsi"/>
          <w:color w:val="000000"/>
          <w:sz w:val="20"/>
          <w:szCs w:val="20"/>
        </w:rPr>
        <w:t xml:space="preserve">hecks if the given element is </w:t>
      </w:r>
      <w:r>
        <w:rPr>
          <w:rFonts w:asciiTheme="minorHAnsi" w:hAnsiTheme="minorHAnsi" w:cstheme="minorHAnsi"/>
          <w:color w:val="000000"/>
          <w:sz w:val="20"/>
          <w:szCs w:val="20"/>
        </w:rPr>
        <w:t xml:space="preserve">a </w:t>
      </w:r>
      <w:r w:rsidRPr="001B5803">
        <w:rPr>
          <w:rFonts w:asciiTheme="minorHAnsi" w:hAnsiTheme="minorHAnsi" w:cstheme="minorHAnsi"/>
          <w:color w:val="000000"/>
          <w:sz w:val="20"/>
          <w:szCs w:val="20"/>
        </w:rPr>
        <w:t>member of this Dlog group.</w:t>
      </w:r>
    </w:p>
    <w:p w:rsidR="00AB00ED" w:rsidRPr="00C86AA8" w:rsidRDefault="001B5803" w:rsidP="00D54590">
      <w:pPr>
        <w:pStyle w:val="ListParagraph"/>
        <w:numPr>
          <w:ilvl w:val="1"/>
          <w:numId w:val="98"/>
        </w:numPr>
        <w:rPr>
          <w:rFonts w:cs="Calibri"/>
        </w:rPr>
      </w:pPr>
      <w:r w:rsidRPr="00C86AA8">
        <w:rPr>
          <w:rFonts w:cs="Calibri"/>
        </w:rPr>
        <w:t>C</w:t>
      </w:r>
      <w:r w:rsidR="00AB00ED" w:rsidRPr="00C86AA8">
        <w:rPr>
          <w:rFonts w:cs="Calibri"/>
        </w:rPr>
        <w:t xml:space="preserve">heck if </w:t>
      </w:r>
      <w:r w:rsidRPr="00C86AA8">
        <w:rPr>
          <w:rFonts w:cs="Calibri"/>
        </w:rPr>
        <w:t xml:space="preserve">the </w:t>
      </w:r>
      <w:r w:rsidR="00AB00ED" w:rsidRPr="00C86AA8">
        <w:rPr>
          <w:rFonts w:cs="Calibri"/>
        </w:rPr>
        <w:t xml:space="preserve">element is </w:t>
      </w:r>
      <w:r w:rsidRPr="00C86AA8">
        <w:rPr>
          <w:rFonts w:cs="Calibri"/>
        </w:rPr>
        <w:t xml:space="preserve">of type </w:t>
      </w:r>
      <w:r w:rsidR="00AB00ED" w:rsidRPr="00C86AA8">
        <w:rPr>
          <w:rFonts w:cs="Calibri"/>
        </w:rPr>
        <w:t>ZpElementCryptoPp</w:t>
      </w:r>
      <w:r w:rsidRPr="00C86AA8">
        <w:rPr>
          <w:rFonts w:cs="Calibri"/>
        </w:rPr>
        <w:t xml:space="preserve">.If not </w:t>
      </w:r>
      <w:proofErr w:type="gramStart"/>
      <w:r w:rsidRPr="00C86AA8">
        <w:rPr>
          <w:rFonts w:cs="Calibri"/>
        </w:rPr>
        <w:t>throw</w:t>
      </w:r>
      <w:proofErr w:type="gramEnd"/>
      <w:r w:rsidRPr="00C86AA8">
        <w:rPr>
          <w:rFonts w:cs="Calibri"/>
        </w:rPr>
        <w:t xml:space="preserve"> IllegalArgumentException.</w:t>
      </w:r>
    </w:p>
    <w:p w:rsidR="00AB00ED" w:rsidRPr="00C86AA8" w:rsidRDefault="001B5803" w:rsidP="00D54590">
      <w:pPr>
        <w:pStyle w:val="ListParagraph"/>
        <w:numPr>
          <w:ilvl w:val="1"/>
          <w:numId w:val="98"/>
        </w:numPr>
        <w:rPr>
          <w:rFonts w:cs="Calibri"/>
        </w:rPr>
      </w:pPr>
      <w:r w:rsidRPr="00C86AA8">
        <w:rPr>
          <w:rFonts w:cs="Calibri"/>
        </w:rPr>
        <w:t xml:space="preserve">Call the native function </w:t>
      </w:r>
      <w:proofErr w:type="gramStart"/>
      <w:r w:rsidR="00AB00ED" w:rsidRPr="00C86AA8">
        <w:rPr>
          <w:rFonts w:cs="Calibri"/>
        </w:rPr>
        <w:t>validateZpElement(</w:t>
      </w:r>
      <w:proofErr w:type="gramEnd"/>
      <w:r w:rsidRPr="00C86AA8">
        <w:rPr>
          <w:rFonts w:cs="Calibri"/>
        </w:rPr>
        <w:t>…) which checks if this “element” is an element of this group indeed. The actual check is performed by the Crypto++ library.</w:t>
      </w:r>
    </w:p>
    <w:p w:rsidR="001B5803" w:rsidRDefault="001B5803" w:rsidP="00D54590">
      <w:pPr>
        <w:pStyle w:val="ListParagraph"/>
        <w:numPr>
          <w:ilvl w:val="1"/>
          <w:numId w:val="98"/>
        </w:numPr>
        <w:rPr>
          <w:rFonts w:ascii="Courier New" w:hAnsi="Courier New" w:cs="Courier New"/>
          <w:sz w:val="20"/>
          <w:szCs w:val="20"/>
        </w:rPr>
      </w:pPr>
      <w:r w:rsidRPr="00C86AA8">
        <w:rPr>
          <w:rFonts w:cs="Calibri"/>
        </w:rPr>
        <w:t>Return true if validateZpElement succeeded, false otherwise.</w:t>
      </w:r>
    </w:p>
    <w:p w:rsidR="00AB00ED" w:rsidRDefault="00AB00ED" w:rsidP="00742412">
      <w:pPr>
        <w:rPr>
          <w:rFonts w:ascii="Courier New" w:hAnsi="Courier New" w:cs="Courier New"/>
          <w:sz w:val="20"/>
          <w:szCs w:val="20"/>
        </w:rPr>
      </w:pPr>
      <w:r>
        <w:rPr>
          <w:rFonts w:ascii="Courier New" w:hAnsi="Courier New" w:cs="Courier New"/>
          <w:color w:val="000000"/>
          <w:sz w:val="20"/>
          <w:szCs w:val="20"/>
        </w:rPr>
        <w:tab/>
      </w:r>
    </w:p>
    <w:p w:rsidR="00AB00ED" w:rsidRPr="001B5803" w:rsidRDefault="00AB00ED" w:rsidP="00D54590">
      <w:pPr>
        <w:pStyle w:val="Caption"/>
        <w:numPr>
          <w:ilvl w:val="0"/>
          <w:numId w:val="98"/>
        </w:numPr>
      </w:pPr>
      <w:r w:rsidRPr="001B5803">
        <w:tab/>
      </w:r>
      <w:r w:rsidR="001B5803" w:rsidRPr="001B5803">
        <w:t xml:space="preserve">Function: </w:t>
      </w:r>
      <w:r w:rsidRPr="001B5803">
        <w:t>isGenerator()</w:t>
      </w:r>
      <w:r w:rsidR="001B5803" w:rsidRPr="001B5803">
        <w:t>:Boolean</w:t>
      </w:r>
    </w:p>
    <w:p w:rsidR="001B5803" w:rsidRPr="00747021" w:rsidRDefault="001B5803" w:rsidP="001B5803">
      <w:pPr>
        <w:rPr>
          <w:rFonts w:asciiTheme="minorHAnsi" w:hAnsiTheme="minorHAnsi" w:cstheme="minorHAnsi"/>
          <w:color w:val="000000"/>
          <w:sz w:val="20"/>
          <w:szCs w:val="20"/>
        </w:rPr>
      </w:pPr>
      <w:r w:rsidRPr="00747021">
        <w:rPr>
          <w:rFonts w:asciiTheme="minorHAnsi" w:hAnsiTheme="minorHAnsi" w:cstheme="minorHAnsi"/>
          <w:color w:val="000000"/>
          <w:sz w:val="20"/>
          <w:szCs w:val="20"/>
        </w:rPr>
        <w:t>This function Checks if the given generator is indeed the generator of the group.</w:t>
      </w:r>
    </w:p>
    <w:p w:rsidR="001B5803" w:rsidRPr="00C86AA8" w:rsidRDefault="001B5803" w:rsidP="00D54590">
      <w:pPr>
        <w:pStyle w:val="ListParagraph"/>
        <w:numPr>
          <w:ilvl w:val="1"/>
          <w:numId w:val="98"/>
        </w:numPr>
        <w:rPr>
          <w:rFonts w:cs="Calibri"/>
        </w:rPr>
      </w:pPr>
      <w:r w:rsidRPr="00C86AA8">
        <w:rPr>
          <w:rFonts w:cs="Calibri"/>
        </w:rPr>
        <w:t>Call the native function validateZpGenerator (…) which checks if this “element” is a generator of this group indeed. The actual check is performed by the Crypto++ library.</w:t>
      </w:r>
    </w:p>
    <w:p w:rsidR="001B5803" w:rsidRDefault="001B5803" w:rsidP="00D54590">
      <w:pPr>
        <w:pStyle w:val="ListParagraph"/>
        <w:numPr>
          <w:ilvl w:val="1"/>
          <w:numId w:val="98"/>
        </w:numPr>
        <w:rPr>
          <w:rFonts w:ascii="Courier New" w:hAnsi="Courier New" w:cs="Courier New"/>
          <w:sz w:val="20"/>
          <w:szCs w:val="20"/>
        </w:rPr>
      </w:pPr>
      <w:r w:rsidRPr="00C86AA8">
        <w:rPr>
          <w:rFonts w:cs="Calibri"/>
        </w:rPr>
        <w:t>Return true if validateZpGenerator succeeded, false otherwise.</w:t>
      </w:r>
    </w:p>
    <w:p w:rsidR="00AB00ED" w:rsidRDefault="00AB00ED" w:rsidP="00747021">
      <w:pPr>
        <w:rPr>
          <w:rFonts w:ascii="Courier New" w:hAnsi="Courier New" w:cs="Courier New"/>
          <w:sz w:val="20"/>
          <w:szCs w:val="20"/>
        </w:rPr>
      </w:pPr>
    </w:p>
    <w:p w:rsidR="00AB00ED" w:rsidRPr="00747021" w:rsidRDefault="00AB00ED" w:rsidP="00D54590">
      <w:pPr>
        <w:pStyle w:val="Caption"/>
        <w:numPr>
          <w:ilvl w:val="0"/>
          <w:numId w:val="98"/>
        </w:numPr>
      </w:pPr>
      <w:r w:rsidRPr="00747021">
        <w:tab/>
      </w:r>
      <w:r w:rsidR="00747021" w:rsidRPr="00747021">
        <w:t>Function:</w:t>
      </w:r>
      <w:r w:rsidRPr="00747021">
        <w:t xml:space="preserve"> validateGroup()</w:t>
      </w:r>
      <w:r w:rsidR="00747021" w:rsidRPr="00747021">
        <w:t>:Boolean</w:t>
      </w:r>
    </w:p>
    <w:p w:rsidR="00747021" w:rsidRPr="00747021" w:rsidRDefault="00747021" w:rsidP="00747021">
      <w:pPr>
        <w:rPr>
          <w:rFonts w:asciiTheme="minorHAnsi" w:hAnsiTheme="minorHAnsi" w:cstheme="minorHAnsi"/>
          <w:color w:val="000000"/>
          <w:sz w:val="20"/>
          <w:szCs w:val="20"/>
        </w:rPr>
      </w:pPr>
      <w:r w:rsidRPr="00747021">
        <w:rPr>
          <w:rFonts w:asciiTheme="minorHAnsi" w:hAnsiTheme="minorHAnsi" w:cstheme="minorHAnsi"/>
          <w:color w:val="000000"/>
          <w:sz w:val="20"/>
          <w:szCs w:val="20"/>
        </w:rPr>
        <w:t>This function Checks if the parameters of the group are correct.</w:t>
      </w:r>
    </w:p>
    <w:p w:rsidR="00747021" w:rsidRPr="00C86AA8" w:rsidRDefault="00747021" w:rsidP="00D54590">
      <w:pPr>
        <w:pStyle w:val="ListParagraph"/>
        <w:numPr>
          <w:ilvl w:val="1"/>
          <w:numId w:val="98"/>
        </w:numPr>
        <w:rPr>
          <w:rFonts w:cs="Calibri"/>
        </w:rPr>
      </w:pPr>
      <w:r w:rsidRPr="00C86AA8">
        <w:rPr>
          <w:rFonts w:cs="Calibri"/>
        </w:rPr>
        <w:t>Call the native function validateZpGroup (…) which checks if the parameters of the group are correct. The actual check is performed by the Crypto++ library.</w:t>
      </w:r>
    </w:p>
    <w:p w:rsidR="00747021" w:rsidRDefault="00747021" w:rsidP="00D54590">
      <w:pPr>
        <w:pStyle w:val="ListParagraph"/>
        <w:numPr>
          <w:ilvl w:val="1"/>
          <w:numId w:val="98"/>
        </w:numPr>
        <w:rPr>
          <w:rFonts w:ascii="Courier New" w:hAnsi="Courier New" w:cs="Courier New"/>
          <w:sz w:val="20"/>
          <w:szCs w:val="20"/>
        </w:rPr>
      </w:pPr>
      <w:r w:rsidRPr="00C86AA8">
        <w:rPr>
          <w:rFonts w:cs="Calibri"/>
        </w:rPr>
        <w:t>Return true if validateZpGroup succeeded, false otherwise.</w:t>
      </w:r>
    </w:p>
    <w:p w:rsidR="00AB00ED" w:rsidRDefault="00AB00ED" w:rsidP="00AB00ED">
      <w:pPr>
        <w:rPr>
          <w:rFonts w:ascii="Courier New" w:hAnsi="Courier New" w:cs="Courier New"/>
          <w:sz w:val="20"/>
          <w:szCs w:val="20"/>
        </w:rPr>
      </w:pPr>
    </w:p>
    <w:p w:rsidR="00AB00ED" w:rsidRPr="00747021" w:rsidRDefault="00747021" w:rsidP="00D54590">
      <w:pPr>
        <w:pStyle w:val="ListParagraph"/>
        <w:numPr>
          <w:ilvl w:val="0"/>
          <w:numId w:val="98"/>
        </w:numPr>
        <w:rPr>
          <w:rFonts w:ascii="Courier New" w:hAnsi="Courier New" w:cs="Courier New"/>
          <w:color w:val="000000"/>
          <w:sz w:val="20"/>
          <w:szCs w:val="20"/>
        </w:rPr>
      </w:pPr>
      <w:r w:rsidRPr="00747021">
        <w:rPr>
          <w:rFonts w:ascii="Times New Roman" w:hAnsi="Times New Roman" w:cs="Times New Roman"/>
          <w:b/>
          <w:bCs/>
          <w:sz w:val="20"/>
          <w:szCs w:val="20"/>
          <w:lang w:bidi="he-IL"/>
        </w:rPr>
        <w:t>Function:</w:t>
      </w:r>
      <w:r w:rsidR="00AB00ED" w:rsidRPr="00747021">
        <w:rPr>
          <w:rFonts w:ascii="Times New Roman" w:hAnsi="Times New Roman" w:cs="Times New Roman"/>
          <w:b/>
          <w:bCs/>
          <w:sz w:val="20"/>
          <w:szCs w:val="20"/>
          <w:lang w:bidi="he-IL"/>
        </w:rPr>
        <w:t xml:space="preserve"> getInverse(GroupElement groupElement)</w:t>
      </w:r>
      <w:r w:rsidRPr="00747021">
        <w:rPr>
          <w:rFonts w:ascii="Times New Roman" w:hAnsi="Times New Roman" w:cs="Times New Roman"/>
          <w:b/>
          <w:bCs/>
          <w:sz w:val="20"/>
          <w:szCs w:val="20"/>
          <w:lang w:bidi="he-IL"/>
        </w:rPr>
        <w:t>: GroupElement</w:t>
      </w:r>
      <w:r w:rsidR="00AB00ED" w:rsidRPr="00747021">
        <w:rPr>
          <w:rFonts w:ascii="Times New Roman" w:hAnsi="Times New Roman" w:cs="Times New Roman"/>
          <w:b/>
          <w:bCs/>
          <w:sz w:val="20"/>
          <w:szCs w:val="20"/>
          <w:lang w:bidi="he-IL"/>
        </w:rPr>
        <w:t xml:space="preserve"> throws</w:t>
      </w:r>
      <w:r>
        <w:rPr>
          <w:rFonts w:ascii="Times New Roman" w:hAnsi="Times New Roman" w:cs="Times New Roman"/>
          <w:b/>
          <w:bCs/>
          <w:sz w:val="20"/>
          <w:szCs w:val="20"/>
          <w:lang w:bidi="he-IL"/>
        </w:rPr>
        <w:t xml:space="preserve"> </w:t>
      </w:r>
      <w:r w:rsidR="00AB00ED" w:rsidRPr="00747021">
        <w:rPr>
          <w:rFonts w:ascii="Times New Roman" w:hAnsi="Times New Roman" w:cs="Times New Roman"/>
          <w:b/>
          <w:bCs/>
          <w:sz w:val="20"/>
          <w:szCs w:val="20"/>
          <w:lang w:bidi="he-IL"/>
        </w:rPr>
        <w:t>IllegalArgumentException</w:t>
      </w:r>
    </w:p>
    <w:p w:rsidR="00747021" w:rsidRPr="00747021" w:rsidRDefault="00747021" w:rsidP="00747021">
      <w:pPr>
        <w:rPr>
          <w:rFonts w:asciiTheme="minorHAnsi" w:hAnsiTheme="minorHAnsi" w:cstheme="minorHAnsi"/>
          <w:color w:val="000000"/>
          <w:sz w:val="20"/>
          <w:szCs w:val="20"/>
        </w:rPr>
      </w:pPr>
      <w:proofErr w:type="gramStart"/>
      <w:r w:rsidRPr="00747021">
        <w:rPr>
          <w:rFonts w:asciiTheme="minorHAnsi" w:hAnsiTheme="minorHAnsi" w:cstheme="minorHAnsi"/>
          <w:color w:val="000000"/>
          <w:sz w:val="20"/>
          <w:szCs w:val="20"/>
        </w:rPr>
        <w:t>This function alculates the inverse of the given GroupElement</w:t>
      </w:r>
      <w:r>
        <w:rPr>
          <w:rFonts w:asciiTheme="minorHAnsi" w:hAnsiTheme="minorHAnsi" w:cstheme="minorHAnsi"/>
          <w:color w:val="000000"/>
          <w:sz w:val="20"/>
          <w:szCs w:val="20"/>
        </w:rPr>
        <w:t>.</w:t>
      </w:r>
      <w:proofErr w:type="gramEnd"/>
    </w:p>
    <w:p w:rsidR="00AB00ED" w:rsidRPr="00C86AA8" w:rsidRDefault="00747021" w:rsidP="00D54590">
      <w:pPr>
        <w:pStyle w:val="ListParagraph"/>
        <w:numPr>
          <w:ilvl w:val="1"/>
          <w:numId w:val="98"/>
        </w:numPr>
        <w:rPr>
          <w:rFonts w:cs="Calibri"/>
        </w:rPr>
      </w:pPr>
      <w:r w:rsidRPr="00C86AA8">
        <w:rPr>
          <w:rFonts w:cs="Calibri"/>
        </w:rPr>
        <w:t>Check if groupElement is of type ZpSafePrimeElementCryptoPp. If not throw IllegalArgumentException.</w:t>
      </w:r>
    </w:p>
    <w:p w:rsidR="00747021" w:rsidRPr="00C86AA8" w:rsidRDefault="00747021" w:rsidP="00D54590">
      <w:pPr>
        <w:pStyle w:val="ListParagraph"/>
        <w:numPr>
          <w:ilvl w:val="1"/>
          <w:numId w:val="98"/>
        </w:numPr>
        <w:rPr>
          <w:rFonts w:cs="Calibri"/>
        </w:rPr>
      </w:pPr>
      <w:r w:rsidRPr="00C86AA8">
        <w:rPr>
          <w:rFonts w:cs="Calibri"/>
        </w:rPr>
        <w:lastRenderedPageBreak/>
        <w:t>Call the native inverse function to obtain a pointer to an element created by the native code which is the inverse of the group element of the argument.</w:t>
      </w:r>
    </w:p>
    <w:p w:rsidR="00747021" w:rsidRDefault="00747021" w:rsidP="00D54590">
      <w:pPr>
        <w:pStyle w:val="ListParagraph"/>
        <w:numPr>
          <w:ilvl w:val="1"/>
          <w:numId w:val="98"/>
        </w:numPr>
        <w:rPr>
          <w:rFonts w:ascii="Courier New" w:hAnsi="Courier New" w:cs="Courier New"/>
          <w:sz w:val="20"/>
          <w:szCs w:val="20"/>
        </w:rPr>
      </w:pPr>
      <w:r w:rsidRPr="00C86AA8">
        <w:rPr>
          <w:rFonts w:cs="Calibri"/>
        </w:rPr>
        <w:t>Create and return a ZpElementCryptoPp element from the pointer obtained.</w:t>
      </w:r>
    </w:p>
    <w:p w:rsidR="00C86AA8" w:rsidRPr="00C86AA8" w:rsidRDefault="00C86AA8" w:rsidP="00C86AA8">
      <w:pPr>
        <w:rPr>
          <w:b/>
          <w:bCs/>
          <w:sz w:val="20"/>
          <w:szCs w:val="20"/>
        </w:rPr>
      </w:pPr>
    </w:p>
    <w:p w:rsidR="00AB00ED" w:rsidRPr="005E66E4" w:rsidRDefault="00747021" w:rsidP="00D54590">
      <w:pPr>
        <w:pStyle w:val="ListParagraph"/>
        <w:numPr>
          <w:ilvl w:val="0"/>
          <w:numId w:val="98"/>
        </w:numPr>
        <w:rPr>
          <w:rFonts w:ascii="Times New Roman" w:hAnsi="Times New Roman" w:cs="Times New Roman"/>
          <w:b/>
          <w:bCs/>
          <w:sz w:val="20"/>
          <w:szCs w:val="20"/>
          <w:lang w:bidi="he-IL"/>
        </w:rPr>
      </w:pPr>
      <w:r w:rsidRPr="005E66E4">
        <w:rPr>
          <w:rFonts w:ascii="Times New Roman" w:hAnsi="Times New Roman" w:cs="Times New Roman"/>
          <w:b/>
          <w:bCs/>
          <w:sz w:val="20"/>
          <w:szCs w:val="20"/>
          <w:lang w:bidi="he-IL"/>
        </w:rPr>
        <w:t>Function:</w:t>
      </w:r>
      <w:r w:rsidR="00AB00ED" w:rsidRPr="005E66E4">
        <w:rPr>
          <w:rFonts w:ascii="Times New Roman" w:hAnsi="Times New Roman" w:cs="Times New Roman"/>
          <w:b/>
          <w:bCs/>
          <w:sz w:val="20"/>
          <w:szCs w:val="20"/>
          <w:lang w:bidi="he-IL"/>
        </w:rPr>
        <w:t xml:space="preserve"> exponentiate(GroupElement base, BigInteger exponent)</w:t>
      </w:r>
      <w:r w:rsidRPr="005E66E4">
        <w:rPr>
          <w:rFonts w:ascii="Times New Roman" w:hAnsi="Times New Roman" w:cs="Times New Roman"/>
          <w:b/>
          <w:bCs/>
          <w:sz w:val="20"/>
          <w:szCs w:val="20"/>
          <w:lang w:bidi="he-IL"/>
        </w:rPr>
        <w:t>: GroupElement</w:t>
      </w:r>
      <w:r w:rsidR="00AB00ED" w:rsidRPr="005E66E4">
        <w:rPr>
          <w:rFonts w:ascii="Times New Roman" w:hAnsi="Times New Roman" w:cs="Times New Roman"/>
          <w:b/>
          <w:bCs/>
          <w:sz w:val="20"/>
          <w:szCs w:val="20"/>
          <w:lang w:bidi="he-IL"/>
        </w:rPr>
        <w:t xml:space="preserve"> throws</w:t>
      </w:r>
      <w:r w:rsidR="00C86AA8" w:rsidRPr="005E66E4">
        <w:rPr>
          <w:rFonts w:ascii="Times New Roman" w:hAnsi="Times New Roman" w:cs="Times New Roman"/>
          <w:b/>
          <w:bCs/>
          <w:sz w:val="20"/>
          <w:szCs w:val="20"/>
          <w:lang w:bidi="he-IL"/>
        </w:rPr>
        <w:t xml:space="preserve"> </w:t>
      </w:r>
      <w:r w:rsidR="00AB00ED" w:rsidRPr="005E66E4">
        <w:rPr>
          <w:rFonts w:ascii="Times New Roman" w:hAnsi="Times New Roman" w:cs="Times New Roman"/>
          <w:b/>
          <w:bCs/>
          <w:sz w:val="20"/>
          <w:szCs w:val="20"/>
          <w:lang w:bidi="he-IL"/>
        </w:rPr>
        <w:t>IllegalArgumentExceptio</w:t>
      </w:r>
      <w:r w:rsidRPr="005E66E4">
        <w:rPr>
          <w:rFonts w:ascii="Times New Roman" w:hAnsi="Times New Roman" w:cs="Times New Roman"/>
          <w:b/>
          <w:bCs/>
          <w:sz w:val="20"/>
          <w:szCs w:val="20"/>
          <w:lang w:bidi="he-IL"/>
        </w:rPr>
        <w:t>n</w:t>
      </w:r>
    </w:p>
    <w:p w:rsidR="00747021" w:rsidRPr="00C86AA8" w:rsidRDefault="00747021" w:rsidP="00747021">
      <w:pPr>
        <w:rPr>
          <w:rFonts w:asciiTheme="minorHAnsi" w:hAnsiTheme="minorHAnsi" w:cstheme="minorHAnsi"/>
          <w:color w:val="000000"/>
          <w:sz w:val="20"/>
          <w:szCs w:val="20"/>
        </w:rPr>
      </w:pPr>
      <w:r w:rsidRPr="00C86AA8">
        <w:rPr>
          <w:rFonts w:asciiTheme="minorHAnsi" w:hAnsiTheme="minorHAnsi" w:cstheme="minorHAnsi"/>
          <w:color w:val="000000"/>
          <w:sz w:val="20"/>
          <w:szCs w:val="20"/>
        </w:rPr>
        <w:t>This function raises the base GroupElement to the exponent. The result is another GroupElement.</w:t>
      </w:r>
    </w:p>
    <w:p w:rsidR="00AB00ED" w:rsidRPr="00C86AA8" w:rsidRDefault="00747021" w:rsidP="00D54590">
      <w:pPr>
        <w:pStyle w:val="ListParagraph"/>
        <w:numPr>
          <w:ilvl w:val="1"/>
          <w:numId w:val="98"/>
        </w:numPr>
        <w:rPr>
          <w:rFonts w:cs="Calibri"/>
        </w:rPr>
      </w:pPr>
      <w:r w:rsidRPr="00C86AA8">
        <w:rPr>
          <w:rFonts w:cs="Calibri"/>
        </w:rPr>
        <w:t>Check if the base is of type ZpSafePrimeElementCryptoPp. If not throw IllegalArgumentException.</w:t>
      </w:r>
    </w:p>
    <w:p w:rsidR="00AB00ED" w:rsidRPr="00C86AA8" w:rsidRDefault="00747021" w:rsidP="00D54590">
      <w:pPr>
        <w:pStyle w:val="ListParagraph"/>
        <w:numPr>
          <w:ilvl w:val="1"/>
          <w:numId w:val="98"/>
        </w:numPr>
        <w:rPr>
          <w:rFonts w:cs="Calibri"/>
        </w:rPr>
      </w:pPr>
      <w:r w:rsidRPr="00C86AA8">
        <w:rPr>
          <w:rFonts w:cs="Calibri"/>
        </w:rPr>
        <w:t>C</w:t>
      </w:r>
      <w:r w:rsidR="00AB00ED" w:rsidRPr="00C86AA8">
        <w:rPr>
          <w:rFonts w:cs="Calibri"/>
        </w:rPr>
        <w:t>all t</w:t>
      </w:r>
      <w:r w:rsidRPr="00C86AA8">
        <w:rPr>
          <w:rFonts w:cs="Calibri"/>
        </w:rPr>
        <w:t>he</w:t>
      </w:r>
      <w:r w:rsidR="00AB00ED" w:rsidRPr="00C86AA8">
        <w:rPr>
          <w:rFonts w:cs="Calibri"/>
        </w:rPr>
        <w:t xml:space="preserve"> native exponentiate function</w:t>
      </w:r>
      <w:r w:rsidRPr="00C86AA8">
        <w:rPr>
          <w:rFonts w:cs="Calibri"/>
        </w:rPr>
        <w:t xml:space="preserve">. It returns a pointer to </w:t>
      </w:r>
      <w:r w:rsidR="00C86AA8" w:rsidRPr="00C86AA8">
        <w:rPr>
          <w:rFonts w:cs="Calibri"/>
        </w:rPr>
        <w:t>the resulting group element in the native code.</w:t>
      </w:r>
    </w:p>
    <w:p w:rsidR="00AB00ED" w:rsidRDefault="00C86AA8" w:rsidP="00D54590">
      <w:pPr>
        <w:pStyle w:val="ListParagraph"/>
        <w:numPr>
          <w:ilvl w:val="1"/>
          <w:numId w:val="98"/>
        </w:numPr>
        <w:rPr>
          <w:rFonts w:ascii="Courier New" w:hAnsi="Courier New" w:cs="Courier New"/>
          <w:sz w:val="20"/>
          <w:szCs w:val="20"/>
        </w:rPr>
      </w:pPr>
      <w:r w:rsidRPr="00C86AA8">
        <w:rPr>
          <w:rFonts w:cs="Calibri"/>
        </w:rPr>
        <w:t>Create and return a</w:t>
      </w:r>
      <w:r w:rsidR="00AB00ED" w:rsidRPr="00C86AA8">
        <w:rPr>
          <w:rFonts w:cs="Calibri"/>
        </w:rPr>
        <w:t xml:space="preserve"> </w:t>
      </w:r>
      <w:r w:rsidRPr="00C86AA8">
        <w:rPr>
          <w:rFonts w:cs="Calibri"/>
        </w:rPr>
        <w:t>ZpSafePrimeElementCryptoPp object fr</w:t>
      </w:r>
      <w:r w:rsidR="00AB00ED" w:rsidRPr="00C86AA8">
        <w:rPr>
          <w:rFonts w:cs="Calibri"/>
        </w:rPr>
        <w:t>om the result</w:t>
      </w:r>
      <w:r w:rsidRPr="00C86AA8">
        <w:rPr>
          <w:rFonts w:cs="Calibri"/>
        </w:rPr>
        <w:t>ing</w:t>
      </w:r>
      <w:r w:rsidR="00AB00ED" w:rsidRPr="00C86AA8">
        <w:rPr>
          <w:rFonts w:cs="Calibri"/>
        </w:rPr>
        <w:t xml:space="preserve"> value</w:t>
      </w:r>
    </w:p>
    <w:p w:rsidR="00AB00ED" w:rsidRDefault="00AB00ED" w:rsidP="00C86AA8">
      <w:pPr>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5E66E4" w:rsidRPr="005E66E4" w:rsidRDefault="00C86AA8" w:rsidP="00D54590">
      <w:pPr>
        <w:pStyle w:val="ListParagraph"/>
        <w:numPr>
          <w:ilvl w:val="0"/>
          <w:numId w:val="98"/>
        </w:numPr>
        <w:rPr>
          <w:rFonts w:ascii="Courier New" w:hAnsi="Courier New" w:cs="Courier New"/>
          <w:color w:val="000000"/>
          <w:sz w:val="20"/>
          <w:szCs w:val="20"/>
        </w:rPr>
      </w:pPr>
      <w:r w:rsidRPr="005E66E4">
        <w:rPr>
          <w:rFonts w:ascii="Times New Roman" w:hAnsi="Times New Roman" w:cs="Times New Roman"/>
          <w:b/>
          <w:bCs/>
          <w:sz w:val="20"/>
          <w:szCs w:val="20"/>
          <w:lang w:bidi="he-IL"/>
        </w:rPr>
        <w:t>Function:</w:t>
      </w:r>
      <w:r w:rsidR="00AB00ED" w:rsidRPr="005E66E4">
        <w:rPr>
          <w:rFonts w:ascii="Times New Roman" w:hAnsi="Times New Roman" w:cs="Times New Roman"/>
          <w:b/>
          <w:bCs/>
          <w:sz w:val="20"/>
          <w:szCs w:val="20"/>
          <w:lang w:bidi="he-IL"/>
        </w:rPr>
        <w:t xml:space="preserve"> multiplyGroupElements(GroupElement groupElement1,</w:t>
      </w:r>
      <w:r w:rsidR="005E66E4" w:rsidRPr="005E66E4">
        <w:rPr>
          <w:rFonts w:ascii="Times New Roman" w:hAnsi="Times New Roman" w:cs="Times New Roman"/>
          <w:b/>
          <w:bCs/>
          <w:sz w:val="20"/>
          <w:szCs w:val="20"/>
          <w:lang w:bidi="he-IL"/>
        </w:rPr>
        <w:t xml:space="preserve"> </w:t>
      </w:r>
      <w:r w:rsidR="00AB00ED" w:rsidRPr="005E66E4">
        <w:rPr>
          <w:rFonts w:ascii="Times New Roman" w:hAnsi="Times New Roman" w:cs="Times New Roman"/>
          <w:b/>
          <w:bCs/>
          <w:sz w:val="20"/>
          <w:szCs w:val="20"/>
          <w:lang w:bidi="he-IL"/>
        </w:rPr>
        <w:t>GroupElement groupElement2)</w:t>
      </w:r>
      <w:r w:rsidRPr="005E66E4">
        <w:rPr>
          <w:rFonts w:ascii="Times New Roman" w:hAnsi="Times New Roman" w:cs="Times New Roman"/>
          <w:b/>
          <w:bCs/>
          <w:sz w:val="20"/>
          <w:szCs w:val="20"/>
          <w:lang w:bidi="he-IL"/>
        </w:rPr>
        <w:t>: GroupElement</w:t>
      </w:r>
      <w:r w:rsidR="00AB00ED" w:rsidRPr="005E66E4">
        <w:rPr>
          <w:rFonts w:ascii="Times New Roman" w:hAnsi="Times New Roman" w:cs="Times New Roman"/>
          <w:b/>
          <w:bCs/>
          <w:sz w:val="20"/>
          <w:szCs w:val="20"/>
          <w:lang w:bidi="he-IL"/>
        </w:rPr>
        <w:t xml:space="preserve"> throws IllegalArgumentExceptio</w:t>
      </w:r>
      <w:r w:rsidRPr="005E66E4">
        <w:rPr>
          <w:rFonts w:ascii="Times New Roman" w:hAnsi="Times New Roman" w:cs="Times New Roman"/>
          <w:b/>
          <w:bCs/>
          <w:sz w:val="20"/>
          <w:szCs w:val="20"/>
          <w:lang w:bidi="he-IL"/>
        </w:rPr>
        <w:t>n</w:t>
      </w:r>
    </w:p>
    <w:p w:rsidR="005E66E4" w:rsidRDefault="005E66E4" w:rsidP="005E66E4">
      <w:pPr>
        <w:pStyle w:val="ListParagraph"/>
        <w:ind w:left="360"/>
        <w:rPr>
          <w:rFonts w:ascii="Times New Roman" w:hAnsi="Times New Roman" w:cs="Times New Roman"/>
          <w:b/>
          <w:bCs/>
          <w:sz w:val="20"/>
          <w:szCs w:val="20"/>
          <w:lang w:bidi="he-IL"/>
        </w:rPr>
      </w:pPr>
    </w:p>
    <w:p w:rsidR="00C86AA8" w:rsidRPr="005E66E4" w:rsidRDefault="00C86AA8" w:rsidP="005E66E4">
      <w:pPr>
        <w:pStyle w:val="ListParagraph"/>
        <w:ind w:left="360"/>
        <w:rPr>
          <w:rFonts w:ascii="Courier New" w:hAnsi="Courier New" w:cs="Courier New"/>
          <w:color w:val="000000"/>
          <w:sz w:val="20"/>
          <w:szCs w:val="20"/>
        </w:rPr>
      </w:pPr>
      <w:r w:rsidRPr="005E66E4">
        <w:rPr>
          <w:rFonts w:asciiTheme="minorHAnsi" w:hAnsiTheme="minorHAnsi" w:cstheme="minorHAnsi"/>
          <w:color w:val="000000"/>
          <w:sz w:val="20"/>
          <w:szCs w:val="20"/>
        </w:rPr>
        <w:t xml:space="preserve">This function </w:t>
      </w:r>
      <w:r w:rsidR="005E66E4">
        <w:rPr>
          <w:rFonts w:asciiTheme="minorHAnsi" w:hAnsiTheme="minorHAnsi" w:cstheme="minorHAnsi"/>
          <w:color w:val="000000"/>
          <w:sz w:val="20"/>
          <w:szCs w:val="20"/>
        </w:rPr>
        <w:t>m</w:t>
      </w:r>
      <w:r w:rsidRPr="005E66E4">
        <w:rPr>
          <w:rFonts w:asciiTheme="minorHAnsi" w:hAnsiTheme="minorHAnsi" w:cstheme="minorHAnsi"/>
          <w:color w:val="000000"/>
          <w:sz w:val="20"/>
          <w:szCs w:val="20"/>
        </w:rPr>
        <w:t>ultiplies two GroupElements and returns a new group element which is the result of the multiplication.</w:t>
      </w:r>
    </w:p>
    <w:p w:rsidR="00C86AA8" w:rsidRPr="005E66E4" w:rsidRDefault="00C86AA8" w:rsidP="00D54590">
      <w:pPr>
        <w:pStyle w:val="ListParagraph"/>
        <w:numPr>
          <w:ilvl w:val="1"/>
          <w:numId w:val="98"/>
        </w:numPr>
        <w:rPr>
          <w:rFonts w:cs="Calibri"/>
        </w:rPr>
      </w:pPr>
      <w:r w:rsidRPr="005E66E4">
        <w:rPr>
          <w:rFonts w:cs="Calibri"/>
        </w:rPr>
        <w:t>Check that both multiplicands are of type ZpSafePrimeElementCryptoPp. If not, throw IllegalArgumentException.</w:t>
      </w:r>
    </w:p>
    <w:p w:rsidR="00AB00ED" w:rsidRPr="005E66E4" w:rsidRDefault="00C86AA8" w:rsidP="00D54590">
      <w:pPr>
        <w:pStyle w:val="ListParagraph"/>
        <w:numPr>
          <w:ilvl w:val="1"/>
          <w:numId w:val="98"/>
        </w:numPr>
        <w:rPr>
          <w:rFonts w:cs="Calibri"/>
        </w:rPr>
      </w:pPr>
      <w:r w:rsidRPr="005E66E4">
        <w:rPr>
          <w:rFonts w:cs="Calibri"/>
        </w:rPr>
        <w:t>C</w:t>
      </w:r>
      <w:r w:rsidR="00AB00ED" w:rsidRPr="005E66E4">
        <w:rPr>
          <w:rFonts w:cs="Calibri"/>
        </w:rPr>
        <w:t>all t</w:t>
      </w:r>
      <w:r w:rsidRPr="005E66E4">
        <w:rPr>
          <w:rFonts w:cs="Calibri"/>
        </w:rPr>
        <w:t>he</w:t>
      </w:r>
      <w:r w:rsidR="00AB00ED" w:rsidRPr="005E66E4">
        <w:rPr>
          <w:rFonts w:cs="Calibri"/>
        </w:rPr>
        <w:t xml:space="preserve"> native multiply function</w:t>
      </w:r>
      <w:r w:rsidRPr="005E66E4">
        <w:rPr>
          <w:rFonts w:cs="Calibri"/>
        </w:rPr>
        <w:t xml:space="preserve"> and obtain a pointer to the result in the native code.</w:t>
      </w:r>
    </w:p>
    <w:p w:rsidR="00C86AA8" w:rsidRDefault="00C86AA8" w:rsidP="00D54590">
      <w:pPr>
        <w:pStyle w:val="ListParagraph"/>
        <w:numPr>
          <w:ilvl w:val="1"/>
          <w:numId w:val="98"/>
        </w:numPr>
        <w:rPr>
          <w:rFonts w:ascii="Courier New" w:hAnsi="Courier New" w:cs="Courier New"/>
          <w:sz w:val="20"/>
          <w:szCs w:val="20"/>
        </w:rPr>
      </w:pPr>
      <w:r w:rsidRPr="00C86AA8">
        <w:rPr>
          <w:rFonts w:cs="Calibri"/>
        </w:rPr>
        <w:t>Create and return a ZpSafePrimeElementCryptoPp object from the resulting value</w:t>
      </w:r>
      <w:r w:rsidR="005E66E4">
        <w:rPr>
          <w:rFonts w:cs="Calibri"/>
        </w:rPr>
        <w:t>.</w:t>
      </w:r>
    </w:p>
    <w:p w:rsidR="00AB00ED" w:rsidRDefault="00AB00ED" w:rsidP="00AB00ED">
      <w:pPr>
        <w:rPr>
          <w:rFonts w:ascii="Courier New" w:hAnsi="Courier New" w:cs="Courier New"/>
          <w:sz w:val="20"/>
          <w:szCs w:val="20"/>
        </w:rPr>
      </w:pPr>
    </w:p>
    <w:p w:rsidR="005E66E4" w:rsidRPr="005E66E4" w:rsidRDefault="005E66E4" w:rsidP="00D54590">
      <w:pPr>
        <w:pStyle w:val="ListParagraph"/>
        <w:numPr>
          <w:ilvl w:val="0"/>
          <w:numId w:val="98"/>
        </w:numPr>
        <w:rPr>
          <w:rFonts w:ascii="Times New Roman" w:hAnsi="Times New Roman" w:cs="Times New Roman"/>
          <w:b/>
          <w:bCs/>
          <w:sz w:val="20"/>
          <w:szCs w:val="20"/>
          <w:lang w:bidi="he-IL"/>
        </w:rPr>
      </w:pPr>
      <w:r w:rsidRPr="005E66E4">
        <w:rPr>
          <w:rFonts w:ascii="Times New Roman" w:hAnsi="Times New Roman" w:cs="Times New Roman"/>
          <w:b/>
          <w:bCs/>
          <w:sz w:val="20"/>
          <w:szCs w:val="20"/>
          <w:lang w:bidi="he-IL"/>
        </w:rPr>
        <w:t>Function:</w:t>
      </w:r>
      <w:r w:rsidR="00AB00ED" w:rsidRPr="005E66E4">
        <w:rPr>
          <w:rFonts w:ascii="Times New Roman" w:hAnsi="Times New Roman" w:cs="Times New Roman"/>
          <w:b/>
          <w:bCs/>
          <w:sz w:val="20"/>
          <w:szCs w:val="20"/>
          <w:lang w:bidi="he-IL"/>
        </w:rPr>
        <w:t xml:space="preserve"> simultaneousMultipleExponentiations(GroupElement[] groupElements, BigInteger[] exponentiations)</w:t>
      </w:r>
      <w:r w:rsidRPr="005E66E4">
        <w:rPr>
          <w:rFonts w:ascii="Times New Roman" w:hAnsi="Times New Roman" w:cs="Times New Roman"/>
          <w:b/>
          <w:bCs/>
          <w:sz w:val="20"/>
          <w:szCs w:val="20"/>
          <w:lang w:bidi="he-IL"/>
        </w:rPr>
        <w:t xml:space="preserve"> : GroupElement</w:t>
      </w:r>
    </w:p>
    <w:p w:rsidR="005E66E4" w:rsidRPr="005E66E4" w:rsidRDefault="005E66E4" w:rsidP="005E66E4">
      <w:pPr>
        <w:pStyle w:val="ListParagraph"/>
        <w:ind w:left="360"/>
        <w:rPr>
          <w:rFonts w:asciiTheme="minorHAnsi" w:hAnsiTheme="minorHAnsi" w:cstheme="minorHAnsi"/>
          <w:color w:val="000000"/>
          <w:sz w:val="20"/>
          <w:szCs w:val="20"/>
        </w:rPr>
      </w:pPr>
      <w:r w:rsidRPr="005E66E4">
        <w:rPr>
          <w:rFonts w:asciiTheme="minorHAnsi" w:hAnsiTheme="minorHAnsi" w:cstheme="minorHAnsi"/>
          <w:color w:val="000000"/>
          <w:sz w:val="20"/>
          <w:szCs w:val="20"/>
        </w:rPr>
        <w:t xml:space="preserve">This function </w:t>
      </w:r>
      <w:proofErr w:type="gramStart"/>
      <w:r w:rsidRPr="005E66E4">
        <w:rPr>
          <w:rFonts w:asciiTheme="minorHAnsi" w:hAnsiTheme="minorHAnsi" w:cstheme="minorHAnsi"/>
          <w:color w:val="000000"/>
          <w:sz w:val="20"/>
          <w:szCs w:val="20"/>
        </w:rPr>
        <w:t>Computes</w:t>
      </w:r>
      <w:proofErr w:type="gramEnd"/>
      <w:r w:rsidRPr="005E66E4">
        <w:rPr>
          <w:rFonts w:asciiTheme="minorHAnsi" w:hAnsiTheme="minorHAnsi" w:cstheme="minorHAnsi"/>
          <w:color w:val="000000"/>
          <w:sz w:val="20"/>
          <w:szCs w:val="20"/>
        </w:rPr>
        <w:t xml:space="preserve"> the product of several exponentiations with distinct bases </w:t>
      </w:r>
    </w:p>
    <w:p w:rsidR="00AB00ED" w:rsidRPr="005E66E4" w:rsidRDefault="005E66E4" w:rsidP="005E66E4">
      <w:pPr>
        <w:pStyle w:val="ListParagraph"/>
        <w:ind w:left="360"/>
        <w:rPr>
          <w:rFonts w:asciiTheme="minorHAnsi" w:hAnsiTheme="minorHAnsi" w:cstheme="minorHAnsi"/>
          <w:color w:val="000000"/>
          <w:sz w:val="20"/>
          <w:szCs w:val="20"/>
        </w:rPr>
      </w:pPr>
      <w:proofErr w:type="gramStart"/>
      <w:r w:rsidRPr="005E66E4">
        <w:rPr>
          <w:rFonts w:asciiTheme="minorHAnsi" w:hAnsiTheme="minorHAnsi" w:cstheme="minorHAnsi"/>
          <w:color w:val="000000"/>
          <w:sz w:val="20"/>
          <w:szCs w:val="20"/>
        </w:rPr>
        <w:t>and</w:t>
      </w:r>
      <w:proofErr w:type="gramEnd"/>
      <w:r w:rsidRPr="005E66E4">
        <w:rPr>
          <w:rFonts w:asciiTheme="minorHAnsi" w:hAnsiTheme="minorHAnsi" w:cstheme="minorHAnsi"/>
          <w:color w:val="000000"/>
          <w:sz w:val="20"/>
          <w:szCs w:val="20"/>
        </w:rPr>
        <w:t xml:space="preserve"> distinct exponents. Instead of computing each part separately, </w:t>
      </w:r>
      <w:proofErr w:type="gramStart"/>
      <w:r w:rsidRPr="005E66E4">
        <w:rPr>
          <w:rFonts w:asciiTheme="minorHAnsi" w:hAnsiTheme="minorHAnsi" w:cstheme="minorHAnsi"/>
          <w:color w:val="000000"/>
          <w:sz w:val="20"/>
          <w:szCs w:val="20"/>
        </w:rPr>
        <w:t>an</w:t>
      </w:r>
      <w:proofErr w:type="gramEnd"/>
      <w:r w:rsidRPr="005E66E4">
        <w:rPr>
          <w:rFonts w:asciiTheme="minorHAnsi" w:hAnsiTheme="minorHAnsi" w:cstheme="minorHAnsi"/>
          <w:color w:val="000000"/>
          <w:sz w:val="20"/>
          <w:szCs w:val="20"/>
        </w:rPr>
        <w:t xml:space="preserve"> ptimization is used to compute it simultaneously.</w:t>
      </w:r>
    </w:p>
    <w:p w:rsidR="00AB00ED" w:rsidRPr="005E66E4" w:rsidRDefault="005E66E4" w:rsidP="00D54590">
      <w:pPr>
        <w:pStyle w:val="ListParagraph"/>
        <w:numPr>
          <w:ilvl w:val="1"/>
          <w:numId w:val="98"/>
        </w:numPr>
        <w:rPr>
          <w:rFonts w:cs="Calibri"/>
        </w:rPr>
      </w:pPr>
      <w:r w:rsidRPr="005E66E4">
        <w:rPr>
          <w:rFonts w:cs="Calibri"/>
        </w:rPr>
        <w:t>Check that all the group elements in the input are of type ZpSafePrimeElementCryptoPp. If not, throw IllegalArgumentException.</w:t>
      </w:r>
    </w:p>
    <w:p w:rsidR="00AB00ED" w:rsidRPr="005E66E4" w:rsidRDefault="005E66E4" w:rsidP="00D54590">
      <w:pPr>
        <w:pStyle w:val="ListParagraph"/>
        <w:numPr>
          <w:ilvl w:val="1"/>
          <w:numId w:val="98"/>
        </w:numPr>
        <w:rPr>
          <w:rFonts w:cs="Calibri"/>
        </w:rPr>
      </w:pPr>
      <w:r w:rsidRPr="005E66E4">
        <w:rPr>
          <w:rFonts w:cs="Calibri"/>
        </w:rPr>
        <w:t>Call the function DlogGroupAbs::</w:t>
      </w:r>
      <w:proofErr w:type="gramStart"/>
      <w:r w:rsidR="00AB00ED" w:rsidRPr="005E66E4">
        <w:rPr>
          <w:rFonts w:cs="Calibri"/>
        </w:rPr>
        <w:t>computeNaive(</w:t>
      </w:r>
      <w:proofErr w:type="gramEnd"/>
      <w:r w:rsidR="00AB00ED" w:rsidRPr="005E66E4">
        <w:rPr>
          <w:rFonts w:cs="Calibri"/>
        </w:rPr>
        <w:t>groupElements, exponentiations)</w:t>
      </w:r>
      <w:r w:rsidRPr="005E66E4">
        <w:rPr>
          <w:rFonts w:cs="Calibri"/>
        </w:rPr>
        <w:t>.</w:t>
      </w:r>
    </w:p>
    <w:p w:rsidR="005E66E4" w:rsidRDefault="005E66E4" w:rsidP="00D54590">
      <w:pPr>
        <w:pStyle w:val="ListParagraph"/>
        <w:numPr>
          <w:ilvl w:val="1"/>
          <w:numId w:val="98"/>
        </w:numPr>
        <w:rPr>
          <w:rFonts w:ascii="Courier New" w:hAnsi="Courier New" w:cs="Courier New"/>
          <w:sz w:val="20"/>
          <w:szCs w:val="20"/>
        </w:rPr>
      </w:pPr>
      <w:r w:rsidRPr="005E66E4">
        <w:rPr>
          <w:rFonts w:cs="Calibri"/>
        </w:rPr>
        <w:t>Return the result.</w:t>
      </w:r>
    </w:p>
    <w:p w:rsidR="00AB00ED" w:rsidRPr="005E66E4" w:rsidRDefault="005E66E4" w:rsidP="00D54590">
      <w:pPr>
        <w:pStyle w:val="ListParagraph"/>
        <w:numPr>
          <w:ilvl w:val="0"/>
          <w:numId w:val="98"/>
        </w:numPr>
        <w:rPr>
          <w:rFonts w:ascii="Times New Roman" w:hAnsi="Times New Roman" w:cs="Times New Roman"/>
          <w:b/>
          <w:bCs/>
          <w:sz w:val="20"/>
          <w:szCs w:val="20"/>
          <w:lang w:bidi="he-IL"/>
        </w:rPr>
      </w:pPr>
      <w:r w:rsidRPr="005E66E4">
        <w:rPr>
          <w:rFonts w:ascii="Times New Roman" w:hAnsi="Times New Roman" w:cs="Times New Roman"/>
          <w:b/>
          <w:bCs/>
          <w:sz w:val="20"/>
          <w:szCs w:val="20"/>
          <w:lang w:bidi="he-IL"/>
        </w:rPr>
        <w:t>Function</w:t>
      </w:r>
      <w:r w:rsidR="00AB00ED" w:rsidRPr="005E66E4">
        <w:rPr>
          <w:rFonts w:ascii="Times New Roman" w:hAnsi="Times New Roman" w:cs="Times New Roman"/>
          <w:b/>
          <w:bCs/>
          <w:sz w:val="20"/>
          <w:szCs w:val="20"/>
          <w:lang w:bidi="he-IL"/>
        </w:rPr>
        <w:t xml:space="preserve"> generateElement(BigInteger x, Boolean bCheckMembership)</w:t>
      </w:r>
      <w:r w:rsidRPr="005E66E4">
        <w:rPr>
          <w:rFonts w:ascii="Times New Roman" w:hAnsi="Times New Roman" w:cs="Times New Roman"/>
          <w:b/>
          <w:bCs/>
          <w:sz w:val="20"/>
          <w:szCs w:val="20"/>
          <w:lang w:bidi="he-IL"/>
        </w:rPr>
        <w:t>: ZpElement</w:t>
      </w:r>
      <w:r w:rsidR="00AB00ED" w:rsidRPr="005E66E4">
        <w:rPr>
          <w:rFonts w:ascii="Times New Roman" w:hAnsi="Times New Roman" w:cs="Times New Roman"/>
          <w:b/>
          <w:bCs/>
          <w:sz w:val="20"/>
          <w:szCs w:val="20"/>
          <w:lang w:bidi="he-IL"/>
        </w:rPr>
        <w:t xml:space="preserve"> </w:t>
      </w:r>
    </w:p>
    <w:p w:rsidR="00AB00ED" w:rsidRPr="005E66E4" w:rsidRDefault="005E66E4" w:rsidP="005E66E4">
      <w:pPr>
        <w:pStyle w:val="ListParagraph"/>
        <w:ind w:left="360"/>
        <w:rPr>
          <w:rFonts w:asciiTheme="minorHAnsi" w:hAnsiTheme="minorHAnsi" w:cstheme="minorHAnsi"/>
          <w:color w:val="000000"/>
          <w:sz w:val="20"/>
          <w:szCs w:val="20"/>
        </w:rPr>
      </w:pPr>
      <w:r w:rsidRPr="005E66E4">
        <w:rPr>
          <w:rFonts w:asciiTheme="minorHAnsi" w:hAnsiTheme="minorHAnsi" w:cstheme="minorHAnsi"/>
          <w:color w:val="000000"/>
          <w:sz w:val="20"/>
          <w:szCs w:val="20"/>
        </w:rPr>
        <w:t xml:space="preserve">This function </w:t>
      </w:r>
      <w:proofErr w:type="gramStart"/>
      <w:r w:rsidRPr="005E66E4">
        <w:rPr>
          <w:rFonts w:asciiTheme="minorHAnsi" w:hAnsiTheme="minorHAnsi" w:cstheme="minorHAnsi"/>
          <w:color w:val="000000"/>
          <w:sz w:val="20"/>
          <w:szCs w:val="20"/>
        </w:rPr>
        <w:t>Creates</w:t>
      </w:r>
      <w:proofErr w:type="gramEnd"/>
      <w:r w:rsidRPr="005E66E4">
        <w:rPr>
          <w:rFonts w:asciiTheme="minorHAnsi" w:hAnsiTheme="minorHAnsi" w:cstheme="minorHAnsi"/>
          <w:color w:val="000000"/>
          <w:sz w:val="20"/>
          <w:szCs w:val="20"/>
        </w:rPr>
        <w:t xml:space="preserve"> a Zp element with the given parameter. It allows the user to choose to check for membership or not. Tipically, if the user trusts the source that provided x then it will not be necessary to check membership. Otherwise, it is advisable to do so.</w:t>
      </w:r>
    </w:p>
    <w:p w:rsidR="00AB00ED" w:rsidRPr="00585E54" w:rsidRDefault="005E66E4" w:rsidP="00D54590">
      <w:pPr>
        <w:pStyle w:val="ListParagraph"/>
        <w:numPr>
          <w:ilvl w:val="1"/>
          <w:numId w:val="98"/>
        </w:numPr>
        <w:rPr>
          <w:rFonts w:cs="Calibri"/>
        </w:rPr>
      </w:pPr>
      <w:r w:rsidRPr="00585E54">
        <w:rPr>
          <w:rFonts w:cs="Calibri"/>
        </w:rPr>
        <w:t xml:space="preserve">Call the constructor </w:t>
      </w:r>
      <w:r w:rsidR="00AB00ED" w:rsidRPr="00585E54">
        <w:rPr>
          <w:rFonts w:cs="Calibri"/>
        </w:rPr>
        <w:t>ZpSafePrimeElementCryptoPp(x, ((ZpGroupParams) groupParams).</w:t>
      </w:r>
      <w:proofErr w:type="gramStart"/>
      <w:r w:rsidR="00AB00ED" w:rsidRPr="00585E54">
        <w:rPr>
          <w:rFonts w:cs="Calibri"/>
        </w:rPr>
        <w:t>getP(</w:t>
      </w:r>
      <w:proofErr w:type="gramEnd"/>
      <w:r w:rsidR="00AB00ED" w:rsidRPr="00585E54">
        <w:rPr>
          <w:rFonts w:cs="Calibri"/>
        </w:rPr>
        <w:t>), bCheckMembership)</w:t>
      </w:r>
      <w:r w:rsidRPr="00585E54">
        <w:rPr>
          <w:rFonts w:cs="Calibri"/>
        </w:rPr>
        <w:t>.</w:t>
      </w:r>
    </w:p>
    <w:p w:rsidR="005E66E4" w:rsidRPr="00236F21" w:rsidRDefault="005E66E4" w:rsidP="00D54590">
      <w:pPr>
        <w:pStyle w:val="ListParagraph"/>
        <w:numPr>
          <w:ilvl w:val="1"/>
          <w:numId w:val="98"/>
        </w:numPr>
        <w:rPr>
          <w:rFonts w:ascii="Courier New" w:hAnsi="Courier New" w:cs="Courier New"/>
          <w:sz w:val="20"/>
          <w:szCs w:val="20"/>
        </w:rPr>
      </w:pPr>
      <w:r w:rsidRPr="00585E54">
        <w:rPr>
          <w:rFonts w:cs="Calibri"/>
        </w:rPr>
        <w:t>Return the created object.</w:t>
      </w:r>
    </w:p>
    <w:p w:rsidR="00236F21" w:rsidRDefault="00236F21" w:rsidP="00236F21">
      <w:pPr>
        <w:pStyle w:val="ListParagraph"/>
        <w:ind w:left="1080"/>
        <w:rPr>
          <w:rFonts w:ascii="Courier New" w:hAnsi="Courier New" w:cs="Courier New"/>
          <w:sz w:val="20"/>
          <w:szCs w:val="20"/>
        </w:rPr>
      </w:pPr>
    </w:p>
    <w:p w:rsidR="00742412" w:rsidRDefault="00742412" w:rsidP="00742412">
      <w:pPr>
        <w:pStyle w:val="ListParagraph"/>
        <w:ind w:left="360"/>
        <w:rPr>
          <w:rFonts w:ascii="Times New Roman" w:hAnsi="Times New Roman" w:cs="Times New Roman"/>
          <w:b/>
          <w:bCs/>
          <w:sz w:val="20"/>
          <w:szCs w:val="20"/>
          <w:lang w:bidi="he-IL"/>
        </w:rPr>
      </w:pPr>
    </w:p>
    <w:p w:rsidR="00742412" w:rsidRDefault="00742412" w:rsidP="00742412">
      <w:pPr>
        <w:pStyle w:val="ListParagraph"/>
        <w:ind w:left="360"/>
        <w:rPr>
          <w:rFonts w:ascii="Times New Roman" w:hAnsi="Times New Roman" w:cs="Times New Roman"/>
          <w:b/>
          <w:bCs/>
          <w:sz w:val="20"/>
          <w:szCs w:val="20"/>
          <w:lang w:bidi="he-IL"/>
        </w:rPr>
      </w:pPr>
    </w:p>
    <w:p w:rsidR="00742412" w:rsidRDefault="00742412" w:rsidP="00742412">
      <w:pPr>
        <w:pStyle w:val="ListParagraph"/>
        <w:ind w:left="360"/>
        <w:rPr>
          <w:rFonts w:ascii="Times New Roman" w:hAnsi="Times New Roman" w:cs="Times New Roman"/>
          <w:b/>
          <w:bCs/>
          <w:sz w:val="20"/>
          <w:szCs w:val="20"/>
          <w:lang w:bidi="he-IL"/>
        </w:rPr>
      </w:pPr>
    </w:p>
    <w:p w:rsidR="00742412" w:rsidRDefault="00742412" w:rsidP="00742412">
      <w:pPr>
        <w:pStyle w:val="ListParagraph"/>
        <w:ind w:left="360"/>
        <w:rPr>
          <w:rFonts w:ascii="Times New Roman" w:hAnsi="Times New Roman" w:cs="Times New Roman"/>
          <w:b/>
          <w:bCs/>
          <w:sz w:val="20"/>
          <w:szCs w:val="20"/>
          <w:lang w:bidi="he-IL"/>
        </w:rPr>
      </w:pPr>
    </w:p>
    <w:p w:rsidR="00AB00ED" w:rsidRPr="00236F21" w:rsidRDefault="00236F21" w:rsidP="00D54590">
      <w:pPr>
        <w:pStyle w:val="ListParagraph"/>
        <w:numPr>
          <w:ilvl w:val="0"/>
          <w:numId w:val="98"/>
        </w:numPr>
        <w:rPr>
          <w:rFonts w:ascii="Times New Roman" w:hAnsi="Times New Roman" w:cs="Times New Roman"/>
          <w:b/>
          <w:bCs/>
          <w:sz w:val="20"/>
          <w:szCs w:val="20"/>
          <w:lang w:bidi="he-IL"/>
        </w:rPr>
      </w:pPr>
      <w:r w:rsidRPr="00236F21">
        <w:rPr>
          <w:rFonts w:ascii="Times New Roman" w:hAnsi="Times New Roman" w:cs="Times New Roman"/>
          <w:b/>
          <w:bCs/>
          <w:sz w:val="20"/>
          <w:szCs w:val="20"/>
          <w:lang w:bidi="he-IL"/>
        </w:rPr>
        <w:lastRenderedPageBreak/>
        <w:t xml:space="preserve">Function: </w:t>
      </w:r>
      <w:r w:rsidR="00AB00ED" w:rsidRPr="00236F21">
        <w:rPr>
          <w:rFonts w:ascii="Times New Roman" w:hAnsi="Times New Roman" w:cs="Times New Roman"/>
          <w:b/>
          <w:bCs/>
          <w:sz w:val="20"/>
          <w:szCs w:val="20"/>
          <w:lang w:bidi="he-IL"/>
        </w:rPr>
        <w:t>finalize() throws Throwable</w:t>
      </w:r>
    </w:p>
    <w:p w:rsidR="00236F21" w:rsidRPr="00236F21" w:rsidRDefault="00236F21" w:rsidP="00236F21">
      <w:pPr>
        <w:rPr>
          <w:rFonts w:asciiTheme="minorHAnsi" w:hAnsiTheme="minorHAnsi" w:cstheme="minorHAnsi"/>
          <w:color w:val="000000"/>
          <w:sz w:val="20"/>
          <w:szCs w:val="20"/>
          <w:lang w:bidi="en-US"/>
        </w:rPr>
      </w:pPr>
      <w:r w:rsidRPr="00236F21">
        <w:rPr>
          <w:rFonts w:asciiTheme="minorHAnsi" w:hAnsiTheme="minorHAnsi" w:cstheme="minorHAnsi"/>
          <w:color w:val="000000"/>
          <w:sz w:val="20"/>
          <w:szCs w:val="20"/>
          <w:lang w:bidi="en-US"/>
        </w:rPr>
        <w:t xml:space="preserve">This function is called during garbage collection.It makes sure that the object allocated by the native code is also deallocated. </w:t>
      </w:r>
    </w:p>
    <w:p w:rsidR="00AB00ED" w:rsidRDefault="00AB00ED" w:rsidP="00AB00ED">
      <w:pPr>
        <w:rPr>
          <w:rFonts w:ascii="Courier New" w:hAnsi="Courier New" w:cs="Courier New"/>
          <w:sz w:val="20"/>
          <w:szCs w:val="20"/>
        </w:rPr>
      </w:pPr>
    </w:p>
    <w:p w:rsidR="00AB00ED" w:rsidRPr="00236F21" w:rsidRDefault="00236F21" w:rsidP="00D54590">
      <w:pPr>
        <w:pStyle w:val="ListParagraph"/>
        <w:numPr>
          <w:ilvl w:val="1"/>
          <w:numId w:val="98"/>
        </w:numPr>
        <w:rPr>
          <w:rFonts w:cs="Calibri"/>
        </w:rPr>
      </w:pPr>
      <w:r w:rsidRPr="00236F21">
        <w:rPr>
          <w:rFonts w:cs="Calibri"/>
        </w:rPr>
        <w:t>Call the n</w:t>
      </w:r>
      <w:r w:rsidR="00742412">
        <w:rPr>
          <w:rFonts w:cs="Calibri"/>
        </w:rPr>
        <w:t>a</w:t>
      </w:r>
      <w:r w:rsidRPr="00236F21">
        <w:rPr>
          <w:rFonts w:cs="Calibri"/>
        </w:rPr>
        <w:t xml:space="preserve">tive function </w:t>
      </w:r>
      <w:proofErr w:type="gramStart"/>
      <w:r w:rsidRPr="00236F21">
        <w:rPr>
          <w:rFonts w:cs="Calibri"/>
        </w:rPr>
        <w:t>deleteDlogZp(</w:t>
      </w:r>
      <w:proofErr w:type="gramEnd"/>
      <w:r w:rsidRPr="00236F21">
        <w:rPr>
          <w:rFonts w:cs="Calibri"/>
        </w:rPr>
        <w:t xml:space="preserve">pointerToGroup) </w:t>
      </w:r>
      <w:r>
        <w:rPr>
          <w:rFonts w:cs="Calibri"/>
        </w:rPr>
        <w:t>.</w:t>
      </w:r>
    </w:p>
    <w:p w:rsidR="00AB00ED" w:rsidRPr="00236F21" w:rsidRDefault="00236F21" w:rsidP="00D54590">
      <w:pPr>
        <w:pStyle w:val="ListParagraph"/>
        <w:numPr>
          <w:ilvl w:val="1"/>
          <w:numId w:val="98"/>
        </w:numPr>
        <w:rPr>
          <w:rFonts w:cs="Calibri"/>
        </w:rPr>
      </w:pPr>
      <w:r w:rsidRPr="00236F21">
        <w:rPr>
          <w:rFonts w:cs="Calibri"/>
        </w:rPr>
        <w:t>Call</w:t>
      </w:r>
      <w:r w:rsidR="00AB00ED" w:rsidRPr="00236F21">
        <w:rPr>
          <w:rFonts w:cs="Calibri"/>
        </w:rPr>
        <w:tab/>
      </w:r>
      <w:proofErr w:type="gramStart"/>
      <w:r w:rsidR="00AB00ED" w:rsidRPr="00236F21">
        <w:rPr>
          <w:rFonts w:cs="Calibri"/>
        </w:rPr>
        <w:t>super</w:t>
      </w:r>
      <w:r>
        <w:rPr>
          <w:rFonts w:cs="Calibri"/>
        </w:rPr>
        <w:t>.finalize(</w:t>
      </w:r>
      <w:proofErr w:type="gramEnd"/>
      <w:r>
        <w:rPr>
          <w:rFonts w:cs="Calibri"/>
        </w:rPr>
        <w:t>).</w:t>
      </w:r>
    </w:p>
    <w:p w:rsidR="00AB00ED" w:rsidRDefault="00AB00ED" w:rsidP="00AB00ED">
      <w:pPr>
        <w:rPr>
          <w:rFonts w:ascii="Courier New" w:hAnsi="Courier New" w:cs="Courier New"/>
          <w:sz w:val="20"/>
          <w:szCs w:val="20"/>
        </w:rPr>
      </w:pPr>
      <w:r>
        <w:rPr>
          <w:rFonts w:ascii="Courier New" w:hAnsi="Courier New" w:cs="Courier New"/>
          <w:color w:val="000000"/>
          <w:sz w:val="20"/>
          <w:szCs w:val="20"/>
        </w:rPr>
        <w:tab/>
      </w:r>
    </w:p>
    <w:p w:rsidR="00246AFB" w:rsidRDefault="00236F21" w:rsidP="00D54590">
      <w:pPr>
        <w:pStyle w:val="ListParagraph"/>
        <w:numPr>
          <w:ilvl w:val="0"/>
          <w:numId w:val="98"/>
        </w:numPr>
        <w:rPr>
          <w:rFonts w:ascii="Times New Roman" w:hAnsi="Times New Roman" w:cs="Times New Roman"/>
          <w:b/>
          <w:bCs/>
          <w:sz w:val="20"/>
          <w:szCs w:val="20"/>
          <w:lang w:bidi="he-IL"/>
        </w:rPr>
      </w:pPr>
      <w:r w:rsidRPr="00246AFB">
        <w:rPr>
          <w:rFonts w:ascii="Times New Roman" w:hAnsi="Times New Roman" w:cs="Times New Roman"/>
          <w:b/>
          <w:bCs/>
          <w:sz w:val="20"/>
          <w:szCs w:val="20"/>
          <w:lang w:bidi="he-IL"/>
        </w:rPr>
        <w:t>Function encodeByteArrayToGroupElement(byte[] binaryString): GroupElement throws IndexOutOfBoundsException</w:t>
      </w:r>
    </w:p>
    <w:p w:rsidR="00246AFB" w:rsidRDefault="00246AFB" w:rsidP="00246AFB">
      <w:pPr>
        <w:pStyle w:val="ListParagraph"/>
        <w:ind w:left="360"/>
        <w:rPr>
          <w:rFonts w:ascii="Times New Roman" w:hAnsi="Times New Roman" w:cs="Times New Roman"/>
          <w:b/>
          <w:bCs/>
          <w:sz w:val="20"/>
          <w:szCs w:val="20"/>
          <w:lang w:bidi="he-IL"/>
        </w:rPr>
      </w:pPr>
    </w:p>
    <w:p w:rsidR="00AB00ED" w:rsidRPr="00246AFB" w:rsidRDefault="00AB00ED" w:rsidP="00246AFB">
      <w:pPr>
        <w:pStyle w:val="ListParagraph"/>
        <w:ind w:left="0"/>
        <w:rPr>
          <w:rFonts w:ascii="Times New Roman" w:hAnsi="Times New Roman" w:cs="Times New Roman"/>
          <w:b/>
          <w:bCs/>
          <w:sz w:val="20"/>
          <w:szCs w:val="20"/>
          <w:lang w:bidi="he-IL"/>
        </w:rPr>
      </w:pPr>
      <w:r w:rsidRPr="00246AFB">
        <w:rPr>
          <w:rFonts w:asciiTheme="minorHAnsi" w:hAnsiTheme="minorHAnsi" w:cstheme="minorHAnsi"/>
          <w:color w:val="000000"/>
          <w:sz w:val="20"/>
          <w:szCs w:val="20"/>
        </w:rPr>
        <w:t>This function takes any string of length up to k bytes and encodes it to a Group Element.</w:t>
      </w:r>
      <w:r w:rsidR="00236F21" w:rsidRPr="00246AFB">
        <w:rPr>
          <w:rFonts w:asciiTheme="minorHAnsi" w:hAnsiTheme="minorHAnsi" w:cstheme="minorHAnsi"/>
          <w:color w:val="000000"/>
          <w:sz w:val="20"/>
          <w:szCs w:val="20"/>
        </w:rPr>
        <w:t xml:space="preserve"> </w:t>
      </w:r>
      <w:proofErr w:type="gramStart"/>
      <w:r w:rsidRPr="00246AFB">
        <w:rPr>
          <w:rFonts w:asciiTheme="minorHAnsi" w:hAnsiTheme="minorHAnsi" w:cstheme="minorHAnsi"/>
          <w:color w:val="000000"/>
          <w:sz w:val="20"/>
          <w:szCs w:val="20"/>
        </w:rPr>
        <w:t>k</w:t>
      </w:r>
      <w:proofErr w:type="gramEnd"/>
      <w:r w:rsidRPr="00246AFB">
        <w:rPr>
          <w:rFonts w:asciiTheme="minorHAnsi" w:hAnsiTheme="minorHAnsi" w:cstheme="minorHAnsi"/>
          <w:color w:val="000000"/>
          <w:sz w:val="20"/>
          <w:szCs w:val="20"/>
        </w:rPr>
        <w:t xml:space="preserve"> is calculated upon construction of this group and it depends on the length in bits of p. The encoding-decoding functionality is not a bijection, that is, it is a 1-1 function but is not onto.</w:t>
      </w:r>
      <w:r w:rsidR="00236F21" w:rsidRPr="00246AFB">
        <w:rPr>
          <w:rFonts w:asciiTheme="minorHAnsi" w:hAnsiTheme="minorHAnsi" w:cstheme="minorHAnsi"/>
          <w:color w:val="000000"/>
          <w:sz w:val="20"/>
          <w:szCs w:val="20"/>
        </w:rPr>
        <w:t xml:space="preserve"> </w:t>
      </w:r>
      <w:r w:rsidRPr="00246AFB">
        <w:rPr>
          <w:rFonts w:asciiTheme="minorHAnsi" w:hAnsiTheme="minorHAnsi" w:cstheme="minorHAnsi"/>
          <w:color w:val="000000"/>
          <w:sz w:val="20"/>
          <w:szCs w:val="20"/>
        </w:rPr>
        <w:t>Therefore, any string of length in bytes up to k can be encoded to a group element but not</w:t>
      </w:r>
      <w:r w:rsidR="00236F21" w:rsidRPr="00246AFB">
        <w:rPr>
          <w:rFonts w:asciiTheme="minorHAnsi" w:hAnsiTheme="minorHAnsi" w:cstheme="minorHAnsi"/>
          <w:color w:val="000000"/>
          <w:sz w:val="20"/>
          <w:szCs w:val="20"/>
        </w:rPr>
        <w:t xml:space="preserve"> </w:t>
      </w:r>
      <w:r w:rsidRPr="00246AFB">
        <w:rPr>
          <w:rFonts w:asciiTheme="minorHAnsi" w:hAnsiTheme="minorHAnsi" w:cstheme="minorHAnsi"/>
          <w:color w:val="000000"/>
          <w:sz w:val="20"/>
          <w:szCs w:val="20"/>
        </w:rPr>
        <w:t xml:space="preserve">every group element can be decoded to a binary string in the group of binary strings of length up to 2^k. Thus, the right way to use this functionality is first to encode a byte array and </w:t>
      </w:r>
      <w:proofErr w:type="gramStart"/>
      <w:r w:rsidRPr="00246AFB">
        <w:rPr>
          <w:rFonts w:asciiTheme="minorHAnsi" w:hAnsiTheme="minorHAnsi" w:cstheme="minorHAnsi"/>
          <w:color w:val="000000"/>
          <w:sz w:val="20"/>
          <w:szCs w:val="20"/>
        </w:rPr>
        <w:t>the to</w:t>
      </w:r>
      <w:proofErr w:type="gramEnd"/>
      <w:r w:rsidRPr="00246AFB">
        <w:rPr>
          <w:rFonts w:asciiTheme="minorHAnsi" w:hAnsiTheme="minorHAnsi" w:cstheme="minorHAnsi"/>
          <w:color w:val="000000"/>
          <w:sz w:val="20"/>
          <w:szCs w:val="20"/>
        </w:rPr>
        <w:t xml:space="preserve"> decode it, and not the opposite.</w:t>
      </w:r>
    </w:p>
    <w:p w:rsidR="00AB00ED" w:rsidRPr="00246AFB" w:rsidRDefault="00AB00ED" w:rsidP="00D54590">
      <w:pPr>
        <w:pStyle w:val="ListParagraph"/>
        <w:numPr>
          <w:ilvl w:val="1"/>
          <w:numId w:val="98"/>
        </w:numPr>
        <w:rPr>
          <w:rFonts w:cs="Calibri"/>
        </w:rPr>
      </w:pPr>
      <w:r w:rsidRPr="00246AFB">
        <w:rPr>
          <w:rFonts w:cs="Calibri"/>
        </w:rPr>
        <w:t xml:space="preserve">If </w:t>
      </w:r>
      <w:r w:rsidR="00742412">
        <w:rPr>
          <w:rFonts w:cs="Calibri"/>
        </w:rPr>
        <w:t xml:space="preserve">binaryString is </w:t>
      </w:r>
      <w:r w:rsidRPr="00246AFB">
        <w:rPr>
          <w:rFonts w:cs="Calibri"/>
        </w:rPr>
        <w:t xml:space="preserve">longer than k then throw </w:t>
      </w:r>
      <w:r w:rsidR="00236F21" w:rsidRPr="00246AFB">
        <w:rPr>
          <w:rFonts w:cs="Calibri"/>
        </w:rPr>
        <w:t>IndexOutOfBoundsException</w:t>
      </w:r>
      <w:r w:rsidRPr="00246AFB">
        <w:rPr>
          <w:rFonts w:cs="Calibri"/>
        </w:rPr>
        <w:t>.</w:t>
      </w:r>
    </w:p>
    <w:p w:rsidR="00246AFB" w:rsidRPr="00246AFB" w:rsidRDefault="00246AFB" w:rsidP="00D54590">
      <w:pPr>
        <w:pStyle w:val="ListParagraph"/>
        <w:numPr>
          <w:ilvl w:val="1"/>
          <w:numId w:val="98"/>
        </w:numPr>
        <w:rPr>
          <w:rFonts w:cs="Calibri"/>
        </w:rPr>
      </w:pPr>
      <w:r w:rsidRPr="00246AFB">
        <w:rPr>
          <w:rFonts w:cs="Calibri"/>
        </w:rPr>
        <w:t xml:space="preserve">Pad the binaryString with </w:t>
      </w:r>
      <w:proofErr w:type="gramStart"/>
      <w:r w:rsidRPr="00246AFB">
        <w:rPr>
          <w:rFonts w:cs="Calibri"/>
        </w:rPr>
        <w:t>a</w:t>
      </w:r>
      <w:proofErr w:type="gramEnd"/>
      <w:r w:rsidRPr="00246AFB">
        <w:rPr>
          <w:rFonts w:cs="Calibri"/>
        </w:rPr>
        <w:t xml:space="preserve"> x01 byte in the most significant byte to ensure that the encoding and decoding always work with positive numbers.</w:t>
      </w:r>
    </w:p>
    <w:p w:rsidR="00AB00ED" w:rsidRPr="00246AFB" w:rsidRDefault="00AB00ED" w:rsidP="00D54590">
      <w:pPr>
        <w:pStyle w:val="ListParagraph"/>
        <w:numPr>
          <w:ilvl w:val="1"/>
          <w:numId w:val="98"/>
        </w:numPr>
        <w:rPr>
          <w:rFonts w:cs="Calibri"/>
        </w:rPr>
      </w:pPr>
      <w:r w:rsidRPr="00246AFB">
        <w:rPr>
          <w:rFonts w:cs="Calibri"/>
        </w:rPr>
        <w:t>Denote the string of length k by s.</w:t>
      </w:r>
    </w:p>
    <w:p w:rsidR="00AB00ED" w:rsidRPr="00246AFB" w:rsidRDefault="00AB00ED" w:rsidP="00D54590">
      <w:pPr>
        <w:pStyle w:val="ListParagraph"/>
        <w:numPr>
          <w:ilvl w:val="1"/>
          <w:numId w:val="98"/>
        </w:numPr>
        <w:rPr>
          <w:rFonts w:cs="Calibri"/>
        </w:rPr>
      </w:pPr>
      <w:r w:rsidRPr="00246AFB">
        <w:rPr>
          <w:rFonts w:cs="Calibri"/>
        </w:rPr>
        <w:t>Set the group element to be y=(s+1)^2 (this ensures that the result is not 0 and is a square)</w:t>
      </w:r>
    </w:p>
    <w:p w:rsidR="00AB00ED" w:rsidRPr="00246AFB" w:rsidRDefault="00246AFB" w:rsidP="00D54590">
      <w:pPr>
        <w:pStyle w:val="ListParagraph"/>
        <w:numPr>
          <w:ilvl w:val="1"/>
          <w:numId w:val="98"/>
        </w:numPr>
        <w:rPr>
          <w:rFonts w:cs="Calibri"/>
        </w:rPr>
      </w:pPr>
      <w:r w:rsidRPr="00246AFB">
        <w:rPr>
          <w:rFonts w:cs="Calibri"/>
        </w:rPr>
        <w:t>Create and return a ZpSafePrimeElementCryptoPp object with the y calculated.</w:t>
      </w:r>
    </w:p>
    <w:p w:rsidR="00246AFB" w:rsidRPr="00246AFB" w:rsidRDefault="00246AFB" w:rsidP="00246AFB">
      <w:pPr>
        <w:pStyle w:val="ListParagraph"/>
        <w:ind w:left="360"/>
        <w:rPr>
          <w:rFonts w:ascii="Courier New" w:hAnsi="Courier New" w:cs="Courier New"/>
          <w:sz w:val="20"/>
          <w:szCs w:val="20"/>
        </w:rPr>
      </w:pPr>
    </w:p>
    <w:p w:rsidR="00246AFB" w:rsidRPr="00246AFB" w:rsidRDefault="00246AFB" w:rsidP="00D54590">
      <w:pPr>
        <w:pStyle w:val="ListParagraph"/>
        <w:numPr>
          <w:ilvl w:val="0"/>
          <w:numId w:val="98"/>
        </w:numPr>
        <w:rPr>
          <w:rFonts w:ascii="Times New Roman" w:hAnsi="Times New Roman" w:cs="Times New Roman"/>
          <w:b/>
          <w:bCs/>
          <w:sz w:val="20"/>
          <w:szCs w:val="20"/>
          <w:lang w:bidi="he-IL"/>
        </w:rPr>
      </w:pPr>
      <w:r w:rsidRPr="00246AFB">
        <w:rPr>
          <w:rFonts w:ascii="Times New Roman" w:hAnsi="Times New Roman" w:cs="Times New Roman"/>
          <w:b/>
          <w:bCs/>
          <w:sz w:val="20"/>
          <w:szCs w:val="20"/>
          <w:lang w:bidi="he-IL"/>
        </w:rPr>
        <w:tab/>
        <w:t xml:space="preserve">Function: decodeGroupElementToByteArray(GroupElement groupElement): byte[] </w:t>
      </w:r>
    </w:p>
    <w:p w:rsidR="00AB00ED" w:rsidRDefault="00AB00ED" w:rsidP="00246AFB">
      <w:pPr>
        <w:rPr>
          <w:rFonts w:ascii="Courier New" w:hAnsi="Courier New" w:cs="Courier New"/>
          <w:sz w:val="20"/>
          <w:szCs w:val="20"/>
        </w:rPr>
      </w:pPr>
      <w:r w:rsidRPr="00246AFB">
        <w:rPr>
          <w:rFonts w:asciiTheme="minorHAnsi" w:hAnsiTheme="minorHAnsi" w:cstheme="minorHAnsi"/>
          <w:color w:val="000000"/>
          <w:sz w:val="20"/>
          <w:szCs w:val="20"/>
          <w:lang w:bidi="en-US"/>
        </w:rPr>
        <w:t>This function decodes a group element to a byte array.</w:t>
      </w:r>
      <w:r w:rsidR="00246AFB" w:rsidRPr="00246AFB">
        <w:rPr>
          <w:rFonts w:asciiTheme="minorHAnsi" w:hAnsiTheme="minorHAnsi" w:cstheme="minorHAnsi"/>
          <w:color w:val="000000"/>
          <w:sz w:val="20"/>
          <w:szCs w:val="20"/>
          <w:lang w:bidi="en-US"/>
        </w:rPr>
        <w:t xml:space="preserve"> </w:t>
      </w:r>
      <w:r w:rsidRPr="00246AFB">
        <w:rPr>
          <w:rFonts w:asciiTheme="minorHAnsi" w:hAnsiTheme="minorHAnsi" w:cstheme="minorHAnsi"/>
          <w:color w:val="000000"/>
          <w:sz w:val="20"/>
          <w:szCs w:val="20"/>
          <w:lang w:bidi="en-US"/>
        </w:rPr>
        <w:t>This function is guaranteed to work properly ONLY if the group element was obtained as a result</w:t>
      </w:r>
      <w:r w:rsidR="00246AFB" w:rsidRPr="00246AFB">
        <w:rPr>
          <w:rFonts w:asciiTheme="minorHAnsi" w:hAnsiTheme="minorHAnsi" w:cstheme="minorHAnsi"/>
          <w:color w:val="000000"/>
          <w:sz w:val="20"/>
          <w:szCs w:val="20"/>
          <w:lang w:bidi="en-US"/>
        </w:rPr>
        <w:t xml:space="preserve"> </w:t>
      </w:r>
      <w:r w:rsidRPr="00246AFB">
        <w:rPr>
          <w:rFonts w:asciiTheme="minorHAnsi" w:hAnsiTheme="minorHAnsi" w:cstheme="minorHAnsi"/>
          <w:color w:val="000000"/>
          <w:sz w:val="20"/>
          <w:szCs w:val="20"/>
          <w:lang w:bidi="en-US"/>
        </w:rPr>
        <w:t xml:space="preserve">of encoding a binary string of length in bytes up to k. This is because the </w:t>
      </w:r>
      <w:r w:rsidR="00246AFB" w:rsidRPr="00246AFB">
        <w:rPr>
          <w:rFonts w:asciiTheme="minorHAnsi" w:hAnsiTheme="minorHAnsi" w:cstheme="minorHAnsi"/>
          <w:color w:val="000000"/>
          <w:sz w:val="20"/>
          <w:szCs w:val="20"/>
          <w:lang w:bidi="en-US"/>
        </w:rPr>
        <w:t>e</w:t>
      </w:r>
      <w:r w:rsidRPr="00246AFB">
        <w:rPr>
          <w:rFonts w:asciiTheme="minorHAnsi" w:hAnsiTheme="minorHAnsi" w:cstheme="minorHAnsi"/>
          <w:color w:val="000000"/>
          <w:sz w:val="20"/>
          <w:szCs w:val="20"/>
          <w:lang w:bidi="en-US"/>
        </w:rPr>
        <w:t>ncoding-decoding functionality is not a bijection, that is, it is a 1-1 function but is not onto. Therefore, any string of length in bytes up to k can be encoded to a group element but not</w:t>
      </w:r>
      <w:r w:rsidR="00246AFB" w:rsidRPr="00246AFB">
        <w:rPr>
          <w:rFonts w:asciiTheme="minorHAnsi" w:hAnsiTheme="minorHAnsi" w:cstheme="minorHAnsi"/>
          <w:color w:val="000000"/>
          <w:sz w:val="20"/>
          <w:szCs w:val="20"/>
          <w:lang w:bidi="en-US"/>
        </w:rPr>
        <w:t xml:space="preserve"> </w:t>
      </w:r>
      <w:r w:rsidRPr="00246AFB">
        <w:rPr>
          <w:rFonts w:asciiTheme="minorHAnsi" w:hAnsiTheme="minorHAnsi" w:cstheme="minorHAnsi"/>
          <w:color w:val="000000"/>
          <w:sz w:val="20"/>
          <w:szCs w:val="20"/>
          <w:lang w:bidi="en-US"/>
        </w:rPr>
        <w:t>any group element can be decoded to a binary sting in the group of binary strings of length up to 2^k.</w:t>
      </w:r>
    </w:p>
    <w:p w:rsidR="00246AFB" w:rsidRPr="00246AFB" w:rsidRDefault="00AB00ED" w:rsidP="00D54590">
      <w:pPr>
        <w:pStyle w:val="ListParagraph"/>
        <w:numPr>
          <w:ilvl w:val="1"/>
          <w:numId w:val="98"/>
        </w:numPr>
        <w:rPr>
          <w:rFonts w:cs="Calibri"/>
        </w:rPr>
      </w:pPr>
      <w:r w:rsidRPr="00246AFB">
        <w:rPr>
          <w:rFonts w:cs="Calibri"/>
        </w:rPr>
        <w:t xml:space="preserve">Given a group element y, find the two inverses z,-z. </w:t>
      </w:r>
    </w:p>
    <w:p w:rsidR="00246AFB" w:rsidRPr="00246AFB" w:rsidRDefault="00AB00ED" w:rsidP="00D54590">
      <w:pPr>
        <w:pStyle w:val="ListParagraph"/>
        <w:numPr>
          <w:ilvl w:val="1"/>
          <w:numId w:val="98"/>
        </w:numPr>
        <w:rPr>
          <w:rFonts w:cs="Calibri"/>
        </w:rPr>
      </w:pPr>
      <w:r w:rsidRPr="00246AFB">
        <w:rPr>
          <w:rFonts w:cs="Calibri"/>
        </w:rPr>
        <w:t xml:space="preserve">Take z to be the value between 1 and (p-1)/2. </w:t>
      </w:r>
    </w:p>
    <w:p w:rsidR="00AB00ED" w:rsidRPr="00246AFB" w:rsidRDefault="00AB00ED" w:rsidP="00D54590">
      <w:pPr>
        <w:pStyle w:val="ListParagraph"/>
        <w:numPr>
          <w:ilvl w:val="1"/>
          <w:numId w:val="98"/>
        </w:numPr>
        <w:rPr>
          <w:rFonts w:cs="Calibri"/>
        </w:rPr>
      </w:pPr>
      <w:r w:rsidRPr="00246AFB">
        <w:rPr>
          <w:rFonts w:cs="Calibri"/>
        </w:rPr>
        <w:t>Return s=z-1</w:t>
      </w:r>
    </w:p>
    <w:p w:rsidR="00AB00ED" w:rsidRPr="00246AFB" w:rsidRDefault="00AB00ED" w:rsidP="00D54590">
      <w:pPr>
        <w:pStyle w:val="ListParagraph"/>
        <w:numPr>
          <w:ilvl w:val="1"/>
          <w:numId w:val="98"/>
        </w:numPr>
        <w:rPr>
          <w:rFonts w:cs="Calibri"/>
        </w:rPr>
      </w:pPr>
      <w:r w:rsidRPr="00246AFB">
        <w:rPr>
          <w:rFonts w:cs="Calibri"/>
        </w:rPr>
        <w:t>Remove the padding byte at the most significant position (that was added while encoding)</w:t>
      </w:r>
    </w:p>
    <w:p w:rsidR="00AB00ED" w:rsidRDefault="00246AFB" w:rsidP="00D54590">
      <w:pPr>
        <w:pStyle w:val="ListParagraph"/>
        <w:numPr>
          <w:ilvl w:val="1"/>
          <w:numId w:val="98"/>
        </w:numPr>
        <w:rPr>
          <w:rFonts w:ascii="Courier New" w:hAnsi="Courier New" w:cs="Courier New"/>
          <w:sz w:val="20"/>
          <w:szCs w:val="20"/>
        </w:rPr>
      </w:pPr>
      <w:r w:rsidRPr="00246AFB">
        <w:rPr>
          <w:rFonts w:cs="Calibri"/>
        </w:rPr>
        <w:t>Return the result</w:t>
      </w:r>
      <w:r>
        <w:rPr>
          <w:rFonts w:ascii="Courier New" w:hAnsi="Courier New" w:cs="Courier New"/>
          <w:color w:val="000000"/>
          <w:sz w:val="20"/>
          <w:szCs w:val="20"/>
        </w:rPr>
        <w:t>.</w:t>
      </w:r>
    </w:p>
    <w:p w:rsidR="00AB00ED" w:rsidRDefault="00AB00ED" w:rsidP="00AB00ED">
      <w:pPr>
        <w:rPr>
          <w:rFonts w:ascii="Courier New" w:hAnsi="Courier New" w:cs="Courier New"/>
          <w:sz w:val="20"/>
          <w:szCs w:val="20"/>
        </w:rPr>
      </w:pPr>
    </w:p>
    <w:p w:rsidR="00AB00ED" w:rsidRDefault="00AB00ED" w:rsidP="00AB00ED">
      <w:pPr>
        <w:rPr>
          <w:rFonts w:ascii="Courier New" w:hAnsi="Courier New" w:cs="Courier New"/>
          <w:sz w:val="20"/>
          <w:szCs w:val="20"/>
        </w:rPr>
      </w:pPr>
      <w:r>
        <w:rPr>
          <w:rFonts w:ascii="Courier New" w:hAnsi="Courier New" w:cs="Courier New"/>
          <w:color w:val="000000"/>
          <w:sz w:val="20"/>
          <w:szCs w:val="20"/>
        </w:rPr>
        <w:tab/>
      </w:r>
    </w:p>
    <w:p w:rsidR="00AB00ED" w:rsidRPr="00246AFB" w:rsidRDefault="00246AFB" w:rsidP="00D54590">
      <w:pPr>
        <w:pStyle w:val="ListParagraph"/>
        <w:numPr>
          <w:ilvl w:val="0"/>
          <w:numId w:val="98"/>
        </w:numPr>
        <w:rPr>
          <w:rFonts w:ascii="Times New Roman" w:hAnsi="Times New Roman" w:cs="Times New Roman"/>
          <w:b/>
          <w:bCs/>
          <w:sz w:val="20"/>
          <w:szCs w:val="20"/>
          <w:lang w:bidi="he-IL"/>
        </w:rPr>
      </w:pPr>
      <w:r w:rsidRPr="00246AFB">
        <w:rPr>
          <w:rFonts w:ascii="Times New Roman" w:hAnsi="Times New Roman" w:cs="Times New Roman"/>
          <w:b/>
          <w:bCs/>
          <w:sz w:val="20"/>
          <w:szCs w:val="20"/>
          <w:lang w:bidi="he-IL"/>
        </w:rPr>
        <w:t>Function:</w:t>
      </w:r>
      <w:r w:rsidR="00AB00ED" w:rsidRPr="00246AFB">
        <w:rPr>
          <w:rFonts w:ascii="Times New Roman" w:hAnsi="Times New Roman" w:cs="Times New Roman"/>
          <w:b/>
          <w:bCs/>
          <w:sz w:val="20"/>
          <w:szCs w:val="20"/>
          <w:lang w:bidi="he-IL"/>
        </w:rPr>
        <w:t xml:space="preserve"> mapAnyGroupElementToByteArray(GroupElement groupElement)</w:t>
      </w:r>
      <w:r w:rsidRPr="00246AFB">
        <w:rPr>
          <w:rFonts w:ascii="Times New Roman" w:hAnsi="Times New Roman" w:cs="Times New Roman"/>
          <w:b/>
          <w:bCs/>
          <w:sz w:val="20"/>
          <w:szCs w:val="20"/>
          <w:lang w:bidi="he-IL"/>
        </w:rPr>
        <w:t>: byte[]</w:t>
      </w:r>
    </w:p>
    <w:p w:rsidR="00246AFB" w:rsidRDefault="00246AFB" w:rsidP="00246AFB">
      <w:pPr>
        <w:rPr>
          <w:rFonts w:ascii="Courier New" w:hAnsi="Courier New" w:cs="Courier New"/>
          <w:sz w:val="20"/>
          <w:szCs w:val="20"/>
        </w:rPr>
      </w:pPr>
      <w:r w:rsidRPr="00246AFB">
        <w:rPr>
          <w:rFonts w:asciiTheme="minorHAnsi" w:hAnsiTheme="minorHAnsi" w:cstheme="minorHAnsi"/>
          <w:color w:val="000000"/>
          <w:sz w:val="20"/>
          <w:szCs w:val="20"/>
          <w:lang w:bidi="en-US"/>
        </w:rPr>
        <w:t>This function maps a group element of this dlog group to a byte array. This function does not have an inverse function, that is, it is not possible to re-construct the original group element from the resulting byte array.</w:t>
      </w:r>
      <w:r>
        <w:rPr>
          <w:rFonts w:ascii="Courier New" w:hAnsi="Courier New" w:cs="Courier New"/>
          <w:color w:val="3F5FBF"/>
          <w:sz w:val="20"/>
          <w:szCs w:val="20"/>
        </w:rPr>
        <w:t xml:space="preserve"> </w:t>
      </w:r>
    </w:p>
    <w:p w:rsidR="00246AFB" w:rsidRPr="00246AFB" w:rsidRDefault="00246AFB" w:rsidP="00D54590">
      <w:pPr>
        <w:pStyle w:val="ListParagraph"/>
        <w:numPr>
          <w:ilvl w:val="1"/>
          <w:numId w:val="98"/>
        </w:numPr>
        <w:rPr>
          <w:rFonts w:cs="Calibri"/>
        </w:rPr>
      </w:pPr>
      <w:r w:rsidRPr="00246AFB">
        <w:rPr>
          <w:rFonts w:cs="Calibri"/>
        </w:rPr>
        <w:t>Check that the group element is of type ZpSafePrimeElementCryptoPp. If not, throw llegalArgumentException.</w:t>
      </w:r>
    </w:p>
    <w:p w:rsidR="00246AFB" w:rsidRDefault="00246AFB" w:rsidP="00D54590">
      <w:pPr>
        <w:pStyle w:val="ListParagraph"/>
        <w:numPr>
          <w:ilvl w:val="1"/>
          <w:numId w:val="98"/>
        </w:numPr>
        <w:rPr>
          <w:rFonts w:ascii="Courier New" w:hAnsi="Courier New" w:cs="Courier New"/>
          <w:sz w:val="20"/>
          <w:szCs w:val="20"/>
        </w:rPr>
      </w:pPr>
      <w:r w:rsidRPr="00246AFB">
        <w:rPr>
          <w:rFonts w:cs="Calibri"/>
        </w:rPr>
        <w:t>Return the byte array representation of the inner element value which is hold as a BigInteger.</w:t>
      </w:r>
    </w:p>
    <w:p w:rsidR="00BB5904" w:rsidRPr="00BB5904" w:rsidRDefault="00BB5904" w:rsidP="00AB00ED">
      <w:pPr>
        <w:pStyle w:val="ListParagraph"/>
        <w:ind w:left="1518"/>
      </w:pPr>
    </w:p>
    <w:p w:rsidR="00806BD5" w:rsidRPr="00806BD5" w:rsidRDefault="00806BD5" w:rsidP="00D54590">
      <w:pPr>
        <w:pStyle w:val="ListParagraph"/>
        <w:keepNext/>
        <w:keepLines/>
        <w:numPr>
          <w:ilvl w:val="0"/>
          <w:numId w:val="44"/>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823" w:name="_Toc305321007"/>
      <w:bookmarkStart w:id="824" w:name="_Toc305321137"/>
      <w:bookmarkStart w:id="825" w:name="_Toc305321267"/>
      <w:bookmarkStart w:id="826" w:name="_Toc305321466"/>
      <w:bookmarkStart w:id="827" w:name="_Toc305323480"/>
      <w:bookmarkStart w:id="828" w:name="_Toc305323654"/>
      <w:bookmarkStart w:id="829" w:name="_Toc305323830"/>
      <w:bookmarkStart w:id="830" w:name="_Toc311619794"/>
      <w:bookmarkStart w:id="831" w:name="_Toc315168935"/>
      <w:bookmarkStart w:id="832" w:name="_Toc315169112"/>
      <w:bookmarkStart w:id="833" w:name="_Toc315173330"/>
      <w:bookmarkStart w:id="834" w:name="_Toc331083187"/>
      <w:bookmarkStart w:id="835" w:name="_Toc331083388"/>
      <w:bookmarkStart w:id="836" w:name="_Toc331083582"/>
      <w:bookmarkStart w:id="837" w:name="_Toc331083781"/>
      <w:bookmarkStart w:id="838" w:name="_Toc331083985"/>
      <w:bookmarkStart w:id="839" w:name="_Toc331084187"/>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p>
    <w:p w:rsidR="00806BD5" w:rsidRPr="00806BD5" w:rsidRDefault="00806BD5" w:rsidP="00D54590">
      <w:pPr>
        <w:pStyle w:val="ListParagraph"/>
        <w:keepNext/>
        <w:keepLines/>
        <w:numPr>
          <w:ilvl w:val="2"/>
          <w:numId w:val="44"/>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840" w:name="_Toc305321008"/>
      <w:bookmarkStart w:id="841" w:name="_Toc305321138"/>
      <w:bookmarkStart w:id="842" w:name="_Toc305321268"/>
      <w:bookmarkStart w:id="843" w:name="_Toc305321467"/>
      <w:bookmarkStart w:id="844" w:name="_Toc305323481"/>
      <w:bookmarkStart w:id="845" w:name="_Toc305323655"/>
      <w:bookmarkStart w:id="846" w:name="_Toc305323831"/>
      <w:bookmarkStart w:id="847" w:name="_Toc311619795"/>
      <w:bookmarkStart w:id="848" w:name="_Toc315168936"/>
      <w:bookmarkStart w:id="849" w:name="_Toc315169113"/>
      <w:bookmarkStart w:id="850" w:name="_Toc315173331"/>
      <w:bookmarkStart w:id="851" w:name="_Toc331083188"/>
      <w:bookmarkStart w:id="852" w:name="_Toc331083389"/>
      <w:bookmarkStart w:id="853" w:name="_Toc331083583"/>
      <w:bookmarkStart w:id="854" w:name="_Toc331083782"/>
      <w:bookmarkStart w:id="855" w:name="_Toc331083986"/>
      <w:bookmarkStart w:id="856" w:name="_Toc331084188"/>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p>
    <w:p w:rsidR="00AD0EBF" w:rsidRDefault="00AD0EBF" w:rsidP="007C5F01">
      <w:pPr>
        <w:pStyle w:val="Heading3"/>
        <w:numPr>
          <w:ilvl w:val="2"/>
          <w:numId w:val="37"/>
        </w:numPr>
        <w:ind w:left="1146"/>
      </w:pPr>
      <w:bookmarkStart w:id="857" w:name="_Dlog_auxiliary_classes"/>
      <w:bookmarkStart w:id="858" w:name="_Toc331084189"/>
      <w:bookmarkEnd w:id="857"/>
      <w:r w:rsidRPr="00CD17F3">
        <w:rPr>
          <w:lang w:val="en-GB"/>
        </w:rPr>
        <w:t>Dlog</w:t>
      </w:r>
      <w:r>
        <w:t xml:space="preserve"> auxiliary classes</w:t>
      </w:r>
      <w:bookmarkEnd w:id="858"/>
    </w:p>
    <w:p w:rsidR="00AD0EBF" w:rsidRDefault="00AD0EBF" w:rsidP="00AD0EBF">
      <w:r>
        <w:t>For extensibility and flexibility reasons the implementation of the Dlog group family has a clear separation between the functionality of any Dlog group and the actual field and elements that form the group. The latter are represented by a set of parameters or data that constitute this group. Moreover, two Dlog group objects over the same field can have different types of parameters, according to the internal construction of the group. For example, an elliptic curve over the F2m field can accept parameters to make it a trinomial base curve or parameters to make it a pentanomial base curve. Therefore, a BCDlogECF2m object can have an ECF2mTrinomialBasis and a second BCDlogECF2m object can have an ECF2mPentanomialBasis.</w:t>
      </w:r>
    </w:p>
    <w:p w:rsidR="00AD0EBF" w:rsidRDefault="00AD0EBF" w:rsidP="00AD0EBF">
      <w:r>
        <w:t xml:space="preserve">In order to be as general as possible, we create a GroupParams family that holds the necessary parameters for each possible concrete Dlog group. The hierarchy of this family matches the DlogGroup hierarchy, with some necessary extensions. Every concrete DlogGroup has an instance of the corresponding GroupParams as a class member. This member is initialized inside the constructor of the DlogGroup, where the internal structure of the group is firstly known.  </w:t>
      </w:r>
      <w:r w:rsidRPr="00B23F19">
        <w:rPr>
          <w:b/>
          <w:bCs/>
        </w:rPr>
        <w:t>GroupParams family is only the data of the Dlog group, and it has no meaning by itself.</w:t>
      </w:r>
      <w:r>
        <w:t xml:space="preserve"> This family implements the AlgorithmParameterSpec interface.</w:t>
      </w:r>
    </w:p>
    <w:p w:rsidR="00AD0EBF" w:rsidRDefault="00AD0EBF" w:rsidP="00AD0EBF">
      <w:r>
        <w:t xml:space="preserve">In the sub-section below we describe two families of auxiliary classes: the </w:t>
      </w:r>
      <w:r w:rsidRPr="00354885">
        <w:rPr>
          <w:b/>
          <w:bCs/>
        </w:rPr>
        <w:t>GroupParams</w:t>
      </w:r>
      <w:r>
        <w:t xml:space="preserve"> family and the </w:t>
      </w:r>
      <w:r w:rsidRPr="00354885">
        <w:rPr>
          <w:b/>
          <w:bCs/>
        </w:rPr>
        <w:t>GroupElement</w:t>
      </w:r>
      <w:r>
        <w:t xml:space="preserve"> family.</w:t>
      </w:r>
    </w:p>
    <w:p w:rsidR="00AD0EBF" w:rsidRPr="00806BD5" w:rsidRDefault="00AD0EBF" w:rsidP="00AD0EBF">
      <w:r>
        <w:t xml:space="preserve"> </w:t>
      </w:r>
    </w:p>
    <w:p w:rsidR="00AD0EBF" w:rsidRPr="00806BD5" w:rsidRDefault="00AD0EBF" w:rsidP="007C5F01">
      <w:pPr>
        <w:pStyle w:val="ListParagraph"/>
        <w:keepNext/>
        <w:keepLines/>
        <w:numPr>
          <w:ilvl w:val="2"/>
          <w:numId w:val="35"/>
        </w:numPr>
        <w:tabs>
          <w:tab w:val="left" w:pos="1701"/>
        </w:tabs>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59" w:name="_Toc305321457"/>
      <w:bookmarkStart w:id="860" w:name="_Toc305323471"/>
      <w:bookmarkStart w:id="861" w:name="_Toc305323645"/>
      <w:bookmarkStart w:id="862" w:name="_Toc305323821"/>
      <w:bookmarkStart w:id="863" w:name="_Toc311619785"/>
      <w:bookmarkStart w:id="864" w:name="_Toc315168926"/>
      <w:bookmarkStart w:id="865" w:name="_Toc315169103"/>
      <w:bookmarkStart w:id="866" w:name="_Toc315173321"/>
      <w:bookmarkStart w:id="867" w:name="_Toc331083190"/>
      <w:bookmarkStart w:id="868" w:name="_Toc331083391"/>
      <w:bookmarkStart w:id="869" w:name="_Toc331083585"/>
      <w:bookmarkStart w:id="870" w:name="_Toc331083784"/>
      <w:bookmarkStart w:id="871" w:name="_Toc331083988"/>
      <w:bookmarkStart w:id="872" w:name="_Toc331084190"/>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p>
    <w:p w:rsidR="00AD0EBF" w:rsidRPr="001032FB" w:rsidRDefault="00AD0EBF" w:rsidP="007C5F01">
      <w:pPr>
        <w:pStyle w:val="Heading4"/>
        <w:numPr>
          <w:ilvl w:val="3"/>
          <w:numId w:val="35"/>
        </w:numPr>
        <w:tabs>
          <w:tab w:val="left" w:pos="1701"/>
        </w:tabs>
      </w:pPr>
      <w:r>
        <w:t xml:space="preserve"> </w:t>
      </w:r>
      <w:bookmarkStart w:id="873" w:name="_Toc331084191"/>
      <w:r w:rsidRPr="00806BD5">
        <w:t>GroupParams</w:t>
      </w:r>
      <w:r>
        <w:t xml:space="preserve"> Static view</w:t>
      </w:r>
      <w:bookmarkEnd w:id="873"/>
    </w:p>
    <w:p w:rsidR="00AD0EBF" w:rsidRDefault="00AD0EBF" w:rsidP="00AD0EBF">
      <w:r w:rsidRPr="009C1EC8">
        <w:t xml:space="preserve">The </w:t>
      </w:r>
      <w:r w:rsidRPr="00CD17F3">
        <w:rPr>
          <w:lang w:val="en-GB"/>
        </w:rPr>
        <w:t>next</w:t>
      </w:r>
      <w:r w:rsidRPr="009C1EC8">
        <w:t xml:space="preserve"> figure</w:t>
      </w:r>
      <w:r>
        <w:t xml:space="preserve"> shows</w:t>
      </w:r>
      <w:r w:rsidRPr="009C1EC8">
        <w:t xml:space="preserve"> the </w:t>
      </w:r>
      <w:r w:rsidRPr="00E37915">
        <w:rPr>
          <w:b/>
          <w:bCs/>
        </w:rPr>
        <w:t>GroupParams</w:t>
      </w:r>
      <w:r>
        <w:t xml:space="preserve"> family. It has two main branches, the Zp* group parameters and the elliptic curves group parameters. Both branches have in common the parameter q, representing the order of the group. In addition, they both have the corresponding generator values, a BigInteger xG for Z</w:t>
      </w:r>
      <w:r>
        <w:rPr>
          <w:vertAlign w:val="subscript"/>
        </w:rPr>
        <w:t>p</w:t>
      </w:r>
      <w:r>
        <w:rPr>
          <w:vertAlign w:val="superscript"/>
        </w:rPr>
        <w:t>*</w:t>
      </w:r>
      <w:r>
        <w:t xml:space="preserve"> and a pair of BigInteger (xG, xY) for Elliptic Curves. The generator object of a concrete DlogGroup will be initialized with the relevant values upon construction.</w:t>
      </w:r>
    </w:p>
    <w:p w:rsidR="00AD0EBF" w:rsidRDefault="00AD0EBF" w:rsidP="00AD0EBF">
      <w:pPr>
        <w:ind w:firstLine="708"/>
      </w:pPr>
      <w:r w:rsidRPr="000012C2">
        <w:rPr>
          <w:noProof/>
        </w:rPr>
        <w:lastRenderedPageBreak/>
        <w:drawing>
          <wp:inline distT="0" distB="0" distL="0" distR="0" wp14:anchorId="097344E1" wp14:editId="262618FF">
            <wp:extent cx="5486400" cy="4029710"/>
            <wp:effectExtent l="0" t="0" r="0" b="889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4029710"/>
                    </a:xfrm>
                    <a:prstGeom prst="rect">
                      <a:avLst/>
                    </a:prstGeom>
                  </pic:spPr>
                </pic:pic>
              </a:graphicData>
            </a:graphic>
          </wp:inline>
        </w:drawing>
      </w:r>
    </w:p>
    <w:p w:rsidR="00AD0EBF" w:rsidRDefault="00AD0EBF" w:rsidP="00AD0EBF">
      <w:pPr>
        <w:autoSpaceDE/>
        <w:autoSpaceDN/>
        <w:adjustRightInd/>
      </w:pPr>
      <w:r>
        <w:br w:type="page"/>
      </w:r>
    </w:p>
    <w:p w:rsidR="00AD0EBF" w:rsidRDefault="00AD0EBF" w:rsidP="007C5F01">
      <w:pPr>
        <w:pStyle w:val="Heading4"/>
        <w:numPr>
          <w:ilvl w:val="3"/>
          <w:numId w:val="35"/>
        </w:numPr>
        <w:tabs>
          <w:tab w:val="left" w:pos="1701"/>
        </w:tabs>
      </w:pPr>
      <w:r>
        <w:lastRenderedPageBreak/>
        <w:t xml:space="preserve"> </w:t>
      </w:r>
      <w:bookmarkStart w:id="874" w:name="_Toc331084192"/>
      <w:r>
        <w:t>GroupParams Dynamic view</w:t>
      </w:r>
      <w:bookmarkEnd w:id="874"/>
    </w:p>
    <w:p w:rsidR="00AD0EBF" w:rsidRDefault="00AD0EBF" w:rsidP="00AD0EBF">
      <w:r>
        <w:t>Elliptic curves over the field F2m can be constructed with two bases types, trinomial type or pentanomial type.</w:t>
      </w:r>
    </w:p>
    <w:p w:rsidR="00AD0EBF" w:rsidRDefault="00AD0EBF" w:rsidP="00AD0EBF">
      <w:r>
        <w:t>They can also be extended to Koblitz curve. To provide these abilities, we use the decorator design pattern.</w:t>
      </w:r>
    </w:p>
    <w:p w:rsidR="00AD0EBF" w:rsidRDefault="00AD0EBF" w:rsidP="00AD0EBF">
      <w:r>
        <w:t xml:space="preserve">The abstract class ECF2mGroupParams has three derived classes: ECF2mTrinomialBasis, ECF2mPentanomialBasis and ECF2mKoblitz. </w:t>
      </w:r>
      <w:r w:rsidRPr="002D1C0D">
        <w:t xml:space="preserve">ECF2mTrinomialBasis holds data for trinomial basis representations of Elliptic Curves over F2m </w:t>
      </w:r>
      <w:r>
        <w:t xml:space="preserve">and </w:t>
      </w:r>
      <w:r w:rsidRPr="002D1C0D">
        <w:t>ECF2mPentanomialBasis holds data for pentanomial basis representations of Elliptic Curves over F2m</w:t>
      </w:r>
      <w:r>
        <w:t>. These classes are concrete components in the decorator pattern. The third class is the extended Koblitz curve, which is the decorator class. It adds the subgroup order to the concrete curve that it holds.</w:t>
      </w:r>
    </w:p>
    <w:p w:rsidR="00AD0EBF" w:rsidRDefault="00AD0EBF" w:rsidP="00AD0EBF"/>
    <w:p w:rsidR="00AD0EBF" w:rsidRDefault="00AD0EBF" w:rsidP="007C5F01">
      <w:pPr>
        <w:pStyle w:val="Heading4"/>
        <w:numPr>
          <w:ilvl w:val="3"/>
          <w:numId w:val="35"/>
        </w:numPr>
        <w:tabs>
          <w:tab w:val="left" w:pos="1701"/>
        </w:tabs>
      </w:pPr>
      <w:r>
        <w:t xml:space="preserve"> </w:t>
      </w:r>
      <w:bookmarkStart w:id="875" w:name="_Toc331084193"/>
      <w:r>
        <w:t>GroupElement Static view</w:t>
      </w:r>
      <w:bookmarkEnd w:id="875"/>
    </w:p>
    <w:p w:rsidR="00AD0EBF" w:rsidRDefault="00AD0EBF" w:rsidP="00AD0EBF">
      <w:pPr>
        <w:rPr>
          <w:lang w:val="en-GB"/>
        </w:rPr>
      </w:pPr>
      <w:r>
        <w:t xml:space="preserve">In </w:t>
      </w:r>
      <w:r w:rsidRPr="00CD17F3">
        <w:rPr>
          <w:lang w:val="en-GB"/>
        </w:rPr>
        <w:t>addition</w:t>
      </w:r>
      <w:r>
        <w:t xml:space="preserve"> to the GroupParams, we have the </w:t>
      </w:r>
      <w:r w:rsidRPr="00E37915">
        <w:rPr>
          <w:b/>
          <w:bCs/>
        </w:rPr>
        <w:t>GroupElement</w:t>
      </w:r>
      <w:r>
        <w:t xml:space="preserve"> family, which holds the concrete elements for the concrete groups. </w:t>
      </w:r>
      <w:r w:rsidRPr="00C37EAE">
        <w:rPr>
          <w:lang w:val="en-GB"/>
        </w:rPr>
        <w:t xml:space="preserve">The </w:t>
      </w:r>
      <w:r w:rsidRPr="00CD17F3">
        <w:rPr>
          <w:lang w:val="en-GB"/>
        </w:rPr>
        <w:t>following</w:t>
      </w:r>
      <w:r w:rsidRPr="00C37EAE">
        <w:rPr>
          <w:lang w:val="en-GB"/>
        </w:rPr>
        <w:t xml:space="preserve"> diagram shows the GroupElement family.</w:t>
      </w:r>
      <w:r>
        <w:rPr>
          <w:lang w:val="en-GB"/>
        </w:rPr>
        <w:t xml:space="preserve"> </w:t>
      </w:r>
    </w:p>
    <w:p w:rsidR="00AD0EBF" w:rsidRDefault="00AD0EBF" w:rsidP="00AD0EBF">
      <w:pPr>
        <w:rPr>
          <w:lang w:val="en-GB"/>
        </w:rPr>
      </w:pPr>
    </w:p>
    <w:p w:rsidR="00AD0EBF" w:rsidRDefault="00AD0EBF" w:rsidP="00AD0EBF">
      <w:pPr>
        <w:rPr>
          <w:lang w:val="en-GB"/>
        </w:rPr>
      </w:pPr>
      <w:r>
        <w:rPr>
          <w:lang w:val="en-GB"/>
        </w:rPr>
        <w:t>A group element should not change after it has been created. Therefore, the concrete classes of GroupElement are immutable. In their constructors the classes initialize the element members, which cannot be changed later since there are no “set” functions.</w:t>
      </w:r>
    </w:p>
    <w:p w:rsidR="00AD0EBF" w:rsidRPr="00C37EAE" w:rsidRDefault="00AD0EBF" w:rsidP="00AD0EBF">
      <w:pPr>
        <w:rPr>
          <w:lang w:val="en-GB"/>
        </w:rPr>
      </w:pPr>
    </w:p>
    <w:p w:rsidR="00AD0EBF" w:rsidRDefault="00AD0EBF" w:rsidP="00AD0EBF">
      <w:pPr>
        <w:tabs>
          <w:tab w:val="left" w:pos="9214"/>
        </w:tabs>
        <w:rPr>
          <w:lang w:val="en-GB"/>
        </w:rPr>
      </w:pPr>
      <w:r>
        <w:rPr>
          <w:lang w:val="en-GB"/>
        </w:rPr>
        <w:t>The different types of Dlog groups have obviously different types of elements. For example, for Z</w:t>
      </w:r>
      <w:r>
        <w:rPr>
          <w:vertAlign w:val="subscript"/>
          <w:lang w:val="en-GB"/>
        </w:rPr>
        <w:t>p</w:t>
      </w:r>
      <w:r>
        <w:rPr>
          <w:vertAlign w:val="superscript"/>
          <w:lang w:val="en-GB"/>
        </w:rPr>
        <w:t>*</w:t>
      </w:r>
      <w:r>
        <w:rPr>
          <w:lang w:val="en-GB"/>
        </w:rPr>
        <w:t xml:space="preserve"> an element of the group is an integer </w:t>
      </w:r>
      <w:r w:rsidRPr="0075264B">
        <w:rPr>
          <w:i/>
          <w:iCs/>
          <w:lang w:val="en-GB"/>
        </w:rPr>
        <w:t>i</w:t>
      </w:r>
      <w:r>
        <w:rPr>
          <w:lang w:val="en-GB"/>
        </w:rPr>
        <w:t xml:space="preserve"> such that 0 &lt;</w:t>
      </w:r>
      <w:proofErr w:type="gramStart"/>
      <w:r>
        <w:rPr>
          <w:lang w:val="en-GB"/>
        </w:rPr>
        <w:t xml:space="preserve">=  </w:t>
      </w:r>
      <w:r w:rsidRPr="0075264B">
        <w:rPr>
          <w:i/>
          <w:iCs/>
          <w:lang w:val="en-GB"/>
        </w:rPr>
        <w:t>i</w:t>
      </w:r>
      <w:proofErr w:type="gramEnd"/>
      <w:r>
        <w:rPr>
          <w:lang w:val="en-GB"/>
        </w:rPr>
        <w:t xml:space="preserve"> &lt;= p-1; for Elliptic curves it is a point (x, y) that verifies the relevant equation. Apart from the Zp Element and EC Element obvious classification, we further specify more categories for each one of those. In Zp we fine-tune to ZpSafePrimeElement and in EC we introduce ECFpPoint and ECF2mPoint which represent the </w:t>
      </w:r>
      <w:r w:rsidRPr="009B796C">
        <w:rPr>
          <w:lang w:val="en-GB"/>
        </w:rPr>
        <w:t xml:space="preserve">separation between the fields of the elliptic curves </w:t>
      </w:r>
      <w:r>
        <w:rPr>
          <w:lang w:val="en-GB"/>
        </w:rPr>
        <w:t>(t</w:t>
      </w:r>
      <w:r w:rsidRPr="009B796C">
        <w:rPr>
          <w:lang w:val="en-GB"/>
        </w:rPr>
        <w:t>his is because every field has different equation and, as a result, different treatment</w:t>
      </w:r>
      <w:r>
        <w:rPr>
          <w:lang w:val="en-GB"/>
        </w:rPr>
        <w:t>). Furthermore, we add a different type of classification: by library. There is a separation</w:t>
      </w:r>
      <w:r w:rsidRPr="00CD17F3">
        <w:rPr>
          <w:lang w:val="en-GB"/>
        </w:rPr>
        <w:t> between </w:t>
      </w:r>
      <w:r>
        <w:rPr>
          <w:lang w:val="en-GB"/>
        </w:rPr>
        <w:t>the implementation of the different libraries</w:t>
      </w:r>
      <w:r w:rsidRPr="00CD17F3">
        <w:rPr>
          <w:lang w:val="en-GB"/>
        </w:rPr>
        <w:t> because we </w:t>
      </w:r>
      <w:r>
        <w:rPr>
          <w:lang w:val="en-GB"/>
        </w:rPr>
        <w:t xml:space="preserve">want to be as close as possible </w:t>
      </w:r>
      <w:r w:rsidRPr="00794267">
        <w:rPr>
          <w:lang w:val="en-GB"/>
        </w:rPr>
        <w:t>to the implementation of the library we use.</w:t>
      </w:r>
      <w:r>
        <w:rPr>
          <w:lang w:val="en-GB"/>
        </w:rPr>
        <w:t xml:space="preserve"> Bouncy c</w:t>
      </w:r>
      <w:r w:rsidRPr="00CD17F3">
        <w:rPr>
          <w:lang w:val="en-GB"/>
        </w:rPr>
        <w:t>astle</w:t>
      </w:r>
      <w:r>
        <w:rPr>
          <w:lang w:val="en-GB"/>
        </w:rPr>
        <w:t xml:space="preserve"> </w:t>
      </w:r>
      <w:r w:rsidRPr="00CD17F3">
        <w:rPr>
          <w:lang w:val="en-GB"/>
        </w:rPr>
        <w:t>is</w:t>
      </w:r>
      <w:r>
        <w:rPr>
          <w:lang w:val="en-GB"/>
        </w:rPr>
        <w:t xml:space="preserve"> a </w:t>
      </w:r>
      <w:r w:rsidRPr="00CD17F3">
        <w:rPr>
          <w:lang w:val="en-GB"/>
        </w:rPr>
        <w:t>java</w:t>
      </w:r>
      <w:r>
        <w:rPr>
          <w:lang w:val="en-GB"/>
        </w:rPr>
        <w:t xml:space="preserve"> </w:t>
      </w:r>
      <w:r w:rsidRPr="00CD17F3">
        <w:rPr>
          <w:lang w:val="en-GB"/>
        </w:rPr>
        <w:t>library</w:t>
      </w:r>
      <w:r>
        <w:rPr>
          <w:lang w:val="en-GB"/>
        </w:rPr>
        <w:t xml:space="preserve"> </w:t>
      </w:r>
      <w:r w:rsidRPr="00CD17F3">
        <w:rPr>
          <w:lang w:val="en-GB"/>
        </w:rPr>
        <w:t>so</w:t>
      </w:r>
      <w:r>
        <w:rPr>
          <w:lang w:val="en-GB"/>
        </w:rPr>
        <w:t xml:space="preserve"> </w:t>
      </w:r>
      <w:r w:rsidRPr="00CD17F3">
        <w:rPr>
          <w:lang w:val="en-GB"/>
        </w:rPr>
        <w:t>we</w:t>
      </w:r>
      <w:r>
        <w:rPr>
          <w:lang w:val="en-GB"/>
        </w:rPr>
        <w:t xml:space="preserve"> </w:t>
      </w:r>
      <w:r w:rsidRPr="00CD17F3">
        <w:rPr>
          <w:lang w:val="en-GB"/>
        </w:rPr>
        <w:t>hold</w:t>
      </w:r>
      <w:r>
        <w:rPr>
          <w:lang w:val="en-GB"/>
        </w:rPr>
        <w:t xml:space="preserve"> t</w:t>
      </w:r>
      <w:r w:rsidRPr="00CD17F3">
        <w:rPr>
          <w:lang w:val="en-GB"/>
        </w:rPr>
        <w:t>he</w:t>
      </w:r>
      <w:r>
        <w:rPr>
          <w:lang w:val="en-GB"/>
        </w:rPr>
        <w:t xml:space="preserve"> </w:t>
      </w:r>
      <w:r w:rsidRPr="00CD17F3">
        <w:rPr>
          <w:lang w:val="en-GB"/>
        </w:rPr>
        <w:t>BC point </w:t>
      </w:r>
      <w:r>
        <w:rPr>
          <w:lang w:val="en-GB"/>
        </w:rPr>
        <w:t>o</w:t>
      </w:r>
      <w:r w:rsidRPr="00CD17F3">
        <w:rPr>
          <w:lang w:val="en-GB"/>
        </w:rPr>
        <w:t>bject</w:t>
      </w:r>
      <w:r>
        <w:rPr>
          <w:lang w:val="en-GB"/>
        </w:rPr>
        <w:t>, ECPoint</w:t>
      </w:r>
      <w:r w:rsidRPr="00CD17F3">
        <w:rPr>
          <w:lang w:val="en-GB"/>
        </w:rPr>
        <w:t>. MIRACL </w:t>
      </w:r>
      <w:r>
        <w:rPr>
          <w:lang w:val="en-GB"/>
        </w:rPr>
        <w:t xml:space="preserve">and CryptoPP are native libraries, so we hold the addresses of the native elements created by the relevant library </w:t>
      </w:r>
      <w:r w:rsidRPr="00C37EAE">
        <w:rPr>
          <w:lang w:val="en-GB"/>
        </w:rPr>
        <w:t>to avoid unnecessary conversions back and forth.</w:t>
      </w:r>
    </w:p>
    <w:p w:rsidR="00AD0EBF" w:rsidRDefault="00AD0EBF" w:rsidP="00AD0EBF">
      <w:pPr>
        <w:rPr>
          <w:lang w:val="en-GB"/>
        </w:rPr>
      </w:pPr>
    </w:p>
    <w:p w:rsidR="00AD0EBF" w:rsidRDefault="00AD0EBF" w:rsidP="00AD0EBF">
      <w:pPr>
        <w:autoSpaceDE/>
        <w:autoSpaceDN/>
        <w:adjustRightInd/>
        <w:rPr>
          <w:lang w:val="en-GB"/>
        </w:rPr>
      </w:pPr>
    </w:p>
    <w:p w:rsidR="00AD0EBF" w:rsidRPr="00186EB0" w:rsidRDefault="00AD0EBF" w:rsidP="007C5F01">
      <w:pPr>
        <w:pStyle w:val="Heading4"/>
        <w:numPr>
          <w:ilvl w:val="3"/>
          <w:numId w:val="35"/>
        </w:numPr>
        <w:tabs>
          <w:tab w:val="left" w:pos="1701"/>
        </w:tabs>
        <w:rPr>
          <w:szCs w:val="26"/>
        </w:rPr>
      </w:pPr>
      <w:r>
        <w:t xml:space="preserve"> </w:t>
      </w:r>
      <w:bookmarkStart w:id="876" w:name="_Toc331084194"/>
      <w:r>
        <w:t xml:space="preserve">GroupElement </w:t>
      </w:r>
      <w:r w:rsidRPr="00E37915">
        <w:t>Dynamic</w:t>
      </w:r>
      <w:r w:rsidRPr="00186EB0">
        <w:rPr>
          <w:szCs w:val="26"/>
        </w:rPr>
        <w:t xml:space="preserve"> view</w:t>
      </w:r>
      <w:bookmarkEnd w:id="876"/>
    </w:p>
    <w:p w:rsidR="00AD0EBF" w:rsidRDefault="00AD0EBF" w:rsidP="00AD0EBF"/>
    <w:p w:rsidR="00AD0EBF" w:rsidRDefault="00AD0EBF" w:rsidP="00AD0EBF">
      <w:r>
        <w:t>GroupElement classes have three constructor types:</w:t>
      </w:r>
    </w:p>
    <w:p w:rsidR="00AD0EBF" w:rsidRDefault="00AD0EBF" w:rsidP="00D54590">
      <w:pPr>
        <w:pStyle w:val="ListParagraph"/>
        <w:numPr>
          <w:ilvl w:val="0"/>
          <w:numId w:val="66"/>
        </w:numPr>
        <w:rPr>
          <w:rFonts w:asciiTheme="minorHAnsi" w:hAnsiTheme="minorHAnsi" w:cstheme="minorHAnsi"/>
          <w:sz w:val="24"/>
          <w:szCs w:val="24"/>
        </w:rPr>
      </w:pPr>
      <w:r w:rsidRPr="00D66B90">
        <w:rPr>
          <w:rFonts w:asciiTheme="minorHAnsi" w:hAnsiTheme="minorHAnsi" w:cstheme="minorHAnsi"/>
          <w:sz w:val="24"/>
          <w:szCs w:val="24"/>
        </w:rPr>
        <w:t>C</w:t>
      </w:r>
      <w:r>
        <w:rPr>
          <w:rFonts w:asciiTheme="minorHAnsi" w:hAnsiTheme="minorHAnsi" w:cstheme="minorHAnsi"/>
          <w:sz w:val="24"/>
          <w:szCs w:val="24"/>
        </w:rPr>
        <w:t>onstructor</w:t>
      </w:r>
      <w:r w:rsidRPr="00D66B90">
        <w:rPr>
          <w:rFonts w:asciiTheme="minorHAnsi" w:hAnsiTheme="minorHAnsi" w:cstheme="minorHAnsi"/>
          <w:sz w:val="24"/>
          <w:szCs w:val="24"/>
        </w:rPr>
        <w:t xml:space="preserve"> that create</w:t>
      </w:r>
      <w:r>
        <w:rPr>
          <w:rFonts w:asciiTheme="minorHAnsi" w:hAnsiTheme="minorHAnsi" w:cstheme="minorHAnsi"/>
          <w:sz w:val="24"/>
          <w:szCs w:val="24"/>
        </w:rPr>
        <w:t>s</w:t>
      </w:r>
      <w:r w:rsidRPr="00D66B90">
        <w:rPr>
          <w:rFonts w:asciiTheme="minorHAnsi" w:hAnsiTheme="minorHAnsi" w:cstheme="minorHAnsi"/>
          <w:sz w:val="24"/>
          <w:szCs w:val="24"/>
        </w:rPr>
        <w:t xml:space="preserve"> </w:t>
      </w:r>
      <w:r>
        <w:rPr>
          <w:rFonts w:asciiTheme="minorHAnsi" w:hAnsiTheme="minorHAnsi" w:cstheme="minorHAnsi"/>
          <w:sz w:val="24"/>
          <w:szCs w:val="24"/>
        </w:rPr>
        <w:t>random element. This constructor accepts concrete DlogGroup in EC cases and BigInteger in Zp* case.</w:t>
      </w:r>
    </w:p>
    <w:p w:rsidR="00AD0EBF" w:rsidRDefault="00AD0EBF" w:rsidP="00D54590">
      <w:pPr>
        <w:pStyle w:val="ListParagraph"/>
        <w:numPr>
          <w:ilvl w:val="0"/>
          <w:numId w:val="66"/>
        </w:numPr>
        <w:rPr>
          <w:rFonts w:asciiTheme="minorHAnsi" w:hAnsiTheme="minorHAnsi" w:cstheme="minorHAnsi"/>
          <w:sz w:val="24"/>
          <w:szCs w:val="24"/>
        </w:rPr>
      </w:pPr>
      <w:r w:rsidRPr="00D66B90">
        <w:rPr>
          <w:rFonts w:asciiTheme="minorHAnsi" w:hAnsiTheme="minorHAnsi" w:cstheme="minorHAnsi"/>
          <w:sz w:val="24"/>
          <w:szCs w:val="24"/>
        </w:rPr>
        <w:t>C</w:t>
      </w:r>
      <w:r>
        <w:rPr>
          <w:rFonts w:asciiTheme="minorHAnsi" w:hAnsiTheme="minorHAnsi" w:cstheme="minorHAnsi"/>
          <w:sz w:val="24"/>
          <w:szCs w:val="24"/>
        </w:rPr>
        <w:t>onstructor</w:t>
      </w:r>
      <w:r w:rsidRPr="00D66B90">
        <w:rPr>
          <w:rFonts w:asciiTheme="minorHAnsi" w:hAnsiTheme="minorHAnsi" w:cstheme="minorHAnsi"/>
          <w:sz w:val="24"/>
          <w:szCs w:val="24"/>
        </w:rPr>
        <w:t xml:space="preserve"> that create</w:t>
      </w:r>
      <w:r>
        <w:rPr>
          <w:rFonts w:asciiTheme="minorHAnsi" w:hAnsiTheme="minorHAnsi" w:cstheme="minorHAnsi"/>
          <w:sz w:val="24"/>
          <w:szCs w:val="24"/>
        </w:rPr>
        <w:t>s</w:t>
      </w:r>
      <w:r w:rsidRPr="00D66B90">
        <w:rPr>
          <w:rFonts w:asciiTheme="minorHAnsi" w:hAnsiTheme="minorHAnsi" w:cstheme="minorHAnsi"/>
          <w:sz w:val="24"/>
          <w:szCs w:val="24"/>
        </w:rPr>
        <w:t xml:space="preserve"> </w:t>
      </w:r>
      <w:r>
        <w:rPr>
          <w:rFonts w:asciiTheme="minorHAnsi" w:hAnsiTheme="minorHAnsi" w:cstheme="minorHAnsi"/>
          <w:sz w:val="24"/>
          <w:szCs w:val="24"/>
        </w:rPr>
        <w:t>specific element. This constructor accepts BigInteger and concrete DlogGroup in Zp* cases and two BigIntegers in EC case.</w:t>
      </w:r>
    </w:p>
    <w:p w:rsidR="00AD0EBF" w:rsidRDefault="00AD0EBF" w:rsidP="00D54590">
      <w:pPr>
        <w:pStyle w:val="ListParagraph"/>
        <w:numPr>
          <w:ilvl w:val="0"/>
          <w:numId w:val="66"/>
        </w:numPr>
        <w:rPr>
          <w:rFonts w:asciiTheme="minorHAnsi" w:hAnsiTheme="minorHAnsi" w:cstheme="minorHAnsi"/>
          <w:sz w:val="24"/>
          <w:szCs w:val="24"/>
        </w:rPr>
      </w:pPr>
      <w:r>
        <w:rPr>
          <w:rFonts w:asciiTheme="minorHAnsi" w:hAnsiTheme="minorHAnsi" w:cstheme="minorHAnsi"/>
          <w:sz w:val="24"/>
          <w:szCs w:val="24"/>
        </w:rPr>
        <w:t>Constructor that sets an existing element. This constructor accepts long argument in cryptoPP and miracl cases and ECPoint in BC case.</w:t>
      </w:r>
    </w:p>
    <w:p w:rsidR="00AD0EBF" w:rsidRDefault="00AD0EBF" w:rsidP="00AD0EBF">
      <w:pPr>
        <w:rPr>
          <w:rFonts w:asciiTheme="minorHAnsi" w:hAnsiTheme="minorHAnsi" w:cstheme="minorHAnsi"/>
        </w:rPr>
      </w:pPr>
      <w:r>
        <w:rPr>
          <w:rFonts w:asciiTheme="minorHAnsi" w:hAnsiTheme="minorHAnsi" w:cstheme="minorHAnsi"/>
        </w:rPr>
        <w:lastRenderedPageBreak/>
        <w:t xml:space="preserve">In addition, ECElement has one more constructor that </w:t>
      </w:r>
      <w:r w:rsidRPr="00D66B90">
        <w:rPr>
          <w:rFonts w:asciiTheme="minorHAnsi" w:hAnsiTheme="minorHAnsi" w:cstheme="minorHAnsi"/>
        </w:rPr>
        <w:t>create</w:t>
      </w:r>
      <w:r>
        <w:rPr>
          <w:rFonts w:asciiTheme="minorHAnsi" w:hAnsiTheme="minorHAnsi" w:cstheme="minorHAnsi"/>
        </w:rPr>
        <w:t>s</w:t>
      </w:r>
      <w:r w:rsidRPr="00D66B90">
        <w:rPr>
          <w:rFonts w:asciiTheme="minorHAnsi" w:hAnsiTheme="minorHAnsi" w:cstheme="minorHAnsi"/>
        </w:rPr>
        <w:t xml:space="preserve"> </w:t>
      </w:r>
      <w:r>
        <w:rPr>
          <w:rFonts w:asciiTheme="minorHAnsi" w:hAnsiTheme="minorHAnsi" w:cstheme="minorHAnsi"/>
        </w:rPr>
        <w:t>specific element. This constructor accepts the x coordinates of the point and concrete DlogGroup. The constructor calculates the y coordinates and set the point.</w:t>
      </w:r>
    </w:p>
    <w:p w:rsidR="00AD0EBF" w:rsidRPr="00866BDE" w:rsidRDefault="00AD0EBF" w:rsidP="00AD0EBF">
      <w:pPr>
        <w:rPr>
          <w:rFonts w:asciiTheme="minorHAnsi" w:hAnsiTheme="minorHAnsi" w:cstheme="minorHAnsi"/>
        </w:rPr>
      </w:pPr>
    </w:p>
    <w:p w:rsidR="00AD0EBF" w:rsidRDefault="00AD0EBF" w:rsidP="00AD0EBF">
      <w:r w:rsidRPr="00D66B90">
        <w:t xml:space="preserve">Below are the algorithms </w:t>
      </w:r>
      <w:r>
        <w:t>of the constructors.</w:t>
      </w:r>
    </w:p>
    <w:p w:rsidR="00AD0EBF" w:rsidRPr="0052790B" w:rsidRDefault="00AD0EBF" w:rsidP="00D54590">
      <w:pPr>
        <w:pStyle w:val="Heading5"/>
        <w:numPr>
          <w:ilvl w:val="0"/>
          <w:numId w:val="67"/>
        </w:numPr>
        <w:spacing w:after="120"/>
        <w:contextualSpacing/>
      </w:pPr>
      <w:r w:rsidRPr="0052790B">
        <w:t>To create a random e</w:t>
      </w:r>
      <w:r>
        <w:t>lemen</w:t>
      </w:r>
      <w:r w:rsidRPr="0052790B">
        <w:t>t:</w:t>
      </w:r>
    </w:p>
    <w:p w:rsidR="00AD0EBF" w:rsidRPr="00FA2D69" w:rsidRDefault="00AD0EBF" w:rsidP="007C5F01">
      <w:pPr>
        <w:pStyle w:val="ListParagraph"/>
        <w:numPr>
          <w:ilvl w:val="1"/>
          <w:numId w:val="39"/>
        </w:numPr>
        <w:rPr>
          <w:rFonts w:cs="Calibri"/>
          <w:sz w:val="24"/>
          <w:szCs w:val="24"/>
          <w:lang w:bidi="he-IL"/>
        </w:rPr>
      </w:pPr>
      <w:proofErr w:type="gramStart"/>
      <w:r>
        <w:rPr>
          <w:rFonts w:cs="Calibri"/>
          <w:sz w:val="24"/>
          <w:szCs w:val="24"/>
          <w:lang w:bidi="he-IL"/>
        </w:rPr>
        <w:t>ZpElement</w:t>
      </w:r>
      <w:r w:rsidRPr="00FA2D69">
        <w:rPr>
          <w:rFonts w:cs="Calibri"/>
          <w:sz w:val="24"/>
          <w:szCs w:val="24"/>
          <w:lang w:bidi="he-IL"/>
        </w:rPr>
        <w:t>CryptoPp(</w:t>
      </w:r>
      <w:proofErr w:type="gramEnd"/>
      <w:r>
        <w:rPr>
          <w:rFonts w:cs="Calibri"/>
          <w:sz w:val="24"/>
          <w:szCs w:val="24"/>
          <w:lang w:bidi="he-IL"/>
        </w:rPr>
        <w:t xml:space="preserve">BigInteger </w:t>
      </w:r>
      <w:r w:rsidRPr="00FA2D69">
        <w:rPr>
          <w:rFonts w:cs="Calibri"/>
          <w:sz w:val="24"/>
          <w:szCs w:val="24"/>
          <w:lang w:bidi="he-IL"/>
        </w:rPr>
        <w:t>p): input: modulus p of length len.</w:t>
      </w:r>
    </w:p>
    <w:p w:rsidR="00AD0EBF" w:rsidRPr="00FA2D69" w:rsidRDefault="00AD0EBF" w:rsidP="00D54590">
      <w:pPr>
        <w:pStyle w:val="ListParagraph"/>
        <w:numPr>
          <w:ilvl w:val="0"/>
          <w:numId w:val="53"/>
        </w:numPr>
        <w:rPr>
          <w:rFonts w:cs="Calibri"/>
          <w:sz w:val="24"/>
          <w:szCs w:val="24"/>
          <w:lang w:bidi="he-IL"/>
        </w:rPr>
      </w:pPr>
      <w:r w:rsidRPr="00FA2D69">
        <w:rPr>
          <w:rFonts w:cs="Calibri"/>
          <w:sz w:val="24"/>
          <w:szCs w:val="24"/>
        </w:rPr>
        <w:t>B</w:t>
      </w:r>
      <w:r w:rsidRPr="00FA2D69">
        <w:rPr>
          <w:rFonts w:cs="Calibri"/>
          <w:sz w:val="24"/>
          <w:szCs w:val="24"/>
          <w:lang w:bidi="he-IL"/>
        </w:rPr>
        <w:t>igInteger x</w:t>
      </w:r>
    </w:p>
    <w:p w:rsidR="00AD0EBF" w:rsidRPr="00FA2D69" w:rsidRDefault="00AD0EBF" w:rsidP="00D54590">
      <w:pPr>
        <w:pStyle w:val="ListParagraph"/>
        <w:numPr>
          <w:ilvl w:val="0"/>
          <w:numId w:val="53"/>
        </w:numPr>
        <w:rPr>
          <w:rFonts w:cs="Calibri"/>
          <w:sz w:val="24"/>
          <w:szCs w:val="24"/>
          <w:lang w:bidi="he-IL"/>
        </w:rPr>
      </w:pPr>
      <w:r w:rsidRPr="00FA2D69">
        <w:rPr>
          <w:rFonts w:cs="Calibri"/>
          <w:sz w:val="24"/>
          <w:szCs w:val="24"/>
          <w:lang w:bidi="he-IL"/>
        </w:rPr>
        <w:t>For i = 1 to 2*len:</w:t>
      </w:r>
    </w:p>
    <w:p w:rsidR="00AD0EBF" w:rsidRPr="00FA2D69" w:rsidRDefault="00AD0EBF" w:rsidP="00D54590">
      <w:pPr>
        <w:pStyle w:val="ListParagraph"/>
        <w:numPr>
          <w:ilvl w:val="1"/>
          <w:numId w:val="53"/>
        </w:numPr>
        <w:rPr>
          <w:rFonts w:cs="Calibri"/>
          <w:sz w:val="24"/>
          <w:szCs w:val="24"/>
          <w:lang w:bidi="he-IL"/>
        </w:rPr>
      </w:pPr>
      <w:r w:rsidRPr="00FA2D69">
        <w:rPr>
          <w:rFonts w:cs="Calibri"/>
          <w:sz w:val="24"/>
          <w:szCs w:val="24"/>
          <w:lang w:bidi="he-IL"/>
        </w:rPr>
        <w:t>X &lt;- {0, 1}</w:t>
      </w:r>
      <w:r w:rsidRPr="00FA2D69">
        <w:rPr>
          <w:rFonts w:cs="Calibri"/>
          <w:sz w:val="24"/>
          <w:szCs w:val="24"/>
          <w:vertAlign w:val="superscript"/>
          <w:lang w:bidi="he-IL"/>
        </w:rPr>
        <w:t>len</w:t>
      </w:r>
    </w:p>
    <w:p w:rsidR="00AD0EBF" w:rsidRPr="00FA2D69" w:rsidRDefault="00AD0EBF" w:rsidP="00D54590">
      <w:pPr>
        <w:pStyle w:val="ListParagraph"/>
        <w:numPr>
          <w:ilvl w:val="1"/>
          <w:numId w:val="53"/>
        </w:numPr>
        <w:rPr>
          <w:rFonts w:cs="Calibri"/>
          <w:sz w:val="24"/>
          <w:szCs w:val="24"/>
          <w:lang w:bidi="he-IL"/>
        </w:rPr>
      </w:pPr>
      <w:r w:rsidRPr="00FA2D69">
        <w:rPr>
          <w:rFonts w:cs="Calibri"/>
          <w:sz w:val="24"/>
          <w:szCs w:val="24"/>
          <w:lang w:bidi="he-IL"/>
        </w:rPr>
        <w:t>If x&lt;p return x</w:t>
      </w:r>
    </w:p>
    <w:p w:rsidR="00AD0EBF" w:rsidRPr="00FA2D69" w:rsidRDefault="00AD0EBF" w:rsidP="00D54590">
      <w:pPr>
        <w:pStyle w:val="ListParagraph"/>
        <w:numPr>
          <w:ilvl w:val="0"/>
          <w:numId w:val="53"/>
        </w:numPr>
        <w:rPr>
          <w:rFonts w:cs="Calibri"/>
          <w:sz w:val="24"/>
          <w:szCs w:val="24"/>
          <w:lang w:bidi="he-IL"/>
        </w:rPr>
      </w:pPr>
      <w:r w:rsidRPr="00FA2D69">
        <w:rPr>
          <w:rFonts w:cs="Calibri"/>
          <w:sz w:val="24"/>
          <w:szCs w:val="24"/>
          <w:lang w:bidi="he-IL"/>
        </w:rPr>
        <w:t>Return “fail”</w:t>
      </w:r>
    </w:p>
    <w:p w:rsidR="00AD0EBF" w:rsidRPr="00FA2D69" w:rsidRDefault="00AD0EBF" w:rsidP="00D54590">
      <w:pPr>
        <w:pStyle w:val="ListParagraph"/>
        <w:numPr>
          <w:ilvl w:val="0"/>
          <w:numId w:val="41"/>
        </w:numPr>
        <w:rPr>
          <w:rFonts w:cs="Calibri"/>
          <w:sz w:val="24"/>
          <w:szCs w:val="24"/>
          <w:lang w:bidi="he-IL"/>
        </w:rPr>
      </w:pPr>
      <w:r w:rsidRPr="00FA2D69">
        <w:rPr>
          <w:rFonts w:cs="Calibri"/>
          <w:sz w:val="24"/>
          <w:szCs w:val="24"/>
          <w:lang w:bidi="he-IL"/>
        </w:rPr>
        <w:t xml:space="preserve">ECFp/ECF2mPoint </w:t>
      </w:r>
      <w:proofErr w:type="gramStart"/>
      <w:r w:rsidRPr="00FA2D69">
        <w:rPr>
          <w:rFonts w:cs="Calibri"/>
          <w:sz w:val="24"/>
          <w:szCs w:val="24"/>
          <w:lang w:bidi="he-IL"/>
        </w:rPr>
        <w:t>Miracl(</w:t>
      </w:r>
      <w:proofErr w:type="gramEnd"/>
      <w:r>
        <w:rPr>
          <w:rFonts w:cs="Calibri"/>
          <w:sz w:val="24"/>
          <w:szCs w:val="24"/>
          <w:lang w:bidi="he-IL"/>
        </w:rPr>
        <w:t>MiraclDlogECFp/</w:t>
      </w:r>
      <w:r w:rsidRPr="00D66B90">
        <w:rPr>
          <w:rFonts w:cs="Calibri"/>
          <w:sz w:val="24"/>
          <w:szCs w:val="24"/>
          <w:lang w:bidi="he-IL"/>
        </w:rPr>
        <w:t xml:space="preserve"> </w:t>
      </w:r>
      <w:r>
        <w:rPr>
          <w:rFonts w:cs="Calibri"/>
          <w:sz w:val="24"/>
          <w:szCs w:val="24"/>
          <w:lang w:bidi="he-IL"/>
        </w:rPr>
        <w:t xml:space="preserve">F2m </w:t>
      </w:r>
      <w:r w:rsidRPr="00FA2D69">
        <w:rPr>
          <w:rFonts w:cs="Calibri"/>
          <w:sz w:val="24"/>
          <w:szCs w:val="24"/>
          <w:lang w:bidi="he-IL"/>
        </w:rPr>
        <w:t>curve)</w:t>
      </w:r>
      <w:r>
        <w:rPr>
          <w:rFonts w:cs="Calibri"/>
          <w:sz w:val="24"/>
          <w:szCs w:val="24"/>
        </w:rPr>
        <w:t xml:space="preserve"> </w:t>
      </w:r>
      <w:r>
        <w:rPr>
          <w:rFonts w:cs="Calibri"/>
          <w:sz w:val="24"/>
          <w:szCs w:val="24"/>
          <w:lang w:bidi="he-IL"/>
        </w:rPr>
        <w:t xml:space="preserve">and </w:t>
      </w:r>
      <w:r w:rsidRPr="00FA2D69">
        <w:rPr>
          <w:rFonts w:cs="Calibri"/>
          <w:sz w:val="24"/>
          <w:szCs w:val="24"/>
          <w:lang w:bidi="he-IL"/>
        </w:rPr>
        <w:t>ECFp</w:t>
      </w:r>
      <w:r>
        <w:rPr>
          <w:rFonts w:cs="Calibri"/>
          <w:sz w:val="24"/>
          <w:szCs w:val="24"/>
          <w:lang w:bidi="he-IL"/>
        </w:rPr>
        <w:t>/</w:t>
      </w:r>
      <w:r w:rsidRPr="00FA2D69">
        <w:rPr>
          <w:rFonts w:cs="Calibri"/>
          <w:sz w:val="24"/>
          <w:szCs w:val="24"/>
          <w:lang w:bidi="he-IL"/>
        </w:rPr>
        <w:t>F2mPoint Miracl(</w:t>
      </w:r>
      <w:r>
        <w:rPr>
          <w:rFonts w:cs="Calibri"/>
          <w:sz w:val="24"/>
          <w:szCs w:val="24"/>
          <w:lang w:bidi="he-IL"/>
        </w:rPr>
        <w:t>BigInteger x, MiraclDlogECFp/</w:t>
      </w:r>
      <w:r w:rsidRPr="00D66B90">
        <w:rPr>
          <w:rFonts w:cs="Calibri"/>
          <w:sz w:val="24"/>
          <w:szCs w:val="24"/>
          <w:lang w:bidi="he-IL"/>
        </w:rPr>
        <w:t xml:space="preserve"> </w:t>
      </w:r>
      <w:r>
        <w:rPr>
          <w:rFonts w:cs="Calibri"/>
          <w:sz w:val="24"/>
          <w:szCs w:val="24"/>
          <w:lang w:bidi="he-IL"/>
        </w:rPr>
        <w:t xml:space="preserve">F2m </w:t>
      </w:r>
      <w:r w:rsidRPr="00FA2D69">
        <w:rPr>
          <w:rFonts w:cs="Calibri"/>
          <w:sz w:val="24"/>
          <w:szCs w:val="24"/>
          <w:lang w:bidi="he-IL"/>
        </w:rPr>
        <w:t>curve)</w:t>
      </w:r>
      <w:r>
        <w:rPr>
          <w:rFonts w:cs="Calibri"/>
          <w:sz w:val="24"/>
          <w:szCs w:val="24"/>
          <w:lang w:bidi="he-IL"/>
        </w:rPr>
        <w:t xml:space="preserve">: </w:t>
      </w:r>
      <w:r w:rsidRPr="00FA2D69">
        <w:rPr>
          <w:rFonts w:cs="Calibri"/>
          <w:sz w:val="24"/>
          <w:szCs w:val="24"/>
          <w:lang w:bidi="he-IL"/>
        </w:rPr>
        <w:t>MIRACL can get x value and compute the corresponding y.</w:t>
      </w:r>
    </w:p>
    <w:p w:rsidR="00AD0EBF" w:rsidRPr="00FA2D69" w:rsidRDefault="00AD0EBF" w:rsidP="00D54590">
      <w:pPr>
        <w:pStyle w:val="ListParagraph"/>
        <w:numPr>
          <w:ilvl w:val="0"/>
          <w:numId w:val="52"/>
        </w:numPr>
        <w:rPr>
          <w:rFonts w:cs="Calibri"/>
          <w:sz w:val="24"/>
          <w:szCs w:val="24"/>
        </w:rPr>
      </w:pPr>
      <w:r>
        <w:rPr>
          <w:rFonts w:cs="Calibri"/>
          <w:sz w:val="24"/>
          <w:szCs w:val="24"/>
          <w:lang w:bidi="he-IL"/>
        </w:rPr>
        <w:t>If x is not given , c</w:t>
      </w:r>
      <w:r w:rsidRPr="00FA2D69">
        <w:rPr>
          <w:rFonts w:cs="Calibri"/>
          <w:sz w:val="24"/>
          <w:szCs w:val="24"/>
        </w:rPr>
        <w:t xml:space="preserve">hoose the x value randomly in the field </w:t>
      </w:r>
    </w:p>
    <w:p w:rsidR="00AD0EBF" w:rsidRPr="00FA2D69" w:rsidRDefault="00AD0EBF" w:rsidP="00D54590">
      <w:pPr>
        <w:pStyle w:val="ListParagraph"/>
        <w:numPr>
          <w:ilvl w:val="0"/>
          <w:numId w:val="52"/>
        </w:numPr>
        <w:rPr>
          <w:rFonts w:cs="Calibri"/>
          <w:sz w:val="24"/>
          <w:szCs w:val="24"/>
          <w:lang w:bidi="he-IL"/>
        </w:rPr>
      </w:pPr>
      <w:r w:rsidRPr="00FA2D69">
        <w:rPr>
          <w:rFonts w:cs="Calibri"/>
          <w:sz w:val="24"/>
          <w:szCs w:val="24"/>
        </w:rPr>
        <w:t>Call to epoint_</w:t>
      </w:r>
      <w:proofErr w:type="gramStart"/>
      <w:r w:rsidRPr="00FA2D69">
        <w:rPr>
          <w:rFonts w:cs="Calibri"/>
          <w:sz w:val="24"/>
          <w:szCs w:val="24"/>
        </w:rPr>
        <w:t>set(</w:t>
      </w:r>
      <w:proofErr w:type="gramEnd"/>
      <w:r w:rsidRPr="00FA2D69">
        <w:rPr>
          <w:rFonts w:cs="Calibri"/>
          <w:sz w:val="24"/>
          <w:szCs w:val="24"/>
        </w:rPr>
        <w:t>for ECFp) or epoint2_set(for ECF2m) with x and set the result point.</w:t>
      </w:r>
    </w:p>
    <w:p w:rsidR="00AD0EBF" w:rsidRPr="00FA2D69" w:rsidRDefault="00AD0EBF" w:rsidP="00D54590">
      <w:pPr>
        <w:pStyle w:val="ListParagraph"/>
        <w:numPr>
          <w:ilvl w:val="0"/>
          <w:numId w:val="41"/>
        </w:numPr>
        <w:rPr>
          <w:rFonts w:cs="Calibri"/>
          <w:sz w:val="24"/>
          <w:szCs w:val="24"/>
          <w:lang w:bidi="he-IL"/>
        </w:rPr>
      </w:pPr>
      <w:r w:rsidRPr="00FA2D69">
        <w:rPr>
          <w:rFonts w:cs="Calibri"/>
          <w:sz w:val="24"/>
          <w:szCs w:val="24"/>
        </w:rPr>
        <w:t>ECFpPointBc</w:t>
      </w:r>
      <w:r w:rsidRPr="00FA2D69">
        <w:rPr>
          <w:rFonts w:cs="Calibri"/>
          <w:sz w:val="24"/>
          <w:szCs w:val="24"/>
          <w:lang w:bidi="he-IL"/>
        </w:rPr>
        <w:t>(</w:t>
      </w:r>
      <w:r>
        <w:rPr>
          <w:rFonts w:cs="Calibri"/>
          <w:sz w:val="24"/>
          <w:szCs w:val="24"/>
          <w:lang w:bidi="he-IL"/>
        </w:rPr>
        <w:t xml:space="preserve">BcDlogECFp </w:t>
      </w:r>
      <w:r w:rsidRPr="00FA2D69">
        <w:rPr>
          <w:rFonts w:cs="Calibri"/>
          <w:sz w:val="24"/>
          <w:szCs w:val="24"/>
          <w:lang w:bidi="he-IL"/>
        </w:rPr>
        <w:t>curve)</w:t>
      </w:r>
      <w:r>
        <w:rPr>
          <w:rFonts w:cs="Calibri"/>
          <w:sz w:val="24"/>
          <w:szCs w:val="24"/>
          <w:lang w:bidi="he-IL"/>
        </w:rPr>
        <w:t xml:space="preserve"> and </w:t>
      </w:r>
      <w:r w:rsidRPr="00FA2D69">
        <w:rPr>
          <w:rFonts w:cs="Calibri"/>
          <w:sz w:val="24"/>
          <w:szCs w:val="24"/>
        </w:rPr>
        <w:t>ECFpPointBc</w:t>
      </w:r>
      <w:r w:rsidRPr="00FA2D69">
        <w:rPr>
          <w:rFonts w:cs="Calibri"/>
          <w:sz w:val="24"/>
          <w:szCs w:val="24"/>
          <w:lang w:bidi="he-IL"/>
        </w:rPr>
        <w:t>(</w:t>
      </w:r>
      <w:r>
        <w:rPr>
          <w:rFonts w:cs="Calibri"/>
          <w:sz w:val="24"/>
          <w:szCs w:val="24"/>
          <w:lang w:bidi="he-IL"/>
        </w:rPr>
        <w:t xml:space="preserve">BigInteger x, BcDlogECFp </w:t>
      </w:r>
      <w:r w:rsidRPr="00FA2D69">
        <w:rPr>
          <w:rFonts w:cs="Calibri"/>
          <w:sz w:val="24"/>
          <w:szCs w:val="24"/>
          <w:lang w:bidi="he-IL"/>
        </w:rPr>
        <w:t>curve):</w:t>
      </w:r>
    </w:p>
    <w:p w:rsidR="00AD0EBF" w:rsidRPr="00FA2D69" w:rsidRDefault="00AD0EBF" w:rsidP="00D54590">
      <w:pPr>
        <w:pStyle w:val="ListParagraph"/>
        <w:numPr>
          <w:ilvl w:val="0"/>
          <w:numId w:val="51"/>
        </w:numPr>
        <w:rPr>
          <w:rFonts w:cs="Calibri"/>
          <w:sz w:val="24"/>
          <w:szCs w:val="24"/>
          <w:lang w:bidi="he-IL"/>
        </w:rPr>
      </w:pPr>
      <w:r>
        <w:rPr>
          <w:rFonts w:cs="Calibri"/>
          <w:sz w:val="24"/>
          <w:szCs w:val="24"/>
          <w:lang w:bidi="he-IL"/>
        </w:rPr>
        <w:t>If x is not given , c</w:t>
      </w:r>
      <w:r w:rsidRPr="00FA2D69">
        <w:rPr>
          <w:rFonts w:cs="Calibri"/>
          <w:sz w:val="24"/>
          <w:szCs w:val="24"/>
          <w:lang w:bidi="he-IL"/>
        </w:rPr>
        <w:t>hoose the x value randomly in the field (as for Zp)</w:t>
      </w:r>
    </w:p>
    <w:p w:rsidR="00AD0EBF" w:rsidRPr="00FA2D69" w:rsidRDefault="00AD0EBF" w:rsidP="00D54590">
      <w:pPr>
        <w:pStyle w:val="ListParagraph"/>
        <w:numPr>
          <w:ilvl w:val="0"/>
          <w:numId w:val="51"/>
        </w:numPr>
        <w:rPr>
          <w:rFonts w:cs="Calibri"/>
          <w:sz w:val="24"/>
          <w:szCs w:val="24"/>
        </w:rPr>
      </w:pPr>
      <w:r w:rsidRPr="00FA2D69">
        <w:rPr>
          <w:rFonts w:cs="Calibri"/>
          <w:sz w:val="24"/>
          <w:szCs w:val="24"/>
        </w:rPr>
        <w:t>Construct fieldElements from x;</w:t>
      </w:r>
    </w:p>
    <w:p w:rsidR="00AD0EBF" w:rsidRPr="00FA2D69" w:rsidRDefault="00AD0EBF" w:rsidP="00D54590">
      <w:pPr>
        <w:pStyle w:val="ListParagraph"/>
        <w:numPr>
          <w:ilvl w:val="0"/>
          <w:numId w:val="51"/>
        </w:numPr>
        <w:rPr>
          <w:rFonts w:cs="Calibri"/>
          <w:sz w:val="24"/>
          <w:szCs w:val="24"/>
          <w:lang w:bidi="he-IL"/>
        </w:rPr>
      </w:pPr>
      <w:r w:rsidRPr="00FA2D69">
        <w:rPr>
          <w:rFonts w:cs="Calibri"/>
          <w:sz w:val="24"/>
          <w:szCs w:val="24"/>
          <w:lang w:bidi="he-IL"/>
        </w:rPr>
        <w:t xml:space="preserve">Compute </w:t>
      </w:r>
      <m:oMath>
        <m:rad>
          <m:radPr>
            <m:degHide m:val="1"/>
            <m:ctrlPr>
              <w:rPr>
                <w:rFonts w:ascii="Cambria Math" w:hAnsi="Cambria Math" w:cs="Calibri"/>
                <w:i/>
                <w:sz w:val="24"/>
                <w:szCs w:val="24"/>
                <w:lang w:bidi="he-IL"/>
              </w:rPr>
            </m:ctrlPr>
          </m:radPr>
          <m:deg/>
          <m:e>
            <m:sSup>
              <m:sSupPr>
                <m:ctrlPr>
                  <w:rPr>
                    <w:rFonts w:ascii="Cambria Math" w:hAnsi="Cambria Math" w:cs="Calibri"/>
                    <w:i/>
                    <w:sz w:val="24"/>
                    <w:szCs w:val="24"/>
                    <w:lang w:bidi="he-IL"/>
                  </w:rPr>
                </m:ctrlPr>
              </m:sSupPr>
              <m:e>
                <m:r>
                  <w:rPr>
                    <w:rFonts w:ascii="Cambria Math" w:hAnsi="Cambria Math" w:cs="Calibri"/>
                    <w:sz w:val="24"/>
                    <w:szCs w:val="24"/>
                    <w:lang w:bidi="he-IL"/>
                  </w:rPr>
                  <m:t>x</m:t>
                </m:r>
              </m:e>
              <m:sup>
                <m:r>
                  <w:rPr>
                    <w:rFonts w:ascii="Cambria Math" w:hAnsi="Cambria Math" w:cs="Calibri"/>
                    <w:sz w:val="24"/>
                    <w:szCs w:val="24"/>
                    <w:lang w:bidi="he-IL"/>
                  </w:rPr>
                  <m:t>3</m:t>
                </m:r>
              </m:sup>
            </m:sSup>
            <m:r>
              <w:rPr>
                <w:rFonts w:ascii="Cambria Math" w:hAnsi="Cambria Math" w:cs="Calibri"/>
                <w:sz w:val="24"/>
                <w:szCs w:val="24"/>
                <w:lang w:bidi="he-IL"/>
              </w:rPr>
              <m:t>+ax+b</m:t>
            </m:r>
          </m:e>
        </m:rad>
      </m:oMath>
      <w:r w:rsidRPr="00FA2D69">
        <w:rPr>
          <w:rFonts w:cs="Calibri"/>
          <w:sz w:val="24"/>
          <w:szCs w:val="24"/>
          <w:lang w:bidi="he-IL"/>
        </w:rPr>
        <w:t xml:space="preserve"> and choose one of the y values randomly. If there are no solutions, repeat from step 1.</w:t>
      </w:r>
    </w:p>
    <w:p w:rsidR="00AD0EBF" w:rsidRPr="00FA2D69" w:rsidRDefault="00AD0EBF" w:rsidP="00D54590">
      <w:pPr>
        <w:pStyle w:val="ListParagraph"/>
        <w:numPr>
          <w:ilvl w:val="0"/>
          <w:numId w:val="51"/>
        </w:numPr>
        <w:rPr>
          <w:rFonts w:cs="Calibri"/>
          <w:sz w:val="24"/>
          <w:szCs w:val="24"/>
          <w:lang w:bidi="he-IL"/>
        </w:rPr>
      </w:pPr>
      <w:r w:rsidRPr="00FA2D69">
        <w:rPr>
          <w:rFonts w:cs="Calibri"/>
          <w:sz w:val="24"/>
          <w:szCs w:val="24"/>
          <w:lang w:bidi="he-IL"/>
        </w:rPr>
        <w:t>Create a point with x, y values and set it.</w:t>
      </w:r>
    </w:p>
    <w:p w:rsidR="00AD0EBF" w:rsidRPr="00FA2D69" w:rsidRDefault="00AD0EBF" w:rsidP="00D54590">
      <w:pPr>
        <w:pStyle w:val="ListParagraph"/>
        <w:numPr>
          <w:ilvl w:val="0"/>
          <w:numId w:val="41"/>
        </w:numPr>
        <w:rPr>
          <w:rFonts w:cs="Calibri"/>
          <w:sz w:val="24"/>
          <w:szCs w:val="24"/>
          <w:lang w:bidi="he-IL"/>
        </w:rPr>
      </w:pPr>
      <w:r w:rsidRPr="00FA2D69">
        <w:rPr>
          <w:rFonts w:cs="Calibri"/>
          <w:sz w:val="24"/>
          <w:szCs w:val="24"/>
        </w:rPr>
        <w:t>ECF2mPointBc</w:t>
      </w:r>
      <w:r w:rsidRPr="00FA2D69">
        <w:rPr>
          <w:rFonts w:cs="Calibri"/>
          <w:sz w:val="24"/>
          <w:szCs w:val="24"/>
          <w:lang w:bidi="he-IL"/>
        </w:rPr>
        <w:t>(</w:t>
      </w:r>
      <w:r>
        <w:rPr>
          <w:rFonts w:cs="Calibri"/>
          <w:sz w:val="24"/>
          <w:szCs w:val="24"/>
          <w:lang w:bidi="he-IL"/>
        </w:rPr>
        <w:t xml:space="preserve">BcDlogECF2m </w:t>
      </w:r>
      <w:r w:rsidRPr="00FA2D69">
        <w:rPr>
          <w:rFonts w:cs="Calibri"/>
          <w:sz w:val="24"/>
          <w:szCs w:val="24"/>
          <w:lang w:bidi="he-IL"/>
        </w:rPr>
        <w:t>curve)</w:t>
      </w:r>
      <w:r>
        <w:rPr>
          <w:rFonts w:cs="Calibri"/>
          <w:sz w:val="24"/>
          <w:szCs w:val="24"/>
          <w:lang w:bidi="he-IL"/>
        </w:rPr>
        <w:t xml:space="preserve"> and </w:t>
      </w:r>
      <w:r w:rsidRPr="00FA2D69">
        <w:rPr>
          <w:rFonts w:cs="Calibri"/>
          <w:sz w:val="24"/>
          <w:szCs w:val="24"/>
        </w:rPr>
        <w:t>ECF</w:t>
      </w:r>
      <w:r>
        <w:rPr>
          <w:rFonts w:cs="Calibri"/>
          <w:sz w:val="24"/>
          <w:szCs w:val="24"/>
        </w:rPr>
        <w:t>2m</w:t>
      </w:r>
      <w:r w:rsidRPr="00FA2D69">
        <w:rPr>
          <w:rFonts w:cs="Calibri"/>
          <w:sz w:val="24"/>
          <w:szCs w:val="24"/>
        </w:rPr>
        <w:t>PointBc</w:t>
      </w:r>
      <w:r w:rsidRPr="00FA2D69">
        <w:rPr>
          <w:rFonts w:cs="Calibri"/>
          <w:sz w:val="24"/>
          <w:szCs w:val="24"/>
          <w:lang w:bidi="he-IL"/>
        </w:rPr>
        <w:t>(</w:t>
      </w:r>
      <w:r>
        <w:rPr>
          <w:rFonts w:cs="Calibri"/>
          <w:sz w:val="24"/>
          <w:szCs w:val="24"/>
          <w:lang w:bidi="he-IL"/>
        </w:rPr>
        <w:t xml:space="preserve">BigInteger x, BcDlogECFp </w:t>
      </w:r>
      <w:r w:rsidRPr="00FA2D69">
        <w:rPr>
          <w:rFonts w:cs="Calibri"/>
          <w:sz w:val="24"/>
          <w:szCs w:val="24"/>
          <w:lang w:bidi="he-IL"/>
        </w:rPr>
        <w:t>curve):</w:t>
      </w:r>
    </w:p>
    <w:p w:rsidR="00AD0EBF" w:rsidRPr="00FA2D69" w:rsidRDefault="00AD0EBF" w:rsidP="00D54590">
      <w:pPr>
        <w:pStyle w:val="ListParagraph"/>
        <w:numPr>
          <w:ilvl w:val="0"/>
          <w:numId w:val="51"/>
        </w:numPr>
        <w:rPr>
          <w:rFonts w:cs="Calibri"/>
          <w:sz w:val="24"/>
          <w:szCs w:val="24"/>
          <w:lang w:bidi="he-IL"/>
        </w:rPr>
      </w:pPr>
      <w:r>
        <w:rPr>
          <w:rFonts w:cs="Calibri"/>
          <w:sz w:val="24"/>
          <w:szCs w:val="24"/>
          <w:lang w:bidi="he-IL"/>
        </w:rPr>
        <w:t>If x is not given , c</w:t>
      </w:r>
      <w:r w:rsidRPr="00FA2D69">
        <w:rPr>
          <w:rFonts w:cs="Calibri"/>
          <w:sz w:val="24"/>
          <w:szCs w:val="24"/>
          <w:lang w:bidi="he-IL"/>
        </w:rPr>
        <w:t xml:space="preserve">hoose the x value randomly in the field </w:t>
      </w:r>
    </w:p>
    <w:p w:rsidR="00AD0EBF" w:rsidRPr="00FA2D69" w:rsidRDefault="00AD0EBF" w:rsidP="00D54590">
      <w:pPr>
        <w:pStyle w:val="ListParagraph"/>
        <w:numPr>
          <w:ilvl w:val="0"/>
          <w:numId w:val="51"/>
        </w:numPr>
        <w:rPr>
          <w:rFonts w:cs="Calibri"/>
          <w:sz w:val="24"/>
          <w:szCs w:val="24"/>
        </w:rPr>
      </w:pPr>
      <w:r w:rsidRPr="00FA2D69">
        <w:rPr>
          <w:rFonts w:cs="Calibri"/>
          <w:sz w:val="24"/>
          <w:szCs w:val="24"/>
        </w:rPr>
        <w:t>Construct fieldElements from x;</w:t>
      </w:r>
    </w:p>
    <w:p w:rsidR="00AD0EBF" w:rsidRPr="00FA2D69" w:rsidRDefault="00AD0EBF" w:rsidP="00D54590">
      <w:pPr>
        <w:pStyle w:val="ListParagraph"/>
        <w:numPr>
          <w:ilvl w:val="0"/>
          <w:numId w:val="51"/>
        </w:numPr>
        <w:rPr>
          <w:rFonts w:cs="Calibri"/>
          <w:sz w:val="24"/>
          <w:szCs w:val="24"/>
          <w:lang w:bidi="he-IL"/>
        </w:rPr>
      </w:pPr>
      <w:r w:rsidRPr="00FA2D69">
        <w:rPr>
          <w:rFonts w:cs="Calibri"/>
          <w:sz w:val="24"/>
          <w:szCs w:val="24"/>
          <w:lang w:bidi="he-IL"/>
        </w:rPr>
        <w:t>Compute</w:t>
      </w:r>
      <m:oMath>
        <m:sSup>
          <m:sSupPr>
            <m:ctrlPr>
              <w:rPr>
                <w:rFonts w:ascii="Cambria Math" w:hAnsi="Cambria Math" w:cs="Calibri"/>
                <w:i/>
                <w:sz w:val="24"/>
                <w:szCs w:val="24"/>
                <w:lang w:bidi="he-IL"/>
              </w:rPr>
            </m:ctrlPr>
          </m:sSupPr>
          <m:e>
            <m:r>
              <w:rPr>
                <w:rFonts w:ascii="Cambria Math" w:hAnsi="Cambria Math" w:cs="Calibri"/>
                <w:sz w:val="24"/>
                <w:szCs w:val="24"/>
                <w:lang w:bidi="he-IL"/>
              </w:rPr>
              <m:t>f</m:t>
            </m:r>
            <m:d>
              <m:dPr>
                <m:ctrlPr>
                  <w:rPr>
                    <w:rFonts w:ascii="Cambria Math" w:hAnsi="Cambria Math" w:cs="Calibri"/>
                    <w:i/>
                    <w:sz w:val="24"/>
                    <w:szCs w:val="24"/>
                    <w:lang w:bidi="he-IL"/>
                  </w:rPr>
                </m:ctrlPr>
              </m:dPr>
              <m:e>
                <m:r>
                  <w:rPr>
                    <w:rFonts w:ascii="Cambria Math" w:hAnsi="Cambria Math" w:cs="Calibri"/>
                    <w:sz w:val="24"/>
                    <w:szCs w:val="24"/>
                    <w:lang w:bidi="he-IL"/>
                  </w:rPr>
                  <m:t>x</m:t>
                </m:r>
              </m:e>
            </m:d>
            <m:r>
              <w:rPr>
                <w:rFonts w:ascii="Cambria Math" w:hAnsi="Cambria Math" w:cs="Calibri"/>
                <w:sz w:val="24"/>
                <w:szCs w:val="24"/>
                <w:lang w:bidi="he-IL"/>
              </w:rPr>
              <m:t>= x</m:t>
            </m:r>
          </m:e>
          <m:sup>
            <m:r>
              <w:rPr>
                <w:rFonts w:ascii="Cambria Math" w:hAnsi="Cambria Math" w:cs="Calibri"/>
                <w:sz w:val="24"/>
                <w:szCs w:val="24"/>
                <w:lang w:bidi="he-IL"/>
              </w:rPr>
              <m:t>3</m:t>
            </m:r>
          </m:sup>
        </m:sSup>
        <m:r>
          <w:rPr>
            <w:rFonts w:ascii="Cambria Math" w:hAnsi="Cambria Math" w:cs="Calibri"/>
            <w:sz w:val="24"/>
            <w:szCs w:val="24"/>
            <w:lang w:bidi="he-IL"/>
          </w:rPr>
          <m:t>+</m:t>
        </m:r>
        <m:sSup>
          <m:sSupPr>
            <m:ctrlPr>
              <w:rPr>
                <w:rFonts w:ascii="Cambria Math" w:hAnsi="Cambria Math" w:cs="Calibri"/>
                <w:i/>
                <w:sz w:val="24"/>
                <w:szCs w:val="24"/>
                <w:lang w:bidi="he-IL"/>
              </w:rPr>
            </m:ctrlPr>
          </m:sSupPr>
          <m:e>
            <m:r>
              <w:rPr>
                <w:rFonts w:ascii="Cambria Math" w:hAnsi="Cambria Math" w:cs="Calibri"/>
                <w:sz w:val="24"/>
                <w:szCs w:val="24"/>
                <w:lang w:bidi="he-IL"/>
              </w:rPr>
              <m:t>ax</m:t>
            </m:r>
          </m:e>
          <m:sup>
            <m:r>
              <w:rPr>
                <w:rFonts w:ascii="Cambria Math" w:hAnsi="Cambria Math" w:cs="Calibri"/>
                <w:sz w:val="24"/>
                <w:szCs w:val="24"/>
                <w:lang w:bidi="he-IL"/>
              </w:rPr>
              <m:t>2</m:t>
            </m:r>
          </m:sup>
        </m:sSup>
        <m:r>
          <w:rPr>
            <w:rFonts w:ascii="Cambria Math" w:hAnsi="Cambria Math" w:cs="Calibri"/>
            <w:sz w:val="24"/>
            <w:szCs w:val="24"/>
            <w:lang w:bidi="he-IL"/>
          </w:rPr>
          <m:t>+b</m:t>
        </m:r>
      </m:oMath>
      <w:r w:rsidRPr="00FA2D69">
        <w:rPr>
          <w:rFonts w:cs="Calibri"/>
          <w:sz w:val="24"/>
          <w:szCs w:val="24"/>
          <w:lang w:bidi="he-IL"/>
        </w:rPr>
        <w:t>.</w:t>
      </w:r>
    </w:p>
    <w:p w:rsidR="00AD0EBF" w:rsidRDefault="00AD0EBF" w:rsidP="00D54590">
      <w:pPr>
        <w:pStyle w:val="ListParagraph"/>
        <w:numPr>
          <w:ilvl w:val="0"/>
          <w:numId w:val="51"/>
        </w:numPr>
        <w:rPr>
          <w:rFonts w:cs="Calibri"/>
          <w:sz w:val="24"/>
          <w:szCs w:val="24"/>
          <w:lang w:bidi="he-IL"/>
        </w:rPr>
      </w:pPr>
      <w:r w:rsidRPr="00FA2D69">
        <w:rPr>
          <w:rFonts w:cs="Calibri"/>
          <w:sz w:val="24"/>
          <w:szCs w:val="24"/>
          <w:lang w:bidi="he-IL"/>
        </w:rPr>
        <w:t>Solve the equation y</w:t>
      </w:r>
      <w:r w:rsidRPr="00FA2D69">
        <w:rPr>
          <w:rFonts w:cs="Calibri"/>
          <w:sz w:val="24"/>
          <w:szCs w:val="24"/>
          <w:vertAlign w:val="superscript"/>
          <w:lang w:bidi="he-IL"/>
        </w:rPr>
        <w:t>2</w:t>
      </w:r>
      <w:r w:rsidRPr="00FA2D69">
        <w:rPr>
          <w:rFonts w:cs="Calibri"/>
          <w:sz w:val="24"/>
          <w:szCs w:val="24"/>
          <w:lang w:bidi="he-IL"/>
        </w:rPr>
        <w:t>+xy+f(x) = 0. Choose one of the solutions. If there are no solutions, repeat from step 1.</w:t>
      </w:r>
    </w:p>
    <w:p w:rsidR="00AD0EBF" w:rsidRPr="00710D69" w:rsidRDefault="00AD0EBF" w:rsidP="00AD0EBF">
      <w:pPr>
        <w:pStyle w:val="ListParagraph"/>
        <w:ind w:left="1800"/>
        <w:rPr>
          <w:rFonts w:cs="Calibri"/>
          <w:b/>
          <w:bCs/>
          <w:sz w:val="24"/>
          <w:szCs w:val="24"/>
          <w:lang w:bidi="he-IL"/>
        </w:rPr>
      </w:pPr>
      <w:r>
        <w:rPr>
          <w:rFonts w:cs="Calibri"/>
          <w:b/>
          <w:bCs/>
          <w:sz w:val="24"/>
          <w:szCs w:val="24"/>
          <w:lang w:bidi="he-IL"/>
        </w:rPr>
        <w:t>BC did not implement yet the sqrt function of ECFieldElement.F2m. This function is required to our calculations of random point, so until BC implement this function; we throw exception that says, “</w:t>
      </w:r>
      <w:r w:rsidRPr="00710D69">
        <w:rPr>
          <w:rFonts w:cs="Calibri"/>
          <w:b/>
          <w:bCs/>
          <w:sz w:val="24"/>
          <w:szCs w:val="24"/>
          <w:lang w:bidi="he-IL"/>
        </w:rPr>
        <w:t>Create random ECF2mPointBC will be available as soon as BC implements the sqrt function in ECFieldElement.F2m"</w:t>
      </w:r>
      <w:r>
        <w:rPr>
          <w:rFonts w:cs="Calibri"/>
          <w:b/>
          <w:bCs/>
          <w:sz w:val="24"/>
          <w:szCs w:val="24"/>
          <w:lang w:bidi="he-IL"/>
        </w:rPr>
        <w:t>.</w:t>
      </w:r>
    </w:p>
    <w:p w:rsidR="00AD0EBF" w:rsidRPr="00FA2D69" w:rsidRDefault="00AD0EBF" w:rsidP="00D54590">
      <w:pPr>
        <w:pStyle w:val="ListParagraph"/>
        <w:numPr>
          <w:ilvl w:val="0"/>
          <w:numId w:val="51"/>
        </w:numPr>
        <w:rPr>
          <w:rFonts w:cs="Calibri"/>
          <w:sz w:val="24"/>
          <w:szCs w:val="24"/>
          <w:lang w:bidi="he-IL"/>
        </w:rPr>
      </w:pPr>
      <w:r w:rsidRPr="00FA2D69">
        <w:rPr>
          <w:rFonts w:cs="Calibri"/>
          <w:sz w:val="24"/>
          <w:szCs w:val="24"/>
          <w:lang w:bidi="he-IL"/>
        </w:rPr>
        <w:t>Create a point with x, y values and set it.</w:t>
      </w:r>
    </w:p>
    <w:p w:rsidR="00AD0EBF" w:rsidRPr="00FA2D69" w:rsidRDefault="00AD0EBF" w:rsidP="00AD0EBF">
      <w:pPr>
        <w:pStyle w:val="ListParagraph"/>
        <w:ind w:left="1800"/>
        <w:rPr>
          <w:rFonts w:cs="Calibri"/>
          <w:sz w:val="24"/>
          <w:szCs w:val="24"/>
          <w:lang w:bidi="he-IL"/>
        </w:rPr>
      </w:pPr>
      <w:r w:rsidRPr="00FA2D69">
        <w:rPr>
          <w:rFonts w:cs="Calibri"/>
          <w:sz w:val="24"/>
          <w:szCs w:val="24"/>
          <w:lang w:bidi="he-IL"/>
        </w:rPr>
        <w:t xml:space="preserve"> </w:t>
      </w:r>
    </w:p>
    <w:p w:rsidR="00AD0EBF" w:rsidRPr="0052790B" w:rsidRDefault="00AD0EBF" w:rsidP="00D54590">
      <w:pPr>
        <w:pStyle w:val="Heading5"/>
        <w:numPr>
          <w:ilvl w:val="0"/>
          <w:numId w:val="67"/>
        </w:numPr>
        <w:spacing w:after="120"/>
        <w:contextualSpacing/>
      </w:pPr>
      <w:r w:rsidRPr="0052790B">
        <w:lastRenderedPageBreak/>
        <w:t xml:space="preserve">To create a specific element: </w:t>
      </w:r>
    </w:p>
    <w:p w:rsidR="00AD0EBF" w:rsidRPr="00FA2D69" w:rsidRDefault="00AD0EBF" w:rsidP="00AD0EBF">
      <w:pPr>
        <w:ind w:left="372" w:firstLine="708"/>
      </w:pPr>
      <w:r w:rsidRPr="00FA2D69">
        <w:t>These constructors receive a possible element and check validity.</w:t>
      </w:r>
    </w:p>
    <w:p w:rsidR="00AD0EBF" w:rsidRDefault="00AD0EBF" w:rsidP="00D54590">
      <w:pPr>
        <w:pStyle w:val="ListParagraph"/>
        <w:numPr>
          <w:ilvl w:val="0"/>
          <w:numId w:val="42"/>
        </w:numPr>
        <w:rPr>
          <w:rFonts w:cs="Calibri"/>
          <w:sz w:val="24"/>
          <w:szCs w:val="24"/>
          <w:lang w:bidi="he-IL"/>
        </w:rPr>
      </w:pPr>
      <w:r w:rsidRPr="00FA2D69">
        <w:rPr>
          <w:rFonts w:cs="Calibri"/>
          <w:sz w:val="24"/>
          <w:szCs w:val="24"/>
          <w:lang w:bidi="he-IL"/>
        </w:rPr>
        <w:t>ZpElementCryptoPp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p): </w:t>
      </w:r>
    </w:p>
    <w:p w:rsidR="00AD0EBF" w:rsidRDefault="00AD0EBF" w:rsidP="00D54590">
      <w:pPr>
        <w:pStyle w:val="ListParagraph"/>
        <w:numPr>
          <w:ilvl w:val="0"/>
          <w:numId w:val="51"/>
        </w:numPr>
        <w:rPr>
          <w:rFonts w:cs="Calibri"/>
          <w:sz w:val="24"/>
          <w:szCs w:val="24"/>
          <w:lang w:bidi="he-IL"/>
        </w:rPr>
      </w:pPr>
      <w:r>
        <w:rPr>
          <w:rFonts w:cs="Calibri"/>
          <w:sz w:val="24"/>
          <w:szCs w:val="24"/>
          <w:lang w:bidi="he-IL"/>
        </w:rPr>
        <w:t>C</w:t>
      </w:r>
      <w:r w:rsidRPr="00FA2D69">
        <w:rPr>
          <w:rFonts w:cs="Calibri"/>
          <w:sz w:val="24"/>
          <w:szCs w:val="24"/>
          <w:lang w:bidi="he-IL"/>
        </w:rPr>
        <w:t xml:space="preserve">heck that x is a number between 0 and p-1. </w:t>
      </w:r>
    </w:p>
    <w:p w:rsidR="00AD0EBF" w:rsidRPr="00FA2D69" w:rsidRDefault="00AD0EBF" w:rsidP="00D54590">
      <w:pPr>
        <w:pStyle w:val="ListParagraph"/>
        <w:numPr>
          <w:ilvl w:val="0"/>
          <w:numId w:val="51"/>
        </w:numPr>
        <w:rPr>
          <w:rFonts w:cs="Calibri"/>
          <w:sz w:val="24"/>
          <w:szCs w:val="24"/>
          <w:lang w:bidi="he-IL"/>
        </w:rPr>
      </w:pPr>
      <w:r w:rsidRPr="00FA2D69">
        <w:rPr>
          <w:rFonts w:cs="Calibri"/>
          <w:sz w:val="24"/>
          <w:szCs w:val="24"/>
          <w:lang w:bidi="he-IL"/>
        </w:rPr>
        <w:t>If so, set it.</w:t>
      </w:r>
      <w:r>
        <w:rPr>
          <w:rFonts w:cs="Calibri"/>
          <w:sz w:val="24"/>
          <w:szCs w:val="24"/>
          <w:lang w:bidi="he-IL"/>
        </w:rPr>
        <w:t xml:space="preserve"> Else, throw exception.</w:t>
      </w:r>
    </w:p>
    <w:p w:rsidR="00AD0EBF" w:rsidRPr="00FA2D69" w:rsidRDefault="00AD0EBF" w:rsidP="00D54590">
      <w:pPr>
        <w:pStyle w:val="ListParagraph"/>
        <w:numPr>
          <w:ilvl w:val="0"/>
          <w:numId w:val="42"/>
        </w:numPr>
        <w:rPr>
          <w:rFonts w:cs="Calibri"/>
          <w:sz w:val="24"/>
          <w:szCs w:val="24"/>
          <w:lang w:bidi="he-IL"/>
        </w:rPr>
      </w:pPr>
      <w:r w:rsidRPr="00FA2D69">
        <w:rPr>
          <w:rFonts w:cs="Calibri"/>
          <w:sz w:val="24"/>
          <w:szCs w:val="24"/>
          <w:lang w:bidi="he-IL"/>
        </w:rPr>
        <w:t>ECFpPointMiracl/ECF2mPointMiracl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y, </w:t>
      </w:r>
      <w:r>
        <w:rPr>
          <w:rFonts w:cs="Calibri"/>
          <w:sz w:val="24"/>
          <w:szCs w:val="24"/>
          <w:lang w:bidi="he-IL"/>
        </w:rPr>
        <w:t>MiraclDlogECFp/</w:t>
      </w:r>
      <w:r w:rsidRPr="00D66B90">
        <w:rPr>
          <w:rFonts w:cs="Calibri"/>
          <w:sz w:val="24"/>
          <w:szCs w:val="24"/>
          <w:lang w:bidi="he-IL"/>
        </w:rPr>
        <w:t xml:space="preserve"> </w:t>
      </w:r>
      <w:r>
        <w:rPr>
          <w:rFonts w:cs="Calibri"/>
          <w:sz w:val="24"/>
          <w:szCs w:val="24"/>
          <w:lang w:bidi="he-IL"/>
        </w:rPr>
        <w:t xml:space="preserve">MiraclDlogECF2m </w:t>
      </w:r>
      <w:r w:rsidRPr="00FA2D69">
        <w:rPr>
          <w:rFonts w:cs="Calibri"/>
          <w:sz w:val="24"/>
          <w:szCs w:val="24"/>
          <w:lang w:bidi="he-IL"/>
        </w:rPr>
        <w:t xml:space="preserve">curve): MIRACLs epoint_set functions return </w:t>
      </w:r>
      <w:proofErr w:type="gramStart"/>
      <w:r w:rsidRPr="00FA2D69">
        <w:rPr>
          <w:rFonts w:cs="Calibri"/>
          <w:sz w:val="24"/>
          <w:szCs w:val="24"/>
          <w:lang w:bidi="he-IL"/>
        </w:rPr>
        <w:t>boolean</w:t>
      </w:r>
      <w:proofErr w:type="gramEnd"/>
      <w:r w:rsidRPr="00FA2D69">
        <w:rPr>
          <w:rFonts w:cs="Calibri"/>
          <w:sz w:val="24"/>
          <w:szCs w:val="24"/>
          <w:lang w:bidi="he-IL"/>
        </w:rPr>
        <w:t xml:space="preserve"> that indicates if the given values are valid of not. We </w:t>
      </w:r>
      <w:r>
        <w:rPr>
          <w:rFonts w:cs="Calibri"/>
          <w:sz w:val="24"/>
          <w:szCs w:val="24"/>
          <w:lang w:bidi="he-IL"/>
        </w:rPr>
        <w:t>use that in our implementation.</w:t>
      </w:r>
    </w:p>
    <w:p w:rsidR="00AD0EBF" w:rsidRDefault="00AD0EBF" w:rsidP="00D54590">
      <w:pPr>
        <w:pStyle w:val="ListParagraph"/>
        <w:numPr>
          <w:ilvl w:val="0"/>
          <w:numId w:val="48"/>
        </w:numPr>
        <w:rPr>
          <w:rFonts w:cs="Calibri"/>
          <w:sz w:val="24"/>
          <w:szCs w:val="24"/>
        </w:rPr>
      </w:pPr>
      <w:r w:rsidRPr="00FA2D69">
        <w:rPr>
          <w:rFonts w:cs="Calibri"/>
          <w:sz w:val="24"/>
          <w:szCs w:val="24"/>
        </w:rPr>
        <w:t xml:space="preserve">Call to epoint_set (for ECFp) or epoint2_set (for ECF2m). </w:t>
      </w:r>
    </w:p>
    <w:p w:rsidR="00AD0EBF" w:rsidRDefault="00AD0EBF" w:rsidP="00D54590">
      <w:pPr>
        <w:pStyle w:val="ListParagraph"/>
        <w:numPr>
          <w:ilvl w:val="0"/>
          <w:numId w:val="48"/>
        </w:numPr>
        <w:rPr>
          <w:rFonts w:cs="Calibri"/>
          <w:sz w:val="24"/>
          <w:szCs w:val="24"/>
        </w:rPr>
      </w:pPr>
      <w:r w:rsidRPr="00FA2D69">
        <w:rPr>
          <w:rFonts w:cs="Calibri"/>
          <w:sz w:val="24"/>
          <w:szCs w:val="24"/>
        </w:rPr>
        <w:t>If those functions return true, return the pointer to the initialize memory and set it. Else, return null and throw exception.</w:t>
      </w:r>
    </w:p>
    <w:p w:rsidR="00AD0EBF" w:rsidRPr="00FA2D69" w:rsidRDefault="00AD0EBF" w:rsidP="00AD0EBF">
      <w:pPr>
        <w:pStyle w:val="ListParagraph"/>
        <w:ind w:left="1800"/>
        <w:rPr>
          <w:rFonts w:cs="Calibri"/>
          <w:sz w:val="24"/>
          <w:szCs w:val="24"/>
        </w:rPr>
      </w:pPr>
    </w:p>
    <w:p w:rsidR="00AD0EBF" w:rsidRPr="00FA2D69" w:rsidRDefault="00AD0EBF" w:rsidP="00D54590">
      <w:pPr>
        <w:pStyle w:val="ListParagraph"/>
        <w:numPr>
          <w:ilvl w:val="0"/>
          <w:numId w:val="49"/>
        </w:numPr>
        <w:rPr>
          <w:rFonts w:cs="Calibri"/>
          <w:sz w:val="24"/>
          <w:szCs w:val="24"/>
        </w:rPr>
      </w:pPr>
      <w:r w:rsidRPr="00FA2D69">
        <w:rPr>
          <w:rFonts w:cs="Calibri"/>
          <w:sz w:val="24"/>
          <w:szCs w:val="24"/>
        </w:rPr>
        <w:t>ECFpPointBc</w:t>
      </w:r>
      <w:r w:rsidRPr="00FA2D69">
        <w:rPr>
          <w:rFonts w:cs="Calibri"/>
          <w:sz w:val="24"/>
          <w:szCs w:val="24"/>
          <w:lang w:bidi="he-IL"/>
        </w:rPr>
        <w:t xml:space="preserve">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y, </w:t>
      </w:r>
      <w:r>
        <w:rPr>
          <w:rFonts w:cs="Calibri"/>
          <w:sz w:val="24"/>
          <w:szCs w:val="24"/>
          <w:lang w:bidi="he-IL"/>
        </w:rPr>
        <w:t xml:space="preserve">BcDlogECFp </w:t>
      </w:r>
      <w:r w:rsidRPr="00FA2D69">
        <w:rPr>
          <w:rFonts w:cs="Calibri"/>
          <w:sz w:val="24"/>
          <w:szCs w:val="24"/>
          <w:lang w:bidi="he-IL"/>
        </w:rPr>
        <w:t xml:space="preserve">curve): </w:t>
      </w:r>
    </w:p>
    <w:p w:rsidR="00AD0EBF" w:rsidRPr="00FA2D69" w:rsidRDefault="00AD0EBF" w:rsidP="00D54590">
      <w:pPr>
        <w:pStyle w:val="ListParagraph"/>
        <w:numPr>
          <w:ilvl w:val="0"/>
          <w:numId w:val="50"/>
        </w:numPr>
        <w:rPr>
          <w:rFonts w:cs="Calibri"/>
          <w:sz w:val="24"/>
          <w:szCs w:val="24"/>
        </w:rPr>
      </w:pPr>
      <w:r w:rsidRPr="00FA2D69">
        <w:rPr>
          <w:rFonts w:cs="Calibri"/>
          <w:sz w:val="24"/>
          <w:szCs w:val="24"/>
        </w:rPr>
        <w:t>Get a</w:t>
      </w:r>
      <w:proofErr w:type="gramStart"/>
      <w:r w:rsidRPr="00FA2D69">
        <w:rPr>
          <w:rFonts w:cs="Calibri"/>
          <w:sz w:val="24"/>
          <w:szCs w:val="24"/>
        </w:rPr>
        <w:t>,b</w:t>
      </w:r>
      <w:proofErr w:type="gramEnd"/>
      <w:r w:rsidRPr="00FA2D69">
        <w:rPr>
          <w:rFonts w:cs="Calibri"/>
          <w:sz w:val="24"/>
          <w:szCs w:val="24"/>
        </w:rPr>
        <w:t xml:space="preserve"> from the curve</w:t>
      </w:r>
      <w:r>
        <w:rPr>
          <w:rFonts w:cs="Calibri"/>
          <w:sz w:val="24"/>
          <w:szCs w:val="24"/>
        </w:rPr>
        <w:t>Params</w:t>
      </w:r>
      <w:r w:rsidRPr="00FA2D69">
        <w:rPr>
          <w:rFonts w:cs="Calibri"/>
          <w:sz w:val="24"/>
          <w:szCs w:val="24"/>
        </w:rPr>
        <w:t>.</w:t>
      </w:r>
    </w:p>
    <w:p w:rsidR="00AD0EBF" w:rsidRPr="00FA2D69" w:rsidRDefault="00AD0EBF" w:rsidP="00D54590">
      <w:pPr>
        <w:pStyle w:val="ListParagraph"/>
        <w:numPr>
          <w:ilvl w:val="0"/>
          <w:numId w:val="50"/>
        </w:numPr>
        <w:rPr>
          <w:rFonts w:cs="Calibri"/>
          <w:sz w:val="24"/>
          <w:szCs w:val="24"/>
        </w:rPr>
      </w:pPr>
      <w:r w:rsidRPr="00FA2D69">
        <w:rPr>
          <w:rFonts w:cs="Calibri"/>
          <w:sz w:val="24"/>
          <w:szCs w:val="24"/>
        </w:rPr>
        <w:t>Construct fieldElements from x,y;</w:t>
      </w:r>
    </w:p>
    <w:p w:rsidR="00AD0EBF" w:rsidRPr="00FA2D69" w:rsidRDefault="00AD0EBF" w:rsidP="00D54590">
      <w:pPr>
        <w:pStyle w:val="ListParagraph"/>
        <w:numPr>
          <w:ilvl w:val="0"/>
          <w:numId w:val="50"/>
        </w:numPr>
        <w:rPr>
          <w:rFonts w:cs="Calibri"/>
          <w:sz w:val="24"/>
          <w:szCs w:val="24"/>
        </w:rPr>
      </w:pPr>
      <w:r w:rsidRPr="00FA2D69">
        <w:rPr>
          <w:rFonts w:cs="Calibri"/>
          <w:sz w:val="24"/>
          <w:szCs w:val="24"/>
        </w:rPr>
        <w:t>Compute y</w:t>
      </w:r>
      <w:r w:rsidRPr="00FA2D69">
        <w:rPr>
          <w:rFonts w:cs="Calibri"/>
          <w:sz w:val="24"/>
          <w:szCs w:val="24"/>
          <w:vertAlign w:val="superscript"/>
        </w:rPr>
        <w:t>2</w:t>
      </w:r>
      <w:r w:rsidRPr="00FA2D69">
        <w:rPr>
          <w:rFonts w:cs="Calibri"/>
          <w:sz w:val="24"/>
          <w:szCs w:val="24"/>
        </w:rPr>
        <w:t xml:space="preserve"> and x</w:t>
      </w:r>
      <w:r w:rsidRPr="00FA2D69">
        <w:rPr>
          <w:rFonts w:cs="Calibri"/>
          <w:sz w:val="24"/>
          <w:szCs w:val="24"/>
          <w:vertAlign w:val="superscript"/>
        </w:rPr>
        <w:t>3</w:t>
      </w:r>
      <w:r w:rsidRPr="00FA2D69">
        <w:rPr>
          <w:rFonts w:cs="Calibri"/>
          <w:sz w:val="24"/>
          <w:szCs w:val="24"/>
        </w:rPr>
        <w:t>+ax+b by the field elements functions</w:t>
      </w:r>
    </w:p>
    <w:p w:rsidR="00AD0EBF" w:rsidRPr="00FA2D69" w:rsidRDefault="00AD0EBF" w:rsidP="00D54590">
      <w:pPr>
        <w:pStyle w:val="ListParagraph"/>
        <w:numPr>
          <w:ilvl w:val="0"/>
          <w:numId w:val="50"/>
        </w:numPr>
        <w:rPr>
          <w:rFonts w:cs="Calibri"/>
          <w:sz w:val="24"/>
          <w:szCs w:val="24"/>
        </w:rPr>
      </w:pPr>
      <w:r w:rsidRPr="00FA2D69">
        <w:rPr>
          <w:rFonts w:cs="Calibri"/>
          <w:sz w:val="24"/>
          <w:szCs w:val="24"/>
        </w:rPr>
        <w:t>If y</w:t>
      </w:r>
      <w:r w:rsidRPr="00FA2D69">
        <w:rPr>
          <w:rFonts w:cs="Calibri"/>
          <w:sz w:val="24"/>
          <w:szCs w:val="24"/>
          <w:vertAlign w:val="superscript"/>
        </w:rPr>
        <w:t xml:space="preserve">2 </w:t>
      </w:r>
      <w:r w:rsidRPr="00FA2D69">
        <w:rPr>
          <w:rFonts w:cs="Calibri"/>
          <w:sz w:val="24"/>
          <w:szCs w:val="24"/>
        </w:rPr>
        <w:t>is equal to x</w:t>
      </w:r>
      <w:r w:rsidRPr="00FA2D69">
        <w:rPr>
          <w:rFonts w:cs="Calibri"/>
          <w:sz w:val="24"/>
          <w:szCs w:val="24"/>
          <w:vertAlign w:val="superscript"/>
        </w:rPr>
        <w:t>3</w:t>
      </w:r>
      <w:r w:rsidRPr="00FA2D69">
        <w:rPr>
          <w:rFonts w:cs="Calibri"/>
          <w:sz w:val="24"/>
          <w:szCs w:val="24"/>
        </w:rPr>
        <w:t>+ax+b create a point with x</w:t>
      </w:r>
      <w:proofErr w:type="gramStart"/>
      <w:r w:rsidRPr="00FA2D69">
        <w:rPr>
          <w:rFonts w:cs="Calibri"/>
          <w:sz w:val="24"/>
          <w:szCs w:val="24"/>
        </w:rPr>
        <w:t>,y</w:t>
      </w:r>
      <w:proofErr w:type="gramEnd"/>
      <w:r w:rsidRPr="00FA2D69">
        <w:rPr>
          <w:rFonts w:cs="Calibri"/>
          <w:sz w:val="24"/>
          <w:szCs w:val="24"/>
        </w:rPr>
        <w:t xml:space="preserve"> values and set it. Else, throw exception.</w:t>
      </w:r>
    </w:p>
    <w:p w:rsidR="00AD0EBF" w:rsidRPr="00FA2D69" w:rsidRDefault="00AD0EBF" w:rsidP="00D54590">
      <w:pPr>
        <w:pStyle w:val="ListParagraph"/>
        <w:numPr>
          <w:ilvl w:val="0"/>
          <w:numId w:val="49"/>
        </w:numPr>
        <w:rPr>
          <w:rFonts w:cs="Calibri"/>
          <w:sz w:val="24"/>
          <w:szCs w:val="24"/>
        </w:rPr>
      </w:pPr>
      <w:r w:rsidRPr="00FA2D69">
        <w:rPr>
          <w:rFonts w:cs="Calibri"/>
          <w:sz w:val="24"/>
          <w:szCs w:val="24"/>
        </w:rPr>
        <w:t>ECF2mPointBc</w:t>
      </w:r>
      <w:r w:rsidRPr="00FA2D69">
        <w:rPr>
          <w:rFonts w:cs="Calibri"/>
          <w:sz w:val="24"/>
          <w:szCs w:val="24"/>
          <w:lang w:bidi="he-IL"/>
        </w:rPr>
        <w:t xml:space="preserve">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y, </w:t>
      </w:r>
      <w:r>
        <w:rPr>
          <w:rFonts w:cs="Calibri"/>
          <w:sz w:val="24"/>
          <w:szCs w:val="24"/>
          <w:lang w:bidi="he-IL"/>
        </w:rPr>
        <w:t xml:space="preserve">BcDlogECF2m </w:t>
      </w:r>
      <w:r w:rsidRPr="00FA2D69">
        <w:rPr>
          <w:rFonts w:cs="Calibri"/>
          <w:sz w:val="24"/>
          <w:szCs w:val="24"/>
          <w:lang w:bidi="he-IL"/>
        </w:rPr>
        <w:t xml:space="preserve">curve): </w:t>
      </w:r>
    </w:p>
    <w:p w:rsidR="00AD0EBF" w:rsidRPr="00FA2D69" w:rsidRDefault="00AD0EBF" w:rsidP="00D54590">
      <w:pPr>
        <w:pStyle w:val="ListParagraph"/>
        <w:numPr>
          <w:ilvl w:val="0"/>
          <w:numId w:val="50"/>
        </w:numPr>
        <w:rPr>
          <w:rFonts w:cs="Calibri"/>
          <w:sz w:val="24"/>
          <w:szCs w:val="24"/>
        </w:rPr>
      </w:pPr>
      <w:r w:rsidRPr="00FA2D69">
        <w:rPr>
          <w:rFonts w:cs="Calibri"/>
          <w:sz w:val="24"/>
          <w:szCs w:val="24"/>
        </w:rPr>
        <w:t>Get a</w:t>
      </w:r>
      <w:proofErr w:type="gramStart"/>
      <w:r w:rsidRPr="00FA2D69">
        <w:rPr>
          <w:rFonts w:cs="Calibri"/>
          <w:sz w:val="24"/>
          <w:szCs w:val="24"/>
        </w:rPr>
        <w:t>,b</w:t>
      </w:r>
      <w:proofErr w:type="gramEnd"/>
      <w:r w:rsidRPr="00FA2D69">
        <w:rPr>
          <w:rFonts w:cs="Calibri"/>
          <w:sz w:val="24"/>
          <w:szCs w:val="24"/>
        </w:rPr>
        <w:t xml:space="preserve"> from the </w:t>
      </w:r>
      <w:r>
        <w:rPr>
          <w:rFonts w:cs="Calibri"/>
          <w:sz w:val="24"/>
          <w:szCs w:val="24"/>
        </w:rPr>
        <w:t>DlogGroup</w:t>
      </w:r>
      <w:r w:rsidRPr="00FA2D69">
        <w:rPr>
          <w:rFonts w:cs="Calibri"/>
          <w:sz w:val="24"/>
          <w:szCs w:val="24"/>
        </w:rPr>
        <w:t>.</w:t>
      </w:r>
    </w:p>
    <w:p w:rsidR="00AD0EBF" w:rsidRPr="00FA2D69" w:rsidRDefault="00AD0EBF" w:rsidP="00D54590">
      <w:pPr>
        <w:pStyle w:val="ListParagraph"/>
        <w:numPr>
          <w:ilvl w:val="0"/>
          <w:numId w:val="50"/>
        </w:numPr>
        <w:rPr>
          <w:rFonts w:cs="Calibri"/>
          <w:sz w:val="24"/>
          <w:szCs w:val="24"/>
        </w:rPr>
      </w:pPr>
      <w:r w:rsidRPr="00FA2D69">
        <w:rPr>
          <w:rFonts w:cs="Calibri"/>
          <w:sz w:val="24"/>
          <w:szCs w:val="24"/>
        </w:rPr>
        <w:t>Construct fieldElements from x,y;</w:t>
      </w:r>
    </w:p>
    <w:p w:rsidR="00AD0EBF" w:rsidRPr="00FA2D69" w:rsidRDefault="00AD0EBF" w:rsidP="00D54590">
      <w:pPr>
        <w:pStyle w:val="ListParagraph"/>
        <w:numPr>
          <w:ilvl w:val="0"/>
          <w:numId w:val="50"/>
        </w:numPr>
        <w:rPr>
          <w:rFonts w:cs="Calibri"/>
          <w:sz w:val="24"/>
          <w:szCs w:val="24"/>
        </w:rPr>
      </w:pPr>
      <w:r w:rsidRPr="00FA2D69">
        <w:rPr>
          <w:rFonts w:cs="Calibri"/>
          <w:sz w:val="24"/>
          <w:szCs w:val="24"/>
        </w:rPr>
        <w:t>Compute y</w:t>
      </w:r>
      <w:r w:rsidRPr="00FA2D69">
        <w:rPr>
          <w:rFonts w:cs="Calibri"/>
          <w:sz w:val="24"/>
          <w:szCs w:val="24"/>
          <w:vertAlign w:val="superscript"/>
        </w:rPr>
        <w:t>2</w:t>
      </w:r>
      <w:r w:rsidRPr="00FA2D69">
        <w:rPr>
          <w:rFonts w:cs="Calibri"/>
          <w:sz w:val="24"/>
          <w:szCs w:val="24"/>
        </w:rPr>
        <w:t>+xy and x</w:t>
      </w:r>
      <w:r w:rsidRPr="00FA2D69">
        <w:rPr>
          <w:rFonts w:cs="Calibri"/>
          <w:sz w:val="24"/>
          <w:szCs w:val="24"/>
          <w:vertAlign w:val="superscript"/>
        </w:rPr>
        <w:t>3</w:t>
      </w:r>
      <w:r w:rsidRPr="00FA2D69">
        <w:rPr>
          <w:rFonts w:cs="Calibri"/>
          <w:sz w:val="24"/>
          <w:szCs w:val="24"/>
        </w:rPr>
        <w:t>+ax</w:t>
      </w:r>
      <w:r w:rsidRPr="00FA2D69">
        <w:rPr>
          <w:rFonts w:cs="Calibri"/>
          <w:sz w:val="24"/>
          <w:szCs w:val="24"/>
          <w:vertAlign w:val="superscript"/>
        </w:rPr>
        <w:t>2</w:t>
      </w:r>
      <w:r w:rsidRPr="00FA2D69">
        <w:rPr>
          <w:rFonts w:cs="Calibri"/>
          <w:sz w:val="24"/>
          <w:szCs w:val="24"/>
        </w:rPr>
        <w:t>+b by the field elements functions</w:t>
      </w:r>
    </w:p>
    <w:p w:rsidR="00AD0EBF" w:rsidRPr="00FA2D69" w:rsidRDefault="00AD0EBF" w:rsidP="00D54590">
      <w:pPr>
        <w:pStyle w:val="ListParagraph"/>
        <w:numPr>
          <w:ilvl w:val="0"/>
          <w:numId w:val="50"/>
        </w:numPr>
        <w:rPr>
          <w:rFonts w:cs="Calibri"/>
          <w:sz w:val="24"/>
          <w:szCs w:val="24"/>
        </w:rPr>
      </w:pPr>
      <w:r w:rsidRPr="00FA2D69">
        <w:rPr>
          <w:rFonts w:cs="Calibri"/>
          <w:sz w:val="24"/>
          <w:szCs w:val="24"/>
        </w:rPr>
        <w:t>If y</w:t>
      </w:r>
      <w:r w:rsidRPr="00FA2D69">
        <w:rPr>
          <w:rFonts w:cs="Calibri"/>
          <w:sz w:val="24"/>
          <w:szCs w:val="24"/>
          <w:vertAlign w:val="superscript"/>
        </w:rPr>
        <w:t>2</w:t>
      </w:r>
      <w:r w:rsidRPr="00FA2D69">
        <w:rPr>
          <w:rFonts w:cs="Calibri"/>
          <w:sz w:val="24"/>
          <w:szCs w:val="24"/>
        </w:rPr>
        <w:t>+xy</w:t>
      </w:r>
      <w:r w:rsidRPr="00FA2D69">
        <w:rPr>
          <w:rFonts w:cs="Calibri"/>
          <w:sz w:val="24"/>
          <w:szCs w:val="24"/>
          <w:vertAlign w:val="superscript"/>
        </w:rPr>
        <w:t xml:space="preserve"> </w:t>
      </w:r>
      <w:r w:rsidRPr="00FA2D69">
        <w:rPr>
          <w:rFonts w:cs="Calibri"/>
          <w:sz w:val="24"/>
          <w:szCs w:val="24"/>
        </w:rPr>
        <w:t>is equal to x</w:t>
      </w:r>
      <w:r w:rsidRPr="00FA2D69">
        <w:rPr>
          <w:rFonts w:cs="Calibri"/>
          <w:sz w:val="24"/>
          <w:szCs w:val="24"/>
          <w:vertAlign w:val="superscript"/>
        </w:rPr>
        <w:t>3</w:t>
      </w:r>
      <w:r w:rsidRPr="00FA2D69">
        <w:rPr>
          <w:rFonts w:cs="Calibri"/>
          <w:sz w:val="24"/>
          <w:szCs w:val="24"/>
        </w:rPr>
        <w:t>+ax</w:t>
      </w:r>
      <w:r w:rsidRPr="00FA2D69">
        <w:rPr>
          <w:rFonts w:cs="Calibri"/>
          <w:sz w:val="24"/>
          <w:szCs w:val="24"/>
          <w:vertAlign w:val="superscript"/>
        </w:rPr>
        <w:t>2</w:t>
      </w:r>
      <w:r w:rsidRPr="00FA2D69">
        <w:rPr>
          <w:rFonts w:cs="Calibri"/>
          <w:sz w:val="24"/>
          <w:szCs w:val="24"/>
        </w:rPr>
        <w:t>+b create a point with x</w:t>
      </w:r>
      <w:proofErr w:type="gramStart"/>
      <w:r w:rsidRPr="00FA2D69">
        <w:rPr>
          <w:rFonts w:cs="Calibri"/>
          <w:sz w:val="24"/>
          <w:szCs w:val="24"/>
        </w:rPr>
        <w:t>,y</w:t>
      </w:r>
      <w:proofErr w:type="gramEnd"/>
      <w:r w:rsidRPr="00FA2D69">
        <w:rPr>
          <w:rFonts w:cs="Calibri"/>
          <w:sz w:val="24"/>
          <w:szCs w:val="24"/>
        </w:rPr>
        <w:t xml:space="preserve"> values and set it. Else, throw exception.</w:t>
      </w:r>
    </w:p>
    <w:p w:rsidR="00AD0EBF" w:rsidRPr="0052790B" w:rsidRDefault="00AD0EBF" w:rsidP="00AD0EBF">
      <w:pPr>
        <w:pStyle w:val="ListParagraph"/>
        <w:spacing w:after="0"/>
        <w:ind w:left="1847"/>
        <w:rPr>
          <w:rFonts w:asciiTheme="minorHAnsi" w:hAnsiTheme="minorHAnsi" w:cstheme="minorHAnsi"/>
          <w:sz w:val="24"/>
          <w:szCs w:val="24"/>
        </w:rPr>
      </w:pPr>
    </w:p>
    <w:p w:rsidR="00AD0EBF" w:rsidRPr="0052790B" w:rsidRDefault="00AD0EBF" w:rsidP="00D54590">
      <w:pPr>
        <w:pStyle w:val="Heading5"/>
        <w:numPr>
          <w:ilvl w:val="0"/>
          <w:numId w:val="67"/>
        </w:numPr>
        <w:spacing w:after="120"/>
        <w:contextualSpacing/>
      </w:pPr>
      <w:r w:rsidRPr="0052790B">
        <w:t>To set existing element:</w:t>
      </w:r>
    </w:p>
    <w:p w:rsidR="00AD0EBF" w:rsidRDefault="00AD0EBF" w:rsidP="00AD0EBF">
      <w:pPr>
        <w:ind w:left="708"/>
      </w:pPr>
      <w:r w:rsidRPr="002A2AED">
        <w:t>These constructors</w:t>
      </w:r>
      <w:r>
        <w:t xml:space="preserve"> get an existing element member and set it.</w:t>
      </w:r>
    </w:p>
    <w:p w:rsidR="00AD0EBF" w:rsidRDefault="00AD0EBF" w:rsidP="00AD0EBF">
      <w:pPr>
        <w:ind w:left="708"/>
      </w:pPr>
      <w:r>
        <w:t xml:space="preserve">We use these constructors in cases when we already have an object we want to hold. These cases occur when we calculate one of our Dlog functions (multiply, exponentiation, etc.), and the result of these functions is an object. </w:t>
      </w:r>
    </w:p>
    <w:p w:rsidR="00AD0EBF" w:rsidRDefault="00AD0EBF" w:rsidP="00AD0EBF">
      <w:pPr>
        <w:ind w:left="708"/>
      </w:pPr>
      <w:r>
        <w:t>There is no point using a different constructor because it demands conversions back and forth, which we want to avoid.</w:t>
      </w:r>
    </w:p>
    <w:p w:rsidR="00AD0EBF" w:rsidRDefault="00AD0EBF" w:rsidP="00AD0EBF">
      <w:pPr>
        <w:ind w:left="708"/>
      </w:pPr>
      <w:r>
        <w:t>These constructors are package-private, so the user cannot call them but the other constructors.</w:t>
      </w:r>
    </w:p>
    <w:p w:rsidR="00AD0EBF" w:rsidRDefault="00AD0EBF" w:rsidP="00AD0EBF">
      <w:pPr>
        <w:autoSpaceDE/>
        <w:autoSpaceDN/>
        <w:adjustRightInd/>
      </w:pPr>
      <w:r>
        <w:br w:type="page"/>
      </w:r>
    </w:p>
    <w:p w:rsidR="00515D3B" w:rsidRDefault="00515D3B" w:rsidP="00D54590">
      <w:pPr>
        <w:pStyle w:val="Heading3"/>
        <w:numPr>
          <w:ilvl w:val="2"/>
          <w:numId w:val="44"/>
        </w:numPr>
        <w:ind w:left="1281"/>
      </w:pPr>
      <w:bookmarkStart w:id="877" w:name="_Toc331084195"/>
      <w:r>
        <w:lastRenderedPageBreak/>
        <w:t>KeyDerivationFunction</w:t>
      </w:r>
      <w:bookmarkEnd w:id="523"/>
      <w:bookmarkEnd w:id="524"/>
      <w:bookmarkEnd w:id="525"/>
      <w:bookmarkEnd w:id="526"/>
      <w:bookmarkEnd w:id="527"/>
      <w:bookmarkEnd w:id="877"/>
    </w:p>
    <w:p w:rsidR="00806BD5" w:rsidRPr="00806BD5" w:rsidRDefault="00806BD5" w:rsidP="007C5F01">
      <w:pPr>
        <w:pStyle w:val="ListParagraph"/>
        <w:keepNext/>
        <w:keepLines/>
        <w:numPr>
          <w:ilvl w:val="2"/>
          <w:numId w:val="35"/>
        </w:numPr>
        <w:tabs>
          <w:tab w:val="left" w:pos="1701"/>
        </w:tabs>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878" w:name="_Toc278884115"/>
      <w:bookmarkStart w:id="879" w:name="_Toc278884254"/>
      <w:bookmarkStart w:id="880" w:name="_Toc278884330"/>
      <w:bookmarkStart w:id="881" w:name="_Toc279923576"/>
      <w:bookmarkStart w:id="882" w:name="_Toc280082647"/>
      <w:bookmarkStart w:id="883" w:name="_Toc280521467"/>
      <w:bookmarkStart w:id="884" w:name="_Toc280521639"/>
      <w:bookmarkStart w:id="885" w:name="_Toc280521792"/>
      <w:bookmarkStart w:id="886" w:name="_Toc280612004"/>
      <w:bookmarkStart w:id="887" w:name="_Toc280694120"/>
      <w:bookmarkStart w:id="888" w:name="_Toc280699838"/>
      <w:bookmarkStart w:id="889" w:name="_Toc305321469"/>
      <w:bookmarkStart w:id="890" w:name="_Toc305323483"/>
      <w:bookmarkStart w:id="891" w:name="_Toc305323657"/>
      <w:bookmarkStart w:id="892" w:name="_Toc305323833"/>
      <w:bookmarkStart w:id="893" w:name="_Toc311619797"/>
      <w:bookmarkStart w:id="894" w:name="_Toc315168938"/>
      <w:bookmarkStart w:id="895" w:name="_Toc315169115"/>
      <w:bookmarkStart w:id="896" w:name="_Toc315173333"/>
      <w:bookmarkStart w:id="897" w:name="_Toc331083196"/>
      <w:bookmarkStart w:id="898" w:name="_Toc331083397"/>
      <w:bookmarkStart w:id="899" w:name="_Toc331083591"/>
      <w:bookmarkStart w:id="900" w:name="_Toc331083790"/>
      <w:bookmarkStart w:id="901" w:name="_Toc331083994"/>
      <w:bookmarkStart w:id="902" w:name="_Toc331084196"/>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p>
    <w:p w:rsidR="004E4F02" w:rsidRPr="00186EB0" w:rsidRDefault="00806BD5" w:rsidP="007C5F01">
      <w:pPr>
        <w:pStyle w:val="Heading4"/>
        <w:numPr>
          <w:ilvl w:val="3"/>
          <w:numId w:val="35"/>
        </w:numPr>
        <w:tabs>
          <w:tab w:val="left" w:pos="1701"/>
        </w:tabs>
      </w:pPr>
      <w:r>
        <w:t xml:space="preserve"> </w:t>
      </w:r>
      <w:bookmarkStart w:id="903" w:name="_Toc331084197"/>
      <w:r w:rsidR="004E4F02" w:rsidRPr="00186EB0">
        <w:t>Static View</w:t>
      </w:r>
      <w:bookmarkEnd w:id="903"/>
    </w:p>
    <w:p w:rsidR="00C366C5" w:rsidRDefault="003A0EA5" w:rsidP="00BB5904">
      <w:pPr>
        <w:rPr>
          <w:lang w:eastAsia="en-GB"/>
        </w:rPr>
      </w:pPr>
      <w:r>
        <w:t>A</w:t>
      </w:r>
      <w:r w:rsidR="00C366C5">
        <w:t xml:space="preserve"> </w:t>
      </w:r>
      <w:r w:rsidR="00C366C5">
        <w:rPr>
          <w:b/>
          <w:bCs/>
        </w:rPr>
        <w:t>key derivation function</w:t>
      </w:r>
      <w:r w:rsidR="00C366C5">
        <w:t xml:space="preserve"> (or KDF) </w:t>
      </w:r>
      <w:r>
        <w:t xml:space="preserve">is used to </w:t>
      </w:r>
      <w:r w:rsidR="00C366C5">
        <w:t>derive</w:t>
      </w:r>
      <w:r>
        <w:t xml:space="preserve"> (close to) uniformly distributed string/s from </w:t>
      </w:r>
      <w:r w:rsidR="00C366C5">
        <w:t xml:space="preserve">a secret value </w:t>
      </w:r>
      <w:r>
        <w:t xml:space="preserve">with high entropy (but no other guarantee regarding its distribution). </w:t>
      </w:r>
    </w:p>
    <w:p w:rsidR="00C366C5" w:rsidRPr="00C366C5" w:rsidRDefault="00C366C5" w:rsidP="00BB5904">
      <w:pPr>
        <w:rPr>
          <w:lang w:eastAsia="en-GB"/>
        </w:rPr>
      </w:pPr>
    </w:p>
    <w:p w:rsidR="00D02AD5" w:rsidRDefault="00D02AD5" w:rsidP="00BB5904">
      <w:pPr>
        <w:rPr>
          <w:noProof/>
        </w:rPr>
      </w:pPr>
    </w:p>
    <w:p w:rsidR="00186EB0" w:rsidRDefault="00186EB0" w:rsidP="00BB5904">
      <w:pPr>
        <w:rPr>
          <w:noProof/>
        </w:rPr>
      </w:pPr>
    </w:p>
    <w:p w:rsidR="00186EB0" w:rsidRDefault="00F17079" w:rsidP="00BB5904">
      <w:pPr>
        <w:rPr>
          <w:noProof/>
        </w:rPr>
      </w:pPr>
      <w:r w:rsidRPr="00F17079">
        <w:rPr>
          <w:rStyle w:val="CommentReference"/>
          <w:noProof/>
          <w:sz w:val="24"/>
        </w:rPr>
        <w:drawing>
          <wp:inline distT="0" distB="0" distL="0" distR="0" wp14:anchorId="5BD97FE2" wp14:editId="420BE43B">
            <wp:extent cx="5486400" cy="26422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2642235"/>
                    </a:xfrm>
                    <a:prstGeom prst="rect">
                      <a:avLst/>
                    </a:prstGeom>
                  </pic:spPr>
                </pic:pic>
              </a:graphicData>
            </a:graphic>
          </wp:inline>
        </w:drawing>
      </w:r>
      <w:r w:rsidR="001F7DA7" w:rsidRPr="001F7DA7">
        <w:rPr>
          <w:rStyle w:val="CommentReference"/>
          <w:noProof/>
          <w:sz w:val="24"/>
        </w:rPr>
        <w:t xml:space="preserve"> </w:t>
      </w:r>
      <w:r w:rsidR="00787CA1">
        <w:rPr>
          <w:rStyle w:val="CommentReference"/>
        </w:rPr>
        <w:commentReference w:id="904"/>
      </w:r>
      <w:r w:rsidR="000602CD">
        <w:rPr>
          <w:rStyle w:val="CommentReference"/>
        </w:rPr>
        <w:commentReference w:id="905"/>
      </w:r>
    </w:p>
    <w:p w:rsidR="00515D3B" w:rsidRDefault="00515D3B" w:rsidP="00BB5904">
      <w:pPr>
        <w:rPr>
          <w:noProof/>
        </w:rPr>
      </w:pPr>
    </w:p>
    <w:p w:rsidR="00B9651D" w:rsidRPr="00A27CD0" w:rsidRDefault="00806BD5" w:rsidP="007C5F01">
      <w:pPr>
        <w:pStyle w:val="Heading4"/>
        <w:numPr>
          <w:ilvl w:val="3"/>
          <w:numId w:val="35"/>
        </w:numPr>
        <w:tabs>
          <w:tab w:val="left" w:pos="1701"/>
        </w:tabs>
      </w:pPr>
      <w:bookmarkStart w:id="906" w:name="_Toc277840073"/>
      <w:bookmarkStart w:id="907" w:name="_Toc277840426"/>
      <w:bookmarkStart w:id="908" w:name="_Toc277840483"/>
      <w:bookmarkStart w:id="909" w:name="_Toc277840629"/>
      <w:bookmarkStart w:id="910" w:name="_Toc277840837"/>
      <w:r>
        <w:t xml:space="preserve"> </w:t>
      </w:r>
      <w:bookmarkStart w:id="911" w:name="_Toc331084198"/>
      <w:r w:rsidR="00B9651D" w:rsidRPr="00A27CD0">
        <w:t>Dynamic View</w:t>
      </w:r>
      <w:bookmarkEnd w:id="911"/>
    </w:p>
    <w:p w:rsidR="009335AB" w:rsidRDefault="009335AB" w:rsidP="007C5F01">
      <w:pPr>
        <w:pStyle w:val="Caption"/>
        <w:numPr>
          <w:ilvl w:val="0"/>
          <w:numId w:val="8"/>
        </w:numPr>
      </w:pPr>
      <w:r>
        <w:t>Function: HKDF::HKDF(String  hmac)</w:t>
      </w:r>
    </w:p>
    <w:p w:rsidR="0072679E" w:rsidRPr="009335AB" w:rsidRDefault="009335AB" w:rsidP="0072679E">
      <w:pPr>
        <w:ind w:left="708"/>
      </w:pPr>
      <w:r>
        <w:t xml:space="preserve">The HKDF uses an underlying Hmac. When the name of the Hmac is passed as a string this constructor retrieves the right HKDF using the factories tool. Since this newly created Hmac is not initialized the init that passes a secret key must be called. Otherwise, the </w:t>
      </w:r>
      <w:r w:rsidR="0072679E">
        <w:t>isInitialized function will return false.</w:t>
      </w:r>
    </w:p>
    <w:p w:rsidR="0072679E" w:rsidRDefault="0072679E" w:rsidP="007C5F01">
      <w:pPr>
        <w:pStyle w:val="Caption"/>
        <w:numPr>
          <w:ilvl w:val="0"/>
          <w:numId w:val="8"/>
        </w:numPr>
      </w:pPr>
      <w:r>
        <w:t>Function: HKDF::HKDF(Hmac  hmac)</w:t>
      </w:r>
    </w:p>
    <w:p w:rsidR="0072679E" w:rsidRPr="0072679E" w:rsidRDefault="0072679E" w:rsidP="00AD53CF">
      <w:pPr>
        <w:ind w:left="708"/>
      </w:pPr>
      <w:r>
        <w:t xml:space="preserve">We give another option for efficiency reasons to get the actual Hmac. This constructor must get an initialized Hmac (otherwise, </w:t>
      </w:r>
      <w:r w:rsidR="00AD53CF">
        <w:t xml:space="preserve">the user should </w:t>
      </w:r>
      <w:r>
        <w:t>just create one u</w:t>
      </w:r>
      <w:r w:rsidR="00AD53CF">
        <w:t xml:space="preserve">sing the previous constructor) otherwise, it throws an exception. </w:t>
      </w:r>
      <w:r>
        <w:t>If this constructor is called the isInitialized function will return true.</w:t>
      </w:r>
    </w:p>
    <w:p w:rsidR="00515D3B" w:rsidRDefault="00B9651D" w:rsidP="007C5F01">
      <w:pPr>
        <w:pStyle w:val="Caption"/>
        <w:numPr>
          <w:ilvl w:val="0"/>
          <w:numId w:val="8"/>
        </w:numPr>
      </w:pPr>
      <w:r w:rsidRPr="008C242F">
        <w:t xml:space="preserve">Function : </w:t>
      </w:r>
      <w:r>
        <w:rPr>
          <w:noProof/>
        </w:rPr>
        <w:t>HKDF::</w:t>
      </w:r>
      <w:commentRangeStart w:id="912"/>
      <w:commentRangeStart w:id="913"/>
      <w:r>
        <w:rPr>
          <w:noProof/>
        </w:rPr>
        <w:t>generateKey</w:t>
      </w:r>
      <w:bookmarkEnd w:id="906"/>
      <w:bookmarkEnd w:id="907"/>
      <w:bookmarkEnd w:id="908"/>
      <w:bookmarkEnd w:id="909"/>
      <w:bookmarkEnd w:id="910"/>
      <w:commentRangeEnd w:id="912"/>
      <w:r w:rsidR="00347EFD">
        <w:rPr>
          <w:rStyle w:val="CommentReference"/>
          <w:b w:val="0"/>
          <w:bCs w:val="0"/>
        </w:rPr>
        <w:commentReference w:id="912"/>
      </w:r>
      <w:commentRangeEnd w:id="913"/>
      <w:r w:rsidR="005A3BB8">
        <w:rPr>
          <w:rStyle w:val="CommentReference"/>
          <w:b w:val="0"/>
          <w:bCs w:val="0"/>
        </w:rPr>
        <w:commentReference w:id="913"/>
      </w:r>
    </w:p>
    <w:p w:rsidR="00515D3B" w:rsidRDefault="00515D3B" w:rsidP="00BB5904">
      <w:pPr>
        <w:ind w:left="567"/>
      </w:pPr>
      <w:r>
        <w:t>The implementation of generating a new key is taken from the document SDK pseudocode.</w:t>
      </w:r>
    </w:p>
    <w:p w:rsidR="00515D3B" w:rsidRDefault="00515D3B" w:rsidP="00BB5904">
      <w:pPr>
        <w:ind w:left="567"/>
      </w:pPr>
    </w:p>
    <w:p w:rsidR="00515D3B" w:rsidRDefault="005B3BAB" w:rsidP="00D54590">
      <w:pPr>
        <w:pStyle w:val="ListParagraph"/>
        <w:numPr>
          <w:ilvl w:val="0"/>
          <w:numId w:val="60"/>
        </w:numPr>
      </w:pPr>
      <w:commentRangeStart w:id="914"/>
      <w:commentRangeStart w:id="915"/>
      <w:r>
        <w:t>compute</w:t>
      </w:r>
      <w:r w:rsidR="00515D3B">
        <w:t xml:space="preserve"> </w:t>
      </w:r>
      <w:r w:rsidR="00515D3B" w:rsidRPr="005A3BB8">
        <w:rPr>
          <w:b/>
          <w:bCs/>
          <w:i/>
          <w:iCs/>
        </w:rPr>
        <w:t>PRK</w:t>
      </w:r>
      <w:r w:rsidR="00515D3B" w:rsidRPr="005A3BB8">
        <w:rPr>
          <w:b/>
          <w:bCs/>
        </w:rPr>
        <w:t xml:space="preserve"> = HMAC(</w:t>
      </w:r>
      <w:r w:rsidR="00515D3B" w:rsidRPr="005A3BB8">
        <w:rPr>
          <w:b/>
          <w:bCs/>
          <w:i/>
          <w:iCs/>
        </w:rPr>
        <w:t>kdfKey, key</w:t>
      </w:r>
      <w:r w:rsidR="00515D3B" w:rsidRPr="005A3BB8">
        <w:rPr>
          <w:b/>
          <w:bCs/>
        </w:rPr>
        <w:t>)</w:t>
      </w:r>
      <w:r w:rsidR="00515D3B">
        <w:t xml:space="preserve">       </w:t>
      </w:r>
      <w:r w:rsidR="00515D3B" w:rsidRPr="005A3BB8">
        <w:rPr>
          <w:sz w:val="20"/>
          <w:szCs w:val="20"/>
        </w:rPr>
        <w:t>[key=</w:t>
      </w:r>
      <w:r w:rsidR="00515D3B" w:rsidRPr="005A3BB8">
        <w:rPr>
          <w:b/>
          <w:bCs/>
          <w:i/>
          <w:iCs/>
        </w:rPr>
        <w:t xml:space="preserve"> kdfKey</w:t>
      </w:r>
      <w:r w:rsidR="00515D3B" w:rsidRPr="005A3BB8">
        <w:rPr>
          <w:sz w:val="20"/>
          <w:szCs w:val="20"/>
        </w:rPr>
        <w:t>, data=</w:t>
      </w:r>
      <w:r w:rsidR="00515D3B" w:rsidRPr="005A3BB8">
        <w:rPr>
          <w:b/>
          <w:bCs/>
          <w:i/>
          <w:iCs/>
        </w:rPr>
        <w:t xml:space="preserve"> key</w:t>
      </w:r>
      <w:r w:rsidR="00515D3B" w:rsidRPr="005A3BB8">
        <w:rPr>
          <w:sz w:val="20"/>
          <w:szCs w:val="20"/>
        </w:rPr>
        <w:t xml:space="preserve"> (input key)]</w:t>
      </w:r>
    </w:p>
    <w:p w:rsidR="00515D3B" w:rsidRDefault="00515D3B" w:rsidP="00D54590">
      <w:pPr>
        <w:pStyle w:val="ListParagraph"/>
        <w:numPr>
          <w:ilvl w:val="0"/>
          <w:numId w:val="60"/>
        </w:numPr>
      </w:pPr>
      <w:r>
        <w:t xml:space="preserve">Let </w:t>
      </w:r>
      <w:r w:rsidRPr="005A3BB8">
        <w:rPr>
          <w:b/>
          <w:bCs/>
          <w:i/>
          <w:iCs/>
        </w:rPr>
        <w:t>t</w:t>
      </w:r>
      <w:r>
        <w:t xml:space="preserve"> be the smallest number so that </w:t>
      </w:r>
      <w:r w:rsidRPr="005A3BB8">
        <w:rPr>
          <w:b/>
          <w:bCs/>
          <w:i/>
          <w:iCs/>
        </w:rPr>
        <w:t>t</w:t>
      </w:r>
      <w:r w:rsidRPr="005A3DFC">
        <w:rPr>
          <w:b/>
          <w:bCs/>
          <w:i/>
          <w:iCs/>
        </w:rPr>
        <w:sym w:font="Symbol" w:char="F0D7"/>
      </w:r>
      <w:r w:rsidRPr="005A3BB8">
        <w:rPr>
          <w:b/>
          <w:bCs/>
        </w:rPr>
        <w:t>|</w:t>
      </w:r>
      <w:r w:rsidRPr="005A3BB8">
        <w:rPr>
          <w:b/>
          <w:bCs/>
          <w:i/>
          <w:iCs/>
        </w:rPr>
        <w:t>H</w:t>
      </w:r>
      <w:r w:rsidRPr="005A3BB8">
        <w:rPr>
          <w:b/>
          <w:bCs/>
        </w:rPr>
        <w:t>|&gt;</w:t>
      </w:r>
      <w:r w:rsidRPr="005A3BB8">
        <w:rPr>
          <w:b/>
          <w:bCs/>
          <w:i/>
          <w:iCs/>
        </w:rPr>
        <w:t>len</w:t>
      </w:r>
      <w:r>
        <w:t xml:space="preserve"> where </w:t>
      </w:r>
      <w:r w:rsidRPr="005A3BB8">
        <w:rPr>
          <w:b/>
          <w:bCs/>
        </w:rPr>
        <w:t>|</w:t>
      </w:r>
      <w:r w:rsidRPr="005A3BB8">
        <w:rPr>
          <w:b/>
          <w:bCs/>
          <w:i/>
          <w:iCs/>
        </w:rPr>
        <w:t>H</w:t>
      </w:r>
      <w:r w:rsidRPr="005A3BB8">
        <w:rPr>
          <w:b/>
          <w:bCs/>
        </w:rPr>
        <w:t>|</w:t>
      </w:r>
      <w:r>
        <w:t xml:space="preserve"> is the HMAC output length</w:t>
      </w:r>
    </w:p>
    <w:p w:rsidR="00515D3B" w:rsidRDefault="00515D3B" w:rsidP="00D54590">
      <w:pPr>
        <w:pStyle w:val="ListParagraph"/>
        <w:numPr>
          <w:ilvl w:val="0"/>
          <w:numId w:val="60"/>
        </w:numPr>
      </w:pPr>
      <w:r w:rsidRPr="005A3BB8">
        <w:rPr>
          <w:b/>
          <w:bCs/>
          <w:i/>
          <w:iCs/>
        </w:rPr>
        <w:t>K</w:t>
      </w:r>
      <w:r w:rsidRPr="005A3BB8">
        <w:rPr>
          <w:b/>
          <w:bCs/>
        </w:rPr>
        <w:t>(</w:t>
      </w:r>
      <w:r w:rsidRPr="005A3BB8">
        <w:rPr>
          <w:b/>
          <w:bCs/>
          <w:i/>
          <w:iCs/>
        </w:rPr>
        <w:t>1</w:t>
      </w:r>
      <w:r w:rsidRPr="005A3BB8">
        <w:rPr>
          <w:b/>
          <w:bCs/>
        </w:rPr>
        <w:t>) = HMAC(</w:t>
      </w:r>
      <w:r w:rsidRPr="005A3BB8">
        <w:rPr>
          <w:b/>
          <w:bCs/>
          <w:i/>
          <w:iCs/>
        </w:rPr>
        <w:t>PRK</w:t>
      </w:r>
      <w:r w:rsidRPr="005A3BB8">
        <w:rPr>
          <w:b/>
          <w:bCs/>
        </w:rPr>
        <w:t>,(</w:t>
      </w:r>
      <w:r w:rsidRPr="005A3BB8">
        <w:rPr>
          <w:b/>
          <w:bCs/>
          <w:i/>
          <w:iCs/>
        </w:rPr>
        <w:t>CTXinfo</w:t>
      </w:r>
      <w:r w:rsidRPr="005A3BB8">
        <w:rPr>
          <w:b/>
          <w:bCs/>
        </w:rPr>
        <w:t>,</w:t>
      </w:r>
      <w:r w:rsidR="00722104" w:rsidRPr="005A3BB8">
        <w:rPr>
          <w:b/>
          <w:bCs/>
          <w:i/>
          <w:iCs/>
        </w:rPr>
        <w:t>1</w:t>
      </w:r>
      <w:r w:rsidRPr="005A3BB8">
        <w:rPr>
          <w:b/>
          <w:bCs/>
        </w:rPr>
        <w:t>))</w:t>
      </w:r>
      <w:r>
        <w:t xml:space="preserve">               </w:t>
      </w:r>
      <w:r w:rsidRPr="005A3BB8">
        <w:rPr>
          <w:sz w:val="20"/>
          <w:szCs w:val="20"/>
        </w:rPr>
        <w:t>[key=PRF, data=(CTXinfo,</w:t>
      </w:r>
      <w:r w:rsidR="00A674C1" w:rsidRPr="005A3BB8">
        <w:rPr>
          <w:sz w:val="20"/>
          <w:szCs w:val="20"/>
        </w:rPr>
        <w:t>1</w:t>
      </w:r>
      <w:r w:rsidRPr="005A3BB8">
        <w:rPr>
          <w:sz w:val="20"/>
          <w:szCs w:val="20"/>
        </w:rPr>
        <w:t>)]</w:t>
      </w:r>
    </w:p>
    <w:p w:rsidR="00515D3B" w:rsidRPr="005A3BB8" w:rsidRDefault="005B3BAB" w:rsidP="00D54590">
      <w:pPr>
        <w:pStyle w:val="ListParagraph"/>
        <w:numPr>
          <w:ilvl w:val="0"/>
          <w:numId w:val="60"/>
        </w:numPr>
        <w:rPr>
          <w:b/>
          <w:bCs/>
        </w:rPr>
      </w:pPr>
      <w:r w:rsidRPr="005A3BB8">
        <w:rPr>
          <w:b/>
          <w:bCs/>
        </w:rPr>
        <w:t xml:space="preserve">For </w:t>
      </w:r>
      <w:r w:rsidR="00515D3B" w:rsidRPr="005A3BB8">
        <w:rPr>
          <w:b/>
          <w:bCs/>
        </w:rPr>
        <w:t xml:space="preserve"> </w:t>
      </w:r>
      <w:r w:rsidR="00515D3B" w:rsidRPr="005A3BB8">
        <w:rPr>
          <w:b/>
          <w:bCs/>
          <w:i/>
          <w:iCs/>
        </w:rPr>
        <w:t>i</w:t>
      </w:r>
      <w:r w:rsidR="00515D3B" w:rsidRPr="005A3BB8">
        <w:rPr>
          <w:b/>
          <w:bCs/>
        </w:rPr>
        <w:t xml:space="preserve"> = </w:t>
      </w:r>
      <w:r w:rsidR="00515D3B" w:rsidRPr="005A3BB8">
        <w:rPr>
          <w:b/>
          <w:bCs/>
          <w:i/>
          <w:iCs/>
        </w:rPr>
        <w:t>2</w:t>
      </w:r>
      <w:r w:rsidR="00515D3B" w:rsidRPr="005A3BB8">
        <w:rPr>
          <w:b/>
          <w:bCs/>
        </w:rPr>
        <w:t xml:space="preserve"> TO </w:t>
      </w:r>
      <w:r w:rsidR="00515D3B" w:rsidRPr="005A3BB8">
        <w:rPr>
          <w:b/>
          <w:bCs/>
          <w:i/>
          <w:iCs/>
        </w:rPr>
        <w:t>t</w:t>
      </w:r>
    </w:p>
    <w:p w:rsidR="00515D3B" w:rsidRPr="005A3BB8" w:rsidRDefault="00515D3B" w:rsidP="005A3BB8">
      <w:pPr>
        <w:pStyle w:val="ListParagraph"/>
        <w:ind w:left="1287"/>
        <w:rPr>
          <w:sz w:val="20"/>
          <w:szCs w:val="20"/>
        </w:rPr>
      </w:pPr>
      <w:r w:rsidRPr="005A3BB8">
        <w:rPr>
          <w:b/>
          <w:bCs/>
          <w:i/>
          <w:iCs/>
        </w:rPr>
        <w:t>K</w:t>
      </w:r>
      <w:r w:rsidRPr="005A3BB8">
        <w:rPr>
          <w:b/>
          <w:bCs/>
        </w:rPr>
        <w:t>(</w:t>
      </w:r>
      <w:r w:rsidRPr="005A3BB8">
        <w:rPr>
          <w:b/>
          <w:bCs/>
          <w:i/>
          <w:iCs/>
        </w:rPr>
        <w:t>i</w:t>
      </w:r>
      <w:r w:rsidRPr="005A3BB8">
        <w:rPr>
          <w:b/>
          <w:bCs/>
        </w:rPr>
        <w:t>) = HMAC(</w:t>
      </w:r>
      <w:r w:rsidRPr="005A3BB8">
        <w:rPr>
          <w:b/>
          <w:bCs/>
          <w:i/>
          <w:iCs/>
        </w:rPr>
        <w:t>PRK</w:t>
      </w:r>
      <w:r w:rsidRPr="005A3BB8">
        <w:rPr>
          <w:b/>
          <w:bCs/>
        </w:rPr>
        <w:t>,(</w:t>
      </w:r>
      <w:r w:rsidRPr="005A3BB8">
        <w:rPr>
          <w:b/>
          <w:bCs/>
          <w:i/>
          <w:iCs/>
        </w:rPr>
        <w:t>K</w:t>
      </w:r>
      <w:r w:rsidRPr="005A3BB8">
        <w:rPr>
          <w:b/>
          <w:bCs/>
        </w:rPr>
        <w:t>(</w:t>
      </w:r>
      <w:r w:rsidRPr="005A3BB8">
        <w:rPr>
          <w:b/>
          <w:bCs/>
          <w:i/>
          <w:iCs/>
        </w:rPr>
        <w:t>i-1</w:t>
      </w:r>
      <w:r w:rsidRPr="005A3BB8">
        <w:rPr>
          <w:b/>
          <w:bCs/>
        </w:rPr>
        <w:t>),</w:t>
      </w:r>
      <w:r w:rsidRPr="005A3BB8">
        <w:rPr>
          <w:b/>
          <w:bCs/>
          <w:i/>
          <w:iCs/>
        </w:rPr>
        <w:t>CTXinfo,i</w:t>
      </w:r>
      <w:r w:rsidRPr="005A3BB8">
        <w:rPr>
          <w:b/>
          <w:bCs/>
        </w:rPr>
        <w:t>))</w:t>
      </w:r>
      <w:r>
        <w:t xml:space="preserve">     </w:t>
      </w:r>
      <w:r w:rsidRPr="005A3BB8">
        <w:rPr>
          <w:sz w:val="20"/>
          <w:szCs w:val="20"/>
        </w:rPr>
        <w:t>[key=PRF, data=(K(i-1),CTXinfo,i)]</w:t>
      </w:r>
    </w:p>
    <w:p w:rsidR="00515D3B" w:rsidRDefault="005B3BAB" w:rsidP="00D54590">
      <w:pPr>
        <w:pStyle w:val="ListParagraph"/>
        <w:numPr>
          <w:ilvl w:val="0"/>
          <w:numId w:val="61"/>
        </w:numPr>
      </w:pPr>
      <w:r>
        <w:lastRenderedPageBreak/>
        <w:t>output</w:t>
      </w:r>
      <w:r w:rsidR="00515D3B">
        <w:t xml:space="preserve"> the first </w:t>
      </w:r>
      <w:r w:rsidR="00515D3B" w:rsidRPr="005A3BB8">
        <w:rPr>
          <w:b/>
          <w:bCs/>
          <w:i/>
          <w:iCs/>
        </w:rPr>
        <w:t>len</w:t>
      </w:r>
      <w:r w:rsidR="00515D3B">
        <w:t xml:space="preserve"> bits from </w:t>
      </w:r>
      <w:r w:rsidR="00515D3B" w:rsidRPr="005A3BB8">
        <w:rPr>
          <w:b/>
          <w:bCs/>
          <w:i/>
          <w:iCs/>
        </w:rPr>
        <w:t>K</w:t>
      </w:r>
      <w:r w:rsidR="00515D3B" w:rsidRPr="005A3BB8">
        <w:rPr>
          <w:b/>
          <w:bCs/>
        </w:rPr>
        <w:t>(</w:t>
      </w:r>
      <w:r w:rsidR="00515D3B" w:rsidRPr="005A3BB8">
        <w:rPr>
          <w:b/>
          <w:bCs/>
          <w:i/>
          <w:iCs/>
        </w:rPr>
        <w:t>1</w:t>
      </w:r>
      <w:r w:rsidR="00515D3B" w:rsidRPr="005A3BB8">
        <w:rPr>
          <w:b/>
          <w:bCs/>
        </w:rPr>
        <w:t>),…,</w:t>
      </w:r>
      <w:r w:rsidR="00515D3B" w:rsidRPr="005A3BB8">
        <w:rPr>
          <w:b/>
          <w:bCs/>
          <w:i/>
          <w:iCs/>
        </w:rPr>
        <w:t>K</w:t>
      </w:r>
      <w:r w:rsidR="00515D3B" w:rsidRPr="005A3BB8">
        <w:rPr>
          <w:b/>
          <w:bCs/>
        </w:rPr>
        <w:t>(</w:t>
      </w:r>
      <w:r w:rsidR="00515D3B" w:rsidRPr="005A3BB8">
        <w:rPr>
          <w:b/>
          <w:bCs/>
          <w:i/>
          <w:iCs/>
        </w:rPr>
        <w:t>t</w:t>
      </w:r>
      <w:r w:rsidR="00515D3B" w:rsidRPr="005A3BB8">
        <w:rPr>
          <w:b/>
          <w:bCs/>
        </w:rPr>
        <w:t>)</w:t>
      </w:r>
    </w:p>
    <w:commentRangeEnd w:id="914"/>
    <w:p w:rsidR="00DB6A64" w:rsidRDefault="00787CA1" w:rsidP="00BB5904">
      <w:pPr>
        <w:autoSpaceDE/>
        <w:autoSpaceDN/>
        <w:adjustRightInd/>
        <w:rPr>
          <w:b/>
          <w:bCs/>
          <w:sz w:val="20"/>
          <w:szCs w:val="20"/>
        </w:rPr>
      </w:pPr>
      <w:r>
        <w:rPr>
          <w:rStyle w:val="CommentReference"/>
        </w:rPr>
        <w:commentReference w:id="914"/>
      </w:r>
      <w:commentRangeEnd w:id="915"/>
      <w:r w:rsidR="00E42F84">
        <w:rPr>
          <w:rStyle w:val="CommentReference"/>
        </w:rPr>
        <w:commentReference w:id="915"/>
      </w:r>
    </w:p>
    <w:p w:rsidR="0072679E" w:rsidRDefault="0072679E" w:rsidP="007C5F01">
      <w:pPr>
        <w:pStyle w:val="Caption"/>
        <w:numPr>
          <w:ilvl w:val="0"/>
          <w:numId w:val="8"/>
        </w:numPr>
      </w:pPr>
      <w:r w:rsidRPr="008C242F">
        <w:t xml:space="preserve">Function : </w:t>
      </w:r>
      <w:r>
        <w:t>Bc</w:t>
      </w:r>
      <w:r w:rsidRPr="0087270B">
        <w:t>K</w:t>
      </w:r>
      <w:r>
        <w:t>df</w:t>
      </w:r>
      <w:r w:rsidRPr="0087270B">
        <w:t>ISO18033</w:t>
      </w:r>
      <w:r>
        <w:rPr>
          <w:noProof/>
        </w:rPr>
        <w:t>::</w:t>
      </w:r>
      <w:r w:rsidRPr="0072679E">
        <w:t xml:space="preserve"> </w:t>
      </w:r>
      <w:r>
        <w:t>Bc</w:t>
      </w:r>
      <w:r w:rsidRPr="0087270B">
        <w:t>K</w:t>
      </w:r>
      <w:r>
        <w:t>df</w:t>
      </w:r>
      <w:r w:rsidRPr="0087270B">
        <w:t>ISO18033</w:t>
      </w:r>
      <w:r>
        <w:t>(String hash)</w:t>
      </w:r>
    </w:p>
    <w:p w:rsidR="00A674C1" w:rsidRPr="00A674C1" w:rsidRDefault="00A674C1" w:rsidP="00A674C1">
      <w:pPr>
        <w:ind w:left="708"/>
      </w:pPr>
      <w:r>
        <w:t xml:space="preserve">This KDF uses an underlying Bc KDF which in turn uses a </w:t>
      </w:r>
      <w:del w:id="916" w:author="Yael Ejgenberg" w:date="2011-07-26T19:31:00Z">
        <w:r w:rsidDel="00347EFD">
          <w:delText>bc</w:delText>
        </w:r>
      </w:del>
      <w:ins w:id="917" w:author="Yael Ejgenberg" w:date="2011-07-26T19:31:00Z">
        <w:r w:rsidR="00347EFD">
          <w:t>BC</w:t>
        </w:r>
      </w:ins>
      <w:r>
        <w:t xml:space="preserve"> digest. This constructor creates the digest using the BCFactory and passes it to the unde</w:t>
      </w:r>
      <w:r w:rsidR="00EC7D55">
        <w:t>rlying Bc KDF.</w:t>
      </w:r>
    </w:p>
    <w:p w:rsidR="0072679E" w:rsidRDefault="0072679E" w:rsidP="007C5F01">
      <w:pPr>
        <w:pStyle w:val="Caption"/>
        <w:numPr>
          <w:ilvl w:val="0"/>
          <w:numId w:val="8"/>
        </w:numPr>
      </w:pPr>
      <w:r w:rsidRPr="008C242F">
        <w:t xml:space="preserve">Function : </w:t>
      </w:r>
      <w:r>
        <w:t>Bc</w:t>
      </w:r>
      <w:r w:rsidRPr="0087270B">
        <w:t>K</w:t>
      </w:r>
      <w:r>
        <w:t>df</w:t>
      </w:r>
      <w:r w:rsidRPr="0087270B">
        <w:t>ISO18033</w:t>
      </w:r>
      <w:r>
        <w:rPr>
          <w:noProof/>
        </w:rPr>
        <w:t>::</w:t>
      </w:r>
      <w:r w:rsidRPr="0072679E">
        <w:t xml:space="preserve"> </w:t>
      </w:r>
      <w:r>
        <w:t>Bc</w:t>
      </w:r>
      <w:r w:rsidRPr="0087270B">
        <w:t>K</w:t>
      </w:r>
      <w:r>
        <w:t>df</w:t>
      </w:r>
      <w:r w:rsidRPr="0087270B">
        <w:t>ISO18033</w:t>
      </w:r>
      <w:r>
        <w:t>(</w:t>
      </w:r>
      <w:r w:rsidR="008B14AA">
        <w:t>CryptographicHash</w:t>
      </w:r>
      <w:r>
        <w:t xml:space="preserve"> hash)</w:t>
      </w:r>
    </w:p>
    <w:p w:rsidR="00EC7D55" w:rsidRPr="00EC7D55" w:rsidRDefault="00616E4D" w:rsidP="008B14AA">
      <w:pPr>
        <w:ind w:left="708"/>
      </w:pPr>
      <w:r>
        <w:t xml:space="preserve">This constructor is used in the case that the user has already been working with a hash object and now </w:t>
      </w:r>
      <w:del w:id="918" w:author="Yael Ejgenberg" w:date="2011-07-26T19:29:00Z">
        <w:r w:rsidDel="00347EFD">
          <w:delText>he</w:delText>
        </w:r>
      </w:del>
      <w:r>
        <w:t xml:space="preserve"> wants to pass it on to the </w:t>
      </w:r>
      <w:ins w:id="919" w:author="Yael Ejgenberg" w:date="2011-07-26T19:29:00Z">
        <w:r w:rsidR="00347EFD">
          <w:t>KDF</w:t>
        </w:r>
      </w:ins>
      <w:del w:id="920" w:author="Yael Ejgenberg" w:date="2011-07-26T19:29:00Z">
        <w:r w:rsidDel="00347EFD">
          <w:delText>kdf</w:delText>
        </w:r>
      </w:del>
      <w:r>
        <w:t>. In this case</w:t>
      </w:r>
      <w:ins w:id="921" w:author="Yael Ejgenberg" w:date="2011-07-26T19:29:00Z">
        <w:r w:rsidR="00347EFD">
          <w:t>,</w:t>
        </w:r>
      </w:ins>
      <w:r>
        <w:t xml:space="preserve"> the constructor will do the work of converting a hash to a digest</w:t>
      </w:r>
      <w:r w:rsidR="00EC7D55">
        <w:t xml:space="preserve">. We </w:t>
      </w:r>
      <w:del w:id="922" w:author="Yael Ejgenberg" w:date="2011-07-26T19:30:00Z">
        <w:r w:rsidR="00EC7D55" w:rsidDel="00347EFD">
          <w:delText>can not</w:delText>
        </w:r>
      </w:del>
      <w:ins w:id="923" w:author="Yael Ejgenberg" w:date="2011-07-26T19:30:00Z">
        <w:r w:rsidR="00347EFD">
          <w:t>cannot</w:t>
        </w:r>
      </w:ins>
      <w:r w:rsidR="00EC7D55">
        <w:t xml:space="preserve"> use the </w:t>
      </w:r>
      <w:r w:rsidR="008B14AA">
        <w:t xml:space="preserve">CryptographicHash </w:t>
      </w:r>
      <w:r w:rsidR="00EC7D55">
        <w:t>hash since the underlying BC KDF needs a digest. This constructor will take the name of the digest out of the hash argument and will create a digest</w:t>
      </w:r>
      <w:del w:id="924" w:author="Yael Ejgenberg" w:date="2011-07-26T19:32:00Z">
        <w:r w:rsidR="00EC7D55" w:rsidDel="00347EFD">
          <w:delText xml:space="preserve"> similar to</w:delText>
        </w:r>
      </w:del>
      <w:r w:rsidR="00EC7D55">
        <w:t xml:space="preserve"> </w:t>
      </w:r>
      <w:ins w:id="925" w:author="Yael Ejgenberg" w:date="2011-07-26T19:32:00Z">
        <w:r w:rsidR="00347EFD">
          <w:t xml:space="preserve">in the same manner as </w:t>
        </w:r>
      </w:ins>
      <w:r w:rsidR="00EC7D55">
        <w:t xml:space="preserve">the previous constructor. </w:t>
      </w:r>
      <w:r w:rsidR="003B360C">
        <w:t xml:space="preserve">We supply this constructor to be consistent with other complex classes that may not be wrappings of some library and can utilize the </w:t>
      </w:r>
      <w:r w:rsidR="00EE1FAE">
        <w:t>actual</w:t>
      </w:r>
      <w:r w:rsidR="003B360C">
        <w:t xml:space="preserve"> object efficiently.</w:t>
      </w:r>
      <w:commentRangeStart w:id="926"/>
      <w:r w:rsidR="00347EFD">
        <w:rPr>
          <w:rStyle w:val="CommentReference"/>
        </w:rPr>
        <w:commentReference w:id="927"/>
      </w:r>
      <w:commentRangeEnd w:id="926"/>
      <w:r w:rsidR="003B360C">
        <w:rPr>
          <w:rStyle w:val="CommentReference"/>
        </w:rPr>
        <w:commentReference w:id="926"/>
      </w:r>
    </w:p>
    <w:p w:rsidR="00B9651D" w:rsidRDefault="00E26B8B" w:rsidP="007C5F01">
      <w:pPr>
        <w:pStyle w:val="Caption"/>
        <w:numPr>
          <w:ilvl w:val="0"/>
          <w:numId w:val="8"/>
        </w:numPr>
      </w:pPr>
      <w:r w:rsidRPr="008C242F">
        <w:t xml:space="preserve">Function : </w:t>
      </w:r>
      <w:r>
        <w:t>Bc</w:t>
      </w:r>
      <w:r w:rsidRPr="0087270B">
        <w:t>K</w:t>
      </w:r>
      <w:r>
        <w:t>df</w:t>
      </w:r>
      <w:r w:rsidRPr="0087270B">
        <w:t>ISO18033</w:t>
      </w:r>
      <w:r>
        <w:rPr>
          <w:noProof/>
        </w:rPr>
        <w:t>::</w:t>
      </w:r>
      <w:r w:rsidRPr="0072679E">
        <w:t xml:space="preserve"> </w:t>
      </w:r>
      <w:r w:rsidR="00B9651D">
        <w:rPr>
          <w:noProof/>
        </w:rPr>
        <w:t>generateKey</w:t>
      </w:r>
    </w:p>
    <w:p w:rsidR="00515D3B" w:rsidRDefault="00515D3B" w:rsidP="00616E4D">
      <w:pPr>
        <w:ind w:left="567"/>
      </w:pPr>
      <w:r>
        <w:t xml:space="preserve">This implementation follows the </w:t>
      </w:r>
      <w:r w:rsidRPr="0087270B">
        <w:t>IEEE P1363a/ISO 18033</w:t>
      </w:r>
      <w:r>
        <w:t xml:space="preserve">. This implementation exists in BC and </w:t>
      </w:r>
      <w:r w:rsidR="004F7D01">
        <w:t>is</w:t>
      </w:r>
      <w:r>
        <w:t xml:space="preserve"> taken from there. </w:t>
      </w:r>
      <w:r w:rsidR="004F7D01">
        <w:t>Since</w:t>
      </w:r>
      <w:r>
        <w:t xml:space="preserve"> we use BC implementation we </w:t>
      </w:r>
      <w:r w:rsidR="00994DF2">
        <w:t>need to pass a Digest using the translation tool</w:t>
      </w:r>
      <w:r>
        <w:t xml:space="preserve">. </w:t>
      </w:r>
      <w:proofErr w:type="gramStart"/>
      <w:r>
        <w:t xml:space="preserve">For more information go to section </w:t>
      </w:r>
      <w:hyperlink w:anchor="_Translation_to_concrete" w:history="1">
        <w:r w:rsidR="00342D4D" w:rsidRPr="00342D4D">
          <w:rPr>
            <w:rStyle w:val="Hyperlink"/>
          </w:rPr>
          <w:t>Translation to concrete classes of other libraries</w:t>
        </w:r>
      </w:hyperlink>
      <w:r w:rsidR="00342D4D">
        <w:t>.</w:t>
      </w:r>
      <w:proofErr w:type="gramEnd"/>
    </w:p>
    <w:p w:rsidR="00B634E9" w:rsidRDefault="00B634E9">
      <w:pPr>
        <w:autoSpaceDE/>
        <w:autoSpaceDN/>
        <w:adjustRightInd/>
        <w:rPr>
          <w:ins w:id="928" w:author="LabTest" w:date="2011-08-22T11:53:00Z"/>
        </w:rPr>
      </w:pPr>
      <w:ins w:id="929" w:author="LabTest" w:date="2011-08-22T11:53:00Z">
        <w:r>
          <w:br w:type="page"/>
        </w:r>
      </w:ins>
    </w:p>
    <w:p w:rsidR="00515D3B" w:rsidRPr="0087270B" w:rsidDel="00B634E9" w:rsidRDefault="00515D3B" w:rsidP="00BB5904">
      <w:pPr>
        <w:ind w:left="567"/>
        <w:rPr>
          <w:del w:id="930" w:author="LabTest" w:date="2011-08-22T11:53:00Z"/>
        </w:rPr>
      </w:pPr>
      <w:bookmarkStart w:id="931" w:name="_Toc305321010"/>
      <w:bookmarkStart w:id="932" w:name="_Toc305321140"/>
      <w:bookmarkStart w:id="933" w:name="_Toc305321270"/>
      <w:bookmarkStart w:id="934" w:name="_Toc305321472"/>
      <w:bookmarkStart w:id="935" w:name="_Toc305323486"/>
      <w:bookmarkStart w:id="936" w:name="_Toc305323660"/>
      <w:bookmarkStart w:id="937" w:name="_Toc305323836"/>
      <w:bookmarkStart w:id="938" w:name="_Toc311619800"/>
      <w:bookmarkStart w:id="939" w:name="_Toc315173336"/>
      <w:bookmarkEnd w:id="931"/>
      <w:bookmarkEnd w:id="932"/>
      <w:bookmarkEnd w:id="933"/>
      <w:bookmarkEnd w:id="934"/>
      <w:bookmarkEnd w:id="935"/>
      <w:bookmarkEnd w:id="936"/>
      <w:bookmarkEnd w:id="937"/>
      <w:bookmarkEnd w:id="938"/>
      <w:bookmarkEnd w:id="939"/>
    </w:p>
    <w:p w:rsidR="004B3C9D" w:rsidRDefault="004B3C9D" w:rsidP="007C5F01">
      <w:pPr>
        <w:pStyle w:val="Heading2"/>
        <w:numPr>
          <w:ilvl w:val="1"/>
          <w:numId w:val="35"/>
        </w:numPr>
        <w:tabs>
          <w:tab w:val="decimal" w:pos="1701"/>
        </w:tabs>
        <w:ind w:left="993" w:hanging="284"/>
      </w:pPr>
      <w:bookmarkStart w:id="940" w:name="_Key_manipulating_and"/>
      <w:bookmarkStart w:id="941" w:name="_Parameters"/>
      <w:bookmarkStart w:id="942" w:name="_Toc277840075"/>
      <w:bookmarkStart w:id="943" w:name="_Toc277840428"/>
      <w:bookmarkStart w:id="944" w:name="_Toc277840485"/>
      <w:bookmarkStart w:id="945" w:name="_Toc277840631"/>
      <w:bookmarkStart w:id="946" w:name="_Toc277840839"/>
      <w:bookmarkStart w:id="947" w:name="_Toc331084199"/>
      <w:bookmarkEnd w:id="940"/>
      <w:bookmarkEnd w:id="941"/>
      <w:r>
        <w:t>Parameters</w:t>
      </w:r>
      <w:bookmarkEnd w:id="947"/>
    </w:p>
    <w:p w:rsidR="00990BBD" w:rsidRDefault="00990BBD" w:rsidP="007C67ED">
      <w:pPr>
        <w:rPr>
          <w:lang w:eastAsia="en-GB"/>
        </w:rPr>
      </w:pPr>
      <w:r>
        <w:rPr>
          <w:lang w:eastAsia="en-GB"/>
        </w:rPr>
        <w:t>Our implementation requires parameters. We choose to receive the parameters in a special function called init and not in the constructor similar to the provider architecture. The init for every family interface has the same signature</w:t>
      </w:r>
      <w:r w:rsidR="007C67ED">
        <w:rPr>
          <w:lang w:eastAsia="en-GB"/>
        </w:rPr>
        <w:t xml:space="preserve"> and as such declared in the family interface</w:t>
      </w:r>
      <w:r>
        <w:rPr>
          <w:lang w:eastAsia="en-GB"/>
        </w:rPr>
        <w:t>. It can receive both AlgorithmParamterSpec and a Key. It is the derived classes' responsibility to check that the received parameters are legal.</w:t>
      </w:r>
      <w:r w:rsidR="00E0746F">
        <w:rPr>
          <w:lang w:eastAsia="en-GB"/>
        </w:rPr>
        <w:t xml:space="preserve"> The approach of separating the initialization into a separate function and not initializing all fields in construction </w:t>
      </w:r>
      <w:r w:rsidR="007C67ED">
        <w:rPr>
          <w:lang w:eastAsia="en-GB"/>
        </w:rPr>
        <w:t xml:space="preserve">time </w:t>
      </w:r>
      <w:r w:rsidR="00E0746F">
        <w:rPr>
          <w:lang w:eastAsia="en-GB"/>
        </w:rPr>
        <w:t>has the advantage of generalization</w:t>
      </w:r>
      <w:r w:rsidR="007C67ED">
        <w:rPr>
          <w:lang w:eastAsia="en-GB"/>
        </w:rPr>
        <w:t xml:space="preserve"> which is of great importance to keep the project flexible and general</w:t>
      </w:r>
      <w:r w:rsidR="00E0746F">
        <w:rPr>
          <w:lang w:eastAsia="en-GB"/>
        </w:rPr>
        <w:t xml:space="preserve">, however it also has disadvantages. </w:t>
      </w:r>
      <w:r w:rsidR="009B7A0C">
        <w:rPr>
          <w:lang w:eastAsia="en-GB"/>
        </w:rPr>
        <w:t>We list the adv</w:t>
      </w:r>
      <w:r w:rsidR="007C67ED">
        <w:rPr>
          <w:lang w:eastAsia="en-GB"/>
        </w:rPr>
        <w:t>a</w:t>
      </w:r>
      <w:r w:rsidR="009B7A0C">
        <w:rPr>
          <w:lang w:eastAsia="en-GB"/>
        </w:rPr>
        <w:t>ntages as well as the disadvantages of this approach.</w:t>
      </w:r>
    </w:p>
    <w:p w:rsidR="009B7A0C" w:rsidRDefault="009B7A0C" w:rsidP="007C5F01">
      <w:pPr>
        <w:pStyle w:val="ListParagraph"/>
        <w:numPr>
          <w:ilvl w:val="0"/>
          <w:numId w:val="26"/>
        </w:numPr>
        <w:rPr>
          <w:rFonts w:ascii="Times New Roman" w:hAnsi="Times New Roman" w:cs="Times New Roman"/>
          <w:sz w:val="24"/>
          <w:szCs w:val="24"/>
          <w:lang w:eastAsia="en-GB" w:bidi="he-IL"/>
        </w:rPr>
      </w:pPr>
      <w:r w:rsidRPr="009B7A0C">
        <w:rPr>
          <w:rFonts w:ascii="Times New Roman" w:hAnsi="Times New Roman" w:cs="Times New Roman"/>
          <w:sz w:val="24"/>
          <w:szCs w:val="24"/>
          <w:lang w:eastAsia="en-GB" w:bidi="he-IL"/>
        </w:rPr>
        <w:t xml:space="preserve">Advantages: </w:t>
      </w:r>
    </w:p>
    <w:p w:rsidR="009B7A0C" w:rsidRDefault="009B7A0C" w:rsidP="007C5F01">
      <w:pPr>
        <w:pStyle w:val="ListParagraph"/>
        <w:numPr>
          <w:ilvl w:val="1"/>
          <w:numId w:val="26"/>
        </w:numPr>
        <w:rPr>
          <w:rFonts w:ascii="Times New Roman" w:hAnsi="Times New Roman" w:cs="Times New Roman"/>
          <w:sz w:val="24"/>
          <w:szCs w:val="24"/>
          <w:lang w:eastAsia="en-GB" w:bidi="he-IL"/>
        </w:rPr>
      </w:pPr>
      <w:r w:rsidRPr="009B7A0C">
        <w:rPr>
          <w:rFonts w:ascii="Times New Roman" w:hAnsi="Times New Roman" w:cs="Times New Roman"/>
          <w:sz w:val="24"/>
          <w:szCs w:val="24"/>
          <w:lang w:eastAsia="en-GB" w:bidi="he-IL"/>
        </w:rPr>
        <w:t xml:space="preserve">Generalization of object </w:t>
      </w:r>
      <w:r w:rsidR="001675E9" w:rsidRPr="009B7A0C">
        <w:rPr>
          <w:rFonts w:ascii="Times New Roman" w:hAnsi="Times New Roman" w:cs="Times New Roman"/>
          <w:sz w:val="24"/>
          <w:szCs w:val="24"/>
          <w:lang w:eastAsia="en-GB" w:bidi="he-IL"/>
        </w:rPr>
        <w:t>creation</w:t>
      </w:r>
      <w:r w:rsidR="001675E9">
        <w:rPr>
          <w:rFonts w:ascii="Times New Roman" w:hAnsi="Times New Roman" w:cs="Times New Roman"/>
          <w:sz w:val="24"/>
          <w:szCs w:val="24"/>
          <w:lang w:eastAsia="en-GB" w:bidi="he-IL"/>
        </w:rPr>
        <w:t>:</w:t>
      </w:r>
      <w:r w:rsidRPr="009B7A0C">
        <w:rPr>
          <w:rFonts w:ascii="Times New Roman" w:hAnsi="Times New Roman" w:cs="Times New Roman"/>
          <w:sz w:val="24"/>
          <w:szCs w:val="24"/>
          <w:lang w:eastAsia="en-GB" w:bidi="he-IL"/>
        </w:rPr>
        <w:t xml:space="preserve"> Since the parameters are given in a different </w:t>
      </w:r>
      <w:r>
        <w:rPr>
          <w:rFonts w:ascii="Times New Roman" w:hAnsi="Times New Roman" w:cs="Times New Roman"/>
          <w:sz w:val="24"/>
          <w:szCs w:val="24"/>
          <w:lang w:eastAsia="en-GB" w:bidi="he-IL"/>
        </w:rPr>
        <w:t>f</w:t>
      </w:r>
      <w:r w:rsidRPr="009B7A0C">
        <w:rPr>
          <w:rFonts w:ascii="Times New Roman" w:hAnsi="Times New Roman" w:cs="Times New Roman"/>
          <w:sz w:val="24"/>
          <w:szCs w:val="24"/>
          <w:lang w:eastAsia="en-GB" w:bidi="he-IL"/>
        </w:rPr>
        <w:t xml:space="preserve">unction the creation of the object can be done in a general way and thus the use </w:t>
      </w:r>
      <w:r>
        <w:rPr>
          <w:rFonts w:ascii="Times New Roman" w:hAnsi="Times New Roman" w:cs="Times New Roman"/>
          <w:sz w:val="24"/>
          <w:szCs w:val="24"/>
          <w:lang w:eastAsia="en-GB" w:bidi="he-IL"/>
        </w:rPr>
        <w:t>of the factories is possible</w:t>
      </w:r>
      <w:r w:rsidR="001675E9">
        <w:rPr>
          <w:rFonts w:ascii="Times New Roman" w:hAnsi="Times New Roman" w:cs="Times New Roman"/>
          <w:sz w:val="24"/>
          <w:szCs w:val="24"/>
          <w:lang w:eastAsia="en-GB" w:bidi="he-IL"/>
        </w:rPr>
        <w:t xml:space="preserve"> (see </w:t>
      </w:r>
      <w:hyperlink w:anchor="_Creation_of_SCAPI" w:history="1">
        <w:r w:rsidR="001675E9" w:rsidRPr="001675E9">
          <w:rPr>
            <w:rStyle w:val="Hyperlink"/>
            <w:rFonts w:ascii="Times New Roman" w:hAnsi="Times New Roman" w:cs="Times New Roman"/>
            <w:sz w:val="24"/>
            <w:szCs w:val="24"/>
            <w:lang w:eastAsia="en-GB" w:bidi="he-IL"/>
          </w:rPr>
          <w:t>Creation of SCAPI objects</w:t>
        </w:r>
      </w:hyperlink>
      <w:r w:rsidR="001675E9">
        <w:rPr>
          <w:rFonts w:ascii="Times New Roman" w:hAnsi="Times New Roman" w:cs="Times New Roman"/>
          <w:sz w:val="24"/>
          <w:szCs w:val="24"/>
          <w:lang w:eastAsia="en-GB" w:bidi="he-IL"/>
        </w:rPr>
        <w:t xml:space="preserve"> for more details)</w:t>
      </w:r>
      <w:r>
        <w:rPr>
          <w:rFonts w:ascii="Times New Roman" w:hAnsi="Times New Roman" w:cs="Times New Roman"/>
          <w:sz w:val="24"/>
          <w:szCs w:val="24"/>
          <w:lang w:eastAsia="en-GB" w:bidi="he-IL"/>
        </w:rPr>
        <w:t>.</w:t>
      </w:r>
    </w:p>
    <w:p w:rsidR="009B7A0C" w:rsidRDefault="009B7A0C" w:rsidP="007C5F01">
      <w:pPr>
        <w:pStyle w:val="ListParagraph"/>
        <w:numPr>
          <w:ilvl w:val="1"/>
          <w:numId w:val="26"/>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Fixed </w:t>
      </w:r>
      <w:r w:rsidR="001675E9">
        <w:rPr>
          <w:rFonts w:ascii="Times New Roman" w:hAnsi="Times New Roman" w:cs="Times New Roman"/>
          <w:sz w:val="24"/>
          <w:szCs w:val="24"/>
          <w:lang w:eastAsia="en-GB" w:bidi="he-IL"/>
        </w:rPr>
        <w:t>structure:</w:t>
      </w:r>
      <w:r>
        <w:rPr>
          <w:rFonts w:ascii="Times New Roman" w:hAnsi="Times New Roman" w:cs="Times New Roman"/>
          <w:sz w:val="24"/>
          <w:szCs w:val="24"/>
          <w:lang w:eastAsia="en-GB" w:bidi="he-IL"/>
        </w:rPr>
        <w:t xml:space="preserve"> Every family has the same structure</w:t>
      </w:r>
      <w:r w:rsidR="001675E9">
        <w:rPr>
          <w:rFonts w:ascii="Times New Roman" w:hAnsi="Times New Roman" w:cs="Times New Roman"/>
          <w:sz w:val="24"/>
          <w:szCs w:val="24"/>
          <w:lang w:eastAsia="en-GB" w:bidi="he-IL"/>
        </w:rPr>
        <w:t>.</w:t>
      </w:r>
    </w:p>
    <w:p w:rsidR="009B7A0C" w:rsidRDefault="009B7A0C" w:rsidP="007C5F01">
      <w:pPr>
        <w:pStyle w:val="ListParagraph"/>
        <w:numPr>
          <w:ilvl w:val="1"/>
          <w:numId w:val="26"/>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Java </w:t>
      </w:r>
      <w:r w:rsidR="001675E9">
        <w:rPr>
          <w:rFonts w:ascii="Times New Roman" w:hAnsi="Times New Roman" w:cs="Times New Roman"/>
          <w:sz w:val="24"/>
          <w:szCs w:val="24"/>
          <w:lang w:eastAsia="en-GB" w:bidi="he-IL"/>
        </w:rPr>
        <w:t>provider:</w:t>
      </w:r>
      <w:r>
        <w:rPr>
          <w:rFonts w:ascii="Times New Roman" w:hAnsi="Times New Roman" w:cs="Times New Roman"/>
          <w:sz w:val="24"/>
          <w:szCs w:val="24"/>
          <w:lang w:eastAsia="en-GB" w:bidi="he-IL"/>
        </w:rPr>
        <w:t xml:space="preserve"> The java provider is implemented this way and thus this approach is already known. Moreover, as a consequence, it will be easier to wrap the SCAPI provider engines this way.</w:t>
      </w:r>
    </w:p>
    <w:p w:rsidR="009B7A0C" w:rsidRDefault="001675E9" w:rsidP="007C5F01">
      <w:pPr>
        <w:pStyle w:val="ListParagraph"/>
        <w:numPr>
          <w:ilvl w:val="0"/>
          <w:numId w:val="26"/>
        </w:numPr>
        <w:rPr>
          <w:rFonts w:ascii="Times New Roman" w:hAnsi="Times New Roman" w:cs="Times New Roman"/>
          <w:sz w:val="24"/>
          <w:szCs w:val="24"/>
          <w:lang w:eastAsia="en-GB" w:bidi="he-IL"/>
        </w:rPr>
      </w:pPr>
      <w:r w:rsidRPr="009B7A0C">
        <w:rPr>
          <w:rFonts w:ascii="Times New Roman" w:hAnsi="Times New Roman" w:cs="Times New Roman"/>
          <w:sz w:val="24"/>
          <w:szCs w:val="24"/>
          <w:lang w:eastAsia="en-GB" w:bidi="he-IL"/>
        </w:rPr>
        <w:t>Disadvantages</w:t>
      </w:r>
      <w:r w:rsidR="009B7A0C" w:rsidRPr="009B7A0C">
        <w:rPr>
          <w:rFonts w:ascii="Times New Roman" w:hAnsi="Times New Roman" w:cs="Times New Roman"/>
          <w:sz w:val="24"/>
          <w:szCs w:val="24"/>
          <w:lang w:eastAsia="en-GB" w:bidi="he-IL"/>
        </w:rPr>
        <w:t xml:space="preserve">: </w:t>
      </w:r>
    </w:p>
    <w:p w:rsidR="009B7A0C" w:rsidRDefault="009B7A0C" w:rsidP="007C5F01">
      <w:pPr>
        <w:pStyle w:val="ListParagraph"/>
        <w:numPr>
          <w:ilvl w:val="1"/>
          <w:numId w:val="26"/>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Two functions: To initialize an object there is a need of calling </w:t>
      </w:r>
      <w:r w:rsidR="001675E9">
        <w:rPr>
          <w:rFonts w:ascii="Times New Roman" w:hAnsi="Times New Roman" w:cs="Times New Roman"/>
          <w:sz w:val="24"/>
          <w:szCs w:val="24"/>
          <w:lang w:eastAsia="en-GB" w:bidi="he-IL"/>
        </w:rPr>
        <w:t>two</w:t>
      </w:r>
      <w:r>
        <w:rPr>
          <w:rFonts w:ascii="Times New Roman" w:hAnsi="Times New Roman" w:cs="Times New Roman"/>
          <w:sz w:val="24"/>
          <w:szCs w:val="24"/>
          <w:lang w:eastAsia="en-GB" w:bidi="he-IL"/>
        </w:rPr>
        <w:t xml:space="preserve"> functions in a row.</w:t>
      </w:r>
    </w:p>
    <w:p w:rsidR="009B7A0C" w:rsidRDefault="009B7A0C" w:rsidP="007C5F01">
      <w:pPr>
        <w:pStyle w:val="ListParagraph"/>
        <w:numPr>
          <w:ilvl w:val="1"/>
          <w:numId w:val="26"/>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Misuse: If a user by mistake uses an object that was not initialized errors may occur. </w:t>
      </w:r>
    </w:p>
    <w:p w:rsidR="009B7A0C" w:rsidRPr="009B7A0C" w:rsidRDefault="009B7A0C" w:rsidP="007C5F01">
      <w:pPr>
        <w:pStyle w:val="ListParagraph"/>
        <w:numPr>
          <w:ilvl w:val="1"/>
          <w:numId w:val="26"/>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Non </w:t>
      </w:r>
      <w:r w:rsidR="001675E9">
        <w:rPr>
          <w:rFonts w:ascii="Times New Roman" w:hAnsi="Times New Roman" w:cs="Times New Roman"/>
          <w:sz w:val="24"/>
          <w:szCs w:val="24"/>
          <w:lang w:eastAsia="en-GB" w:bidi="he-IL"/>
        </w:rPr>
        <w:t>standard:</w:t>
      </w:r>
      <w:r>
        <w:rPr>
          <w:rFonts w:ascii="Times New Roman" w:hAnsi="Times New Roman" w:cs="Times New Roman"/>
          <w:sz w:val="24"/>
          <w:szCs w:val="24"/>
          <w:lang w:eastAsia="en-GB" w:bidi="he-IL"/>
        </w:rPr>
        <w:t xml:space="preserve"> This approach is not used in general and thus may be confusing.</w:t>
      </w:r>
    </w:p>
    <w:p w:rsidR="00990BBD" w:rsidRPr="00990BBD" w:rsidRDefault="00990BBD" w:rsidP="00990BBD">
      <w:pPr>
        <w:rPr>
          <w:lang w:eastAsia="en-GB"/>
        </w:rPr>
      </w:pPr>
    </w:p>
    <w:p w:rsidR="004B3C9D" w:rsidRDefault="004B3C9D" w:rsidP="0004679D">
      <w:pPr>
        <w:rPr>
          <w:lang w:eastAsia="en-GB"/>
        </w:rPr>
      </w:pPr>
      <w:r>
        <w:rPr>
          <w:lang w:eastAsia="en-GB"/>
        </w:rPr>
        <w:t>Instead of creating our own interface for parameters to algorithms</w:t>
      </w:r>
      <w:r w:rsidR="00982311">
        <w:rPr>
          <w:lang w:eastAsia="en-GB"/>
        </w:rPr>
        <w:t>,</w:t>
      </w:r>
      <w:r>
        <w:rPr>
          <w:lang w:eastAsia="en-GB"/>
        </w:rPr>
        <w:t xml:space="preserve"> we use the AlgorithmParameterSpec of JCA/JCE. There are several advantages to doing so. </w:t>
      </w:r>
    </w:p>
    <w:p w:rsidR="004B3C9D" w:rsidRDefault="004B3C9D" w:rsidP="007C5F01">
      <w:pPr>
        <w:pStyle w:val="ListParagraph"/>
        <w:numPr>
          <w:ilvl w:val="0"/>
          <w:numId w:val="6"/>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Most</w:t>
      </w:r>
      <w:r w:rsidRPr="00994DF2">
        <w:rPr>
          <w:rFonts w:ascii="Times New Roman" w:hAnsi="Times New Roman" w:cs="Times New Roman"/>
          <w:sz w:val="24"/>
          <w:szCs w:val="24"/>
          <w:lang w:eastAsia="en-GB" w:bidi="he-IL"/>
        </w:rPr>
        <w:t xml:space="preserve"> of the parameters for specific algorithms already exist and we can use them.</w:t>
      </w:r>
    </w:p>
    <w:p w:rsidR="004B3C9D" w:rsidRDefault="004B3C9D" w:rsidP="007C5F01">
      <w:pPr>
        <w:pStyle w:val="ListParagraph"/>
        <w:numPr>
          <w:ilvl w:val="0"/>
          <w:numId w:val="6"/>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AlgorithmParameterSpec is </w:t>
      </w:r>
      <w:r w:rsidR="003A0EA5">
        <w:rPr>
          <w:rFonts w:ascii="Times New Roman" w:hAnsi="Times New Roman" w:cs="Times New Roman"/>
          <w:sz w:val="24"/>
          <w:szCs w:val="24"/>
          <w:lang w:eastAsia="en-GB" w:bidi="he-IL"/>
        </w:rPr>
        <w:t xml:space="preserve">the </w:t>
      </w:r>
      <w:r w:rsidR="004F7D01">
        <w:rPr>
          <w:rFonts w:ascii="Times New Roman" w:hAnsi="Times New Roman" w:cs="Times New Roman"/>
          <w:sz w:val="24"/>
          <w:szCs w:val="24"/>
          <w:lang w:eastAsia="en-GB" w:bidi="he-IL"/>
        </w:rPr>
        <w:t>standard</w:t>
      </w:r>
      <w:r>
        <w:rPr>
          <w:rFonts w:ascii="Times New Roman" w:hAnsi="Times New Roman" w:cs="Times New Roman"/>
          <w:sz w:val="24"/>
          <w:szCs w:val="24"/>
          <w:lang w:eastAsia="en-GB" w:bidi="he-IL"/>
        </w:rPr>
        <w:t xml:space="preserve"> JCA/JCE parameters and as such </w:t>
      </w:r>
      <w:r w:rsidR="003A0EA5">
        <w:rPr>
          <w:rFonts w:ascii="Times New Roman" w:hAnsi="Times New Roman" w:cs="Times New Roman"/>
          <w:sz w:val="24"/>
          <w:szCs w:val="24"/>
          <w:lang w:eastAsia="en-GB" w:bidi="he-IL"/>
        </w:rPr>
        <w:t>is</w:t>
      </w:r>
      <w:r>
        <w:rPr>
          <w:rFonts w:ascii="Times New Roman" w:hAnsi="Times New Roman" w:cs="Times New Roman"/>
          <w:sz w:val="24"/>
          <w:szCs w:val="24"/>
          <w:lang w:eastAsia="en-GB" w:bidi="he-IL"/>
        </w:rPr>
        <w:t xml:space="preserve"> more familiar </w:t>
      </w:r>
      <w:r w:rsidR="003A0EA5">
        <w:rPr>
          <w:rFonts w:ascii="Times New Roman" w:hAnsi="Times New Roman" w:cs="Times New Roman"/>
          <w:sz w:val="24"/>
          <w:szCs w:val="24"/>
          <w:lang w:eastAsia="en-GB" w:bidi="he-IL"/>
        </w:rPr>
        <w:t>to</w:t>
      </w:r>
      <w:r>
        <w:rPr>
          <w:rFonts w:ascii="Times New Roman" w:hAnsi="Times New Roman" w:cs="Times New Roman"/>
          <w:sz w:val="24"/>
          <w:szCs w:val="24"/>
          <w:lang w:eastAsia="en-GB" w:bidi="he-IL"/>
        </w:rPr>
        <w:t xml:space="preserve"> users</w:t>
      </w:r>
      <w:r w:rsidR="003A0EA5">
        <w:rPr>
          <w:rFonts w:ascii="Times New Roman" w:hAnsi="Times New Roman" w:cs="Times New Roman"/>
          <w:sz w:val="24"/>
          <w:szCs w:val="24"/>
          <w:lang w:eastAsia="en-GB" w:bidi="he-IL"/>
        </w:rPr>
        <w:t xml:space="preserve"> of the library</w:t>
      </w:r>
      <w:r>
        <w:rPr>
          <w:rFonts w:ascii="Times New Roman" w:hAnsi="Times New Roman" w:cs="Times New Roman"/>
          <w:sz w:val="24"/>
          <w:szCs w:val="24"/>
          <w:lang w:eastAsia="en-GB" w:bidi="he-IL"/>
        </w:rPr>
        <w:t>.</w:t>
      </w:r>
    </w:p>
    <w:p w:rsidR="004B3C9D" w:rsidRDefault="003A0EA5" w:rsidP="007C5F01">
      <w:pPr>
        <w:pStyle w:val="ListParagraph"/>
        <w:numPr>
          <w:ilvl w:val="0"/>
          <w:numId w:val="6"/>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makes for a</w:t>
      </w:r>
      <w:r w:rsidR="004B3C9D">
        <w:rPr>
          <w:rFonts w:ascii="Times New Roman" w:hAnsi="Times New Roman" w:cs="Times New Roman"/>
          <w:sz w:val="24"/>
          <w:szCs w:val="24"/>
          <w:lang w:eastAsia="en-GB" w:bidi="he-IL"/>
        </w:rPr>
        <w:t xml:space="preserve"> very easy adaptation when converting the package to a provider. </w:t>
      </w:r>
    </w:p>
    <w:p w:rsidR="00DF3B8E" w:rsidRPr="00DF3B8E" w:rsidRDefault="00DF3B8E" w:rsidP="00DF3B8E">
      <w:pPr>
        <w:ind w:left="219"/>
        <w:rPr>
          <w:lang w:eastAsia="en-GB"/>
        </w:rPr>
      </w:pPr>
      <w:r>
        <w:rPr>
          <w:lang w:eastAsia="en-GB"/>
        </w:rPr>
        <w:t xml:space="preserve">We separate the notion of algorithm parameters from the notion of key (e.g. in Discrete Log, the group description would be part of the parameters and not the key).Those primitives that require a key as input receive an argument of type Key as well as an argument of type AlgorithmParameterSpec. See for example </w:t>
      </w:r>
      <w:hyperlink w:anchor="_Static_View" w:history="1">
        <w:r w:rsidRPr="00DF3B8E">
          <w:rPr>
            <w:rStyle w:val="Hyperlink"/>
            <w:lang w:eastAsia="en-GB"/>
          </w:rPr>
          <w:t>static view of PRF</w:t>
        </w:r>
      </w:hyperlink>
      <w:r>
        <w:rPr>
          <w:lang w:eastAsia="en-GB"/>
        </w:rPr>
        <w:t>.</w:t>
      </w:r>
    </w:p>
    <w:p w:rsidR="004B3C9D" w:rsidRPr="004B3C9D" w:rsidRDefault="004B3C9D" w:rsidP="004B3C9D">
      <w:pPr>
        <w:rPr>
          <w:lang w:eastAsia="en-GB"/>
        </w:rPr>
      </w:pPr>
    </w:p>
    <w:p w:rsidR="004B3C9D" w:rsidRDefault="00515D3B" w:rsidP="007C5F01">
      <w:pPr>
        <w:pStyle w:val="Heading2"/>
        <w:numPr>
          <w:ilvl w:val="1"/>
          <w:numId w:val="35"/>
        </w:numPr>
        <w:tabs>
          <w:tab w:val="decimal" w:pos="1701"/>
        </w:tabs>
        <w:ind w:left="993" w:hanging="284"/>
      </w:pPr>
      <w:bookmarkStart w:id="948" w:name="_Key_manipulating_and_1"/>
      <w:bookmarkStart w:id="949" w:name="_Key_manipulating"/>
      <w:bookmarkStart w:id="950" w:name="_Toc331084200"/>
      <w:bookmarkEnd w:id="948"/>
      <w:bookmarkEnd w:id="949"/>
      <w:r>
        <w:t xml:space="preserve">Key </w:t>
      </w:r>
      <w:r w:rsidRPr="00BC410A">
        <w:t>manipulati</w:t>
      </w:r>
      <w:bookmarkEnd w:id="942"/>
      <w:bookmarkEnd w:id="943"/>
      <w:bookmarkEnd w:id="944"/>
      <w:bookmarkEnd w:id="945"/>
      <w:bookmarkEnd w:id="946"/>
      <w:r w:rsidR="00095339">
        <w:t>on</w:t>
      </w:r>
      <w:bookmarkEnd w:id="950"/>
      <w:r w:rsidR="00994DF2">
        <w:t xml:space="preserve"> </w:t>
      </w:r>
    </w:p>
    <w:p w:rsidR="00515D3B" w:rsidRDefault="00515D3B" w:rsidP="008B14AA">
      <w:pPr>
        <w:rPr>
          <w:lang w:eastAsia="en-GB"/>
        </w:rPr>
      </w:pPr>
      <w:r>
        <w:rPr>
          <w:lang w:eastAsia="en-GB"/>
        </w:rPr>
        <w:t xml:space="preserve">The </w:t>
      </w:r>
      <w:r w:rsidR="003A0EA5">
        <w:rPr>
          <w:lang w:eastAsia="en-GB"/>
        </w:rPr>
        <w:t>J</w:t>
      </w:r>
      <w:r>
        <w:rPr>
          <w:lang w:eastAsia="en-GB"/>
        </w:rPr>
        <w:t xml:space="preserve">ava architecture provides a rich key functionality. It provides an interface to create keys, translate between different key representations and load/store keys to/from database. Since the infrastructure </w:t>
      </w:r>
      <w:r w:rsidR="008B14AA">
        <w:rPr>
          <w:lang w:eastAsia="en-GB"/>
        </w:rPr>
        <w:t>does not provide</w:t>
      </w:r>
      <w:r>
        <w:rPr>
          <w:lang w:eastAsia="en-GB"/>
        </w:rPr>
        <w:t xml:space="preserve"> all of the required </w:t>
      </w:r>
      <w:r w:rsidR="001B4C62">
        <w:rPr>
          <w:lang w:eastAsia="en-GB"/>
        </w:rPr>
        <w:t>utilities,</w:t>
      </w:r>
      <w:r>
        <w:rPr>
          <w:lang w:eastAsia="en-GB"/>
        </w:rPr>
        <w:t xml:space="preserve"> additional interfaces will be provided. We may take key implementations from Bouncy Castle and if we would like to supply more we would implement/wrap to conform to the interfaces/classes of the JCA/JCE.</w:t>
      </w:r>
    </w:p>
    <w:p w:rsidR="00515D3B" w:rsidRDefault="00515D3B" w:rsidP="0004679D">
      <w:pPr>
        <w:rPr>
          <w:lang w:eastAsia="en-GB"/>
        </w:rPr>
      </w:pPr>
      <w:r>
        <w:rPr>
          <w:lang w:eastAsia="en-GB"/>
        </w:rPr>
        <w:lastRenderedPageBreak/>
        <w:t>The functional</w:t>
      </w:r>
      <w:r w:rsidR="00B32BAA">
        <w:rPr>
          <w:lang w:eastAsia="en-GB"/>
        </w:rPr>
        <w:t>it</w:t>
      </w:r>
      <w:r>
        <w:rPr>
          <w:lang w:eastAsia="en-GB"/>
        </w:rPr>
        <w:t xml:space="preserve">y of the keys is taken from </w:t>
      </w:r>
      <w:r w:rsidR="001E046A">
        <w:rPr>
          <w:lang w:eastAsia="en-GB"/>
        </w:rPr>
        <w:t xml:space="preserve">reference [4] </w:t>
      </w:r>
      <w:hyperlink r:id="rId47" w:anchor="Key" w:history="1">
        <w:r w:rsidRPr="00094D21">
          <w:rPr>
            <w:rStyle w:val="Hyperlink"/>
            <w:lang w:eastAsia="en-GB"/>
          </w:rPr>
          <w:t>http://download.oracle.com/javase/6/docs/technotes/guides/security/crypto/CryptoSpec.html#Key</w:t>
        </w:r>
      </w:hyperlink>
      <w:r>
        <w:rPr>
          <w:lang w:eastAsia="en-GB"/>
        </w:rPr>
        <w:t xml:space="preserve"> (for more information follow the link)</w:t>
      </w:r>
    </w:p>
    <w:p w:rsidR="00515D3B" w:rsidRDefault="00515D3B" w:rsidP="0004679D">
      <w:pPr>
        <w:rPr>
          <w:lang w:eastAsia="en-GB"/>
        </w:rPr>
      </w:pPr>
    </w:p>
    <w:p w:rsidR="00515D3B" w:rsidRDefault="00515D3B" w:rsidP="007C5F01">
      <w:pPr>
        <w:pStyle w:val="Heading3"/>
        <w:numPr>
          <w:ilvl w:val="2"/>
          <w:numId w:val="10"/>
        </w:numPr>
        <w:ind w:left="2694" w:hanging="709"/>
        <w:rPr>
          <w:lang w:eastAsia="en-GB"/>
        </w:rPr>
      </w:pPr>
      <w:bookmarkStart w:id="951" w:name="_Toc277840076"/>
      <w:bookmarkStart w:id="952" w:name="_Toc277840429"/>
      <w:bookmarkStart w:id="953" w:name="_Toc277840486"/>
      <w:bookmarkStart w:id="954" w:name="_Toc277840632"/>
      <w:bookmarkStart w:id="955" w:name="_Toc277840840"/>
      <w:bookmarkStart w:id="956" w:name="_Toc331084201"/>
      <w:r>
        <w:rPr>
          <w:lang w:eastAsia="en-GB"/>
        </w:rPr>
        <w:t>Key representations:</w:t>
      </w:r>
      <w:bookmarkEnd w:id="951"/>
      <w:bookmarkEnd w:id="952"/>
      <w:bookmarkEnd w:id="953"/>
      <w:bookmarkEnd w:id="954"/>
      <w:bookmarkEnd w:id="955"/>
      <w:bookmarkEnd w:id="956"/>
    </w:p>
    <w:p w:rsidR="00515D3B" w:rsidRDefault="001B4C62" w:rsidP="0004679D">
      <w:r>
        <w:rPr>
          <w:b/>
          <w:bCs/>
        </w:rPr>
        <w:t>Key Interface</w:t>
      </w:r>
      <w:r w:rsidR="00515D3B">
        <w:rPr>
          <w:b/>
          <w:bCs/>
        </w:rPr>
        <w:t>:</w:t>
      </w:r>
      <w:r w:rsidR="00515D3B">
        <w:t xml:space="preserve"> An </w:t>
      </w:r>
      <w:r w:rsidR="00515D3B">
        <w:rPr>
          <w:i/>
          <w:iCs/>
        </w:rPr>
        <w:t>opaque</w:t>
      </w:r>
      <w:r w:rsidR="00515D3B">
        <w:t xml:space="preserve"> key representation is one in which you have no direct access to the key material that constitutes a key. In other words: "opaque" gives you limited access to the key--just the three methods defined by the </w:t>
      </w:r>
      <w:r w:rsidR="00515D3B">
        <w:rPr>
          <w:rStyle w:val="HTMLCode"/>
        </w:rPr>
        <w:t>Key</w:t>
      </w:r>
      <w:r w:rsidR="00515D3B">
        <w:t xml:space="preserve"> interface (see below): </w:t>
      </w:r>
      <w:r w:rsidR="00515D3B">
        <w:rPr>
          <w:rStyle w:val="HTMLCode"/>
        </w:rPr>
        <w:t>getAlgorithm</w:t>
      </w:r>
      <w:r w:rsidR="00515D3B">
        <w:t xml:space="preserve">, </w:t>
      </w:r>
      <w:r w:rsidR="00515D3B">
        <w:rPr>
          <w:rStyle w:val="HTMLCode"/>
        </w:rPr>
        <w:t>getFormat</w:t>
      </w:r>
      <w:r w:rsidR="00515D3B">
        <w:t xml:space="preserve">, and </w:t>
      </w:r>
      <w:r w:rsidR="00515D3B">
        <w:rPr>
          <w:rStyle w:val="HTMLCode"/>
        </w:rPr>
        <w:t>getEncoded</w:t>
      </w:r>
      <w:r w:rsidR="00515D3B">
        <w:t>.</w:t>
      </w:r>
    </w:p>
    <w:p w:rsidR="00515D3B" w:rsidRDefault="001B4C62" w:rsidP="0004679D">
      <w:pPr>
        <w:pStyle w:val="NormalWeb"/>
      </w:pPr>
      <w:r>
        <w:rPr>
          <w:b/>
          <w:bCs/>
        </w:rPr>
        <w:t>K</w:t>
      </w:r>
      <w:r w:rsidRPr="00E9711F">
        <w:rPr>
          <w:b/>
          <w:bCs/>
        </w:rPr>
        <w:t>eyPair Clas</w:t>
      </w:r>
      <w:r>
        <w:rPr>
          <w:b/>
          <w:bCs/>
        </w:rPr>
        <w:t>s</w:t>
      </w:r>
      <w:r w:rsidR="00515D3B" w:rsidRPr="00E9711F">
        <w:rPr>
          <w:b/>
          <w:bCs/>
        </w:rPr>
        <w:t>:</w:t>
      </w:r>
      <w:r w:rsidR="00515D3B">
        <w:t xml:space="preserve">  The </w:t>
      </w:r>
      <w:r w:rsidR="00515D3B">
        <w:rPr>
          <w:rStyle w:val="HTMLCode"/>
        </w:rPr>
        <w:t>KeyPair</w:t>
      </w:r>
      <w:r w:rsidR="00515D3B">
        <w:t xml:space="preserve"> class is a simple holder for a key pair (a public key and a private key). It has two public methods, one for returning the private key, and the other for returning the public key:</w:t>
      </w:r>
    </w:p>
    <w:p w:rsidR="00515D3B" w:rsidRDefault="00515D3B" w:rsidP="0004679D">
      <w:pPr>
        <w:pStyle w:val="HTMLPreformatted"/>
      </w:pPr>
      <w:r>
        <w:tab/>
        <w:t xml:space="preserve">PrivateKey </w:t>
      </w:r>
      <w:proofErr w:type="gramStart"/>
      <w:r>
        <w:t>getPrivate()</w:t>
      </w:r>
      <w:proofErr w:type="gramEnd"/>
    </w:p>
    <w:p w:rsidR="00515D3B" w:rsidRDefault="00515D3B" w:rsidP="0004679D">
      <w:pPr>
        <w:pStyle w:val="HTMLPreformatted"/>
      </w:pPr>
      <w:r>
        <w:tab/>
        <w:t xml:space="preserve">PublicKey </w:t>
      </w:r>
      <w:proofErr w:type="gramStart"/>
      <w:r>
        <w:t>getPublic()</w:t>
      </w:r>
      <w:proofErr w:type="gramEnd"/>
    </w:p>
    <w:p w:rsidR="00515D3B" w:rsidRDefault="00515D3B" w:rsidP="0004679D">
      <w:pPr>
        <w:pStyle w:val="HTMLPreformatted"/>
      </w:pPr>
      <w:r>
        <w:tab/>
      </w:r>
    </w:p>
    <w:p w:rsidR="00515D3B" w:rsidRPr="00E9711F" w:rsidRDefault="001B4C62" w:rsidP="0004679D">
      <w:pPr>
        <w:ind w:left="1"/>
      </w:pPr>
      <w:bookmarkStart w:id="957" w:name="_Toc277840077"/>
      <w:bookmarkStart w:id="958" w:name="_Toc277840430"/>
      <w:bookmarkStart w:id="959" w:name="_Toc277840487"/>
      <w:bookmarkStart w:id="960" w:name="_Toc277840633"/>
      <w:bookmarkStart w:id="961" w:name="_Toc277840841"/>
      <w:r w:rsidRPr="001B4C62">
        <w:rPr>
          <w:b/>
          <w:bCs/>
        </w:rPr>
        <w:t>KeySpec Interface</w:t>
      </w:r>
      <w:r w:rsidR="00515D3B">
        <w:t xml:space="preserve">: </w:t>
      </w:r>
      <w:r w:rsidR="00515D3B" w:rsidRPr="00E9711F">
        <w:t>This interface contains no methods or constants. Its only purpose is to group and provide type safety for all key specifications. All key specifications must implement this interface.</w:t>
      </w:r>
      <w:bookmarkEnd w:id="957"/>
      <w:bookmarkEnd w:id="958"/>
      <w:bookmarkEnd w:id="959"/>
      <w:bookmarkEnd w:id="960"/>
      <w:bookmarkEnd w:id="961"/>
    </w:p>
    <w:p w:rsidR="001B4C62" w:rsidRPr="00BC410A" w:rsidRDefault="001B4C62" w:rsidP="007C5F01">
      <w:pPr>
        <w:pStyle w:val="Heading3"/>
        <w:numPr>
          <w:ilvl w:val="2"/>
          <w:numId w:val="10"/>
        </w:numPr>
        <w:ind w:left="2694" w:hanging="709"/>
        <w:rPr>
          <w:lang w:eastAsia="en-GB"/>
        </w:rPr>
      </w:pPr>
      <w:bookmarkStart w:id="962" w:name="_Toc331084202"/>
      <w:r>
        <w:rPr>
          <w:lang w:eastAsia="en-GB"/>
        </w:rPr>
        <w:t>Key translation</w:t>
      </w:r>
      <w:bookmarkEnd w:id="962"/>
    </w:p>
    <w:p w:rsidR="00515D3B" w:rsidRDefault="001B4C62" w:rsidP="0004679D">
      <w:r w:rsidRPr="00010FEF">
        <w:rPr>
          <w:b/>
          <w:bCs/>
        </w:rPr>
        <w:t>The KeyFactor</w:t>
      </w:r>
      <w:r>
        <w:rPr>
          <w:b/>
          <w:bCs/>
        </w:rPr>
        <w:t xml:space="preserve">y </w:t>
      </w:r>
      <w:r w:rsidR="00515D3B">
        <w:rPr>
          <w:b/>
          <w:bCs/>
        </w:rPr>
        <w:t>class</w:t>
      </w:r>
      <w:r w:rsidR="00515D3B" w:rsidRPr="00010FEF">
        <w:rPr>
          <w:b/>
          <w:bCs/>
        </w:rPr>
        <w:t>:</w:t>
      </w:r>
      <w:r w:rsidR="00515D3B">
        <w:t xml:space="preserve"> The </w:t>
      </w:r>
      <w:r w:rsidR="00515D3B">
        <w:rPr>
          <w:rStyle w:val="HTMLCode"/>
        </w:rPr>
        <w:t>KeyFactory</w:t>
      </w:r>
      <w:r w:rsidR="00515D3B">
        <w:t xml:space="preserve"> class is an </w:t>
      </w:r>
      <w:hyperlink r:id="rId48" w:anchor="Engine" w:history="1">
        <w:r w:rsidR="00515D3B">
          <w:rPr>
            <w:rStyle w:val="Hyperlink"/>
          </w:rPr>
          <w:t>engine class</w:t>
        </w:r>
      </w:hyperlink>
      <w:r w:rsidR="00515D3B">
        <w:t xml:space="preserve"> designed to perform conversions between opaque cryptographic </w:t>
      </w:r>
      <w:hyperlink r:id="rId49" w:anchor="Key" w:history="1">
        <w:r w:rsidR="00515D3B">
          <w:rPr>
            <w:rStyle w:val="HTMLCode"/>
            <w:color w:val="0000FF"/>
            <w:u w:val="single"/>
          </w:rPr>
          <w:t>Key</w:t>
        </w:r>
        <w:r w:rsidR="00515D3B">
          <w:rPr>
            <w:rStyle w:val="Hyperlink"/>
          </w:rPr>
          <w:t>s</w:t>
        </w:r>
      </w:hyperlink>
      <w:r w:rsidR="00515D3B">
        <w:t xml:space="preserve"> and </w:t>
      </w:r>
      <w:hyperlink r:id="rId50" w:anchor="KeySpecs" w:history="1">
        <w:r w:rsidR="00515D3B">
          <w:rPr>
            <w:rStyle w:val="Hyperlink"/>
          </w:rPr>
          <w:t>key specifications</w:t>
        </w:r>
      </w:hyperlink>
      <w:r w:rsidR="00515D3B">
        <w:t xml:space="preserve"> (transparent representations of the underlying key material). </w:t>
      </w:r>
      <w:r w:rsidR="00FD56B9">
        <w:rPr>
          <w:noProof/>
        </w:rPr>
        <w:drawing>
          <wp:anchor distT="0" distB="0" distL="114300" distR="114300" simplePos="0" relativeHeight="251688960" behindDoc="0" locked="0" layoutInCell="1" allowOverlap="1" wp14:anchorId="5D3F912F" wp14:editId="6AB1AB89">
            <wp:simplePos x="0" y="0"/>
            <wp:positionH relativeFrom="column">
              <wp:posOffset>1604645</wp:posOffset>
            </wp:positionH>
            <wp:positionV relativeFrom="paragraph">
              <wp:posOffset>664210</wp:posOffset>
            </wp:positionV>
            <wp:extent cx="2876550" cy="1219200"/>
            <wp:effectExtent l="19050" t="0" r="0" b="0"/>
            <wp:wrapTopAndBottom/>
            <wp:docPr id="891" name="Picture 15" descr="&lt;Image of 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t;Image of KeyFactory operation&g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76550" cy="1219200"/>
                    </a:xfrm>
                    <a:prstGeom prst="rect">
                      <a:avLst/>
                    </a:prstGeom>
                    <a:noFill/>
                    <a:ln w="9525">
                      <a:noFill/>
                      <a:miter lim="800000"/>
                      <a:headEnd/>
                      <a:tailEnd/>
                    </a:ln>
                  </pic:spPr>
                </pic:pic>
              </a:graphicData>
            </a:graphic>
          </wp:anchor>
        </w:drawing>
      </w:r>
    </w:p>
    <w:p w:rsidR="00515D3B" w:rsidRDefault="00515D3B" w:rsidP="0004679D">
      <w:pPr>
        <w:pStyle w:val="NormalWeb"/>
      </w:pPr>
      <w:r>
        <w:t>Key factories are bi-directional. They allow you to build an opaque key object from a given key specification (key material), or to retrieve the underlying key material of a key object in a suitable format.</w:t>
      </w:r>
    </w:p>
    <w:p w:rsidR="00515D3B" w:rsidRDefault="001B4C62" w:rsidP="0004679D">
      <w:pPr>
        <w:pStyle w:val="NormalWeb"/>
      </w:pPr>
      <w:r>
        <w:rPr>
          <w:b/>
          <w:bCs/>
        </w:rPr>
        <w:t>T</w:t>
      </w:r>
      <w:r w:rsidRPr="00010FEF">
        <w:rPr>
          <w:b/>
          <w:bCs/>
        </w:rPr>
        <w:t>he SecretKeyFactory Clas</w:t>
      </w:r>
      <w:r>
        <w:rPr>
          <w:b/>
          <w:bCs/>
        </w:rPr>
        <w:t>s</w:t>
      </w:r>
      <w:r w:rsidR="00515D3B" w:rsidRPr="00010FEF">
        <w:rPr>
          <w:b/>
          <w:bCs/>
        </w:rPr>
        <w:t>:</w:t>
      </w:r>
      <w:r w:rsidR="00515D3B">
        <w:t xml:space="preserve">  This class represents a factory for secret keys. Unlike </w:t>
      </w:r>
      <w:hyperlink r:id="rId52" w:anchor="KeyFactory" w:history="1">
        <w:r w:rsidR="00515D3B">
          <w:rPr>
            <w:rStyle w:val="HTMLCode"/>
            <w:color w:val="0000FF"/>
            <w:u w:val="single"/>
          </w:rPr>
          <w:t>KeyFactory</w:t>
        </w:r>
      </w:hyperlink>
      <w:r w:rsidR="00515D3B">
        <w:t xml:space="preserve">, a </w:t>
      </w:r>
      <w:r w:rsidR="00515D3B">
        <w:rPr>
          <w:rStyle w:val="HTMLCode"/>
        </w:rPr>
        <w:t>javax.crypto.SecretKeyFactory</w:t>
      </w:r>
      <w:r w:rsidR="00515D3B">
        <w:t xml:space="preserve"> object operates only on secret (symmetric) keys, whereas a </w:t>
      </w:r>
      <w:r w:rsidR="00515D3B">
        <w:rPr>
          <w:rStyle w:val="HTMLCode"/>
        </w:rPr>
        <w:t>java.security.KeyFactory</w:t>
      </w:r>
      <w:r w:rsidR="00515D3B">
        <w:t xml:space="preserve"> object processes the public and private key components of a key pair.</w:t>
      </w:r>
    </w:p>
    <w:p w:rsidR="00515D3B" w:rsidRDefault="00FD56B9" w:rsidP="0004679D">
      <w:r>
        <w:rPr>
          <w:noProof/>
        </w:rPr>
        <w:lastRenderedPageBreak/>
        <w:drawing>
          <wp:inline distT="0" distB="0" distL="0" distR="0" wp14:anchorId="3D0EA373" wp14:editId="75A15634">
            <wp:extent cx="1974850" cy="1168400"/>
            <wp:effectExtent l="19050" t="0" r="6350" b="0"/>
            <wp:docPr id="890" name="Picture 16" descr="&lt;Image of Secret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t;Image of SecretKeyFactory operation&gt;"/>
                    <pic:cNvPicPr>
                      <a:picLocks noChangeAspect="1" noChangeArrowheads="1"/>
                    </pic:cNvPicPr>
                  </pic:nvPicPr>
                  <pic:blipFill>
                    <a:blip r:embed="rId53" cstate="print"/>
                    <a:srcRect/>
                    <a:stretch>
                      <a:fillRect/>
                    </a:stretch>
                  </pic:blipFill>
                  <pic:spPr bwMode="auto">
                    <a:xfrm>
                      <a:off x="0" y="0"/>
                      <a:ext cx="1974850" cy="1168400"/>
                    </a:xfrm>
                    <a:prstGeom prst="rect">
                      <a:avLst/>
                    </a:prstGeom>
                    <a:noFill/>
                    <a:ln w="9525">
                      <a:noFill/>
                      <a:miter lim="800000"/>
                      <a:headEnd/>
                      <a:tailEnd/>
                    </a:ln>
                  </pic:spPr>
                </pic:pic>
              </a:graphicData>
            </a:graphic>
          </wp:inline>
        </w:drawing>
      </w:r>
    </w:p>
    <w:p w:rsidR="00515D3B" w:rsidRDefault="00515D3B" w:rsidP="0004679D">
      <w:pPr>
        <w:pStyle w:val="NormalWeb"/>
      </w:pPr>
      <w:r>
        <w:t xml:space="preserve">Key factories are used to convert </w:t>
      </w:r>
      <w:hyperlink r:id="rId54" w:anchor="Key" w:history="1">
        <w:r>
          <w:rPr>
            <w:rStyle w:val="HTMLCode"/>
            <w:color w:val="0000FF"/>
            <w:u w:val="single"/>
          </w:rPr>
          <w:t>Key</w:t>
        </w:r>
        <w:r>
          <w:rPr>
            <w:rStyle w:val="Hyperlink"/>
          </w:rPr>
          <w:t>s</w:t>
        </w:r>
      </w:hyperlink>
      <w:r>
        <w:t xml:space="preserve"> (opaque cryptographic keys of type </w:t>
      </w:r>
      <w:r>
        <w:rPr>
          <w:rStyle w:val="HTMLCode"/>
        </w:rPr>
        <w:t>java.security.Key</w:t>
      </w:r>
      <w:r>
        <w:t xml:space="preserve">) into </w:t>
      </w:r>
      <w:hyperlink r:id="rId55" w:anchor="KeySpecs" w:history="1">
        <w:r>
          <w:rPr>
            <w:rStyle w:val="Hyperlink"/>
          </w:rPr>
          <w:t>key specifications</w:t>
        </w:r>
      </w:hyperlink>
      <w:r>
        <w:t xml:space="preserve"> (transparent representations of the underlying key material in a suitable format), and vice versa.</w:t>
      </w:r>
    </w:p>
    <w:p w:rsidR="0006225D" w:rsidRDefault="0006225D" w:rsidP="007C5F01">
      <w:pPr>
        <w:pStyle w:val="Heading3"/>
        <w:numPr>
          <w:ilvl w:val="2"/>
          <w:numId w:val="10"/>
        </w:numPr>
        <w:ind w:left="2694" w:hanging="709"/>
      </w:pPr>
      <w:bookmarkStart w:id="963" w:name="_Toc277840079"/>
      <w:bookmarkStart w:id="964" w:name="_Toc277840432"/>
      <w:bookmarkStart w:id="965" w:name="_Toc277840489"/>
      <w:bookmarkStart w:id="966" w:name="_Toc277840635"/>
      <w:bookmarkStart w:id="967" w:name="_Toc277840843"/>
      <w:bookmarkStart w:id="968" w:name="_Toc331084203"/>
      <w:r>
        <w:t>Key creation</w:t>
      </w:r>
      <w:bookmarkEnd w:id="963"/>
      <w:bookmarkEnd w:id="964"/>
      <w:bookmarkEnd w:id="965"/>
      <w:bookmarkEnd w:id="966"/>
      <w:bookmarkEnd w:id="967"/>
      <w:bookmarkEnd w:id="968"/>
    </w:p>
    <w:p w:rsidR="00515D3B" w:rsidRDefault="0006225D" w:rsidP="00586DBA">
      <w:pPr>
        <w:pStyle w:val="NormalWeb"/>
      </w:pPr>
      <w:r w:rsidRPr="0006225D">
        <w:t>The KeyPairGenerator Class</w:t>
      </w:r>
      <w:r w:rsidR="001E23AA" w:rsidRPr="0006225D">
        <w:t>:</w:t>
      </w:r>
      <w:r w:rsidR="00515D3B">
        <w:t xml:space="preserve"> The </w:t>
      </w:r>
      <w:r w:rsidR="00515D3B">
        <w:rPr>
          <w:rStyle w:val="HTMLCode"/>
        </w:rPr>
        <w:t>KeyPairGenerator</w:t>
      </w:r>
      <w:r w:rsidR="00515D3B">
        <w:t xml:space="preserve"> class is an </w:t>
      </w:r>
      <w:hyperlink r:id="rId56" w:anchor="Engine" w:history="1">
        <w:r w:rsidR="00515D3B">
          <w:rPr>
            <w:rStyle w:val="Hyperlink"/>
          </w:rPr>
          <w:t>engine class</w:t>
        </w:r>
      </w:hyperlink>
      <w:r w:rsidR="00515D3B">
        <w:t xml:space="preserve"> used to generate pairs of public and private keys.</w:t>
      </w:r>
    </w:p>
    <w:p w:rsidR="00515D3B" w:rsidRDefault="00FD56B9" w:rsidP="0004679D">
      <w:r>
        <w:rPr>
          <w:noProof/>
        </w:rPr>
        <w:drawing>
          <wp:inline distT="0" distB="0" distL="0" distR="0" wp14:anchorId="49750A84" wp14:editId="2A214D16">
            <wp:extent cx="3492500" cy="1657350"/>
            <wp:effectExtent l="19050" t="0" r="0" b="0"/>
            <wp:docPr id="889" name="Picture 17" descr="&lt;Image of KeyPair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t;Image of KeyPairGenerator operation&gt;"/>
                    <pic:cNvPicPr>
                      <a:picLocks noChangeAspect="1" noChangeArrowheads="1"/>
                    </pic:cNvPicPr>
                  </pic:nvPicPr>
                  <pic:blipFill>
                    <a:blip r:embed="rId57" cstate="print"/>
                    <a:srcRect/>
                    <a:stretch>
                      <a:fillRect/>
                    </a:stretch>
                  </pic:blipFill>
                  <pic:spPr bwMode="auto">
                    <a:xfrm>
                      <a:off x="0" y="0"/>
                      <a:ext cx="3492500" cy="1657350"/>
                    </a:xfrm>
                    <a:prstGeom prst="rect">
                      <a:avLst/>
                    </a:prstGeom>
                    <a:noFill/>
                    <a:ln w="9525">
                      <a:noFill/>
                      <a:miter lim="800000"/>
                      <a:headEnd/>
                      <a:tailEnd/>
                    </a:ln>
                  </pic:spPr>
                </pic:pic>
              </a:graphicData>
            </a:graphic>
          </wp:inline>
        </w:drawing>
      </w:r>
    </w:p>
    <w:p w:rsidR="00515D3B" w:rsidRDefault="00515D3B" w:rsidP="0004679D">
      <w:pPr>
        <w:pStyle w:val="NormalWeb"/>
      </w:pPr>
      <w:r>
        <w:t>There are two ways to generate a key pair: in an algorithm-independent manner, and in an algorithm-specific manner. The only difference between the two is the initialization of the object.</w:t>
      </w:r>
    </w:p>
    <w:p w:rsidR="00515D3B" w:rsidRDefault="001B4C62" w:rsidP="0004679D">
      <w:pPr>
        <w:ind w:left="1"/>
      </w:pPr>
      <w:bookmarkStart w:id="969" w:name="_Toc277840080"/>
      <w:bookmarkStart w:id="970" w:name="_Toc277840433"/>
      <w:bookmarkStart w:id="971" w:name="_Toc277840490"/>
      <w:bookmarkStart w:id="972" w:name="_Toc277840636"/>
      <w:bookmarkStart w:id="973" w:name="_Toc277840844"/>
      <w:r>
        <w:rPr>
          <w:b/>
          <w:bCs/>
        </w:rPr>
        <w:t>T</w:t>
      </w:r>
      <w:r w:rsidRPr="001E23AA">
        <w:rPr>
          <w:b/>
          <w:bCs/>
        </w:rPr>
        <w:t>he KeyGenerator Clas</w:t>
      </w:r>
      <w:r>
        <w:rPr>
          <w:b/>
          <w:bCs/>
        </w:rPr>
        <w:t>s</w:t>
      </w:r>
      <w:r w:rsidR="00515D3B">
        <w:t xml:space="preserve">: </w:t>
      </w:r>
      <w:r w:rsidR="00515D3B" w:rsidRPr="002A0C37">
        <w:t>A key generator is used to generate secret keys for symmetric algorithms.</w:t>
      </w:r>
      <w:bookmarkEnd w:id="969"/>
      <w:bookmarkEnd w:id="970"/>
      <w:bookmarkEnd w:id="971"/>
      <w:bookmarkEnd w:id="972"/>
      <w:bookmarkEnd w:id="973"/>
    </w:p>
    <w:p w:rsidR="001E23AA" w:rsidRPr="002A0C37" w:rsidRDefault="001E23AA" w:rsidP="0004679D">
      <w:pPr>
        <w:ind w:left="1"/>
      </w:pPr>
    </w:p>
    <w:p w:rsidR="00515D3B" w:rsidRDefault="00FD56B9" w:rsidP="0004679D">
      <w:pPr>
        <w:ind w:firstLine="568"/>
      </w:pPr>
      <w:r>
        <w:rPr>
          <w:noProof/>
        </w:rPr>
        <w:drawing>
          <wp:inline distT="0" distB="0" distL="0" distR="0" wp14:anchorId="5A970461" wp14:editId="6E8FF0B3">
            <wp:extent cx="3467100" cy="622300"/>
            <wp:effectExtent l="19050" t="0" r="0" b="0"/>
            <wp:docPr id="888" name="Picture 18" descr="&lt;Image of Key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t;Image of KeyGenerator operation&gt;"/>
                    <pic:cNvPicPr>
                      <a:picLocks noChangeAspect="1" noChangeArrowheads="1"/>
                    </pic:cNvPicPr>
                  </pic:nvPicPr>
                  <pic:blipFill>
                    <a:blip r:embed="rId58" cstate="print"/>
                    <a:srcRect/>
                    <a:stretch>
                      <a:fillRect/>
                    </a:stretch>
                  </pic:blipFill>
                  <pic:spPr bwMode="auto">
                    <a:xfrm>
                      <a:off x="0" y="0"/>
                      <a:ext cx="3467100" cy="622300"/>
                    </a:xfrm>
                    <a:prstGeom prst="rect">
                      <a:avLst/>
                    </a:prstGeom>
                    <a:noFill/>
                    <a:ln w="9525">
                      <a:noFill/>
                      <a:miter lim="800000"/>
                      <a:headEnd/>
                      <a:tailEnd/>
                    </a:ln>
                  </pic:spPr>
                </pic:pic>
              </a:graphicData>
            </a:graphic>
          </wp:inline>
        </w:drawing>
      </w:r>
    </w:p>
    <w:p w:rsidR="00515D3B" w:rsidRDefault="00515D3B" w:rsidP="0004679D">
      <w:pPr>
        <w:pStyle w:val="HTMLPreformatted"/>
        <w:rPr>
          <w:rFonts w:ascii="Times New Roman" w:hAnsi="Times New Roman" w:cs="Times New Roman"/>
          <w:b/>
          <w:bCs/>
          <w:sz w:val="28"/>
          <w:szCs w:val="24"/>
          <w:lang w:eastAsia="en-GB"/>
        </w:rPr>
      </w:pPr>
    </w:p>
    <w:p w:rsidR="00A27CD0" w:rsidRDefault="00515D3B" w:rsidP="0004679D">
      <w:pPr>
        <w:pStyle w:val="HTMLPreformatted"/>
        <w:rPr>
          <w:rFonts w:ascii="Times New Roman" w:hAnsi="Times New Roman" w:cs="Times New Roman"/>
          <w:b/>
          <w:bCs/>
          <w:sz w:val="28"/>
          <w:szCs w:val="24"/>
          <w:lang w:eastAsia="en-GB"/>
        </w:rPr>
      </w:pPr>
      <w:r>
        <w:rPr>
          <w:rFonts w:ascii="Times New Roman" w:hAnsi="Times New Roman" w:cs="Times New Roman"/>
          <w:b/>
          <w:bCs/>
          <w:sz w:val="28"/>
          <w:szCs w:val="24"/>
          <w:lang w:eastAsia="en-GB"/>
        </w:rPr>
        <w:tab/>
      </w:r>
    </w:p>
    <w:p w:rsidR="00A27CD0" w:rsidRDefault="00A27CD0" w:rsidP="00A27CD0">
      <w:pPr>
        <w:rPr>
          <w:lang w:eastAsia="en-GB"/>
        </w:rPr>
      </w:pPr>
      <w:r>
        <w:rPr>
          <w:lang w:eastAsia="en-GB"/>
        </w:rPr>
        <w:br w:type="page"/>
      </w:r>
    </w:p>
    <w:p w:rsidR="00515D3B" w:rsidRDefault="00515D3B" w:rsidP="0004679D">
      <w:pPr>
        <w:pStyle w:val="HTMLPreformatted"/>
        <w:rPr>
          <w:rFonts w:ascii="Times New Roman" w:hAnsi="Times New Roman" w:cs="Times New Roman"/>
          <w:b/>
          <w:bCs/>
          <w:sz w:val="28"/>
          <w:szCs w:val="24"/>
          <w:lang w:eastAsia="en-GB"/>
        </w:rPr>
      </w:pPr>
    </w:p>
    <w:p w:rsidR="007951C2" w:rsidRDefault="007951C2" w:rsidP="007C5F01">
      <w:pPr>
        <w:pStyle w:val="Heading3"/>
        <w:numPr>
          <w:ilvl w:val="2"/>
          <w:numId w:val="10"/>
        </w:numPr>
        <w:ind w:left="2694" w:hanging="709"/>
      </w:pPr>
      <w:bookmarkStart w:id="974" w:name="_Toc277840081"/>
      <w:bookmarkStart w:id="975" w:name="_Toc277840434"/>
      <w:bookmarkStart w:id="976" w:name="_Toc277840491"/>
      <w:bookmarkStart w:id="977" w:name="_Toc277840637"/>
      <w:bookmarkStart w:id="978" w:name="_Toc277840845"/>
      <w:bookmarkStart w:id="979" w:name="_Toc331084204"/>
      <w:r>
        <w:t>Key creation for not widely known algorithms</w:t>
      </w:r>
      <w:bookmarkEnd w:id="979"/>
    </w:p>
    <w:p w:rsidR="007951C2" w:rsidRPr="007951C2" w:rsidRDefault="007951C2" w:rsidP="007951C2">
      <w:proofErr w:type="gramStart"/>
      <w:r>
        <w:t>For example for LubyRackoffPrf, IteratedPrf, Rabin.</w:t>
      </w:r>
      <w:proofErr w:type="gramEnd"/>
    </w:p>
    <w:p w:rsidR="00515D3B" w:rsidRDefault="00515D3B" w:rsidP="007C5F01">
      <w:pPr>
        <w:pStyle w:val="Heading3"/>
        <w:numPr>
          <w:ilvl w:val="2"/>
          <w:numId w:val="10"/>
        </w:numPr>
        <w:ind w:left="2694" w:hanging="709"/>
      </w:pPr>
      <w:bookmarkStart w:id="980" w:name="_Toc331084205"/>
      <w:r>
        <w:t>Key management</w:t>
      </w:r>
      <w:bookmarkEnd w:id="974"/>
      <w:bookmarkEnd w:id="975"/>
      <w:bookmarkEnd w:id="976"/>
      <w:bookmarkEnd w:id="977"/>
      <w:bookmarkEnd w:id="978"/>
      <w:bookmarkEnd w:id="980"/>
    </w:p>
    <w:p w:rsidR="00515D3B" w:rsidRPr="00A445C7" w:rsidRDefault="001B4C62" w:rsidP="0004679D">
      <w:pPr>
        <w:rPr>
          <w:b/>
          <w:bCs/>
        </w:rPr>
      </w:pPr>
      <w:bookmarkStart w:id="981" w:name="_Toc277668012"/>
      <w:bookmarkStart w:id="982" w:name="_Toc277840082"/>
      <w:bookmarkStart w:id="983" w:name="_Toc277840435"/>
      <w:bookmarkStart w:id="984" w:name="_Toc277840492"/>
      <w:bookmarkStart w:id="985" w:name="_Toc277840638"/>
      <w:bookmarkStart w:id="986" w:name="_Toc277840846"/>
      <w:r w:rsidRPr="00312641">
        <w:t>The KeyStore Class</w:t>
      </w:r>
      <w:r w:rsidR="00515D3B" w:rsidRPr="00312641">
        <w:t xml:space="preserve">: The </w:t>
      </w:r>
      <w:r w:rsidR="00515D3B" w:rsidRPr="00312641">
        <w:rPr>
          <w:rStyle w:val="HTMLCode"/>
          <w:sz w:val="24"/>
          <w:szCs w:val="24"/>
        </w:rPr>
        <w:t>KeyStore</w:t>
      </w:r>
      <w:r w:rsidR="00515D3B" w:rsidRPr="00312641">
        <w:t xml:space="preserve"> class is an </w:t>
      </w:r>
      <w:hyperlink r:id="rId59" w:anchor="Engine" w:history="1">
        <w:r w:rsidR="00515D3B" w:rsidRPr="00312641">
          <w:rPr>
            <w:rStyle w:val="Hyperlink"/>
          </w:rPr>
          <w:t>engine class</w:t>
        </w:r>
      </w:hyperlink>
      <w:r w:rsidR="00515D3B" w:rsidRPr="00312641">
        <w:t xml:space="preserve"> that supplies well-defined interfaces to access and modify the information in a keystore. </w:t>
      </w:r>
      <w:r w:rsidR="00FD56B9">
        <w:rPr>
          <w:b/>
          <w:bCs/>
          <w:noProof/>
        </w:rPr>
        <w:drawing>
          <wp:anchor distT="0" distB="0" distL="114300" distR="114300" simplePos="0" relativeHeight="251689984" behindDoc="0" locked="0" layoutInCell="1" allowOverlap="1" wp14:anchorId="2311FFB6" wp14:editId="048BA630">
            <wp:simplePos x="0" y="0"/>
            <wp:positionH relativeFrom="column">
              <wp:posOffset>3021330</wp:posOffset>
            </wp:positionH>
            <wp:positionV relativeFrom="paragraph">
              <wp:posOffset>185420</wp:posOffset>
            </wp:positionV>
            <wp:extent cx="2298700" cy="2095500"/>
            <wp:effectExtent l="0" t="0" r="0" b="0"/>
            <wp:wrapTopAndBottom/>
            <wp:docPr id="887" name="Picture 19" descr="&lt;Image of KeyStore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t;Image of KeyStore operation&g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98700" cy="2095500"/>
                    </a:xfrm>
                    <a:prstGeom prst="rect">
                      <a:avLst/>
                    </a:prstGeom>
                    <a:noFill/>
                    <a:ln w="9525">
                      <a:noFill/>
                      <a:miter lim="800000"/>
                      <a:headEnd/>
                      <a:tailEnd/>
                    </a:ln>
                  </pic:spPr>
                </pic:pic>
              </a:graphicData>
            </a:graphic>
          </wp:anchor>
        </w:drawing>
      </w:r>
      <w:bookmarkEnd w:id="981"/>
      <w:bookmarkEnd w:id="982"/>
      <w:bookmarkEnd w:id="983"/>
      <w:bookmarkEnd w:id="984"/>
      <w:bookmarkEnd w:id="985"/>
      <w:bookmarkEnd w:id="986"/>
    </w:p>
    <w:p w:rsidR="00312641" w:rsidRDefault="00312641" w:rsidP="0004679D">
      <w:pPr>
        <w:pStyle w:val="HTMLPreformatted"/>
        <w:rPr>
          <w:rFonts w:ascii="Times New Roman" w:hAnsi="Times New Roman" w:cs="Times New Roman"/>
          <w:sz w:val="24"/>
          <w:szCs w:val="24"/>
        </w:rPr>
      </w:pPr>
    </w:p>
    <w:p w:rsidR="00312641" w:rsidRDefault="00312641" w:rsidP="0004679D">
      <w:pPr>
        <w:pStyle w:val="HTMLPreformatted"/>
        <w:rPr>
          <w:rFonts w:ascii="Times New Roman" w:hAnsi="Times New Roman" w:cs="Times New Roman"/>
          <w:sz w:val="24"/>
          <w:szCs w:val="24"/>
        </w:rPr>
      </w:pPr>
    </w:p>
    <w:p w:rsidR="00515D3B" w:rsidRDefault="00515D3B" w:rsidP="00C32987">
      <w:pPr>
        <w:pStyle w:val="HTMLPreformatted"/>
        <w:rPr>
          <w:rFonts w:ascii="Times New Roman" w:hAnsi="Times New Roman" w:cs="Times New Roman"/>
          <w:sz w:val="24"/>
          <w:szCs w:val="24"/>
        </w:rPr>
      </w:pPr>
      <w:r>
        <w:rPr>
          <w:rFonts w:ascii="Times New Roman" w:hAnsi="Times New Roman" w:cs="Times New Roman"/>
          <w:sz w:val="24"/>
          <w:szCs w:val="24"/>
        </w:rPr>
        <w:t>Note that we do not have to write our own KeyStore. We can use Sun or BC implementations that are suitable for all the elements of this layer. Unlike other classes there should not be one for each algorithm</w:t>
      </w:r>
      <w:r w:rsidR="00C32987">
        <w:rPr>
          <w:rFonts w:ascii="Times New Roman" w:hAnsi="Times New Roman" w:cs="Times New Roman"/>
          <w:sz w:val="24"/>
          <w:szCs w:val="24"/>
        </w:rPr>
        <w:t>.</w:t>
      </w:r>
      <w:r>
        <w:rPr>
          <w:rFonts w:ascii="Times New Roman" w:hAnsi="Times New Roman" w:cs="Times New Roman"/>
          <w:sz w:val="24"/>
          <w:szCs w:val="24"/>
        </w:rPr>
        <w:t xml:space="preserve"> </w:t>
      </w:r>
      <w:r w:rsidR="00C32987">
        <w:rPr>
          <w:rFonts w:ascii="Times New Roman" w:hAnsi="Times New Roman" w:cs="Times New Roman"/>
          <w:sz w:val="24"/>
          <w:szCs w:val="24"/>
        </w:rPr>
        <w:t>R</w:t>
      </w:r>
      <w:r>
        <w:rPr>
          <w:rFonts w:ascii="Times New Roman" w:hAnsi="Times New Roman" w:cs="Times New Roman"/>
          <w:sz w:val="24"/>
          <w:szCs w:val="24"/>
        </w:rPr>
        <w:t xml:space="preserve">ather, each KeyStore is suitable for all algorithms. </w:t>
      </w:r>
    </w:p>
    <w:p w:rsidR="00515D3B" w:rsidRDefault="00515D3B" w:rsidP="0004679D">
      <w:pPr>
        <w:pStyle w:val="HTMLPreformatted"/>
        <w:rPr>
          <w:rFonts w:ascii="Times New Roman" w:hAnsi="Times New Roman" w:cs="Times New Roman"/>
          <w:sz w:val="24"/>
          <w:szCs w:val="24"/>
        </w:rPr>
      </w:pPr>
    </w:p>
    <w:p w:rsidR="00515D3B" w:rsidRDefault="00515D3B" w:rsidP="0004679D">
      <w:pPr>
        <w:pStyle w:val="HTMLPreformatted"/>
        <w:rPr>
          <w:rFonts w:ascii="Times New Roman" w:hAnsi="Times New Roman" w:cs="Times New Roman"/>
          <w:sz w:val="24"/>
          <w:szCs w:val="24"/>
        </w:rPr>
      </w:pPr>
    </w:p>
    <w:p w:rsidR="00515D3B" w:rsidRDefault="00515D3B" w:rsidP="00595328">
      <w:pPr>
        <w:pStyle w:val="HTMLPreformatted"/>
        <w:rPr>
          <w:rFonts w:ascii="Times New Roman" w:hAnsi="Times New Roman" w:cs="Times New Roman"/>
          <w:sz w:val="24"/>
          <w:szCs w:val="24"/>
        </w:rPr>
      </w:pPr>
      <w:r w:rsidRPr="00D90D7D">
        <w:rPr>
          <w:rFonts w:ascii="Times New Roman" w:hAnsi="Times New Roman" w:cs="Times New Roman"/>
          <w:sz w:val="24"/>
          <w:szCs w:val="24"/>
        </w:rPr>
        <w:t xml:space="preserve">To use </w:t>
      </w:r>
      <w:r>
        <w:rPr>
          <w:rFonts w:ascii="Times New Roman" w:hAnsi="Times New Roman" w:cs="Times New Roman"/>
          <w:sz w:val="24"/>
          <w:szCs w:val="24"/>
        </w:rPr>
        <w:t xml:space="preserve">all of </w:t>
      </w:r>
      <w:r w:rsidRPr="00D90D7D">
        <w:rPr>
          <w:rFonts w:ascii="Times New Roman" w:hAnsi="Times New Roman" w:cs="Times New Roman"/>
          <w:sz w:val="24"/>
          <w:szCs w:val="24"/>
        </w:rPr>
        <w:t xml:space="preserve">the above </w:t>
      </w:r>
      <w:r>
        <w:rPr>
          <w:rFonts w:ascii="Times New Roman" w:hAnsi="Times New Roman" w:cs="Times New Roman"/>
          <w:sz w:val="24"/>
          <w:szCs w:val="24"/>
        </w:rPr>
        <w:t>classes of the security architecture</w:t>
      </w:r>
      <w:r w:rsidRPr="00D90D7D">
        <w:rPr>
          <w:rFonts w:ascii="Times New Roman" w:hAnsi="Times New Roman" w:cs="Times New Roman"/>
          <w:sz w:val="24"/>
          <w:szCs w:val="24"/>
        </w:rPr>
        <w:t xml:space="preserve"> we will implement the relevant key</w:t>
      </w:r>
      <w:r w:rsidR="00C32987">
        <w:rPr>
          <w:rFonts w:ascii="Times New Roman" w:hAnsi="Times New Roman" w:cs="Times New Roman"/>
          <w:sz w:val="24"/>
          <w:szCs w:val="24"/>
        </w:rPr>
        <w:t xml:space="preserve"> abstract clas</w:t>
      </w:r>
      <w:r>
        <w:rPr>
          <w:rFonts w:ascii="Times New Roman" w:hAnsi="Times New Roman" w:cs="Times New Roman"/>
          <w:sz w:val="24"/>
          <w:szCs w:val="24"/>
        </w:rPr>
        <w:t>s/interfaces</w:t>
      </w:r>
      <w:r w:rsidRPr="00D90D7D">
        <w:rPr>
          <w:rFonts w:ascii="Times New Roman" w:hAnsi="Times New Roman" w:cs="Times New Roman"/>
          <w:sz w:val="24"/>
          <w:szCs w:val="24"/>
        </w:rPr>
        <w:t xml:space="preserve"> with respect to each primitive. </w:t>
      </w:r>
      <w:proofErr w:type="gramStart"/>
      <w:r w:rsidR="00C32987">
        <w:rPr>
          <w:rFonts w:ascii="Times New Roman" w:hAnsi="Times New Roman" w:cs="Times New Roman"/>
          <w:sz w:val="24"/>
          <w:szCs w:val="24"/>
        </w:rPr>
        <w:t>I.e., for RSA, Elgam</w:t>
      </w:r>
      <w:r>
        <w:rPr>
          <w:rFonts w:ascii="Times New Roman" w:hAnsi="Times New Roman" w:cs="Times New Roman"/>
          <w:sz w:val="24"/>
          <w:szCs w:val="24"/>
        </w:rPr>
        <w:t>al, AES, DES and so on.</w:t>
      </w:r>
      <w:proofErr w:type="gramEnd"/>
      <w:r>
        <w:rPr>
          <w:rFonts w:ascii="Times New Roman" w:hAnsi="Times New Roman" w:cs="Times New Roman"/>
          <w:sz w:val="24"/>
          <w:szCs w:val="24"/>
        </w:rPr>
        <w:t xml:space="preserve"> </w:t>
      </w:r>
      <w:r w:rsidRPr="00D90D7D">
        <w:rPr>
          <w:rFonts w:ascii="Times New Roman" w:hAnsi="Times New Roman" w:cs="Times New Roman"/>
          <w:sz w:val="24"/>
          <w:szCs w:val="24"/>
        </w:rPr>
        <w:t>This will be done by extending the relevant engines and implementing the relevant interfaces.</w:t>
      </w:r>
      <w:r>
        <w:rPr>
          <w:rFonts w:ascii="Times New Roman" w:hAnsi="Times New Roman" w:cs="Times New Roman"/>
          <w:sz w:val="24"/>
          <w:szCs w:val="24"/>
        </w:rPr>
        <w:t xml:space="preserve"> For example for RSA we should have RSAPublicKey, RSAPrivateKey, RSAKeySpec, RSAKeyFactory, RSAKeyPairGenerator and the general KeyStore.</w:t>
      </w:r>
    </w:p>
    <w:p w:rsidR="00515D3B" w:rsidRPr="00BA2853" w:rsidRDefault="00515D3B" w:rsidP="0004679D">
      <w:pPr>
        <w:pStyle w:val="HTMLPreformatted"/>
        <w:rPr>
          <w:rFonts w:ascii="Times New Roman" w:hAnsi="Times New Roman" w:cs="Times New Roman"/>
          <w:sz w:val="24"/>
          <w:szCs w:val="24"/>
        </w:rPr>
      </w:pPr>
    </w:p>
    <w:p w:rsidR="0006225D" w:rsidRDefault="0006225D">
      <w:pPr>
        <w:autoSpaceDE/>
        <w:autoSpaceDN/>
        <w:adjustRightInd/>
        <w:rPr>
          <w:b/>
          <w:bCs/>
          <w:sz w:val="28"/>
          <w:lang w:eastAsia="en-GB"/>
        </w:rPr>
      </w:pPr>
      <w:r>
        <w:br w:type="page"/>
      </w:r>
    </w:p>
    <w:p w:rsidR="00515D3B" w:rsidRDefault="00824A25" w:rsidP="007C5F01">
      <w:pPr>
        <w:pStyle w:val="Heading2"/>
        <w:numPr>
          <w:ilvl w:val="1"/>
          <w:numId w:val="10"/>
        </w:numPr>
        <w:tabs>
          <w:tab w:val="decimal" w:pos="1701"/>
        </w:tabs>
        <w:ind w:left="993" w:hanging="284"/>
      </w:pPr>
      <w:bookmarkStart w:id="987" w:name="_Toc331084206"/>
      <w:r w:rsidRPr="00BC410A">
        <w:lastRenderedPageBreak/>
        <w:t>Implementation</w:t>
      </w:r>
      <w:r>
        <w:t xml:space="preserve"> of concrete classes</w:t>
      </w:r>
      <w:bookmarkEnd w:id="987"/>
    </w:p>
    <w:p w:rsidR="0006225D" w:rsidRDefault="0006225D" w:rsidP="0006225D">
      <w:r>
        <w:t>Many or most of the primitives presented in this document have been already implemented in well- known libraries such as Bouncy Castle and Crypto++.  We will incorporate some of those implementations into our project</w:t>
      </w:r>
      <w:r w:rsidR="00515D3B" w:rsidRPr="002A716C">
        <w:t xml:space="preserve"> using the adapter design pattern</w:t>
      </w:r>
      <w:r>
        <w:t>:</w:t>
      </w:r>
    </w:p>
    <w:p w:rsidR="0006225D" w:rsidRDefault="0006225D" w:rsidP="0006225D">
      <w:r w:rsidRPr="0006225D">
        <w:rPr>
          <w:noProof/>
        </w:rPr>
        <w:drawing>
          <wp:inline distT="0" distB="0" distL="0" distR="0" wp14:anchorId="7C733455" wp14:editId="6AABAA38">
            <wp:extent cx="5657850" cy="2260600"/>
            <wp:effectExtent l="19050" t="0" r="0" b="0"/>
            <wp:docPr id="1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1" cstate="print"/>
                    <a:srcRect/>
                    <a:stretch>
                      <a:fillRect/>
                    </a:stretch>
                  </pic:blipFill>
                  <pic:spPr bwMode="auto">
                    <a:xfrm>
                      <a:off x="0" y="0"/>
                      <a:ext cx="5657850" cy="2260600"/>
                    </a:xfrm>
                    <a:prstGeom prst="rect">
                      <a:avLst/>
                    </a:prstGeom>
                    <a:noFill/>
                    <a:ln w="9525">
                      <a:noFill/>
                      <a:miter lim="800000"/>
                      <a:headEnd/>
                      <a:tailEnd/>
                    </a:ln>
                  </pic:spPr>
                </pic:pic>
              </a:graphicData>
            </a:graphic>
          </wp:inline>
        </w:drawing>
      </w:r>
    </w:p>
    <w:p w:rsidR="00515D3B" w:rsidRDefault="004F7D01" w:rsidP="0070764E">
      <w:r>
        <w:t>In this section</w:t>
      </w:r>
      <w:r w:rsidR="0070764E">
        <w:t>,</w:t>
      </w:r>
      <w:r>
        <w:t xml:space="preserve"> we provide</w:t>
      </w:r>
      <w:r w:rsidR="00515D3B">
        <w:t xml:space="preserve"> examples </w:t>
      </w:r>
      <w:r>
        <w:t xml:space="preserve">of </w:t>
      </w:r>
      <w:r w:rsidR="00515D3B">
        <w:t>wrapp</w:t>
      </w:r>
      <w:r w:rsidR="0070764E">
        <w:t>ers</w:t>
      </w:r>
      <w:r w:rsidR="00515D3B">
        <w:t xml:space="preserve"> </w:t>
      </w:r>
      <w:r w:rsidR="0070764E">
        <w:t>for</w:t>
      </w:r>
      <w:r w:rsidR="00515D3B">
        <w:t xml:space="preserve"> Bouncy </w:t>
      </w:r>
      <w:r w:rsidR="0070764E">
        <w:t>C</w:t>
      </w:r>
      <w:r w:rsidR="00515D3B">
        <w:t xml:space="preserve">astle </w:t>
      </w:r>
      <w:r w:rsidR="00125D12">
        <w:t xml:space="preserve">and </w:t>
      </w:r>
      <w:r w:rsidR="0070764E">
        <w:t>C</w:t>
      </w:r>
      <w:r w:rsidR="00125D12">
        <w:t xml:space="preserve">rypto++ </w:t>
      </w:r>
      <w:r w:rsidR="00515D3B">
        <w:t>implementations.</w:t>
      </w:r>
    </w:p>
    <w:p w:rsidR="0070764E" w:rsidRDefault="0070764E" w:rsidP="0070764E">
      <w:r>
        <w:t xml:space="preserve">Whenever possible we will attempt to adapt a higher-level interface/abstract class in the above-mentioned libraries. </w:t>
      </w:r>
      <w:r w:rsidR="00515D3B">
        <w:t>In general</w:t>
      </w:r>
      <w:r>
        <w:t>,</w:t>
      </w:r>
      <w:r w:rsidR="00515D3B">
        <w:t xml:space="preserve"> if the wrapped package has a general interface/abstract class similar to our primitive we would prefer a general class with a reference to that interface/abstract class. </w:t>
      </w:r>
    </w:p>
    <w:p w:rsidR="00515D3B" w:rsidRDefault="0070764E" w:rsidP="0070764E">
      <w:r>
        <w:t>In the following sub-sections, we present wrappers for such general classes in Bouncy Castle</w:t>
      </w:r>
      <w:r w:rsidR="00515D3B">
        <w:t>.</w:t>
      </w:r>
      <w:r>
        <w:t xml:space="preserve"> When </w:t>
      </w:r>
      <w:r w:rsidR="00515D3B">
        <w:t xml:space="preserve">such </w:t>
      </w:r>
      <w:r>
        <w:t xml:space="preserve">general </w:t>
      </w:r>
      <w:r w:rsidR="00515D3B">
        <w:t>interface/abstract class</w:t>
      </w:r>
      <w:r>
        <w:t>es</w:t>
      </w:r>
      <w:r w:rsidR="00515D3B">
        <w:t xml:space="preserve"> </w:t>
      </w:r>
      <w:r>
        <w:t>are not implemented in Bouncy Castle</w:t>
      </w:r>
      <w:r w:rsidR="004C5B99">
        <w:t>,</w:t>
      </w:r>
      <w:r>
        <w:t xml:space="preserve"> </w:t>
      </w:r>
      <w:r w:rsidR="00515D3B">
        <w:t>we w</w:t>
      </w:r>
      <w:r>
        <w:t>ill</w:t>
      </w:r>
      <w:r w:rsidR="00515D3B">
        <w:t xml:space="preserve"> wrap each concrete primitive </w:t>
      </w:r>
      <w:r w:rsidR="004F7D01">
        <w:t>separately</w:t>
      </w:r>
      <w:r w:rsidR="00515D3B">
        <w:t>.</w:t>
      </w:r>
    </w:p>
    <w:p w:rsidR="00125D12" w:rsidRDefault="00125D12" w:rsidP="0004679D"/>
    <w:p w:rsidR="00125D12" w:rsidRDefault="00E03EDF" w:rsidP="00E03EDF">
      <w:r w:rsidRPr="00E03EDF">
        <w:t>In the following table, we summarize a list of the existing primitives in each package, grouped by the root interfaces as presented above.</w:t>
      </w:r>
    </w:p>
    <w:p w:rsidR="00125D12" w:rsidRDefault="00125D12" w:rsidP="00125D12">
      <w:pPr>
        <w:ind w:left="720"/>
      </w:pPr>
    </w:p>
    <w:p w:rsidR="00125D12" w:rsidRDefault="00125D12" w:rsidP="00515D3B">
      <w:pPr>
        <w:ind w:left="720"/>
      </w:pPr>
    </w:p>
    <w:tbl>
      <w:tblPr>
        <w:tblStyle w:val="TableGrid"/>
        <w:tblW w:w="9986" w:type="dxa"/>
        <w:tblInd w:w="-664" w:type="dxa"/>
        <w:shd w:val="pct5" w:color="auto" w:fill="auto"/>
        <w:tblLayout w:type="fixed"/>
        <w:tblLook w:val="04A0" w:firstRow="1" w:lastRow="0" w:firstColumn="1" w:lastColumn="0" w:noHBand="0" w:noVBand="1"/>
      </w:tblPr>
      <w:tblGrid>
        <w:gridCol w:w="2757"/>
        <w:gridCol w:w="2410"/>
        <w:gridCol w:w="992"/>
        <w:gridCol w:w="850"/>
        <w:gridCol w:w="1134"/>
        <w:gridCol w:w="1843"/>
      </w:tblGrid>
      <w:tr w:rsidR="00250B32" w:rsidRPr="00E03EDF" w:rsidTr="00250B32">
        <w:tc>
          <w:tcPr>
            <w:tcW w:w="2757" w:type="dxa"/>
            <w:shd w:val="pct5" w:color="auto" w:fill="auto"/>
            <w:noWrap/>
          </w:tcPr>
          <w:p w:rsidR="00250B32" w:rsidRPr="00E03EDF" w:rsidRDefault="00250B32" w:rsidP="00E03EDF">
            <w:pPr>
              <w:rPr>
                <w:sz w:val="22"/>
                <w:szCs w:val="22"/>
              </w:rPr>
            </w:pPr>
            <w:r w:rsidRPr="00E03EDF">
              <w:rPr>
                <w:sz w:val="22"/>
                <w:szCs w:val="22"/>
              </w:rPr>
              <w:t>Interface</w:t>
            </w:r>
          </w:p>
        </w:tc>
        <w:tc>
          <w:tcPr>
            <w:tcW w:w="2410" w:type="dxa"/>
            <w:shd w:val="pct5" w:color="auto" w:fill="auto"/>
            <w:noWrap/>
          </w:tcPr>
          <w:p w:rsidR="00250B32" w:rsidRPr="00E03EDF" w:rsidRDefault="00250B32" w:rsidP="00E03EDF">
            <w:pPr>
              <w:rPr>
                <w:sz w:val="22"/>
                <w:szCs w:val="22"/>
              </w:rPr>
            </w:pPr>
            <w:r w:rsidRPr="00E03EDF">
              <w:rPr>
                <w:sz w:val="22"/>
                <w:szCs w:val="22"/>
              </w:rPr>
              <w:t>Primitive</w:t>
            </w:r>
          </w:p>
        </w:tc>
        <w:tc>
          <w:tcPr>
            <w:tcW w:w="992" w:type="dxa"/>
            <w:shd w:val="pct5" w:color="auto" w:fill="auto"/>
            <w:noWrap/>
          </w:tcPr>
          <w:p w:rsidR="00250B32" w:rsidRPr="00E03EDF" w:rsidRDefault="00250B32" w:rsidP="00E03EDF">
            <w:pPr>
              <w:rPr>
                <w:sz w:val="22"/>
                <w:szCs w:val="22"/>
              </w:rPr>
            </w:pPr>
            <w:r w:rsidRPr="00E03EDF">
              <w:rPr>
                <w:sz w:val="22"/>
                <w:szCs w:val="22"/>
              </w:rPr>
              <w:t>SCAPI</w:t>
            </w:r>
          </w:p>
        </w:tc>
        <w:tc>
          <w:tcPr>
            <w:tcW w:w="850" w:type="dxa"/>
            <w:shd w:val="pct5" w:color="auto" w:fill="auto"/>
            <w:noWrap/>
          </w:tcPr>
          <w:p w:rsidR="00250B32" w:rsidRPr="00E03EDF" w:rsidRDefault="00250B32" w:rsidP="00E03EDF">
            <w:pPr>
              <w:rPr>
                <w:sz w:val="22"/>
                <w:szCs w:val="22"/>
              </w:rPr>
            </w:pPr>
            <w:r w:rsidRPr="00E03EDF">
              <w:rPr>
                <w:sz w:val="22"/>
                <w:szCs w:val="22"/>
              </w:rPr>
              <w:t>BC</w:t>
            </w:r>
          </w:p>
        </w:tc>
        <w:tc>
          <w:tcPr>
            <w:tcW w:w="1134" w:type="dxa"/>
            <w:shd w:val="pct5" w:color="auto" w:fill="auto"/>
            <w:noWrap/>
          </w:tcPr>
          <w:p w:rsidR="00250B32" w:rsidRPr="00E03EDF" w:rsidRDefault="00250B32" w:rsidP="00E03EDF">
            <w:pPr>
              <w:rPr>
                <w:sz w:val="22"/>
                <w:szCs w:val="22"/>
              </w:rPr>
            </w:pPr>
            <w:r w:rsidRPr="00E03EDF">
              <w:rPr>
                <w:sz w:val="22"/>
                <w:szCs w:val="22"/>
              </w:rPr>
              <w:t>Crypto++</w:t>
            </w:r>
          </w:p>
        </w:tc>
        <w:tc>
          <w:tcPr>
            <w:tcW w:w="1843" w:type="dxa"/>
            <w:shd w:val="pct5" w:color="auto" w:fill="auto"/>
          </w:tcPr>
          <w:p w:rsidR="00250B32" w:rsidRPr="00E03EDF" w:rsidRDefault="00250B32" w:rsidP="00E03EDF">
            <w:pPr>
              <w:rPr>
                <w:sz w:val="22"/>
                <w:szCs w:val="22"/>
              </w:rPr>
            </w:pPr>
            <w:r>
              <w:rPr>
                <w:sz w:val="22"/>
                <w:szCs w:val="22"/>
              </w:rPr>
              <w:t>MIRACL</w:t>
            </w:r>
          </w:p>
        </w:tc>
      </w:tr>
      <w:tr w:rsidR="00250B32" w:rsidRPr="00E03EDF" w:rsidTr="00250B32">
        <w:tc>
          <w:tcPr>
            <w:tcW w:w="2757" w:type="dxa"/>
            <w:vMerge w:val="restart"/>
            <w:shd w:val="pct5" w:color="auto" w:fill="auto"/>
          </w:tcPr>
          <w:p w:rsidR="00250B32" w:rsidRPr="00E03EDF" w:rsidRDefault="00250B32" w:rsidP="00E03EDF">
            <w:pPr>
              <w:rPr>
                <w:sz w:val="22"/>
                <w:szCs w:val="22"/>
              </w:rPr>
            </w:pPr>
            <w:r w:rsidRPr="00E03EDF">
              <w:rPr>
                <w:sz w:val="22"/>
                <w:szCs w:val="22"/>
              </w:rPr>
              <w:t>Hash</w:t>
            </w:r>
          </w:p>
        </w:tc>
        <w:tc>
          <w:tcPr>
            <w:tcW w:w="2410" w:type="dxa"/>
            <w:shd w:val="pct5" w:color="auto" w:fill="auto"/>
          </w:tcPr>
          <w:p w:rsidR="00250B32" w:rsidRPr="00E03EDF" w:rsidRDefault="00250B32" w:rsidP="00E03EDF">
            <w:pPr>
              <w:rPr>
                <w:sz w:val="22"/>
                <w:szCs w:val="22"/>
              </w:rPr>
            </w:pPr>
            <w:r w:rsidRPr="00E03EDF">
              <w:rPr>
                <w:sz w:val="22"/>
                <w:szCs w:val="22"/>
              </w:rPr>
              <w:t>SHA1</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SHA256</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SHA224</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SHA512</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SHA384</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Universal one-way/target collision-resistant hashing</w:t>
            </w:r>
          </w:p>
        </w:tc>
        <w:tc>
          <w:tcPr>
            <w:tcW w:w="992" w:type="dxa"/>
            <w:shd w:val="pct5" w:color="auto" w:fill="auto"/>
          </w:tcPr>
          <w:p w:rsidR="00250B32" w:rsidRPr="00E03EDF" w:rsidRDefault="00250B32" w:rsidP="00E03EDF">
            <w:pPr>
              <w:rPr>
                <w:sz w:val="22"/>
                <w:szCs w:val="22"/>
              </w:rPr>
            </w:pPr>
            <w:r w:rsidRPr="00E03EDF">
              <w:rPr>
                <w:sz w:val="22"/>
                <w:szCs w:val="22"/>
              </w:rPr>
              <w:sym w:font="Symbol" w:char="F0D6"/>
            </w:r>
          </w:p>
        </w:tc>
        <w:tc>
          <w:tcPr>
            <w:tcW w:w="850" w:type="dxa"/>
            <w:shd w:val="pct5" w:color="auto" w:fill="auto"/>
          </w:tcPr>
          <w:p w:rsidR="00250B32" w:rsidRPr="00E03EDF" w:rsidRDefault="00250B32" w:rsidP="00E03EDF">
            <w:pPr>
              <w:rPr>
                <w:sz w:val="22"/>
                <w:szCs w:val="22"/>
              </w:rPr>
            </w:pPr>
          </w:p>
        </w:tc>
        <w:tc>
          <w:tcPr>
            <w:tcW w:w="1134" w:type="dxa"/>
            <w:shd w:val="pct5" w:color="auto" w:fill="auto"/>
          </w:tcPr>
          <w:p w:rsidR="00250B32" w:rsidRPr="00E03EDF" w:rsidRDefault="00250B32" w:rsidP="00E03EDF">
            <w:pPr>
              <w:rPr>
                <w:sz w:val="22"/>
                <w:szCs w:val="22"/>
              </w:rPr>
            </w:pPr>
          </w:p>
        </w:tc>
        <w:tc>
          <w:tcPr>
            <w:tcW w:w="1843" w:type="dxa"/>
            <w:shd w:val="pct5" w:color="auto" w:fill="auto"/>
          </w:tcPr>
          <w:p w:rsidR="00250B32" w:rsidRPr="00E03EDF" w:rsidRDefault="00250B32" w:rsidP="00E03EDF">
            <w:pPr>
              <w:rPr>
                <w:sz w:val="22"/>
                <w:szCs w:val="22"/>
              </w:rPr>
            </w:pPr>
          </w:p>
        </w:tc>
      </w:tr>
      <w:tr w:rsidR="00B062DE" w:rsidRPr="00E03EDF" w:rsidTr="00250B32">
        <w:tc>
          <w:tcPr>
            <w:tcW w:w="2757" w:type="dxa"/>
            <w:tcBorders>
              <w:bottom w:val="single" w:sz="4" w:space="0" w:color="auto"/>
            </w:tcBorders>
            <w:shd w:val="pct5" w:color="auto" w:fill="auto"/>
          </w:tcPr>
          <w:p w:rsidR="00B062DE" w:rsidRPr="00E03EDF" w:rsidRDefault="00B062DE" w:rsidP="00E03EDF">
            <w:pPr>
              <w:rPr>
                <w:sz w:val="22"/>
                <w:szCs w:val="22"/>
              </w:rPr>
            </w:pPr>
            <w:r>
              <w:rPr>
                <w:sz w:val="22"/>
                <w:szCs w:val="22"/>
              </w:rPr>
              <w:t>UniversalHash</w:t>
            </w:r>
          </w:p>
        </w:tc>
        <w:tc>
          <w:tcPr>
            <w:tcW w:w="2410" w:type="dxa"/>
            <w:tcBorders>
              <w:bottom w:val="single" w:sz="4" w:space="0" w:color="auto"/>
            </w:tcBorders>
            <w:shd w:val="pct5" w:color="auto" w:fill="auto"/>
          </w:tcPr>
          <w:p w:rsidR="00B062DE" w:rsidRPr="00E03EDF" w:rsidRDefault="00B062DE" w:rsidP="00E03EDF">
            <w:pPr>
              <w:rPr>
                <w:sz w:val="22"/>
                <w:szCs w:val="22"/>
              </w:rPr>
            </w:pPr>
            <w:r w:rsidRPr="00E03EDF">
              <w:rPr>
                <w:sz w:val="22"/>
                <w:szCs w:val="22"/>
              </w:rPr>
              <w:t>Perfect universal hash functions</w:t>
            </w:r>
          </w:p>
        </w:tc>
        <w:tc>
          <w:tcPr>
            <w:tcW w:w="992" w:type="dxa"/>
            <w:tcBorders>
              <w:bottom w:val="single" w:sz="4" w:space="0" w:color="auto"/>
            </w:tcBorders>
            <w:shd w:val="pct5" w:color="auto" w:fill="auto"/>
          </w:tcPr>
          <w:p w:rsidR="00B062DE" w:rsidRPr="00E03EDF" w:rsidRDefault="00B062DE" w:rsidP="00E03EDF">
            <w:pPr>
              <w:rPr>
                <w:sz w:val="22"/>
                <w:szCs w:val="22"/>
              </w:rPr>
            </w:pPr>
            <w:r w:rsidRPr="00E03EDF">
              <w:rPr>
                <w:sz w:val="22"/>
                <w:szCs w:val="22"/>
              </w:rPr>
              <w:sym w:font="Symbol" w:char="F0D6"/>
            </w:r>
          </w:p>
        </w:tc>
        <w:tc>
          <w:tcPr>
            <w:tcW w:w="850" w:type="dxa"/>
            <w:tcBorders>
              <w:bottom w:val="single" w:sz="4" w:space="0" w:color="auto"/>
            </w:tcBorders>
            <w:shd w:val="pct5" w:color="auto" w:fill="auto"/>
          </w:tcPr>
          <w:p w:rsidR="00B062DE" w:rsidRPr="00E03EDF" w:rsidRDefault="00B062DE" w:rsidP="00E03EDF">
            <w:pPr>
              <w:rPr>
                <w:sz w:val="22"/>
                <w:szCs w:val="22"/>
              </w:rPr>
            </w:pPr>
          </w:p>
        </w:tc>
        <w:tc>
          <w:tcPr>
            <w:tcW w:w="1134" w:type="dxa"/>
            <w:tcBorders>
              <w:bottom w:val="single" w:sz="4" w:space="0" w:color="auto"/>
            </w:tcBorders>
            <w:shd w:val="pct5" w:color="auto" w:fill="auto"/>
          </w:tcPr>
          <w:p w:rsidR="00B062DE" w:rsidRPr="00E03EDF" w:rsidRDefault="00B062DE" w:rsidP="00E03EDF">
            <w:pPr>
              <w:rPr>
                <w:sz w:val="22"/>
                <w:szCs w:val="22"/>
              </w:rPr>
            </w:pPr>
          </w:p>
        </w:tc>
        <w:tc>
          <w:tcPr>
            <w:tcW w:w="1843" w:type="dxa"/>
            <w:tcBorders>
              <w:bottom w:val="single" w:sz="4" w:space="0" w:color="auto"/>
            </w:tcBorders>
            <w:shd w:val="pct5" w:color="auto" w:fill="auto"/>
          </w:tcPr>
          <w:p w:rsidR="00B062DE" w:rsidRPr="00E03EDF" w:rsidRDefault="00B062DE" w:rsidP="00E03EDF">
            <w:pPr>
              <w:rPr>
                <w:sz w:val="22"/>
                <w:szCs w:val="22"/>
              </w:rPr>
            </w:pPr>
          </w:p>
        </w:tc>
      </w:tr>
      <w:tr w:rsidR="00250B32" w:rsidRPr="00E03EDF" w:rsidTr="00250B32">
        <w:tc>
          <w:tcPr>
            <w:tcW w:w="2757" w:type="dxa"/>
            <w:vMerge w:val="restart"/>
            <w:shd w:val="pct10" w:color="auto" w:fill="auto"/>
          </w:tcPr>
          <w:p w:rsidR="00250B32" w:rsidRPr="00E03EDF" w:rsidRDefault="00250B32" w:rsidP="00E03EDF">
            <w:pPr>
              <w:rPr>
                <w:sz w:val="22"/>
                <w:szCs w:val="22"/>
              </w:rPr>
            </w:pPr>
            <w:r w:rsidRPr="00E03EDF">
              <w:rPr>
                <w:sz w:val="22"/>
                <w:szCs w:val="22"/>
              </w:rPr>
              <w:t>PseudorandomPermutation</w:t>
            </w:r>
          </w:p>
        </w:tc>
        <w:tc>
          <w:tcPr>
            <w:tcW w:w="2410" w:type="dxa"/>
            <w:shd w:val="pct10" w:color="auto" w:fill="auto"/>
          </w:tcPr>
          <w:p w:rsidR="00250B32" w:rsidRPr="00E03EDF" w:rsidRDefault="00250B32" w:rsidP="00E03EDF">
            <w:pPr>
              <w:rPr>
                <w:sz w:val="22"/>
                <w:szCs w:val="22"/>
              </w:rPr>
            </w:pPr>
            <w:r w:rsidRPr="00E03EDF">
              <w:rPr>
                <w:sz w:val="22"/>
                <w:szCs w:val="22"/>
              </w:rPr>
              <w:t>AES</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TripleDes</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PRP varying input/output length</w:t>
            </w:r>
          </w:p>
        </w:tc>
        <w:tc>
          <w:tcPr>
            <w:tcW w:w="992" w:type="dxa"/>
            <w:shd w:val="pct10" w:color="auto" w:fill="auto"/>
          </w:tcPr>
          <w:p w:rsidR="00250B32" w:rsidRPr="00E03EDF" w:rsidRDefault="00250B32" w:rsidP="00E03EDF">
            <w:pPr>
              <w:rPr>
                <w:sz w:val="22"/>
                <w:szCs w:val="22"/>
              </w:rPr>
            </w:pPr>
            <w:r w:rsidRPr="00E03EDF">
              <w:rPr>
                <w:sz w:val="22"/>
                <w:szCs w:val="22"/>
              </w:rPr>
              <w:sym w:font="Symbol" w:char="F0D6"/>
            </w:r>
          </w:p>
        </w:tc>
        <w:tc>
          <w:tcPr>
            <w:tcW w:w="850" w:type="dxa"/>
            <w:shd w:val="pct10" w:color="auto" w:fill="auto"/>
          </w:tcPr>
          <w:p w:rsidR="00250B32" w:rsidRPr="00E03EDF" w:rsidRDefault="00250B32" w:rsidP="00E03EDF">
            <w:pPr>
              <w:rPr>
                <w:sz w:val="22"/>
                <w:szCs w:val="22"/>
              </w:rPr>
            </w:pPr>
          </w:p>
        </w:tc>
        <w:tc>
          <w:tcPr>
            <w:tcW w:w="1134" w:type="dxa"/>
            <w:shd w:val="pct10" w:color="auto" w:fill="auto"/>
          </w:tcPr>
          <w:p w:rsidR="00250B32" w:rsidRPr="00E03EDF" w:rsidRDefault="00250B32" w:rsidP="00E03EDF">
            <w:pPr>
              <w:rPr>
                <w:sz w:val="22"/>
                <w:szCs w:val="22"/>
              </w:rPr>
            </w:pP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val="restart"/>
            <w:shd w:val="pct5" w:color="auto" w:fill="auto"/>
          </w:tcPr>
          <w:p w:rsidR="00250B32" w:rsidRPr="00E03EDF" w:rsidRDefault="00250B32" w:rsidP="00E03EDF">
            <w:pPr>
              <w:rPr>
                <w:sz w:val="22"/>
                <w:szCs w:val="22"/>
              </w:rPr>
            </w:pPr>
            <w:r w:rsidRPr="00E03EDF">
              <w:rPr>
                <w:sz w:val="22"/>
                <w:szCs w:val="22"/>
              </w:rPr>
              <w:t>PseudorandomFunction</w:t>
            </w:r>
          </w:p>
        </w:tc>
        <w:tc>
          <w:tcPr>
            <w:tcW w:w="2410" w:type="dxa"/>
            <w:shd w:val="pct5" w:color="auto" w:fill="auto"/>
          </w:tcPr>
          <w:p w:rsidR="00250B32" w:rsidRPr="00E03EDF" w:rsidRDefault="00250B32" w:rsidP="00E03EDF">
            <w:pPr>
              <w:rPr>
                <w:sz w:val="22"/>
                <w:szCs w:val="22"/>
              </w:rPr>
            </w:pPr>
            <w:r w:rsidRPr="00E03EDF">
              <w:rPr>
                <w:sz w:val="22"/>
                <w:szCs w:val="22"/>
              </w:rPr>
              <w:t>Hmac</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vMerge/>
            <w:tcBorders>
              <w:bottom w:val="single" w:sz="4" w:space="0" w:color="auto"/>
            </w:tcBorders>
            <w:shd w:val="pct5" w:color="auto" w:fill="auto"/>
          </w:tcPr>
          <w:p w:rsidR="00250B32" w:rsidRPr="00E03EDF" w:rsidRDefault="00250B32" w:rsidP="00E03EDF">
            <w:pPr>
              <w:rPr>
                <w:sz w:val="22"/>
                <w:szCs w:val="22"/>
              </w:rPr>
            </w:pPr>
          </w:p>
        </w:tc>
        <w:tc>
          <w:tcPr>
            <w:tcW w:w="2410"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t>PRF varying input and output length</w:t>
            </w:r>
          </w:p>
        </w:tc>
        <w:tc>
          <w:tcPr>
            <w:tcW w:w="992"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sym w:font="Symbol" w:char="F0D6"/>
            </w:r>
          </w:p>
        </w:tc>
        <w:tc>
          <w:tcPr>
            <w:tcW w:w="850" w:type="dxa"/>
            <w:tcBorders>
              <w:bottom w:val="single" w:sz="4" w:space="0" w:color="auto"/>
            </w:tcBorders>
            <w:shd w:val="pct5" w:color="auto" w:fill="auto"/>
          </w:tcPr>
          <w:p w:rsidR="00250B32" w:rsidRPr="00E03EDF" w:rsidRDefault="00250B32" w:rsidP="00E03EDF">
            <w:pPr>
              <w:rPr>
                <w:sz w:val="22"/>
                <w:szCs w:val="22"/>
              </w:rPr>
            </w:pPr>
          </w:p>
        </w:tc>
        <w:tc>
          <w:tcPr>
            <w:tcW w:w="1134" w:type="dxa"/>
            <w:tcBorders>
              <w:bottom w:val="single" w:sz="4" w:space="0" w:color="auto"/>
            </w:tcBorders>
            <w:shd w:val="pct5" w:color="auto" w:fill="auto"/>
          </w:tcPr>
          <w:p w:rsidR="00250B32" w:rsidRPr="00E03EDF" w:rsidRDefault="00250B32" w:rsidP="00E03EDF">
            <w:pPr>
              <w:rPr>
                <w:sz w:val="22"/>
                <w:szCs w:val="22"/>
              </w:rPr>
            </w:pPr>
          </w:p>
        </w:tc>
        <w:tc>
          <w:tcPr>
            <w:tcW w:w="1843" w:type="dxa"/>
            <w:tcBorders>
              <w:bottom w:val="single" w:sz="4" w:space="0" w:color="auto"/>
            </w:tcBorders>
            <w:shd w:val="pct5" w:color="auto" w:fill="auto"/>
          </w:tcPr>
          <w:p w:rsidR="00250B32" w:rsidRPr="00E03EDF" w:rsidRDefault="00250B32" w:rsidP="00E03EDF">
            <w:pPr>
              <w:rPr>
                <w:sz w:val="22"/>
                <w:szCs w:val="22"/>
              </w:rPr>
            </w:pPr>
          </w:p>
        </w:tc>
      </w:tr>
      <w:tr w:rsidR="00250B32" w:rsidRPr="00E03EDF" w:rsidTr="00250B32">
        <w:tc>
          <w:tcPr>
            <w:tcW w:w="2757" w:type="dxa"/>
            <w:vMerge w:val="restart"/>
            <w:shd w:val="pct10" w:color="auto" w:fill="auto"/>
          </w:tcPr>
          <w:p w:rsidR="00250B32" w:rsidRPr="00E03EDF" w:rsidRDefault="00250B32" w:rsidP="00E03EDF">
            <w:pPr>
              <w:rPr>
                <w:sz w:val="22"/>
                <w:szCs w:val="22"/>
              </w:rPr>
            </w:pPr>
            <w:r w:rsidRPr="00E03EDF">
              <w:rPr>
                <w:sz w:val="22"/>
                <w:szCs w:val="22"/>
              </w:rPr>
              <w:lastRenderedPageBreak/>
              <w:t>PseudorandomGenerator</w:t>
            </w:r>
          </w:p>
        </w:tc>
        <w:tc>
          <w:tcPr>
            <w:tcW w:w="2410" w:type="dxa"/>
            <w:shd w:val="pct10" w:color="auto" w:fill="auto"/>
          </w:tcPr>
          <w:p w:rsidR="00250B32" w:rsidRPr="00E03EDF" w:rsidRDefault="00250B32" w:rsidP="00E03EDF">
            <w:pPr>
              <w:rPr>
                <w:sz w:val="22"/>
                <w:szCs w:val="22"/>
              </w:rPr>
            </w:pPr>
            <w:r w:rsidRPr="00E03EDF">
              <w:rPr>
                <w:sz w:val="22"/>
                <w:szCs w:val="22"/>
              </w:rPr>
              <w:t>RC4</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t>Alleged RC4 ARC4</w:t>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SHA-based PRG</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shd w:val="pct5" w:color="auto" w:fill="auto"/>
          </w:tcPr>
          <w:p w:rsidR="00250B32" w:rsidRPr="00E03EDF" w:rsidRDefault="00250B32" w:rsidP="00E03EDF">
            <w:pPr>
              <w:rPr>
                <w:sz w:val="22"/>
                <w:szCs w:val="22"/>
              </w:rPr>
            </w:pPr>
            <w:r w:rsidRPr="00E03EDF">
              <w:rPr>
                <w:sz w:val="22"/>
                <w:szCs w:val="22"/>
              </w:rPr>
              <w:t>TrapdoorPermutation</w:t>
            </w:r>
          </w:p>
        </w:tc>
        <w:tc>
          <w:tcPr>
            <w:tcW w:w="2410" w:type="dxa"/>
            <w:shd w:val="pct5" w:color="auto" w:fill="auto"/>
          </w:tcPr>
          <w:p w:rsidR="00250B32" w:rsidRPr="00E03EDF" w:rsidRDefault="00250B32" w:rsidP="00E03EDF">
            <w:pPr>
              <w:rPr>
                <w:sz w:val="22"/>
                <w:szCs w:val="22"/>
              </w:rPr>
            </w:pPr>
            <w:r w:rsidRPr="00E03EDF">
              <w:rPr>
                <w:sz w:val="22"/>
                <w:szCs w:val="22"/>
              </w:rPr>
              <w:t>RSA</w:t>
            </w:r>
          </w:p>
        </w:tc>
        <w:tc>
          <w:tcPr>
            <w:tcW w:w="992" w:type="dxa"/>
            <w:shd w:val="pct5" w:color="auto" w:fill="auto"/>
          </w:tcPr>
          <w:p w:rsidR="00250B32" w:rsidRPr="00E03EDF" w:rsidRDefault="00B062DE" w:rsidP="00E03EDF">
            <w:pPr>
              <w:rPr>
                <w:sz w:val="22"/>
                <w:szCs w:val="22"/>
              </w:rPr>
            </w:pPr>
            <w:r w:rsidRPr="00E03EDF">
              <w:rPr>
                <w:sz w:val="22"/>
                <w:szCs w:val="22"/>
              </w:rPr>
              <w:sym w:font="Symbol" w:char="F0D6"/>
            </w: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tcBorders>
              <w:bottom w:val="single" w:sz="4" w:space="0" w:color="auto"/>
            </w:tcBorders>
            <w:shd w:val="pct5" w:color="auto" w:fill="auto"/>
          </w:tcPr>
          <w:p w:rsidR="00250B32" w:rsidRPr="00E03EDF" w:rsidRDefault="00250B32" w:rsidP="00E03EDF">
            <w:pPr>
              <w:rPr>
                <w:sz w:val="22"/>
                <w:szCs w:val="22"/>
              </w:rPr>
            </w:pPr>
          </w:p>
        </w:tc>
        <w:tc>
          <w:tcPr>
            <w:tcW w:w="2410"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t>Rabin</w:t>
            </w:r>
          </w:p>
        </w:tc>
        <w:tc>
          <w:tcPr>
            <w:tcW w:w="992" w:type="dxa"/>
            <w:tcBorders>
              <w:bottom w:val="single" w:sz="4" w:space="0" w:color="auto"/>
            </w:tcBorders>
            <w:shd w:val="pct5" w:color="auto" w:fill="auto"/>
          </w:tcPr>
          <w:p w:rsidR="00250B32" w:rsidRPr="00E03EDF" w:rsidRDefault="00250B32" w:rsidP="00E03EDF">
            <w:pPr>
              <w:rPr>
                <w:sz w:val="22"/>
                <w:szCs w:val="22"/>
              </w:rPr>
            </w:pPr>
          </w:p>
        </w:tc>
        <w:tc>
          <w:tcPr>
            <w:tcW w:w="850" w:type="dxa"/>
            <w:tcBorders>
              <w:bottom w:val="single" w:sz="4" w:space="0" w:color="auto"/>
            </w:tcBorders>
            <w:shd w:val="pct5" w:color="auto" w:fill="auto"/>
          </w:tcPr>
          <w:p w:rsidR="00250B32" w:rsidRPr="00E03EDF" w:rsidRDefault="00250B32" w:rsidP="00E03EDF">
            <w:pPr>
              <w:rPr>
                <w:sz w:val="22"/>
                <w:szCs w:val="22"/>
              </w:rPr>
            </w:pPr>
          </w:p>
        </w:tc>
        <w:tc>
          <w:tcPr>
            <w:tcW w:w="1134"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tcBorders>
              <w:bottom w:val="single" w:sz="4" w:space="0" w:color="auto"/>
            </w:tcBorders>
            <w:shd w:val="pct5" w:color="auto" w:fill="auto"/>
          </w:tcPr>
          <w:p w:rsidR="00250B32" w:rsidRPr="00E03EDF" w:rsidRDefault="00250B32" w:rsidP="00E03EDF">
            <w:pPr>
              <w:rPr>
                <w:sz w:val="22"/>
                <w:szCs w:val="22"/>
              </w:rPr>
            </w:pPr>
          </w:p>
        </w:tc>
      </w:tr>
      <w:tr w:rsidR="00250B32" w:rsidRPr="00E03EDF" w:rsidTr="00250B32">
        <w:tc>
          <w:tcPr>
            <w:tcW w:w="2757" w:type="dxa"/>
            <w:vMerge w:val="restart"/>
            <w:shd w:val="pct10" w:color="auto" w:fill="auto"/>
          </w:tcPr>
          <w:p w:rsidR="00250B32" w:rsidRPr="00E03EDF" w:rsidRDefault="00250B32" w:rsidP="00E03EDF">
            <w:pPr>
              <w:rPr>
                <w:sz w:val="22"/>
                <w:szCs w:val="22"/>
              </w:rPr>
            </w:pPr>
            <w:r w:rsidRPr="00E03EDF">
              <w:rPr>
                <w:sz w:val="22"/>
                <w:szCs w:val="22"/>
              </w:rPr>
              <w:t>DiscreteLog</w:t>
            </w:r>
          </w:p>
        </w:tc>
        <w:tc>
          <w:tcPr>
            <w:tcW w:w="2410" w:type="dxa"/>
            <w:shd w:val="pct10" w:color="auto" w:fill="auto"/>
          </w:tcPr>
          <w:p w:rsidR="00250B32" w:rsidRPr="00E03EDF" w:rsidRDefault="00250B32" w:rsidP="00E03EDF">
            <w:pPr>
              <w:rPr>
                <w:sz w:val="22"/>
                <w:szCs w:val="22"/>
              </w:rPr>
            </w:pPr>
            <w:r w:rsidRPr="00E03EDF">
              <w:rPr>
                <w:sz w:val="22"/>
                <w:szCs w:val="22"/>
              </w:rPr>
              <w:t>Zp*</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EC over the field GF(2</w:t>
            </w:r>
            <w:r w:rsidRPr="00E03EDF">
              <w:rPr>
                <w:sz w:val="22"/>
                <w:szCs w:val="22"/>
                <w:vertAlign w:val="superscript"/>
              </w:rPr>
              <w:t>m</w:t>
            </w:r>
            <w:r w:rsidRPr="00E03EDF">
              <w:rPr>
                <w:sz w:val="22"/>
                <w:szCs w:val="22"/>
              </w:rPr>
              <w:t>)</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420478" w:rsidP="00E03EDF">
            <w:pPr>
              <w:rPr>
                <w:sz w:val="22"/>
                <w:szCs w:val="22"/>
              </w:rPr>
            </w:pPr>
            <w:r w:rsidRPr="00E03EDF">
              <w:rPr>
                <w:sz w:val="22"/>
                <w:szCs w:val="22"/>
              </w:rPr>
              <w:sym w:font="Symbol" w:char="F0D6"/>
            </w: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EC over the field Zp*</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420478" w:rsidP="00E03EDF">
            <w:pPr>
              <w:rPr>
                <w:sz w:val="22"/>
                <w:szCs w:val="22"/>
              </w:rPr>
            </w:pPr>
            <w:r w:rsidRPr="00E03EDF">
              <w:rPr>
                <w:sz w:val="22"/>
                <w:szCs w:val="22"/>
              </w:rPr>
              <w:sym w:font="Symbol" w:char="F0D6"/>
            </w:r>
          </w:p>
        </w:tc>
      </w:tr>
      <w:tr w:rsidR="00250B32" w:rsidRPr="00E03EDF" w:rsidTr="00250B32">
        <w:tc>
          <w:tcPr>
            <w:tcW w:w="2757" w:type="dxa"/>
            <w:vMerge w:val="restart"/>
            <w:shd w:val="pct5" w:color="auto" w:fill="auto"/>
          </w:tcPr>
          <w:p w:rsidR="00250B32" w:rsidRPr="00E03EDF" w:rsidRDefault="00250B32" w:rsidP="00E03EDF">
            <w:pPr>
              <w:rPr>
                <w:sz w:val="22"/>
                <w:szCs w:val="22"/>
              </w:rPr>
            </w:pPr>
            <w:r w:rsidRPr="00E03EDF">
              <w:rPr>
                <w:sz w:val="22"/>
                <w:szCs w:val="22"/>
              </w:rPr>
              <w:t>KeyDerivationFunction</w:t>
            </w:r>
          </w:p>
        </w:tc>
        <w:tc>
          <w:tcPr>
            <w:tcW w:w="2410" w:type="dxa"/>
            <w:shd w:val="pct5" w:color="auto" w:fill="auto"/>
          </w:tcPr>
          <w:p w:rsidR="00250B32" w:rsidRPr="00E03EDF" w:rsidRDefault="00250B32" w:rsidP="00E03EDF">
            <w:pPr>
              <w:rPr>
                <w:sz w:val="22"/>
                <w:szCs w:val="22"/>
              </w:rPr>
            </w:pPr>
            <w:r w:rsidRPr="00E03EDF">
              <w:rPr>
                <w:sz w:val="22"/>
                <w:szCs w:val="22"/>
              </w:rPr>
              <w:t>HKDF</w:t>
            </w:r>
          </w:p>
        </w:tc>
        <w:tc>
          <w:tcPr>
            <w:tcW w:w="992" w:type="dxa"/>
            <w:shd w:val="pct5" w:color="auto" w:fill="auto"/>
          </w:tcPr>
          <w:p w:rsidR="00250B32" w:rsidRPr="00E03EDF" w:rsidRDefault="00250B32" w:rsidP="00E03EDF">
            <w:pPr>
              <w:rPr>
                <w:sz w:val="22"/>
                <w:szCs w:val="22"/>
              </w:rPr>
            </w:pPr>
            <w:r w:rsidRPr="00E03EDF">
              <w:rPr>
                <w:sz w:val="22"/>
                <w:szCs w:val="22"/>
              </w:rPr>
              <w:sym w:font="Symbol" w:char="F0D6"/>
            </w:r>
          </w:p>
        </w:tc>
        <w:tc>
          <w:tcPr>
            <w:tcW w:w="850" w:type="dxa"/>
            <w:shd w:val="pct5" w:color="auto" w:fill="auto"/>
          </w:tcPr>
          <w:p w:rsidR="00250B32" w:rsidRPr="00E03EDF" w:rsidRDefault="00250B32" w:rsidP="00E03EDF">
            <w:pPr>
              <w:rPr>
                <w:sz w:val="22"/>
                <w:szCs w:val="22"/>
              </w:rPr>
            </w:pPr>
          </w:p>
        </w:tc>
        <w:tc>
          <w:tcPr>
            <w:tcW w:w="1134" w:type="dxa"/>
            <w:shd w:val="pct5" w:color="auto" w:fill="auto"/>
          </w:tcPr>
          <w:p w:rsidR="00250B32" w:rsidRPr="00E03EDF" w:rsidRDefault="00250B32" w:rsidP="00E03EDF">
            <w:pPr>
              <w:rPr>
                <w:sz w:val="22"/>
                <w:szCs w:val="22"/>
              </w:rPr>
            </w:pP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KDFISO18033</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bl>
    <w:p w:rsidR="004F7D01" w:rsidRDefault="004F7D01" w:rsidP="0004679D"/>
    <w:p w:rsidR="00515D3B" w:rsidRDefault="00515D3B" w:rsidP="0004679D"/>
    <w:p w:rsidR="00B062DE" w:rsidRDefault="00B062DE" w:rsidP="00B062DE">
      <w:r>
        <w:t xml:space="preserve">The following table </w:t>
      </w:r>
      <w:r w:rsidRPr="00E03EDF">
        <w:t>summarize</w:t>
      </w:r>
      <w:r>
        <w:t>s</w:t>
      </w:r>
      <w:r w:rsidRPr="00E03EDF">
        <w:t xml:space="preserve"> a list of the primitives </w:t>
      </w:r>
      <w:r>
        <w:t xml:space="preserve">we currently wrap </w:t>
      </w:r>
      <w:r w:rsidRPr="00E03EDF">
        <w:t>in each package</w:t>
      </w:r>
      <w:r>
        <w:t>:</w:t>
      </w:r>
    </w:p>
    <w:p w:rsidR="00B062DE" w:rsidRDefault="00B062DE" w:rsidP="00B062DE">
      <w:pPr>
        <w:ind w:left="720"/>
      </w:pPr>
    </w:p>
    <w:p w:rsidR="00B062DE" w:rsidRDefault="00B062DE" w:rsidP="00B062DE">
      <w:pPr>
        <w:ind w:left="720"/>
      </w:pPr>
    </w:p>
    <w:tbl>
      <w:tblPr>
        <w:tblStyle w:val="TableGrid"/>
        <w:tblW w:w="9986" w:type="dxa"/>
        <w:tblInd w:w="-664" w:type="dxa"/>
        <w:shd w:val="pct5" w:color="auto" w:fill="auto"/>
        <w:tblLayout w:type="fixed"/>
        <w:tblLook w:val="04A0" w:firstRow="1" w:lastRow="0" w:firstColumn="1" w:lastColumn="0" w:noHBand="0" w:noVBand="1"/>
      </w:tblPr>
      <w:tblGrid>
        <w:gridCol w:w="2757"/>
        <w:gridCol w:w="2410"/>
        <w:gridCol w:w="992"/>
        <w:gridCol w:w="850"/>
        <w:gridCol w:w="1134"/>
        <w:gridCol w:w="1843"/>
      </w:tblGrid>
      <w:tr w:rsidR="00B062DE" w:rsidRPr="00E03EDF" w:rsidTr="00112B64">
        <w:tc>
          <w:tcPr>
            <w:tcW w:w="2757" w:type="dxa"/>
            <w:shd w:val="pct5" w:color="auto" w:fill="auto"/>
            <w:noWrap/>
          </w:tcPr>
          <w:p w:rsidR="00B062DE" w:rsidRPr="00E03EDF" w:rsidRDefault="00B062DE" w:rsidP="00112B64">
            <w:pPr>
              <w:rPr>
                <w:sz w:val="22"/>
                <w:szCs w:val="22"/>
              </w:rPr>
            </w:pPr>
            <w:r w:rsidRPr="00E03EDF">
              <w:rPr>
                <w:sz w:val="22"/>
                <w:szCs w:val="22"/>
              </w:rPr>
              <w:t>Interface</w:t>
            </w:r>
          </w:p>
        </w:tc>
        <w:tc>
          <w:tcPr>
            <w:tcW w:w="2410" w:type="dxa"/>
            <w:shd w:val="pct5" w:color="auto" w:fill="auto"/>
            <w:noWrap/>
          </w:tcPr>
          <w:p w:rsidR="00B062DE" w:rsidRPr="00E03EDF" w:rsidRDefault="00B062DE" w:rsidP="00112B64">
            <w:pPr>
              <w:rPr>
                <w:sz w:val="22"/>
                <w:szCs w:val="22"/>
              </w:rPr>
            </w:pPr>
            <w:r w:rsidRPr="00E03EDF">
              <w:rPr>
                <w:sz w:val="22"/>
                <w:szCs w:val="22"/>
              </w:rPr>
              <w:t>Primitive</w:t>
            </w:r>
          </w:p>
        </w:tc>
        <w:tc>
          <w:tcPr>
            <w:tcW w:w="992" w:type="dxa"/>
            <w:shd w:val="pct5" w:color="auto" w:fill="auto"/>
            <w:noWrap/>
          </w:tcPr>
          <w:p w:rsidR="00B062DE" w:rsidRPr="00E03EDF" w:rsidRDefault="00B062DE" w:rsidP="00112B64">
            <w:pPr>
              <w:rPr>
                <w:sz w:val="22"/>
                <w:szCs w:val="22"/>
              </w:rPr>
            </w:pPr>
            <w:r w:rsidRPr="00E03EDF">
              <w:rPr>
                <w:sz w:val="22"/>
                <w:szCs w:val="22"/>
              </w:rPr>
              <w:t>SCAPI</w:t>
            </w:r>
          </w:p>
        </w:tc>
        <w:tc>
          <w:tcPr>
            <w:tcW w:w="850" w:type="dxa"/>
            <w:shd w:val="pct5" w:color="auto" w:fill="auto"/>
            <w:noWrap/>
          </w:tcPr>
          <w:p w:rsidR="00B062DE" w:rsidRPr="00E03EDF" w:rsidRDefault="00B062DE" w:rsidP="00112B64">
            <w:pPr>
              <w:rPr>
                <w:sz w:val="22"/>
                <w:szCs w:val="22"/>
              </w:rPr>
            </w:pPr>
            <w:r w:rsidRPr="00E03EDF">
              <w:rPr>
                <w:sz w:val="22"/>
                <w:szCs w:val="22"/>
              </w:rPr>
              <w:t>BC</w:t>
            </w:r>
          </w:p>
        </w:tc>
        <w:tc>
          <w:tcPr>
            <w:tcW w:w="1134" w:type="dxa"/>
            <w:shd w:val="pct5" w:color="auto" w:fill="auto"/>
            <w:noWrap/>
          </w:tcPr>
          <w:p w:rsidR="00B062DE" w:rsidRPr="00E03EDF" w:rsidRDefault="00B062DE" w:rsidP="00112B64">
            <w:pPr>
              <w:rPr>
                <w:sz w:val="22"/>
                <w:szCs w:val="22"/>
              </w:rPr>
            </w:pPr>
            <w:r w:rsidRPr="00E03EDF">
              <w:rPr>
                <w:sz w:val="22"/>
                <w:szCs w:val="22"/>
              </w:rPr>
              <w:t>Crypto++</w:t>
            </w:r>
          </w:p>
        </w:tc>
        <w:tc>
          <w:tcPr>
            <w:tcW w:w="1843" w:type="dxa"/>
            <w:shd w:val="pct5" w:color="auto" w:fill="auto"/>
          </w:tcPr>
          <w:p w:rsidR="00B062DE" w:rsidRPr="00E03EDF" w:rsidRDefault="00B062DE" w:rsidP="00112B64">
            <w:pPr>
              <w:rPr>
                <w:sz w:val="22"/>
                <w:szCs w:val="22"/>
              </w:rPr>
            </w:pPr>
            <w:r>
              <w:rPr>
                <w:sz w:val="22"/>
                <w:szCs w:val="22"/>
              </w:rPr>
              <w:t>MIRACL</w:t>
            </w:r>
          </w:p>
        </w:tc>
      </w:tr>
      <w:tr w:rsidR="00B062DE" w:rsidRPr="00E03EDF" w:rsidTr="00112B64">
        <w:tc>
          <w:tcPr>
            <w:tcW w:w="2757" w:type="dxa"/>
            <w:vMerge w:val="restart"/>
            <w:shd w:val="pct5" w:color="auto" w:fill="auto"/>
          </w:tcPr>
          <w:p w:rsidR="00B062DE" w:rsidRPr="00E03EDF" w:rsidRDefault="00B062DE" w:rsidP="00112B64">
            <w:pPr>
              <w:rPr>
                <w:sz w:val="22"/>
                <w:szCs w:val="22"/>
              </w:rPr>
            </w:pPr>
            <w:r w:rsidRPr="00E03EDF">
              <w:rPr>
                <w:sz w:val="22"/>
                <w:szCs w:val="22"/>
              </w:rPr>
              <w:t>Hash</w:t>
            </w:r>
          </w:p>
        </w:tc>
        <w:tc>
          <w:tcPr>
            <w:tcW w:w="2410" w:type="dxa"/>
            <w:shd w:val="pct5" w:color="auto" w:fill="auto"/>
          </w:tcPr>
          <w:p w:rsidR="00B062DE" w:rsidRPr="00E03EDF" w:rsidRDefault="00B062DE" w:rsidP="00112B64">
            <w:pPr>
              <w:rPr>
                <w:sz w:val="22"/>
                <w:szCs w:val="22"/>
              </w:rPr>
            </w:pPr>
            <w:r w:rsidRPr="00E03EDF">
              <w:rPr>
                <w:sz w:val="22"/>
                <w:szCs w:val="22"/>
              </w:rPr>
              <w:t>SHA1</w:t>
            </w:r>
          </w:p>
        </w:tc>
        <w:tc>
          <w:tcPr>
            <w:tcW w:w="992" w:type="dxa"/>
            <w:shd w:val="pct5" w:color="auto" w:fill="auto"/>
          </w:tcPr>
          <w:p w:rsidR="00B062DE" w:rsidRPr="00E03EDF" w:rsidRDefault="00B062DE" w:rsidP="00112B64">
            <w:pPr>
              <w:rPr>
                <w:sz w:val="22"/>
                <w:szCs w:val="22"/>
              </w:rPr>
            </w:pPr>
          </w:p>
        </w:tc>
        <w:tc>
          <w:tcPr>
            <w:tcW w:w="850" w:type="dxa"/>
            <w:shd w:val="pct5" w:color="auto" w:fill="auto"/>
          </w:tcPr>
          <w:p w:rsidR="00B062DE" w:rsidRPr="00E03EDF" w:rsidRDefault="00B062DE" w:rsidP="00112B64">
            <w:pPr>
              <w:rPr>
                <w:sz w:val="22"/>
                <w:szCs w:val="22"/>
              </w:rPr>
            </w:pPr>
            <w:r w:rsidRPr="00E03EDF">
              <w:rPr>
                <w:sz w:val="22"/>
                <w:szCs w:val="22"/>
              </w:rPr>
              <w:sym w:font="Symbol" w:char="F0D6"/>
            </w:r>
          </w:p>
        </w:tc>
        <w:tc>
          <w:tcPr>
            <w:tcW w:w="1134" w:type="dxa"/>
            <w:shd w:val="pct5" w:color="auto" w:fill="auto"/>
          </w:tcPr>
          <w:p w:rsidR="00B062DE" w:rsidRPr="00E03EDF" w:rsidRDefault="00B062DE" w:rsidP="00112B64">
            <w:pPr>
              <w:rPr>
                <w:sz w:val="22"/>
                <w:szCs w:val="22"/>
              </w:rPr>
            </w:pPr>
            <w:r w:rsidRPr="00E03EDF">
              <w:rPr>
                <w:sz w:val="22"/>
                <w:szCs w:val="22"/>
              </w:rPr>
              <w:sym w:font="Symbol" w:char="F0D6"/>
            </w: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vMerge/>
            <w:shd w:val="pct5" w:color="auto" w:fill="auto"/>
          </w:tcPr>
          <w:p w:rsidR="00B062DE" w:rsidRPr="00E03EDF" w:rsidRDefault="00B062DE" w:rsidP="00112B64">
            <w:pPr>
              <w:rPr>
                <w:sz w:val="22"/>
                <w:szCs w:val="22"/>
              </w:rPr>
            </w:pPr>
          </w:p>
        </w:tc>
        <w:tc>
          <w:tcPr>
            <w:tcW w:w="2410" w:type="dxa"/>
            <w:shd w:val="pct5" w:color="auto" w:fill="auto"/>
          </w:tcPr>
          <w:p w:rsidR="00B062DE" w:rsidRPr="00E03EDF" w:rsidRDefault="00B062DE" w:rsidP="00112B64">
            <w:pPr>
              <w:rPr>
                <w:sz w:val="22"/>
                <w:szCs w:val="22"/>
              </w:rPr>
            </w:pPr>
            <w:r w:rsidRPr="00E03EDF">
              <w:rPr>
                <w:sz w:val="22"/>
                <w:szCs w:val="22"/>
              </w:rPr>
              <w:t>SHA256</w:t>
            </w:r>
          </w:p>
        </w:tc>
        <w:tc>
          <w:tcPr>
            <w:tcW w:w="992" w:type="dxa"/>
            <w:shd w:val="pct5" w:color="auto" w:fill="auto"/>
          </w:tcPr>
          <w:p w:rsidR="00B062DE" w:rsidRPr="00E03EDF" w:rsidRDefault="00B062DE" w:rsidP="00112B64">
            <w:pPr>
              <w:rPr>
                <w:sz w:val="22"/>
                <w:szCs w:val="22"/>
              </w:rPr>
            </w:pPr>
          </w:p>
        </w:tc>
        <w:tc>
          <w:tcPr>
            <w:tcW w:w="850" w:type="dxa"/>
            <w:shd w:val="pct5" w:color="auto" w:fill="auto"/>
          </w:tcPr>
          <w:p w:rsidR="00B062DE" w:rsidRPr="00E03EDF" w:rsidRDefault="00B062DE" w:rsidP="00112B64">
            <w:pPr>
              <w:rPr>
                <w:sz w:val="22"/>
                <w:szCs w:val="22"/>
              </w:rPr>
            </w:pPr>
            <w:r w:rsidRPr="00E03EDF">
              <w:rPr>
                <w:sz w:val="22"/>
                <w:szCs w:val="22"/>
              </w:rPr>
              <w:sym w:font="Symbol" w:char="F0D6"/>
            </w:r>
          </w:p>
        </w:tc>
        <w:tc>
          <w:tcPr>
            <w:tcW w:w="1134" w:type="dxa"/>
            <w:shd w:val="pct5" w:color="auto" w:fill="auto"/>
          </w:tcPr>
          <w:p w:rsidR="00B062DE" w:rsidRPr="00E03EDF" w:rsidRDefault="00B062DE" w:rsidP="00112B64">
            <w:pPr>
              <w:rPr>
                <w:sz w:val="22"/>
                <w:szCs w:val="22"/>
              </w:rPr>
            </w:pPr>
            <w:r w:rsidRPr="00E03EDF">
              <w:rPr>
                <w:sz w:val="22"/>
                <w:szCs w:val="22"/>
              </w:rPr>
              <w:sym w:font="Symbol" w:char="F0D6"/>
            </w: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vMerge/>
            <w:shd w:val="pct5" w:color="auto" w:fill="auto"/>
          </w:tcPr>
          <w:p w:rsidR="00B062DE" w:rsidRPr="00E03EDF" w:rsidRDefault="00B062DE" w:rsidP="00112B64">
            <w:pPr>
              <w:rPr>
                <w:sz w:val="22"/>
                <w:szCs w:val="22"/>
              </w:rPr>
            </w:pPr>
          </w:p>
        </w:tc>
        <w:tc>
          <w:tcPr>
            <w:tcW w:w="2410" w:type="dxa"/>
            <w:shd w:val="pct5" w:color="auto" w:fill="auto"/>
          </w:tcPr>
          <w:p w:rsidR="00B062DE" w:rsidRPr="00E03EDF" w:rsidRDefault="00B062DE" w:rsidP="00112B64">
            <w:pPr>
              <w:rPr>
                <w:sz w:val="22"/>
                <w:szCs w:val="22"/>
              </w:rPr>
            </w:pPr>
            <w:r w:rsidRPr="00E03EDF">
              <w:rPr>
                <w:sz w:val="22"/>
                <w:szCs w:val="22"/>
              </w:rPr>
              <w:t>SHA224</w:t>
            </w:r>
          </w:p>
        </w:tc>
        <w:tc>
          <w:tcPr>
            <w:tcW w:w="992" w:type="dxa"/>
            <w:shd w:val="pct5" w:color="auto" w:fill="auto"/>
          </w:tcPr>
          <w:p w:rsidR="00B062DE" w:rsidRPr="00E03EDF" w:rsidRDefault="00B062DE" w:rsidP="00112B64">
            <w:pPr>
              <w:rPr>
                <w:sz w:val="22"/>
                <w:szCs w:val="22"/>
              </w:rPr>
            </w:pPr>
          </w:p>
        </w:tc>
        <w:tc>
          <w:tcPr>
            <w:tcW w:w="850" w:type="dxa"/>
            <w:shd w:val="pct5" w:color="auto" w:fill="auto"/>
          </w:tcPr>
          <w:p w:rsidR="00B062DE" w:rsidRPr="00E03EDF" w:rsidRDefault="00B062DE" w:rsidP="00112B64">
            <w:pPr>
              <w:rPr>
                <w:sz w:val="22"/>
                <w:szCs w:val="22"/>
              </w:rPr>
            </w:pPr>
            <w:r w:rsidRPr="00E03EDF">
              <w:rPr>
                <w:sz w:val="22"/>
                <w:szCs w:val="22"/>
              </w:rPr>
              <w:sym w:font="Symbol" w:char="F0D6"/>
            </w:r>
          </w:p>
        </w:tc>
        <w:tc>
          <w:tcPr>
            <w:tcW w:w="1134" w:type="dxa"/>
            <w:shd w:val="pct5" w:color="auto" w:fill="auto"/>
          </w:tcPr>
          <w:p w:rsidR="00B062DE" w:rsidRPr="00E03EDF" w:rsidRDefault="00B062DE" w:rsidP="00112B64">
            <w:pPr>
              <w:rPr>
                <w:sz w:val="22"/>
                <w:szCs w:val="22"/>
              </w:rPr>
            </w:pPr>
            <w:r w:rsidRPr="00E03EDF">
              <w:rPr>
                <w:sz w:val="22"/>
                <w:szCs w:val="22"/>
              </w:rPr>
              <w:sym w:font="Symbol" w:char="F0D6"/>
            </w: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vMerge/>
            <w:shd w:val="pct5" w:color="auto" w:fill="auto"/>
          </w:tcPr>
          <w:p w:rsidR="00B062DE" w:rsidRPr="00E03EDF" w:rsidRDefault="00B062DE" w:rsidP="00112B64">
            <w:pPr>
              <w:rPr>
                <w:sz w:val="22"/>
                <w:szCs w:val="22"/>
              </w:rPr>
            </w:pPr>
          </w:p>
        </w:tc>
        <w:tc>
          <w:tcPr>
            <w:tcW w:w="2410" w:type="dxa"/>
            <w:shd w:val="pct5" w:color="auto" w:fill="auto"/>
          </w:tcPr>
          <w:p w:rsidR="00B062DE" w:rsidRPr="00E03EDF" w:rsidRDefault="00B062DE" w:rsidP="00112B64">
            <w:pPr>
              <w:rPr>
                <w:sz w:val="22"/>
                <w:szCs w:val="22"/>
              </w:rPr>
            </w:pPr>
            <w:r w:rsidRPr="00E03EDF">
              <w:rPr>
                <w:sz w:val="22"/>
                <w:szCs w:val="22"/>
              </w:rPr>
              <w:t>SHA512</w:t>
            </w:r>
          </w:p>
        </w:tc>
        <w:tc>
          <w:tcPr>
            <w:tcW w:w="992" w:type="dxa"/>
            <w:shd w:val="pct5" w:color="auto" w:fill="auto"/>
          </w:tcPr>
          <w:p w:rsidR="00B062DE" w:rsidRPr="00E03EDF" w:rsidRDefault="00B062DE" w:rsidP="00112B64">
            <w:pPr>
              <w:rPr>
                <w:sz w:val="22"/>
                <w:szCs w:val="22"/>
              </w:rPr>
            </w:pPr>
          </w:p>
        </w:tc>
        <w:tc>
          <w:tcPr>
            <w:tcW w:w="850" w:type="dxa"/>
            <w:shd w:val="pct5" w:color="auto" w:fill="auto"/>
          </w:tcPr>
          <w:p w:rsidR="00B062DE" w:rsidRPr="00E03EDF" w:rsidRDefault="00B062DE" w:rsidP="00112B64">
            <w:pPr>
              <w:rPr>
                <w:sz w:val="22"/>
                <w:szCs w:val="22"/>
              </w:rPr>
            </w:pPr>
            <w:r w:rsidRPr="00E03EDF">
              <w:rPr>
                <w:sz w:val="22"/>
                <w:szCs w:val="22"/>
              </w:rPr>
              <w:sym w:font="Symbol" w:char="F0D6"/>
            </w:r>
          </w:p>
        </w:tc>
        <w:tc>
          <w:tcPr>
            <w:tcW w:w="1134" w:type="dxa"/>
            <w:shd w:val="pct5" w:color="auto" w:fill="auto"/>
          </w:tcPr>
          <w:p w:rsidR="00B062DE" w:rsidRPr="00E03EDF" w:rsidRDefault="00B062DE" w:rsidP="00112B64">
            <w:pPr>
              <w:rPr>
                <w:sz w:val="22"/>
                <w:szCs w:val="22"/>
              </w:rPr>
            </w:pPr>
            <w:r w:rsidRPr="00E03EDF">
              <w:rPr>
                <w:sz w:val="22"/>
                <w:szCs w:val="22"/>
              </w:rPr>
              <w:sym w:font="Symbol" w:char="F0D6"/>
            </w: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vMerge/>
            <w:shd w:val="pct5" w:color="auto" w:fill="auto"/>
          </w:tcPr>
          <w:p w:rsidR="00B062DE" w:rsidRPr="00E03EDF" w:rsidRDefault="00B062DE" w:rsidP="00112B64">
            <w:pPr>
              <w:rPr>
                <w:sz w:val="22"/>
                <w:szCs w:val="22"/>
              </w:rPr>
            </w:pPr>
          </w:p>
        </w:tc>
        <w:tc>
          <w:tcPr>
            <w:tcW w:w="2410" w:type="dxa"/>
            <w:shd w:val="pct5" w:color="auto" w:fill="auto"/>
          </w:tcPr>
          <w:p w:rsidR="00B062DE" w:rsidRPr="00E03EDF" w:rsidRDefault="00B062DE" w:rsidP="00112B64">
            <w:pPr>
              <w:rPr>
                <w:sz w:val="22"/>
                <w:szCs w:val="22"/>
              </w:rPr>
            </w:pPr>
            <w:r w:rsidRPr="00E03EDF">
              <w:rPr>
                <w:sz w:val="22"/>
                <w:szCs w:val="22"/>
              </w:rPr>
              <w:t>SHA384</w:t>
            </w:r>
          </w:p>
        </w:tc>
        <w:tc>
          <w:tcPr>
            <w:tcW w:w="992" w:type="dxa"/>
            <w:shd w:val="pct5" w:color="auto" w:fill="auto"/>
          </w:tcPr>
          <w:p w:rsidR="00B062DE" w:rsidRPr="00E03EDF" w:rsidRDefault="00B062DE" w:rsidP="00112B64">
            <w:pPr>
              <w:rPr>
                <w:sz w:val="22"/>
                <w:szCs w:val="22"/>
              </w:rPr>
            </w:pPr>
          </w:p>
        </w:tc>
        <w:tc>
          <w:tcPr>
            <w:tcW w:w="850" w:type="dxa"/>
            <w:shd w:val="pct5" w:color="auto" w:fill="auto"/>
          </w:tcPr>
          <w:p w:rsidR="00B062DE" w:rsidRPr="00E03EDF" w:rsidRDefault="00B062DE" w:rsidP="00112B64">
            <w:pPr>
              <w:rPr>
                <w:sz w:val="22"/>
                <w:szCs w:val="22"/>
              </w:rPr>
            </w:pPr>
            <w:r w:rsidRPr="00E03EDF">
              <w:rPr>
                <w:sz w:val="22"/>
                <w:szCs w:val="22"/>
              </w:rPr>
              <w:sym w:font="Symbol" w:char="F0D6"/>
            </w:r>
          </w:p>
        </w:tc>
        <w:tc>
          <w:tcPr>
            <w:tcW w:w="1134" w:type="dxa"/>
            <w:shd w:val="pct5" w:color="auto" w:fill="auto"/>
          </w:tcPr>
          <w:p w:rsidR="00B062DE" w:rsidRPr="00E03EDF" w:rsidRDefault="00B062DE" w:rsidP="00112B64">
            <w:pPr>
              <w:rPr>
                <w:sz w:val="22"/>
                <w:szCs w:val="22"/>
              </w:rPr>
            </w:pPr>
            <w:r w:rsidRPr="00E03EDF">
              <w:rPr>
                <w:sz w:val="22"/>
                <w:szCs w:val="22"/>
              </w:rPr>
              <w:sym w:font="Symbol" w:char="F0D6"/>
            </w: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vMerge/>
            <w:shd w:val="pct5" w:color="auto" w:fill="auto"/>
          </w:tcPr>
          <w:p w:rsidR="00B062DE" w:rsidRPr="00E03EDF" w:rsidRDefault="00B062DE" w:rsidP="00112B64">
            <w:pPr>
              <w:rPr>
                <w:sz w:val="22"/>
                <w:szCs w:val="22"/>
              </w:rPr>
            </w:pPr>
          </w:p>
        </w:tc>
        <w:tc>
          <w:tcPr>
            <w:tcW w:w="2410" w:type="dxa"/>
            <w:shd w:val="pct5" w:color="auto" w:fill="auto"/>
          </w:tcPr>
          <w:p w:rsidR="00B062DE" w:rsidRPr="00E03EDF" w:rsidRDefault="00B062DE" w:rsidP="00112B64">
            <w:pPr>
              <w:rPr>
                <w:sz w:val="22"/>
                <w:szCs w:val="22"/>
              </w:rPr>
            </w:pPr>
            <w:r w:rsidRPr="00E03EDF">
              <w:rPr>
                <w:sz w:val="22"/>
                <w:szCs w:val="22"/>
              </w:rPr>
              <w:t>Universal one-way/target collision-resistant hashing</w:t>
            </w:r>
          </w:p>
        </w:tc>
        <w:tc>
          <w:tcPr>
            <w:tcW w:w="992" w:type="dxa"/>
            <w:shd w:val="pct5" w:color="auto" w:fill="auto"/>
          </w:tcPr>
          <w:p w:rsidR="00B062DE" w:rsidRPr="00E03EDF" w:rsidRDefault="00B062DE" w:rsidP="00112B64">
            <w:pPr>
              <w:rPr>
                <w:sz w:val="22"/>
                <w:szCs w:val="22"/>
              </w:rPr>
            </w:pPr>
          </w:p>
        </w:tc>
        <w:tc>
          <w:tcPr>
            <w:tcW w:w="850" w:type="dxa"/>
            <w:shd w:val="pct5" w:color="auto" w:fill="auto"/>
          </w:tcPr>
          <w:p w:rsidR="00B062DE" w:rsidRPr="00E03EDF" w:rsidRDefault="00B062DE" w:rsidP="00112B64">
            <w:pPr>
              <w:rPr>
                <w:sz w:val="22"/>
                <w:szCs w:val="22"/>
              </w:rPr>
            </w:pPr>
          </w:p>
        </w:tc>
        <w:tc>
          <w:tcPr>
            <w:tcW w:w="1134" w:type="dxa"/>
            <w:shd w:val="pct5" w:color="auto" w:fill="auto"/>
          </w:tcPr>
          <w:p w:rsidR="00B062DE" w:rsidRPr="00E03EDF" w:rsidRDefault="00B062DE" w:rsidP="00112B64">
            <w:pPr>
              <w:rPr>
                <w:sz w:val="22"/>
                <w:szCs w:val="22"/>
              </w:rPr>
            </w:pP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tcBorders>
              <w:bottom w:val="single" w:sz="4" w:space="0" w:color="auto"/>
            </w:tcBorders>
            <w:shd w:val="pct5" w:color="auto" w:fill="auto"/>
          </w:tcPr>
          <w:p w:rsidR="00B062DE" w:rsidRPr="00E03EDF" w:rsidRDefault="00B062DE" w:rsidP="00112B64">
            <w:pPr>
              <w:rPr>
                <w:sz w:val="22"/>
                <w:szCs w:val="22"/>
              </w:rPr>
            </w:pPr>
            <w:r>
              <w:rPr>
                <w:sz w:val="22"/>
                <w:szCs w:val="22"/>
              </w:rPr>
              <w:t>UniversalHash</w:t>
            </w:r>
          </w:p>
        </w:tc>
        <w:tc>
          <w:tcPr>
            <w:tcW w:w="2410" w:type="dxa"/>
            <w:tcBorders>
              <w:bottom w:val="single" w:sz="4" w:space="0" w:color="auto"/>
            </w:tcBorders>
            <w:shd w:val="pct5" w:color="auto" w:fill="auto"/>
          </w:tcPr>
          <w:p w:rsidR="00B062DE" w:rsidRPr="00E03EDF" w:rsidRDefault="00B062DE" w:rsidP="00112B64">
            <w:pPr>
              <w:rPr>
                <w:sz w:val="22"/>
                <w:szCs w:val="22"/>
              </w:rPr>
            </w:pPr>
            <w:r w:rsidRPr="00E03EDF">
              <w:rPr>
                <w:sz w:val="22"/>
                <w:szCs w:val="22"/>
              </w:rPr>
              <w:t>Perfect universal hash functions</w:t>
            </w:r>
          </w:p>
        </w:tc>
        <w:tc>
          <w:tcPr>
            <w:tcW w:w="992" w:type="dxa"/>
            <w:tcBorders>
              <w:bottom w:val="single" w:sz="4" w:space="0" w:color="auto"/>
            </w:tcBorders>
            <w:shd w:val="pct5" w:color="auto" w:fill="auto"/>
          </w:tcPr>
          <w:p w:rsidR="00B062DE" w:rsidRPr="00E03EDF" w:rsidRDefault="00B062DE" w:rsidP="00112B64">
            <w:pPr>
              <w:rPr>
                <w:sz w:val="22"/>
                <w:szCs w:val="22"/>
              </w:rPr>
            </w:pPr>
            <w:r w:rsidRPr="00E03EDF">
              <w:rPr>
                <w:sz w:val="22"/>
                <w:szCs w:val="22"/>
              </w:rPr>
              <w:sym w:font="Symbol" w:char="F0D6"/>
            </w:r>
          </w:p>
        </w:tc>
        <w:tc>
          <w:tcPr>
            <w:tcW w:w="850" w:type="dxa"/>
            <w:tcBorders>
              <w:bottom w:val="single" w:sz="4" w:space="0" w:color="auto"/>
            </w:tcBorders>
            <w:shd w:val="pct5" w:color="auto" w:fill="auto"/>
          </w:tcPr>
          <w:p w:rsidR="00B062DE" w:rsidRPr="00E03EDF" w:rsidRDefault="00B062DE" w:rsidP="00112B64">
            <w:pPr>
              <w:rPr>
                <w:sz w:val="22"/>
                <w:szCs w:val="22"/>
              </w:rPr>
            </w:pPr>
          </w:p>
        </w:tc>
        <w:tc>
          <w:tcPr>
            <w:tcW w:w="1134" w:type="dxa"/>
            <w:tcBorders>
              <w:bottom w:val="single" w:sz="4" w:space="0" w:color="auto"/>
            </w:tcBorders>
            <w:shd w:val="pct5" w:color="auto" w:fill="auto"/>
          </w:tcPr>
          <w:p w:rsidR="00B062DE" w:rsidRPr="00E03EDF" w:rsidRDefault="00B062DE" w:rsidP="00112B64">
            <w:pPr>
              <w:rPr>
                <w:sz w:val="22"/>
                <w:szCs w:val="22"/>
              </w:rPr>
            </w:pPr>
          </w:p>
        </w:tc>
        <w:tc>
          <w:tcPr>
            <w:tcW w:w="1843" w:type="dxa"/>
            <w:tcBorders>
              <w:bottom w:val="single" w:sz="4" w:space="0" w:color="auto"/>
            </w:tcBorders>
            <w:shd w:val="pct5" w:color="auto" w:fill="auto"/>
          </w:tcPr>
          <w:p w:rsidR="00B062DE" w:rsidRPr="00E03EDF" w:rsidRDefault="00B062DE" w:rsidP="00112B64">
            <w:pPr>
              <w:rPr>
                <w:sz w:val="22"/>
                <w:szCs w:val="22"/>
              </w:rPr>
            </w:pPr>
          </w:p>
        </w:tc>
      </w:tr>
      <w:tr w:rsidR="00B062DE" w:rsidRPr="00E03EDF" w:rsidTr="00112B64">
        <w:tc>
          <w:tcPr>
            <w:tcW w:w="2757" w:type="dxa"/>
            <w:vMerge w:val="restart"/>
            <w:shd w:val="pct10" w:color="auto" w:fill="auto"/>
          </w:tcPr>
          <w:p w:rsidR="00B062DE" w:rsidRPr="00E03EDF" w:rsidRDefault="00B062DE" w:rsidP="00112B64">
            <w:pPr>
              <w:rPr>
                <w:sz w:val="22"/>
                <w:szCs w:val="22"/>
              </w:rPr>
            </w:pPr>
            <w:r w:rsidRPr="00E03EDF">
              <w:rPr>
                <w:sz w:val="22"/>
                <w:szCs w:val="22"/>
              </w:rPr>
              <w:t>PseudorandomPermutation</w:t>
            </w:r>
          </w:p>
        </w:tc>
        <w:tc>
          <w:tcPr>
            <w:tcW w:w="2410" w:type="dxa"/>
            <w:shd w:val="pct10" w:color="auto" w:fill="auto"/>
          </w:tcPr>
          <w:p w:rsidR="00B062DE" w:rsidRPr="00E03EDF" w:rsidRDefault="00B062DE" w:rsidP="00112B64">
            <w:pPr>
              <w:rPr>
                <w:sz w:val="22"/>
                <w:szCs w:val="22"/>
              </w:rPr>
            </w:pPr>
            <w:r w:rsidRPr="00E03EDF">
              <w:rPr>
                <w:sz w:val="22"/>
                <w:szCs w:val="22"/>
              </w:rPr>
              <w:t>AES</w:t>
            </w:r>
          </w:p>
        </w:tc>
        <w:tc>
          <w:tcPr>
            <w:tcW w:w="992" w:type="dxa"/>
            <w:shd w:val="pct10" w:color="auto" w:fill="auto"/>
          </w:tcPr>
          <w:p w:rsidR="00B062DE" w:rsidRPr="00E03EDF" w:rsidRDefault="00B062DE" w:rsidP="00112B64">
            <w:pPr>
              <w:rPr>
                <w:sz w:val="22"/>
                <w:szCs w:val="22"/>
              </w:rPr>
            </w:pPr>
          </w:p>
        </w:tc>
        <w:tc>
          <w:tcPr>
            <w:tcW w:w="850" w:type="dxa"/>
            <w:shd w:val="pct10" w:color="auto" w:fill="auto"/>
          </w:tcPr>
          <w:p w:rsidR="00B062DE" w:rsidRPr="00E03EDF" w:rsidRDefault="00B062DE" w:rsidP="00112B64">
            <w:pPr>
              <w:rPr>
                <w:sz w:val="22"/>
                <w:szCs w:val="22"/>
              </w:rPr>
            </w:pPr>
            <w:r w:rsidRPr="00E03EDF">
              <w:rPr>
                <w:sz w:val="22"/>
                <w:szCs w:val="22"/>
              </w:rPr>
              <w:sym w:font="Symbol" w:char="F0D6"/>
            </w:r>
          </w:p>
        </w:tc>
        <w:tc>
          <w:tcPr>
            <w:tcW w:w="1134" w:type="dxa"/>
            <w:shd w:val="pct10" w:color="auto" w:fill="auto"/>
          </w:tcPr>
          <w:p w:rsidR="00B062DE" w:rsidRPr="00E03EDF" w:rsidRDefault="00B062DE" w:rsidP="00112B64">
            <w:pPr>
              <w:rPr>
                <w:sz w:val="22"/>
                <w:szCs w:val="22"/>
              </w:rPr>
            </w:pPr>
          </w:p>
        </w:tc>
        <w:tc>
          <w:tcPr>
            <w:tcW w:w="1843" w:type="dxa"/>
            <w:shd w:val="pct10" w:color="auto" w:fill="auto"/>
          </w:tcPr>
          <w:p w:rsidR="00B062DE" w:rsidRPr="00E03EDF" w:rsidRDefault="00B062DE" w:rsidP="00112B64">
            <w:pPr>
              <w:rPr>
                <w:sz w:val="22"/>
                <w:szCs w:val="22"/>
              </w:rPr>
            </w:pPr>
          </w:p>
        </w:tc>
      </w:tr>
      <w:tr w:rsidR="00B062DE" w:rsidRPr="00E03EDF" w:rsidTr="00112B64">
        <w:tc>
          <w:tcPr>
            <w:tcW w:w="2757" w:type="dxa"/>
            <w:vMerge/>
            <w:shd w:val="pct10" w:color="auto" w:fill="auto"/>
          </w:tcPr>
          <w:p w:rsidR="00B062DE" w:rsidRPr="00E03EDF" w:rsidRDefault="00B062DE" w:rsidP="00112B64">
            <w:pPr>
              <w:rPr>
                <w:sz w:val="22"/>
                <w:szCs w:val="22"/>
              </w:rPr>
            </w:pPr>
          </w:p>
        </w:tc>
        <w:tc>
          <w:tcPr>
            <w:tcW w:w="2410" w:type="dxa"/>
            <w:shd w:val="pct10" w:color="auto" w:fill="auto"/>
          </w:tcPr>
          <w:p w:rsidR="00B062DE" w:rsidRPr="00E03EDF" w:rsidRDefault="00B062DE" w:rsidP="00112B64">
            <w:pPr>
              <w:rPr>
                <w:sz w:val="22"/>
                <w:szCs w:val="22"/>
              </w:rPr>
            </w:pPr>
            <w:r w:rsidRPr="00E03EDF">
              <w:rPr>
                <w:sz w:val="22"/>
                <w:szCs w:val="22"/>
              </w:rPr>
              <w:t>TripleDes</w:t>
            </w:r>
          </w:p>
        </w:tc>
        <w:tc>
          <w:tcPr>
            <w:tcW w:w="992" w:type="dxa"/>
            <w:shd w:val="pct10" w:color="auto" w:fill="auto"/>
          </w:tcPr>
          <w:p w:rsidR="00B062DE" w:rsidRPr="00E03EDF" w:rsidRDefault="00B062DE" w:rsidP="00112B64">
            <w:pPr>
              <w:rPr>
                <w:sz w:val="22"/>
                <w:szCs w:val="22"/>
              </w:rPr>
            </w:pPr>
          </w:p>
        </w:tc>
        <w:tc>
          <w:tcPr>
            <w:tcW w:w="850" w:type="dxa"/>
            <w:shd w:val="pct10" w:color="auto" w:fill="auto"/>
          </w:tcPr>
          <w:p w:rsidR="00B062DE" w:rsidRPr="00E03EDF" w:rsidRDefault="00B062DE" w:rsidP="00112B64">
            <w:pPr>
              <w:rPr>
                <w:sz w:val="22"/>
                <w:szCs w:val="22"/>
              </w:rPr>
            </w:pPr>
            <w:r w:rsidRPr="00E03EDF">
              <w:rPr>
                <w:sz w:val="22"/>
                <w:szCs w:val="22"/>
              </w:rPr>
              <w:sym w:font="Symbol" w:char="F0D6"/>
            </w:r>
          </w:p>
        </w:tc>
        <w:tc>
          <w:tcPr>
            <w:tcW w:w="1134" w:type="dxa"/>
            <w:shd w:val="pct10" w:color="auto" w:fill="auto"/>
          </w:tcPr>
          <w:p w:rsidR="00B062DE" w:rsidRPr="00E03EDF" w:rsidRDefault="00B062DE" w:rsidP="00112B64">
            <w:pPr>
              <w:rPr>
                <w:sz w:val="22"/>
                <w:szCs w:val="22"/>
              </w:rPr>
            </w:pPr>
          </w:p>
        </w:tc>
        <w:tc>
          <w:tcPr>
            <w:tcW w:w="1843" w:type="dxa"/>
            <w:shd w:val="pct10" w:color="auto" w:fill="auto"/>
          </w:tcPr>
          <w:p w:rsidR="00B062DE" w:rsidRPr="00E03EDF" w:rsidRDefault="00B062DE" w:rsidP="00112B64">
            <w:pPr>
              <w:rPr>
                <w:sz w:val="22"/>
                <w:szCs w:val="22"/>
              </w:rPr>
            </w:pPr>
          </w:p>
        </w:tc>
      </w:tr>
      <w:tr w:rsidR="00B062DE" w:rsidRPr="00E03EDF" w:rsidTr="00112B64">
        <w:tc>
          <w:tcPr>
            <w:tcW w:w="2757" w:type="dxa"/>
            <w:vMerge/>
            <w:shd w:val="pct10" w:color="auto" w:fill="auto"/>
          </w:tcPr>
          <w:p w:rsidR="00B062DE" w:rsidRPr="00E03EDF" w:rsidRDefault="00B062DE" w:rsidP="00112B64">
            <w:pPr>
              <w:rPr>
                <w:sz w:val="22"/>
                <w:szCs w:val="22"/>
              </w:rPr>
            </w:pPr>
          </w:p>
        </w:tc>
        <w:tc>
          <w:tcPr>
            <w:tcW w:w="2410" w:type="dxa"/>
            <w:shd w:val="pct10" w:color="auto" w:fill="auto"/>
          </w:tcPr>
          <w:p w:rsidR="00B062DE" w:rsidRPr="00E03EDF" w:rsidRDefault="00B062DE" w:rsidP="00112B64">
            <w:pPr>
              <w:rPr>
                <w:sz w:val="22"/>
                <w:szCs w:val="22"/>
              </w:rPr>
            </w:pPr>
            <w:r w:rsidRPr="00E03EDF">
              <w:rPr>
                <w:sz w:val="22"/>
                <w:szCs w:val="22"/>
              </w:rPr>
              <w:t>PRP varying input/output length</w:t>
            </w:r>
          </w:p>
        </w:tc>
        <w:tc>
          <w:tcPr>
            <w:tcW w:w="992" w:type="dxa"/>
            <w:shd w:val="pct10" w:color="auto" w:fill="auto"/>
          </w:tcPr>
          <w:p w:rsidR="00B062DE" w:rsidRPr="00E03EDF" w:rsidRDefault="00B062DE" w:rsidP="00112B64">
            <w:pPr>
              <w:rPr>
                <w:sz w:val="22"/>
                <w:szCs w:val="22"/>
              </w:rPr>
            </w:pPr>
            <w:r w:rsidRPr="00E03EDF">
              <w:rPr>
                <w:sz w:val="22"/>
                <w:szCs w:val="22"/>
              </w:rPr>
              <w:sym w:font="Symbol" w:char="F0D6"/>
            </w:r>
          </w:p>
        </w:tc>
        <w:tc>
          <w:tcPr>
            <w:tcW w:w="850" w:type="dxa"/>
            <w:shd w:val="pct10" w:color="auto" w:fill="auto"/>
          </w:tcPr>
          <w:p w:rsidR="00B062DE" w:rsidRPr="00E03EDF" w:rsidRDefault="00B062DE" w:rsidP="00112B64">
            <w:pPr>
              <w:rPr>
                <w:sz w:val="22"/>
                <w:szCs w:val="22"/>
              </w:rPr>
            </w:pPr>
          </w:p>
        </w:tc>
        <w:tc>
          <w:tcPr>
            <w:tcW w:w="1134" w:type="dxa"/>
            <w:shd w:val="pct10" w:color="auto" w:fill="auto"/>
          </w:tcPr>
          <w:p w:rsidR="00B062DE" w:rsidRPr="00E03EDF" w:rsidRDefault="00B062DE" w:rsidP="00112B64">
            <w:pPr>
              <w:rPr>
                <w:sz w:val="22"/>
                <w:szCs w:val="22"/>
              </w:rPr>
            </w:pPr>
          </w:p>
        </w:tc>
        <w:tc>
          <w:tcPr>
            <w:tcW w:w="1843" w:type="dxa"/>
            <w:shd w:val="pct10" w:color="auto" w:fill="auto"/>
          </w:tcPr>
          <w:p w:rsidR="00B062DE" w:rsidRPr="00E03EDF" w:rsidRDefault="00B062DE" w:rsidP="00112B64">
            <w:pPr>
              <w:rPr>
                <w:sz w:val="22"/>
                <w:szCs w:val="22"/>
              </w:rPr>
            </w:pPr>
          </w:p>
        </w:tc>
      </w:tr>
      <w:tr w:rsidR="00B062DE" w:rsidRPr="00E03EDF" w:rsidTr="00112B64">
        <w:tc>
          <w:tcPr>
            <w:tcW w:w="2757" w:type="dxa"/>
            <w:vMerge w:val="restart"/>
            <w:shd w:val="pct5" w:color="auto" w:fill="auto"/>
          </w:tcPr>
          <w:p w:rsidR="00B062DE" w:rsidRPr="00E03EDF" w:rsidRDefault="00B062DE" w:rsidP="00112B64">
            <w:pPr>
              <w:rPr>
                <w:sz w:val="22"/>
                <w:szCs w:val="22"/>
              </w:rPr>
            </w:pPr>
            <w:r w:rsidRPr="00E03EDF">
              <w:rPr>
                <w:sz w:val="22"/>
                <w:szCs w:val="22"/>
              </w:rPr>
              <w:t>PseudorandomFunction</w:t>
            </w:r>
          </w:p>
        </w:tc>
        <w:tc>
          <w:tcPr>
            <w:tcW w:w="2410" w:type="dxa"/>
            <w:shd w:val="pct5" w:color="auto" w:fill="auto"/>
          </w:tcPr>
          <w:p w:rsidR="00B062DE" w:rsidRPr="00E03EDF" w:rsidRDefault="00B062DE" w:rsidP="00112B64">
            <w:pPr>
              <w:rPr>
                <w:sz w:val="22"/>
                <w:szCs w:val="22"/>
              </w:rPr>
            </w:pPr>
            <w:r w:rsidRPr="00E03EDF">
              <w:rPr>
                <w:sz w:val="22"/>
                <w:szCs w:val="22"/>
              </w:rPr>
              <w:t>Hmac</w:t>
            </w:r>
          </w:p>
        </w:tc>
        <w:tc>
          <w:tcPr>
            <w:tcW w:w="992" w:type="dxa"/>
            <w:shd w:val="pct5" w:color="auto" w:fill="auto"/>
          </w:tcPr>
          <w:p w:rsidR="00B062DE" w:rsidRPr="00E03EDF" w:rsidRDefault="00B062DE" w:rsidP="00112B64">
            <w:pPr>
              <w:rPr>
                <w:sz w:val="22"/>
                <w:szCs w:val="22"/>
              </w:rPr>
            </w:pPr>
          </w:p>
        </w:tc>
        <w:tc>
          <w:tcPr>
            <w:tcW w:w="850" w:type="dxa"/>
            <w:shd w:val="pct5" w:color="auto" w:fill="auto"/>
          </w:tcPr>
          <w:p w:rsidR="00B062DE" w:rsidRPr="00E03EDF" w:rsidRDefault="00B062DE" w:rsidP="00112B64">
            <w:pPr>
              <w:rPr>
                <w:sz w:val="22"/>
                <w:szCs w:val="22"/>
              </w:rPr>
            </w:pPr>
            <w:r w:rsidRPr="00E03EDF">
              <w:rPr>
                <w:sz w:val="22"/>
                <w:szCs w:val="22"/>
              </w:rPr>
              <w:sym w:font="Symbol" w:char="F0D6"/>
            </w:r>
          </w:p>
        </w:tc>
        <w:tc>
          <w:tcPr>
            <w:tcW w:w="1134" w:type="dxa"/>
            <w:shd w:val="pct5" w:color="auto" w:fill="auto"/>
          </w:tcPr>
          <w:p w:rsidR="00B062DE" w:rsidRPr="00E03EDF" w:rsidRDefault="00B062DE" w:rsidP="00112B64">
            <w:pPr>
              <w:rPr>
                <w:sz w:val="22"/>
                <w:szCs w:val="22"/>
              </w:rPr>
            </w:pP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vMerge/>
            <w:tcBorders>
              <w:bottom w:val="single" w:sz="4" w:space="0" w:color="auto"/>
            </w:tcBorders>
            <w:shd w:val="pct5" w:color="auto" w:fill="auto"/>
          </w:tcPr>
          <w:p w:rsidR="00B062DE" w:rsidRPr="00E03EDF" w:rsidRDefault="00B062DE" w:rsidP="00112B64">
            <w:pPr>
              <w:rPr>
                <w:sz w:val="22"/>
                <w:szCs w:val="22"/>
              </w:rPr>
            </w:pPr>
          </w:p>
        </w:tc>
        <w:tc>
          <w:tcPr>
            <w:tcW w:w="2410" w:type="dxa"/>
            <w:tcBorders>
              <w:bottom w:val="single" w:sz="4" w:space="0" w:color="auto"/>
            </w:tcBorders>
            <w:shd w:val="pct5" w:color="auto" w:fill="auto"/>
          </w:tcPr>
          <w:p w:rsidR="00B062DE" w:rsidRPr="00E03EDF" w:rsidRDefault="00B062DE" w:rsidP="00112B64">
            <w:pPr>
              <w:rPr>
                <w:sz w:val="22"/>
                <w:szCs w:val="22"/>
              </w:rPr>
            </w:pPr>
            <w:r w:rsidRPr="00E03EDF">
              <w:rPr>
                <w:sz w:val="22"/>
                <w:szCs w:val="22"/>
              </w:rPr>
              <w:t>PRF varying input and output length</w:t>
            </w:r>
          </w:p>
        </w:tc>
        <w:tc>
          <w:tcPr>
            <w:tcW w:w="992" w:type="dxa"/>
            <w:tcBorders>
              <w:bottom w:val="single" w:sz="4" w:space="0" w:color="auto"/>
            </w:tcBorders>
            <w:shd w:val="pct5" w:color="auto" w:fill="auto"/>
          </w:tcPr>
          <w:p w:rsidR="00B062DE" w:rsidRPr="00E03EDF" w:rsidRDefault="00B062DE" w:rsidP="00112B64">
            <w:pPr>
              <w:rPr>
                <w:sz w:val="22"/>
                <w:szCs w:val="22"/>
              </w:rPr>
            </w:pPr>
            <w:r w:rsidRPr="00E03EDF">
              <w:rPr>
                <w:sz w:val="22"/>
                <w:szCs w:val="22"/>
              </w:rPr>
              <w:sym w:font="Symbol" w:char="F0D6"/>
            </w:r>
          </w:p>
        </w:tc>
        <w:tc>
          <w:tcPr>
            <w:tcW w:w="850" w:type="dxa"/>
            <w:tcBorders>
              <w:bottom w:val="single" w:sz="4" w:space="0" w:color="auto"/>
            </w:tcBorders>
            <w:shd w:val="pct5" w:color="auto" w:fill="auto"/>
          </w:tcPr>
          <w:p w:rsidR="00B062DE" w:rsidRPr="00E03EDF" w:rsidRDefault="00B062DE" w:rsidP="00112B64">
            <w:pPr>
              <w:rPr>
                <w:sz w:val="22"/>
                <w:szCs w:val="22"/>
              </w:rPr>
            </w:pPr>
          </w:p>
        </w:tc>
        <w:tc>
          <w:tcPr>
            <w:tcW w:w="1134" w:type="dxa"/>
            <w:tcBorders>
              <w:bottom w:val="single" w:sz="4" w:space="0" w:color="auto"/>
            </w:tcBorders>
            <w:shd w:val="pct5" w:color="auto" w:fill="auto"/>
          </w:tcPr>
          <w:p w:rsidR="00B062DE" w:rsidRPr="00E03EDF" w:rsidRDefault="00B062DE" w:rsidP="00112B64">
            <w:pPr>
              <w:rPr>
                <w:sz w:val="22"/>
                <w:szCs w:val="22"/>
              </w:rPr>
            </w:pPr>
          </w:p>
        </w:tc>
        <w:tc>
          <w:tcPr>
            <w:tcW w:w="1843" w:type="dxa"/>
            <w:tcBorders>
              <w:bottom w:val="single" w:sz="4" w:space="0" w:color="auto"/>
            </w:tcBorders>
            <w:shd w:val="pct5" w:color="auto" w:fill="auto"/>
          </w:tcPr>
          <w:p w:rsidR="00B062DE" w:rsidRPr="00E03EDF" w:rsidRDefault="00B062DE" w:rsidP="00112B64">
            <w:pPr>
              <w:rPr>
                <w:sz w:val="22"/>
                <w:szCs w:val="22"/>
              </w:rPr>
            </w:pPr>
          </w:p>
        </w:tc>
      </w:tr>
      <w:tr w:rsidR="00B062DE" w:rsidRPr="00E03EDF" w:rsidTr="00112B64">
        <w:tc>
          <w:tcPr>
            <w:tcW w:w="2757" w:type="dxa"/>
            <w:vMerge w:val="restart"/>
            <w:shd w:val="pct10" w:color="auto" w:fill="auto"/>
          </w:tcPr>
          <w:p w:rsidR="00B062DE" w:rsidRPr="00E03EDF" w:rsidRDefault="00B062DE" w:rsidP="00112B64">
            <w:pPr>
              <w:rPr>
                <w:sz w:val="22"/>
                <w:szCs w:val="22"/>
              </w:rPr>
            </w:pPr>
            <w:r w:rsidRPr="00E03EDF">
              <w:rPr>
                <w:sz w:val="22"/>
                <w:szCs w:val="22"/>
              </w:rPr>
              <w:t>PseudorandomGenerator</w:t>
            </w:r>
          </w:p>
        </w:tc>
        <w:tc>
          <w:tcPr>
            <w:tcW w:w="2410" w:type="dxa"/>
            <w:shd w:val="pct10" w:color="auto" w:fill="auto"/>
          </w:tcPr>
          <w:p w:rsidR="00B062DE" w:rsidRPr="00E03EDF" w:rsidRDefault="00B062DE" w:rsidP="00112B64">
            <w:pPr>
              <w:rPr>
                <w:sz w:val="22"/>
                <w:szCs w:val="22"/>
              </w:rPr>
            </w:pPr>
            <w:r w:rsidRPr="00E03EDF">
              <w:rPr>
                <w:sz w:val="22"/>
                <w:szCs w:val="22"/>
              </w:rPr>
              <w:t>RC4</w:t>
            </w:r>
          </w:p>
        </w:tc>
        <w:tc>
          <w:tcPr>
            <w:tcW w:w="992" w:type="dxa"/>
            <w:shd w:val="pct10" w:color="auto" w:fill="auto"/>
          </w:tcPr>
          <w:p w:rsidR="00B062DE" w:rsidRPr="00E03EDF" w:rsidRDefault="00B062DE" w:rsidP="00112B64">
            <w:pPr>
              <w:rPr>
                <w:sz w:val="22"/>
                <w:szCs w:val="22"/>
              </w:rPr>
            </w:pPr>
          </w:p>
        </w:tc>
        <w:tc>
          <w:tcPr>
            <w:tcW w:w="850" w:type="dxa"/>
            <w:shd w:val="pct10" w:color="auto" w:fill="auto"/>
          </w:tcPr>
          <w:p w:rsidR="00B062DE" w:rsidRPr="00E03EDF" w:rsidRDefault="00B062DE" w:rsidP="00112B64">
            <w:pPr>
              <w:rPr>
                <w:sz w:val="22"/>
                <w:szCs w:val="22"/>
              </w:rPr>
            </w:pPr>
            <w:r w:rsidRPr="00E03EDF">
              <w:rPr>
                <w:sz w:val="22"/>
                <w:szCs w:val="22"/>
              </w:rPr>
              <w:sym w:font="Symbol" w:char="F0D6"/>
            </w:r>
          </w:p>
        </w:tc>
        <w:tc>
          <w:tcPr>
            <w:tcW w:w="1134" w:type="dxa"/>
            <w:shd w:val="pct10" w:color="auto" w:fill="auto"/>
          </w:tcPr>
          <w:p w:rsidR="00B062DE" w:rsidRPr="00E03EDF" w:rsidRDefault="00B062DE" w:rsidP="00112B64">
            <w:pPr>
              <w:rPr>
                <w:sz w:val="22"/>
                <w:szCs w:val="22"/>
              </w:rPr>
            </w:pPr>
          </w:p>
        </w:tc>
        <w:tc>
          <w:tcPr>
            <w:tcW w:w="1843" w:type="dxa"/>
            <w:shd w:val="pct10" w:color="auto" w:fill="auto"/>
          </w:tcPr>
          <w:p w:rsidR="00B062DE" w:rsidRPr="00E03EDF" w:rsidRDefault="00B062DE" w:rsidP="00112B64">
            <w:pPr>
              <w:rPr>
                <w:sz w:val="22"/>
                <w:szCs w:val="22"/>
              </w:rPr>
            </w:pPr>
          </w:p>
        </w:tc>
      </w:tr>
      <w:tr w:rsidR="00B062DE" w:rsidRPr="00E03EDF" w:rsidTr="00112B64">
        <w:tc>
          <w:tcPr>
            <w:tcW w:w="2757" w:type="dxa"/>
            <w:vMerge/>
            <w:shd w:val="pct10" w:color="auto" w:fill="auto"/>
          </w:tcPr>
          <w:p w:rsidR="00B062DE" w:rsidRPr="00E03EDF" w:rsidRDefault="00B062DE" w:rsidP="00112B64">
            <w:pPr>
              <w:rPr>
                <w:sz w:val="22"/>
                <w:szCs w:val="22"/>
              </w:rPr>
            </w:pPr>
          </w:p>
        </w:tc>
        <w:tc>
          <w:tcPr>
            <w:tcW w:w="2410" w:type="dxa"/>
            <w:shd w:val="pct10" w:color="auto" w:fill="auto"/>
          </w:tcPr>
          <w:p w:rsidR="00B062DE" w:rsidRPr="00E03EDF" w:rsidRDefault="00B062DE" w:rsidP="00112B64">
            <w:pPr>
              <w:rPr>
                <w:sz w:val="22"/>
                <w:szCs w:val="22"/>
              </w:rPr>
            </w:pPr>
            <w:r w:rsidRPr="00E03EDF">
              <w:rPr>
                <w:sz w:val="22"/>
                <w:szCs w:val="22"/>
              </w:rPr>
              <w:t>SHA-based PRG</w:t>
            </w:r>
          </w:p>
        </w:tc>
        <w:tc>
          <w:tcPr>
            <w:tcW w:w="992" w:type="dxa"/>
            <w:shd w:val="pct10" w:color="auto" w:fill="auto"/>
          </w:tcPr>
          <w:p w:rsidR="00B062DE" w:rsidRPr="00E03EDF" w:rsidRDefault="00B062DE" w:rsidP="00112B64">
            <w:pPr>
              <w:rPr>
                <w:sz w:val="22"/>
                <w:szCs w:val="22"/>
              </w:rPr>
            </w:pPr>
          </w:p>
        </w:tc>
        <w:tc>
          <w:tcPr>
            <w:tcW w:w="850" w:type="dxa"/>
            <w:shd w:val="pct10" w:color="auto" w:fill="auto"/>
          </w:tcPr>
          <w:p w:rsidR="00B062DE" w:rsidRPr="00E03EDF" w:rsidRDefault="00B062DE" w:rsidP="00112B64">
            <w:pPr>
              <w:rPr>
                <w:sz w:val="22"/>
                <w:szCs w:val="22"/>
              </w:rPr>
            </w:pPr>
          </w:p>
        </w:tc>
        <w:tc>
          <w:tcPr>
            <w:tcW w:w="1134" w:type="dxa"/>
            <w:shd w:val="pct10" w:color="auto" w:fill="auto"/>
          </w:tcPr>
          <w:p w:rsidR="00B062DE" w:rsidRPr="00E03EDF" w:rsidRDefault="00B062DE" w:rsidP="00112B64">
            <w:pPr>
              <w:rPr>
                <w:sz w:val="22"/>
                <w:szCs w:val="22"/>
              </w:rPr>
            </w:pPr>
          </w:p>
        </w:tc>
        <w:tc>
          <w:tcPr>
            <w:tcW w:w="1843" w:type="dxa"/>
            <w:shd w:val="pct10" w:color="auto" w:fill="auto"/>
          </w:tcPr>
          <w:p w:rsidR="00B062DE" w:rsidRPr="00E03EDF" w:rsidRDefault="00B062DE" w:rsidP="00112B64">
            <w:pPr>
              <w:rPr>
                <w:sz w:val="22"/>
                <w:szCs w:val="22"/>
              </w:rPr>
            </w:pPr>
          </w:p>
        </w:tc>
      </w:tr>
      <w:tr w:rsidR="00B062DE" w:rsidRPr="00E03EDF" w:rsidTr="00112B64">
        <w:tc>
          <w:tcPr>
            <w:tcW w:w="2757" w:type="dxa"/>
            <w:shd w:val="pct5" w:color="auto" w:fill="auto"/>
          </w:tcPr>
          <w:p w:rsidR="00B062DE" w:rsidRPr="00E03EDF" w:rsidRDefault="00B062DE" w:rsidP="00112B64">
            <w:pPr>
              <w:rPr>
                <w:sz w:val="22"/>
                <w:szCs w:val="22"/>
              </w:rPr>
            </w:pPr>
            <w:r w:rsidRPr="00E03EDF">
              <w:rPr>
                <w:sz w:val="22"/>
                <w:szCs w:val="22"/>
              </w:rPr>
              <w:t>TrapdoorPermutation</w:t>
            </w:r>
          </w:p>
        </w:tc>
        <w:tc>
          <w:tcPr>
            <w:tcW w:w="2410" w:type="dxa"/>
            <w:shd w:val="pct5" w:color="auto" w:fill="auto"/>
          </w:tcPr>
          <w:p w:rsidR="00B062DE" w:rsidRPr="00E03EDF" w:rsidRDefault="00B062DE" w:rsidP="00112B64">
            <w:pPr>
              <w:rPr>
                <w:sz w:val="22"/>
                <w:szCs w:val="22"/>
              </w:rPr>
            </w:pPr>
            <w:r w:rsidRPr="00E03EDF">
              <w:rPr>
                <w:sz w:val="22"/>
                <w:szCs w:val="22"/>
              </w:rPr>
              <w:t>RSA</w:t>
            </w:r>
          </w:p>
        </w:tc>
        <w:tc>
          <w:tcPr>
            <w:tcW w:w="992" w:type="dxa"/>
            <w:shd w:val="pct5" w:color="auto" w:fill="auto"/>
          </w:tcPr>
          <w:p w:rsidR="00B062DE" w:rsidRPr="00E03EDF" w:rsidRDefault="00B062DE" w:rsidP="00112B64">
            <w:pPr>
              <w:rPr>
                <w:sz w:val="22"/>
                <w:szCs w:val="22"/>
              </w:rPr>
            </w:pPr>
            <w:r w:rsidRPr="00E03EDF">
              <w:rPr>
                <w:sz w:val="22"/>
                <w:szCs w:val="22"/>
              </w:rPr>
              <w:sym w:font="Symbol" w:char="F0D6"/>
            </w:r>
          </w:p>
        </w:tc>
        <w:tc>
          <w:tcPr>
            <w:tcW w:w="850" w:type="dxa"/>
            <w:shd w:val="pct5" w:color="auto" w:fill="auto"/>
          </w:tcPr>
          <w:p w:rsidR="00B062DE" w:rsidRPr="00E03EDF" w:rsidRDefault="00B062DE" w:rsidP="00112B64">
            <w:pPr>
              <w:rPr>
                <w:sz w:val="22"/>
                <w:szCs w:val="22"/>
              </w:rPr>
            </w:pPr>
          </w:p>
        </w:tc>
        <w:tc>
          <w:tcPr>
            <w:tcW w:w="1134" w:type="dxa"/>
            <w:shd w:val="pct5" w:color="auto" w:fill="auto"/>
          </w:tcPr>
          <w:p w:rsidR="00B062DE" w:rsidRPr="00E03EDF" w:rsidRDefault="00B062DE" w:rsidP="00112B64">
            <w:pPr>
              <w:rPr>
                <w:sz w:val="22"/>
                <w:szCs w:val="22"/>
              </w:rPr>
            </w:pPr>
            <w:r w:rsidRPr="00E03EDF">
              <w:rPr>
                <w:sz w:val="22"/>
                <w:szCs w:val="22"/>
              </w:rPr>
              <w:sym w:font="Symbol" w:char="F0D6"/>
            </w: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tcBorders>
              <w:bottom w:val="single" w:sz="4" w:space="0" w:color="auto"/>
            </w:tcBorders>
            <w:shd w:val="pct5" w:color="auto" w:fill="auto"/>
          </w:tcPr>
          <w:p w:rsidR="00B062DE" w:rsidRPr="00E03EDF" w:rsidRDefault="00B062DE" w:rsidP="00112B64">
            <w:pPr>
              <w:rPr>
                <w:sz w:val="22"/>
                <w:szCs w:val="22"/>
              </w:rPr>
            </w:pPr>
          </w:p>
        </w:tc>
        <w:tc>
          <w:tcPr>
            <w:tcW w:w="2410" w:type="dxa"/>
            <w:tcBorders>
              <w:bottom w:val="single" w:sz="4" w:space="0" w:color="auto"/>
            </w:tcBorders>
            <w:shd w:val="pct5" w:color="auto" w:fill="auto"/>
          </w:tcPr>
          <w:p w:rsidR="00B062DE" w:rsidRPr="00E03EDF" w:rsidRDefault="00B062DE" w:rsidP="00112B64">
            <w:pPr>
              <w:rPr>
                <w:sz w:val="22"/>
                <w:szCs w:val="22"/>
              </w:rPr>
            </w:pPr>
            <w:r w:rsidRPr="00E03EDF">
              <w:rPr>
                <w:sz w:val="22"/>
                <w:szCs w:val="22"/>
              </w:rPr>
              <w:t>Rabin</w:t>
            </w:r>
          </w:p>
        </w:tc>
        <w:tc>
          <w:tcPr>
            <w:tcW w:w="992" w:type="dxa"/>
            <w:tcBorders>
              <w:bottom w:val="single" w:sz="4" w:space="0" w:color="auto"/>
            </w:tcBorders>
            <w:shd w:val="pct5" w:color="auto" w:fill="auto"/>
          </w:tcPr>
          <w:p w:rsidR="00B062DE" w:rsidRPr="00E03EDF" w:rsidRDefault="00B062DE" w:rsidP="00112B64">
            <w:pPr>
              <w:rPr>
                <w:sz w:val="22"/>
                <w:szCs w:val="22"/>
              </w:rPr>
            </w:pPr>
          </w:p>
        </w:tc>
        <w:tc>
          <w:tcPr>
            <w:tcW w:w="850" w:type="dxa"/>
            <w:tcBorders>
              <w:bottom w:val="single" w:sz="4" w:space="0" w:color="auto"/>
            </w:tcBorders>
            <w:shd w:val="pct5" w:color="auto" w:fill="auto"/>
          </w:tcPr>
          <w:p w:rsidR="00B062DE" w:rsidRPr="00E03EDF" w:rsidRDefault="00B062DE" w:rsidP="00112B64">
            <w:pPr>
              <w:rPr>
                <w:sz w:val="22"/>
                <w:szCs w:val="22"/>
              </w:rPr>
            </w:pPr>
          </w:p>
        </w:tc>
        <w:tc>
          <w:tcPr>
            <w:tcW w:w="1134" w:type="dxa"/>
            <w:tcBorders>
              <w:bottom w:val="single" w:sz="4" w:space="0" w:color="auto"/>
            </w:tcBorders>
            <w:shd w:val="pct5" w:color="auto" w:fill="auto"/>
          </w:tcPr>
          <w:p w:rsidR="00B062DE" w:rsidRPr="00E03EDF" w:rsidRDefault="00B062DE" w:rsidP="00112B64">
            <w:pPr>
              <w:rPr>
                <w:sz w:val="22"/>
                <w:szCs w:val="22"/>
              </w:rPr>
            </w:pPr>
            <w:r w:rsidRPr="00E03EDF">
              <w:rPr>
                <w:sz w:val="22"/>
                <w:szCs w:val="22"/>
              </w:rPr>
              <w:sym w:font="Symbol" w:char="F0D6"/>
            </w:r>
          </w:p>
        </w:tc>
        <w:tc>
          <w:tcPr>
            <w:tcW w:w="1843" w:type="dxa"/>
            <w:tcBorders>
              <w:bottom w:val="single" w:sz="4" w:space="0" w:color="auto"/>
            </w:tcBorders>
            <w:shd w:val="pct5" w:color="auto" w:fill="auto"/>
          </w:tcPr>
          <w:p w:rsidR="00B062DE" w:rsidRPr="00E03EDF" w:rsidRDefault="00B062DE" w:rsidP="00112B64">
            <w:pPr>
              <w:rPr>
                <w:sz w:val="22"/>
                <w:szCs w:val="22"/>
              </w:rPr>
            </w:pPr>
          </w:p>
        </w:tc>
      </w:tr>
      <w:tr w:rsidR="00B062DE" w:rsidRPr="00E03EDF" w:rsidTr="00112B64">
        <w:tc>
          <w:tcPr>
            <w:tcW w:w="2757" w:type="dxa"/>
            <w:vMerge w:val="restart"/>
            <w:shd w:val="pct10" w:color="auto" w:fill="auto"/>
          </w:tcPr>
          <w:p w:rsidR="00B062DE" w:rsidRPr="00E03EDF" w:rsidRDefault="00B062DE" w:rsidP="00112B64">
            <w:pPr>
              <w:rPr>
                <w:sz w:val="22"/>
                <w:szCs w:val="22"/>
              </w:rPr>
            </w:pPr>
            <w:r w:rsidRPr="00E03EDF">
              <w:rPr>
                <w:sz w:val="22"/>
                <w:szCs w:val="22"/>
              </w:rPr>
              <w:t>DiscreteLog</w:t>
            </w:r>
          </w:p>
        </w:tc>
        <w:tc>
          <w:tcPr>
            <w:tcW w:w="2410" w:type="dxa"/>
            <w:shd w:val="pct10" w:color="auto" w:fill="auto"/>
          </w:tcPr>
          <w:p w:rsidR="00B062DE" w:rsidRPr="00E03EDF" w:rsidRDefault="00B062DE" w:rsidP="00112B64">
            <w:pPr>
              <w:rPr>
                <w:sz w:val="22"/>
                <w:szCs w:val="22"/>
              </w:rPr>
            </w:pPr>
            <w:r w:rsidRPr="00E03EDF">
              <w:rPr>
                <w:sz w:val="22"/>
                <w:szCs w:val="22"/>
              </w:rPr>
              <w:t>Zp*</w:t>
            </w:r>
          </w:p>
        </w:tc>
        <w:tc>
          <w:tcPr>
            <w:tcW w:w="992" w:type="dxa"/>
            <w:shd w:val="pct10" w:color="auto" w:fill="auto"/>
          </w:tcPr>
          <w:p w:rsidR="00B062DE" w:rsidRPr="00E03EDF" w:rsidRDefault="00B062DE" w:rsidP="00112B64">
            <w:pPr>
              <w:rPr>
                <w:sz w:val="22"/>
                <w:szCs w:val="22"/>
              </w:rPr>
            </w:pPr>
          </w:p>
        </w:tc>
        <w:tc>
          <w:tcPr>
            <w:tcW w:w="850" w:type="dxa"/>
            <w:shd w:val="pct10" w:color="auto" w:fill="auto"/>
          </w:tcPr>
          <w:p w:rsidR="00B062DE" w:rsidRPr="00E03EDF" w:rsidRDefault="00B062DE" w:rsidP="00112B64">
            <w:pPr>
              <w:rPr>
                <w:sz w:val="22"/>
                <w:szCs w:val="22"/>
              </w:rPr>
            </w:pPr>
          </w:p>
        </w:tc>
        <w:tc>
          <w:tcPr>
            <w:tcW w:w="1134" w:type="dxa"/>
            <w:shd w:val="pct10" w:color="auto" w:fill="auto"/>
          </w:tcPr>
          <w:p w:rsidR="00B062DE" w:rsidRPr="00E03EDF" w:rsidRDefault="00B062DE" w:rsidP="00112B64">
            <w:pPr>
              <w:rPr>
                <w:sz w:val="22"/>
                <w:szCs w:val="22"/>
              </w:rPr>
            </w:pPr>
            <w:r w:rsidRPr="00E03EDF">
              <w:rPr>
                <w:sz w:val="22"/>
                <w:szCs w:val="22"/>
              </w:rPr>
              <w:sym w:font="Symbol" w:char="F0D6"/>
            </w:r>
          </w:p>
        </w:tc>
        <w:tc>
          <w:tcPr>
            <w:tcW w:w="1843" w:type="dxa"/>
            <w:shd w:val="pct10" w:color="auto" w:fill="auto"/>
          </w:tcPr>
          <w:p w:rsidR="00B062DE" w:rsidRPr="00E03EDF" w:rsidRDefault="00B062DE" w:rsidP="00112B64">
            <w:pPr>
              <w:rPr>
                <w:sz w:val="22"/>
                <w:szCs w:val="22"/>
              </w:rPr>
            </w:pPr>
          </w:p>
        </w:tc>
      </w:tr>
      <w:tr w:rsidR="00B062DE" w:rsidRPr="00E03EDF" w:rsidTr="00112B64">
        <w:tc>
          <w:tcPr>
            <w:tcW w:w="2757" w:type="dxa"/>
            <w:vMerge/>
            <w:shd w:val="pct10" w:color="auto" w:fill="auto"/>
          </w:tcPr>
          <w:p w:rsidR="00B062DE" w:rsidRPr="00E03EDF" w:rsidRDefault="00B062DE" w:rsidP="00112B64">
            <w:pPr>
              <w:rPr>
                <w:sz w:val="22"/>
                <w:szCs w:val="22"/>
              </w:rPr>
            </w:pPr>
          </w:p>
        </w:tc>
        <w:tc>
          <w:tcPr>
            <w:tcW w:w="2410" w:type="dxa"/>
            <w:shd w:val="pct10" w:color="auto" w:fill="auto"/>
          </w:tcPr>
          <w:p w:rsidR="00B062DE" w:rsidRPr="00E03EDF" w:rsidRDefault="00B062DE" w:rsidP="00112B64">
            <w:pPr>
              <w:rPr>
                <w:sz w:val="22"/>
                <w:szCs w:val="22"/>
              </w:rPr>
            </w:pPr>
            <w:r w:rsidRPr="00E03EDF">
              <w:rPr>
                <w:sz w:val="22"/>
                <w:szCs w:val="22"/>
              </w:rPr>
              <w:t>EC over the field GF(2</w:t>
            </w:r>
            <w:r w:rsidRPr="00E03EDF">
              <w:rPr>
                <w:sz w:val="22"/>
                <w:szCs w:val="22"/>
                <w:vertAlign w:val="superscript"/>
              </w:rPr>
              <w:t>m</w:t>
            </w:r>
            <w:r w:rsidRPr="00E03EDF">
              <w:rPr>
                <w:sz w:val="22"/>
                <w:szCs w:val="22"/>
              </w:rPr>
              <w:t>)</w:t>
            </w:r>
          </w:p>
        </w:tc>
        <w:tc>
          <w:tcPr>
            <w:tcW w:w="992" w:type="dxa"/>
            <w:shd w:val="pct10" w:color="auto" w:fill="auto"/>
          </w:tcPr>
          <w:p w:rsidR="00B062DE" w:rsidRPr="00E03EDF" w:rsidRDefault="00B062DE" w:rsidP="00112B64">
            <w:pPr>
              <w:rPr>
                <w:sz w:val="22"/>
                <w:szCs w:val="22"/>
              </w:rPr>
            </w:pPr>
          </w:p>
        </w:tc>
        <w:tc>
          <w:tcPr>
            <w:tcW w:w="850" w:type="dxa"/>
            <w:shd w:val="pct10" w:color="auto" w:fill="auto"/>
          </w:tcPr>
          <w:p w:rsidR="00B062DE" w:rsidRPr="00E03EDF" w:rsidRDefault="00B062DE" w:rsidP="00112B64">
            <w:pPr>
              <w:rPr>
                <w:sz w:val="22"/>
                <w:szCs w:val="22"/>
              </w:rPr>
            </w:pPr>
            <w:r w:rsidRPr="00E03EDF">
              <w:rPr>
                <w:sz w:val="22"/>
                <w:szCs w:val="22"/>
              </w:rPr>
              <w:sym w:font="Symbol" w:char="F0D6"/>
            </w:r>
          </w:p>
        </w:tc>
        <w:tc>
          <w:tcPr>
            <w:tcW w:w="1134" w:type="dxa"/>
            <w:shd w:val="pct10" w:color="auto" w:fill="auto"/>
          </w:tcPr>
          <w:p w:rsidR="00B062DE" w:rsidRPr="00E03EDF" w:rsidRDefault="00B062DE" w:rsidP="00112B64">
            <w:pPr>
              <w:rPr>
                <w:sz w:val="22"/>
                <w:szCs w:val="22"/>
              </w:rPr>
            </w:pPr>
          </w:p>
        </w:tc>
        <w:tc>
          <w:tcPr>
            <w:tcW w:w="1843" w:type="dxa"/>
            <w:shd w:val="pct10" w:color="auto" w:fill="auto"/>
          </w:tcPr>
          <w:p w:rsidR="00B062DE" w:rsidRPr="00E03EDF" w:rsidRDefault="00B062DE" w:rsidP="00112B64">
            <w:pPr>
              <w:rPr>
                <w:sz w:val="22"/>
                <w:szCs w:val="22"/>
              </w:rPr>
            </w:pPr>
            <w:r w:rsidRPr="00E03EDF">
              <w:rPr>
                <w:sz w:val="22"/>
                <w:szCs w:val="22"/>
              </w:rPr>
              <w:sym w:font="Symbol" w:char="F0D6"/>
            </w:r>
          </w:p>
        </w:tc>
      </w:tr>
      <w:tr w:rsidR="00B062DE" w:rsidRPr="00E03EDF" w:rsidTr="00112B64">
        <w:tc>
          <w:tcPr>
            <w:tcW w:w="2757" w:type="dxa"/>
            <w:vMerge/>
            <w:shd w:val="pct10" w:color="auto" w:fill="auto"/>
          </w:tcPr>
          <w:p w:rsidR="00B062DE" w:rsidRPr="00E03EDF" w:rsidRDefault="00B062DE" w:rsidP="00112B64">
            <w:pPr>
              <w:rPr>
                <w:sz w:val="22"/>
                <w:szCs w:val="22"/>
              </w:rPr>
            </w:pPr>
          </w:p>
        </w:tc>
        <w:tc>
          <w:tcPr>
            <w:tcW w:w="2410" w:type="dxa"/>
            <w:shd w:val="pct10" w:color="auto" w:fill="auto"/>
          </w:tcPr>
          <w:p w:rsidR="00B062DE" w:rsidRPr="00E03EDF" w:rsidRDefault="00B062DE" w:rsidP="00112B64">
            <w:pPr>
              <w:rPr>
                <w:sz w:val="22"/>
                <w:szCs w:val="22"/>
              </w:rPr>
            </w:pPr>
            <w:r w:rsidRPr="00E03EDF">
              <w:rPr>
                <w:sz w:val="22"/>
                <w:szCs w:val="22"/>
              </w:rPr>
              <w:t>EC over the field Zp*</w:t>
            </w:r>
          </w:p>
        </w:tc>
        <w:tc>
          <w:tcPr>
            <w:tcW w:w="992" w:type="dxa"/>
            <w:shd w:val="pct10" w:color="auto" w:fill="auto"/>
          </w:tcPr>
          <w:p w:rsidR="00B062DE" w:rsidRPr="00E03EDF" w:rsidRDefault="00B062DE" w:rsidP="00112B64">
            <w:pPr>
              <w:rPr>
                <w:sz w:val="22"/>
                <w:szCs w:val="22"/>
              </w:rPr>
            </w:pPr>
          </w:p>
        </w:tc>
        <w:tc>
          <w:tcPr>
            <w:tcW w:w="850" w:type="dxa"/>
            <w:shd w:val="pct10" w:color="auto" w:fill="auto"/>
          </w:tcPr>
          <w:p w:rsidR="00B062DE" w:rsidRPr="00E03EDF" w:rsidRDefault="00B062DE" w:rsidP="00112B64">
            <w:pPr>
              <w:rPr>
                <w:sz w:val="22"/>
                <w:szCs w:val="22"/>
              </w:rPr>
            </w:pPr>
            <w:r w:rsidRPr="00E03EDF">
              <w:rPr>
                <w:sz w:val="22"/>
                <w:szCs w:val="22"/>
              </w:rPr>
              <w:sym w:font="Symbol" w:char="F0D6"/>
            </w:r>
          </w:p>
        </w:tc>
        <w:tc>
          <w:tcPr>
            <w:tcW w:w="1134" w:type="dxa"/>
            <w:shd w:val="pct10" w:color="auto" w:fill="auto"/>
          </w:tcPr>
          <w:p w:rsidR="00B062DE" w:rsidRPr="00E03EDF" w:rsidRDefault="00B062DE" w:rsidP="00112B64">
            <w:pPr>
              <w:rPr>
                <w:sz w:val="22"/>
                <w:szCs w:val="22"/>
              </w:rPr>
            </w:pPr>
          </w:p>
        </w:tc>
        <w:tc>
          <w:tcPr>
            <w:tcW w:w="1843" w:type="dxa"/>
            <w:shd w:val="pct10" w:color="auto" w:fill="auto"/>
          </w:tcPr>
          <w:p w:rsidR="00B062DE" w:rsidRPr="00E03EDF" w:rsidRDefault="00B062DE" w:rsidP="00112B64">
            <w:pPr>
              <w:rPr>
                <w:sz w:val="22"/>
                <w:szCs w:val="22"/>
              </w:rPr>
            </w:pPr>
            <w:r w:rsidRPr="00E03EDF">
              <w:rPr>
                <w:sz w:val="22"/>
                <w:szCs w:val="22"/>
              </w:rPr>
              <w:sym w:font="Symbol" w:char="F0D6"/>
            </w:r>
          </w:p>
        </w:tc>
      </w:tr>
      <w:tr w:rsidR="00B062DE" w:rsidRPr="00E03EDF" w:rsidTr="00112B64">
        <w:tc>
          <w:tcPr>
            <w:tcW w:w="2757" w:type="dxa"/>
            <w:vMerge w:val="restart"/>
            <w:shd w:val="pct5" w:color="auto" w:fill="auto"/>
          </w:tcPr>
          <w:p w:rsidR="00B062DE" w:rsidRPr="00E03EDF" w:rsidRDefault="00B062DE" w:rsidP="00112B64">
            <w:pPr>
              <w:rPr>
                <w:sz w:val="22"/>
                <w:szCs w:val="22"/>
              </w:rPr>
            </w:pPr>
            <w:r w:rsidRPr="00E03EDF">
              <w:rPr>
                <w:sz w:val="22"/>
                <w:szCs w:val="22"/>
              </w:rPr>
              <w:t>KeyDerivationFunction</w:t>
            </w:r>
          </w:p>
        </w:tc>
        <w:tc>
          <w:tcPr>
            <w:tcW w:w="2410" w:type="dxa"/>
            <w:shd w:val="pct5" w:color="auto" w:fill="auto"/>
          </w:tcPr>
          <w:p w:rsidR="00B062DE" w:rsidRPr="00E03EDF" w:rsidRDefault="00B062DE" w:rsidP="00112B64">
            <w:pPr>
              <w:rPr>
                <w:sz w:val="22"/>
                <w:szCs w:val="22"/>
              </w:rPr>
            </w:pPr>
            <w:r w:rsidRPr="00E03EDF">
              <w:rPr>
                <w:sz w:val="22"/>
                <w:szCs w:val="22"/>
              </w:rPr>
              <w:t>HKDF</w:t>
            </w:r>
          </w:p>
        </w:tc>
        <w:tc>
          <w:tcPr>
            <w:tcW w:w="992" w:type="dxa"/>
            <w:shd w:val="pct5" w:color="auto" w:fill="auto"/>
          </w:tcPr>
          <w:p w:rsidR="00B062DE" w:rsidRPr="00E03EDF" w:rsidRDefault="00B062DE" w:rsidP="00112B64">
            <w:pPr>
              <w:rPr>
                <w:sz w:val="22"/>
                <w:szCs w:val="22"/>
              </w:rPr>
            </w:pPr>
            <w:r w:rsidRPr="00E03EDF">
              <w:rPr>
                <w:sz w:val="22"/>
                <w:szCs w:val="22"/>
              </w:rPr>
              <w:sym w:font="Symbol" w:char="F0D6"/>
            </w:r>
          </w:p>
        </w:tc>
        <w:tc>
          <w:tcPr>
            <w:tcW w:w="850" w:type="dxa"/>
            <w:shd w:val="pct5" w:color="auto" w:fill="auto"/>
          </w:tcPr>
          <w:p w:rsidR="00B062DE" w:rsidRPr="00E03EDF" w:rsidRDefault="00B062DE" w:rsidP="00112B64">
            <w:pPr>
              <w:rPr>
                <w:sz w:val="22"/>
                <w:szCs w:val="22"/>
              </w:rPr>
            </w:pPr>
          </w:p>
        </w:tc>
        <w:tc>
          <w:tcPr>
            <w:tcW w:w="1134" w:type="dxa"/>
            <w:shd w:val="pct5" w:color="auto" w:fill="auto"/>
          </w:tcPr>
          <w:p w:rsidR="00B062DE" w:rsidRPr="00E03EDF" w:rsidRDefault="00B062DE" w:rsidP="00112B64">
            <w:pPr>
              <w:rPr>
                <w:sz w:val="22"/>
                <w:szCs w:val="22"/>
              </w:rPr>
            </w:pPr>
          </w:p>
        </w:tc>
        <w:tc>
          <w:tcPr>
            <w:tcW w:w="1843" w:type="dxa"/>
            <w:shd w:val="pct5" w:color="auto" w:fill="auto"/>
          </w:tcPr>
          <w:p w:rsidR="00B062DE" w:rsidRPr="00E03EDF" w:rsidRDefault="00B062DE" w:rsidP="00112B64">
            <w:pPr>
              <w:rPr>
                <w:sz w:val="22"/>
                <w:szCs w:val="22"/>
              </w:rPr>
            </w:pPr>
          </w:p>
        </w:tc>
      </w:tr>
      <w:tr w:rsidR="00B062DE" w:rsidRPr="00E03EDF" w:rsidTr="00112B64">
        <w:tc>
          <w:tcPr>
            <w:tcW w:w="2757" w:type="dxa"/>
            <w:vMerge/>
            <w:shd w:val="pct5" w:color="auto" w:fill="auto"/>
          </w:tcPr>
          <w:p w:rsidR="00B062DE" w:rsidRPr="00E03EDF" w:rsidRDefault="00B062DE" w:rsidP="00112B64">
            <w:pPr>
              <w:rPr>
                <w:sz w:val="22"/>
                <w:szCs w:val="22"/>
              </w:rPr>
            </w:pPr>
          </w:p>
        </w:tc>
        <w:tc>
          <w:tcPr>
            <w:tcW w:w="2410" w:type="dxa"/>
            <w:shd w:val="pct5" w:color="auto" w:fill="auto"/>
          </w:tcPr>
          <w:p w:rsidR="00B062DE" w:rsidRPr="00E03EDF" w:rsidRDefault="00B062DE" w:rsidP="00112B64">
            <w:pPr>
              <w:rPr>
                <w:sz w:val="22"/>
                <w:szCs w:val="22"/>
              </w:rPr>
            </w:pPr>
            <w:r w:rsidRPr="00E03EDF">
              <w:rPr>
                <w:sz w:val="22"/>
                <w:szCs w:val="22"/>
              </w:rPr>
              <w:t>KDFISO18033</w:t>
            </w:r>
          </w:p>
        </w:tc>
        <w:tc>
          <w:tcPr>
            <w:tcW w:w="992" w:type="dxa"/>
            <w:shd w:val="pct5" w:color="auto" w:fill="auto"/>
          </w:tcPr>
          <w:p w:rsidR="00B062DE" w:rsidRPr="00E03EDF" w:rsidRDefault="00B062DE" w:rsidP="00112B64">
            <w:pPr>
              <w:rPr>
                <w:sz w:val="22"/>
                <w:szCs w:val="22"/>
              </w:rPr>
            </w:pPr>
          </w:p>
        </w:tc>
        <w:tc>
          <w:tcPr>
            <w:tcW w:w="850" w:type="dxa"/>
            <w:shd w:val="pct5" w:color="auto" w:fill="auto"/>
          </w:tcPr>
          <w:p w:rsidR="00B062DE" w:rsidRPr="00E03EDF" w:rsidRDefault="00B062DE" w:rsidP="00112B64">
            <w:pPr>
              <w:rPr>
                <w:sz w:val="22"/>
                <w:szCs w:val="22"/>
              </w:rPr>
            </w:pPr>
            <w:r w:rsidRPr="00E03EDF">
              <w:rPr>
                <w:sz w:val="22"/>
                <w:szCs w:val="22"/>
              </w:rPr>
              <w:sym w:font="Symbol" w:char="F0D6"/>
            </w:r>
          </w:p>
        </w:tc>
        <w:tc>
          <w:tcPr>
            <w:tcW w:w="1134" w:type="dxa"/>
            <w:shd w:val="pct5" w:color="auto" w:fill="auto"/>
          </w:tcPr>
          <w:p w:rsidR="00B062DE" w:rsidRPr="00E03EDF" w:rsidRDefault="00B062DE" w:rsidP="00112B64">
            <w:pPr>
              <w:rPr>
                <w:sz w:val="22"/>
                <w:szCs w:val="22"/>
              </w:rPr>
            </w:pPr>
          </w:p>
        </w:tc>
        <w:tc>
          <w:tcPr>
            <w:tcW w:w="1843" w:type="dxa"/>
            <w:shd w:val="pct5" w:color="auto" w:fill="auto"/>
          </w:tcPr>
          <w:p w:rsidR="00B062DE" w:rsidRPr="00E03EDF" w:rsidRDefault="00B062DE" w:rsidP="00112B64">
            <w:pPr>
              <w:rPr>
                <w:sz w:val="22"/>
                <w:szCs w:val="22"/>
              </w:rPr>
            </w:pPr>
          </w:p>
        </w:tc>
      </w:tr>
    </w:tbl>
    <w:p w:rsidR="00B062DE" w:rsidRDefault="00B062DE" w:rsidP="00B062DE"/>
    <w:p w:rsidR="00B062DE" w:rsidRDefault="00B062DE" w:rsidP="00B062DE"/>
    <w:p w:rsidR="00B062DE" w:rsidRDefault="00B062DE" w:rsidP="00B062DE">
      <w:pPr>
        <w:ind w:left="720"/>
        <w:rPr>
          <w:b/>
          <w:bCs/>
          <w:u w:val="single"/>
        </w:rPr>
      </w:pPr>
    </w:p>
    <w:p w:rsidR="00624E7B" w:rsidRDefault="00624E7B">
      <w:pPr>
        <w:autoSpaceDE/>
        <w:autoSpaceDN/>
        <w:adjustRightInd/>
        <w:rPr>
          <w:b/>
          <w:bCs/>
          <w:u w:val="single"/>
        </w:rPr>
      </w:pPr>
      <w:r>
        <w:rPr>
          <w:b/>
          <w:bCs/>
          <w:u w:val="single"/>
        </w:rPr>
        <w:br w:type="page"/>
      </w:r>
    </w:p>
    <w:p w:rsidR="00B062DE" w:rsidRPr="00B062DE" w:rsidRDefault="00B062DE" w:rsidP="00B062DE">
      <w:pPr>
        <w:ind w:left="720"/>
      </w:pPr>
      <w:r w:rsidRPr="00B062DE">
        <w:lastRenderedPageBreak/>
        <w:t xml:space="preserve">Below there are some examples of </w:t>
      </w:r>
      <w:r>
        <w:t>wrappers from bouncy castle and crypto++.</w:t>
      </w:r>
    </w:p>
    <w:p w:rsidR="00515D3B" w:rsidRDefault="00515D3B" w:rsidP="00515D3B">
      <w:pPr>
        <w:ind w:left="720"/>
        <w:rPr>
          <w:b/>
          <w:bCs/>
          <w:u w:val="single"/>
        </w:rPr>
      </w:pPr>
    </w:p>
    <w:p w:rsidR="00515D3B" w:rsidRDefault="00515D3B" w:rsidP="00515D3B">
      <w:pPr>
        <w:ind w:left="720"/>
        <w:rPr>
          <w:b/>
          <w:bCs/>
          <w:u w:val="single"/>
        </w:rPr>
      </w:pPr>
    </w:p>
    <w:p w:rsidR="00515D3B" w:rsidRDefault="000B43DF" w:rsidP="007C5F01">
      <w:pPr>
        <w:pStyle w:val="Heading3"/>
        <w:numPr>
          <w:ilvl w:val="2"/>
          <w:numId w:val="10"/>
        </w:numPr>
        <w:rPr>
          <w:u w:val="single"/>
        </w:rPr>
      </w:pPr>
      <w:bookmarkStart w:id="988" w:name="_Hash_-_BC"/>
      <w:bookmarkStart w:id="989" w:name="_Hash_–_BC"/>
      <w:bookmarkStart w:id="990" w:name="_Toc277840085"/>
      <w:bookmarkStart w:id="991" w:name="_Toc277840438"/>
      <w:bookmarkStart w:id="992" w:name="_Toc277840495"/>
      <w:bookmarkStart w:id="993" w:name="_Toc277840641"/>
      <w:bookmarkStart w:id="994" w:name="_Toc277840849"/>
      <w:bookmarkStart w:id="995" w:name="_Toc331084207"/>
      <w:bookmarkEnd w:id="988"/>
      <w:bookmarkEnd w:id="989"/>
      <w:r>
        <w:t>Wrapper f</w:t>
      </w:r>
      <w:r w:rsidR="004E02DE">
        <w:t>or</w:t>
      </w:r>
      <w:r>
        <w:t xml:space="preserve"> </w:t>
      </w:r>
      <w:r w:rsidR="00515D3B">
        <w:t xml:space="preserve">Hash </w:t>
      </w:r>
      <w:r>
        <w:t>functions in</w:t>
      </w:r>
      <w:r w:rsidR="00515D3B">
        <w:t xml:space="preserve"> BC</w:t>
      </w:r>
      <w:bookmarkEnd w:id="990"/>
      <w:bookmarkEnd w:id="991"/>
      <w:bookmarkEnd w:id="992"/>
      <w:bookmarkEnd w:id="993"/>
      <w:bookmarkEnd w:id="994"/>
      <w:bookmarkEnd w:id="995"/>
    </w:p>
    <w:p w:rsidR="000461B7" w:rsidRDefault="00B062DE" w:rsidP="000461B7">
      <w:r w:rsidRPr="00B062DE">
        <w:rPr>
          <w:noProof/>
        </w:rPr>
        <w:drawing>
          <wp:inline distT="0" distB="0" distL="0" distR="0" wp14:anchorId="56AE2499" wp14:editId="71BEDDE4">
            <wp:extent cx="5486400" cy="4558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86400" cy="4558030"/>
                    </a:xfrm>
                    <a:prstGeom prst="rect">
                      <a:avLst/>
                    </a:prstGeom>
                  </pic:spPr>
                </pic:pic>
              </a:graphicData>
            </a:graphic>
          </wp:inline>
        </w:drawing>
      </w:r>
    </w:p>
    <w:p w:rsidR="00312641" w:rsidRDefault="00312641" w:rsidP="000461B7"/>
    <w:p w:rsidR="00A60827" w:rsidRDefault="00A60827">
      <w:pPr>
        <w:autoSpaceDE/>
        <w:autoSpaceDN/>
        <w:adjustRightInd/>
      </w:pPr>
      <w:r>
        <w:br w:type="page"/>
      </w:r>
    </w:p>
    <w:p w:rsidR="00407BD4" w:rsidRDefault="00407BD4" w:rsidP="007C5F01">
      <w:pPr>
        <w:pStyle w:val="Heading3"/>
        <w:numPr>
          <w:ilvl w:val="2"/>
          <w:numId w:val="10"/>
        </w:numPr>
      </w:pPr>
      <w:bookmarkStart w:id="996" w:name="_Wrapper_for_Hash"/>
      <w:bookmarkStart w:id="997" w:name="_Toc277840084"/>
      <w:bookmarkStart w:id="998" w:name="_Toc277840437"/>
      <w:bookmarkStart w:id="999" w:name="_Toc277840494"/>
      <w:bookmarkStart w:id="1000" w:name="_Toc277840640"/>
      <w:bookmarkStart w:id="1001" w:name="_Toc277840848"/>
      <w:bookmarkStart w:id="1002" w:name="_Toc331084208"/>
      <w:bookmarkEnd w:id="996"/>
      <w:r>
        <w:lastRenderedPageBreak/>
        <w:t>Wrapper for Hash functions in Crypto++</w:t>
      </w:r>
      <w:bookmarkEnd w:id="1002"/>
    </w:p>
    <w:p w:rsidR="00A60827" w:rsidRDefault="00A60827" w:rsidP="00A60827">
      <w:r>
        <w:t>Wrapping for crypto++ is different since we use the JNI tool. The JNI tool provides functions and not classes and thus, to generate a class from C++ we will have a related class that calls the relevant functions.</w:t>
      </w:r>
    </w:p>
    <w:p w:rsidR="00A60827" w:rsidRPr="00A60827" w:rsidRDefault="00A60827" w:rsidP="00A60827">
      <w:pPr>
        <w:ind w:left="720"/>
      </w:pPr>
    </w:p>
    <w:p w:rsidR="00B53B8F" w:rsidRDefault="001C5728" w:rsidP="0012348A">
      <w:r w:rsidRPr="001C5728">
        <w:rPr>
          <w:noProof/>
        </w:rPr>
        <w:drawing>
          <wp:inline distT="0" distB="0" distL="0" distR="0" wp14:anchorId="42536BA3" wp14:editId="15553724">
            <wp:extent cx="6356601" cy="3028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356601" cy="3028950"/>
                    </a:xfrm>
                    <a:prstGeom prst="rect">
                      <a:avLst/>
                    </a:prstGeom>
                  </pic:spPr>
                </pic:pic>
              </a:graphicData>
            </a:graphic>
          </wp:inline>
        </w:drawing>
      </w:r>
    </w:p>
    <w:p w:rsidR="001C5728" w:rsidRDefault="001C5728">
      <w:pPr>
        <w:autoSpaceDE/>
        <w:autoSpaceDN/>
        <w:adjustRightInd/>
      </w:pPr>
      <w:r>
        <w:br w:type="page"/>
      </w:r>
    </w:p>
    <w:p w:rsidR="00312641" w:rsidRDefault="000B43DF" w:rsidP="007C5F01">
      <w:pPr>
        <w:pStyle w:val="Heading3"/>
        <w:numPr>
          <w:ilvl w:val="2"/>
          <w:numId w:val="10"/>
        </w:numPr>
      </w:pPr>
      <w:bookmarkStart w:id="1003" w:name="_Toc331084209"/>
      <w:r>
        <w:lastRenderedPageBreak/>
        <w:t>Wrapper f</w:t>
      </w:r>
      <w:r w:rsidR="004E02DE">
        <w:t>or</w:t>
      </w:r>
      <w:r>
        <w:t xml:space="preserve"> </w:t>
      </w:r>
      <w:r w:rsidR="00312641">
        <w:t xml:space="preserve">PRP </w:t>
      </w:r>
      <w:r>
        <w:t xml:space="preserve">in </w:t>
      </w:r>
      <w:r w:rsidR="00312641">
        <w:t>BC</w:t>
      </w:r>
      <w:bookmarkEnd w:id="997"/>
      <w:bookmarkEnd w:id="998"/>
      <w:bookmarkEnd w:id="999"/>
      <w:bookmarkEnd w:id="1000"/>
      <w:bookmarkEnd w:id="1001"/>
      <w:bookmarkEnd w:id="1003"/>
    </w:p>
    <w:p w:rsidR="00312641" w:rsidRDefault="00312641" w:rsidP="00312641">
      <w:pPr>
        <w:ind w:left="720"/>
      </w:pPr>
    </w:p>
    <w:p w:rsidR="00312641" w:rsidRDefault="00312641" w:rsidP="000B43DF">
      <w:r w:rsidRPr="00382055">
        <w:t xml:space="preserve">The pseudorandom permutation </w:t>
      </w:r>
      <w:r w:rsidR="000B43DF">
        <w:t>fixed interface</w:t>
      </w:r>
      <w:r>
        <w:t xml:space="preserve"> represents the </w:t>
      </w:r>
      <w:r w:rsidRPr="00382055">
        <w:t>target</w:t>
      </w:r>
      <w:r>
        <w:t xml:space="preserve"> class in the adapter design pattern</w:t>
      </w:r>
      <w:r w:rsidRPr="00382055">
        <w:t>, the adapter is the class B</w:t>
      </w:r>
      <w:r w:rsidR="004F7D01">
        <w:t>c</w:t>
      </w:r>
      <w:r>
        <w:t>PRP</w:t>
      </w:r>
      <w:r w:rsidRPr="00382055">
        <w:t xml:space="preserve"> and the adaptee is the implementation of BC of </w:t>
      </w:r>
      <w:del w:id="1004" w:author="LabTest" w:date="2011-08-22T09:46:00Z">
        <w:r w:rsidR="005C4218" w:rsidDel="002F1B12">
          <w:delText>3</w:delText>
        </w:r>
        <w:r w:rsidRPr="00382055" w:rsidDel="002F1B12">
          <w:delText>DES</w:delText>
        </w:r>
      </w:del>
      <w:ins w:id="1005" w:author="LabTest" w:date="2011-08-22T09:46:00Z">
        <w:r w:rsidR="002F1B12">
          <w:t>TripleDES</w:t>
        </w:r>
      </w:ins>
      <w:r w:rsidRPr="00382055">
        <w:t xml:space="preserve"> in the class DES</w:t>
      </w:r>
      <w:r w:rsidR="005C4218">
        <w:t>ede</w:t>
      </w:r>
      <w:r w:rsidRPr="00382055">
        <w:t>Engine. The B</w:t>
      </w:r>
      <w:r w:rsidR="004F7D01">
        <w:t>c</w:t>
      </w:r>
      <w:r>
        <w:t>PRP</w:t>
      </w:r>
      <w:r w:rsidRPr="00382055">
        <w:t xml:space="preserve"> (adapter) implements the pseudorandom permutation interface </w:t>
      </w:r>
      <w:r>
        <w:t xml:space="preserve">(for example the functions </w:t>
      </w:r>
      <w:r w:rsidR="005C4218">
        <w:t>computeBlock</w:t>
      </w:r>
      <w:r>
        <w:t xml:space="preserve">, getAlgorithmName and so on) </w:t>
      </w:r>
      <w:r w:rsidRPr="00382055">
        <w:t>and calls function</w:t>
      </w:r>
      <w:r>
        <w:t>s</w:t>
      </w:r>
      <w:r w:rsidRPr="00382055">
        <w:t xml:space="preserve"> implemented in the DES</w:t>
      </w:r>
      <w:r w:rsidR="005C4218">
        <w:t>ede</w:t>
      </w:r>
      <w:r w:rsidRPr="00382055">
        <w:t>Engine such as processBlock().</w:t>
      </w:r>
    </w:p>
    <w:p w:rsidR="00312641" w:rsidRDefault="00312641" w:rsidP="0004679D">
      <w:pPr>
        <w:rPr>
          <w:noProof/>
        </w:rPr>
      </w:pPr>
    </w:p>
    <w:p w:rsidR="004F7D01" w:rsidRPr="00382055" w:rsidRDefault="001C5728" w:rsidP="0004679D">
      <w:r w:rsidRPr="001C5728">
        <w:rPr>
          <w:noProof/>
        </w:rPr>
        <w:drawing>
          <wp:inline distT="0" distB="0" distL="0" distR="0" wp14:anchorId="01311B47" wp14:editId="53F012F0">
            <wp:extent cx="5486400" cy="4917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86400" cy="4917440"/>
                    </a:xfrm>
                    <a:prstGeom prst="rect">
                      <a:avLst/>
                    </a:prstGeom>
                  </pic:spPr>
                </pic:pic>
              </a:graphicData>
            </a:graphic>
          </wp:inline>
        </w:drawing>
      </w:r>
    </w:p>
    <w:p w:rsidR="00EC7B22" w:rsidRDefault="00EC7B22" w:rsidP="00EC7B22">
      <w:bookmarkStart w:id="1006" w:name="_Toc277840086"/>
      <w:bookmarkStart w:id="1007" w:name="_Toc277840439"/>
      <w:bookmarkStart w:id="1008" w:name="_Toc277840496"/>
      <w:bookmarkStart w:id="1009" w:name="_Toc277840642"/>
      <w:bookmarkStart w:id="1010" w:name="_Toc277840850"/>
    </w:p>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9437A3" w:rsidRDefault="009437A3" w:rsidP="009437A3">
      <w:bookmarkStart w:id="1011" w:name="_Toc277840087"/>
      <w:bookmarkStart w:id="1012" w:name="_Toc277840440"/>
      <w:bookmarkStart w:id="1013" w:name="_Toc277840497"/>
      <w:bookmarkStart w:id="1014" w:name="_Toc277840643"/>
      <w:bookmarkStart w:id="1015" w:name="_Toc277840851"/>
      <w:bookmarkEnd w:id="1006"/>
      <w:bookmarkEnd w:id="1007"/>
      <w:bookmarkEnd w:id="1008"/>
      <w:bookmarkEnd w:id="1009"/>
      <w:bookmarkEnd w:id="1010"/>
    </w:p>
    <w:p w:rsidR="004F7D01" w:rsidRPr="009437A3" w:rsidRDefault="004F7D01" w:rsidP="009437A3"/>
    <w:p w:rsidR="00515D3B" w:rsidRPr="00A44E39" w:rsidRDefault="004E02DE" w:rsidP="007C5F01">
      <w:pPr>
        <w:pStyle w:val="Heading3"/>
        <w:numPr>
          <w:ilvl w:val="2"/>
          <w:numId w:val="10"/>
        </w:numPr>
      </w:pPr>
      <w:bookmarkStart w:id="1016" w:name="_Toc277840088"/>
      <w:bookmarkStart w:id="1017" w:name="_Toc277840441"/>
      <w:bookmarkStart w:id="1018" w:name="_Toc277840498"/>
      <w:bookmarkStart w:id="1019" w:name="_Toc277840644"/>
      <w:bookmarkStart w:id="1020" w:name="_Toc277840852"/>
      <w:bookmarkStart w:id="1021" w:name="_Toc331084210"/>
      <w:bookmarkEnd w:id="1011"/>
      <w:bookmarkEnd w:id="1012"/>
      <w:bookmarkEnd w:id="1013"/>
      <w:bookmarkEnd w:id="1014"/>
      <w:bookmarkEnd w:id="1015"/>
      <w:r>
        <w:lastRenderedPageBreak/>
        <w:t xml:space="preserve">Wrapper for </w:t>
      </w:r>
      <w:r w:rsidR="00515D3B">
        <w:t>Trapdoor</w:t>
      </w:r>
      <w:r>
        <w:t xml:space="preserve"> </w:t>
      </w:r>
      <w:r w:rsidR="00515D3B">
        <w:t>Permutation (Rabin</w:t>
      </w:r>
      <w:r w:rsidR="007D56CE">
        <w:t>, RSA</w:t>
      </w:r>
      <w:r w:rsidR="00515D3B">
        <w:t xml:space="preserve">) </w:t>
      </w:r>
      <w:r>
        <w:t>in</w:t>
      </w:r>
      <w:r w:rsidR="00515D3B">
        <w:t xml:space="preserve"> Crypto++</w:t>
      </w:r>
      <w:bookmarkEnd w:id="1016"/>
      <w:bookmarkEnd w:id="1017"/>
      <w:bookmarkEnd w:id="1018"/>
      <w:bookmarkEnd w:id="1019"/>
      <w:bookmarkEnd w:id="1020"/>
      <w:bookmarkEnd w:id="1021"/>
    </w:p>
    <w:p w:rsidR="00515D3B" w:rsidRPr="005B6928" w:rsidRDefault="00515D3B" w:rsidP="00515D3B">
      <w:pPr>
        <w:ind w:left="567"/>
      </w:pPr>
    </w:p>
    <w:p w:rsidR="00320799" w:rsidRDefault="009465B7" w:rsidP="00320799">
      <w:pPr>
        <w:rPr>
          <w:lang w:eastAsia="en-GB"/>
        </w:rPr>
      </w:pPr>
      <w:r w:rsidRPr="009465B7">
        <w:rPr>
          <w:noProof/>
        </w:rPr>
        <w:drawing>
          <wp:inline distT="0" distB="0" distL="0" distR="0" wp14:anchorId="3C13581B" wp14:editId="4D27DDB9">
            <wp:extent cx="5486400" cy="575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86400" cy="5753100"/>
                    </a:xfrm>
                    <a:prstGeom prst="rect">
                      <a:avLst/>
                    </a:prstGeom>
                  </pic:spPr>
                </pic:pic>
              </a:graphicData>
            </a:graphic>
          </wp:inline>
        </w:drawing>
      </w:r>
    </w:p>
    <w:p w:rsidR="00320799" w:rsidRDefault="00320799" w:rsidP="00320799">
      <w:pPr>
        <w:rPr>
          <w:lang w:eastAsia="en-GB"/>
        </w:rPr>
      </w:pPr>
    </w:p>
    <w:p w:rsidR="00320799" w:rsidRDefault="00320799">
      <w:pPr>
        <w:autoSpaceDE/>
        <w:autoSpaceDN/>
        <w:adjustRightInd/>
        <w:rPr>
          <w:b/>
          <w:bCs/>
          <w:sz w:val="26"/>
          <w:szCs w:val="18"/>
        </w:rPr>
      </w:pPr>
      <w:r>
        <w:br w:type="page"/>
      </w:r>
    </w:p>
    <w:p w:rsidR="00A27CD0" w:rsidRPr="00A27CD0" w:rsidRDefault="00A27CD0" w:rsidP="007C5F01">
      <w:pPr>
        <w:pStyle w:val="ListParagraph"/>
        <w:keepNext/>
        <w:keepLines/>
        <w:numPr>
          <w:ilvl w:val="0"/>
          <w:numId w:val="24"/>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022" w:name="_Dlog_Elliptic_curve"/>
      <w:bookmarkStart w:id="1023" w:name="_Toc289956270"/>
      <w:bookmarkStart w:id="1024" w:name="_Toc296853761"/>
      <w:bookmarkStart w:id="1025" w:name="_Creation_of_SCAPI"/>
      <w:bookmarkStart w:id="1026" w:name="_Toc298923958"/>
      <w:bookmarkStart w:id="1027" w:name="_Toc301769189"/>
      <w:bookmarkStart w:id="1028" w:name="_Toc305321025"/>
      <w:bookmarkStart w:id="1029" w:name="_Toc305321155"/>
      <w:bookmarkStart w:id="1030" w:name="_Toc305321285"/>
      <w:bookmarkStart w:id="1031" w:name="_Toc305321487"/>
      <w:bookmarkStart w:id="1032" w:name="_Toc305323500"/>
      <w:bookmarkStart w:id="1033" w:name="_Toc305323674"/>
      <w:bookmarkStart w:id="1034" w:name="_Toc305323850"/>
      <w:bookmarkStart w:id="1035" w:name="_Toc311619814"/>
      <w:bookmarkStart w:id="1036" w:name="_Toc315168955"/>
      <w:bookmarkStart w:id="1037" w:name="_Toc315169132"/>
      <w:bookmarkStart w:id="1038" w:name="_Toc315173349"/>
      <w:bookmarkStart w:id="1039" w:name="_Toc277840089"/>
      <w:bookmarkStart w:id="1040" w:name="_Toc277840442"/>
      <w:bookmarkStart w:id="1041" w:name="_Toc277840499"/>
      <w:bookmarkStart w:id="1042" w:name="_Toc277840645"/>
      <w:bookmarkStart w:id="1043" w:name="_Toc277840853"/>
      <w:bookmarkStart w:id="1044" w:name="_Toc331083211"/>
      <w:bookmarkStart w:id="1045" w:name="_Toc331083412"/>
      <w:bookmarkStart w:id="1046" w:name="_Toc331083606"/>
      <w:bookmarkStart w:id="1047" w:name="_Toc331083805"/>
      <w:bookmarkStart w:id="1048" w:name="_Toc331084009"/>
      <w:bookmarkStart w:id="1049" w:name="_Toc33108421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44"/>
      <w:bookmarkEnd w:id="1045"/>
      <w:bookmarkEnd w:id="1046"/>
      <w:bookmarkEnd w:id="1047"/>
      <w:bookmarkEnd w:id="1048"/>
      <w:bookmarkEnd w:id="1049"/>
    </w:p>
    <w:p w:rsidR="00A27CD0" w:rsidRPr="00A27CD0" w:rsidRDefault="00A27CD0" w:rsidP="007C5F01">
      <w:pPr>
        <w:pStyle w:val="ListParagraph"/>
        <w:keepNext/>
        <w:keepLines/>
        <w:numPr>
          <w:ilvl w:val="1"/>
          <w:numId w:val="24"/>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050" w:name="_Toc298923959"/>
      <w:bookmarkStart w:id="1051" w:name="_Toc301769190"/>
      <w:bookmarkStart w:id="1052" w:name="_Toc305321026"/>
      <w:bookmarkStart w:id="1053" w:name="_Toc305321156"/>
      <w:bookmarkStart w:id="1054" w:name="_Toc305321286"/>
      <w:bookmarkStart w:id="1055" w:name="_Toc305321488"/>
      <w:bookmarkStart w:id="1056" w:name="_Toc305323501"/>
      <w:bookmarkStart w:id="1057" w:name="_Toc305323675"/>
      <w:bookmarkStart w:id="1058" w:name="_Toc305323851"/>
      <w:bookmarkStart w:id="1059" w:name="_Toc311619815"/>
      <w:bookmarkStart w:id="1060" w:name="_Toc315168956"/>
      <w:bookmarkStart w:id="1061" w:name="_Toc315169133"/>
      <w:bookmarkStart w:id="1062" w:name="_Toc315173350"/>
      <w:bookmarkStart w:id="1063" w:name="_Toc331083212"/>
      <w:bookmarkStart w:id="1064" w:name="_Toc331083413"/>
      <w:bookmarkStart w:id="1065" w:name="_Toc331083607"/>
      <w:bookmarkStart w:id="1066" w:name="_Toc331083806"/>
      <w:bookmarkStart w:id="1067" w:name="_Toc331084010"/>
      <w:bookmarkStart w:id="1068" w:name="_Toc331084212"/>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p>
    <w:p w:rsidR="00A27CD0" w:rsidRPr="00A27CD0" w:rsidRDefault="00A27CD0" w:rsidP="007C5F01">
      <w:pPr>
        <w:pStyle w:val="ListParagraph"/>
        <w:keepNext/>
        <w:keepLines/>
        <w:numPr>
          <w:ilvl w:val="1"/>
          <w:numId w:val="24"/>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069" w:name="_Toc298923960"/>
      <w:bookmarkStart w:id="1070" w:name="_Toc301769191"/>
      <w:bookmarkStart w:id="1071" w:name="_Toc305321027"/>
      <w:bookmarkStart w:id="1072" w:name="_Toc305321157"/>
      <w:bookmarkStart w:id="1073" w:name="_Toc305321287"/>
      <w:bookmarkStart w:id="1074" w:name="_Toc305321489"/>
      <w:bookmarkStart w:id="1075" w:name="_Toc305323502"/>
      <w:bookmarkStart w:id="1076" w:name="_Toc305323676"/>
      <w:bookmarkStart w:id="1077" w:name="_Toc305323852"/>
      <w:bookmarkStart w:id="1078" w:name="_Toc311619816"/>
      <w:bookmarkStart w:id="1079" w:name="_Toc315168957"/>
      <w:bookmarkStart w:id="1080" w:name="_Toc315169134"/>
      <w:bookmarkStart w:id="1081" w:name="_Toc315173351"/>
      <w:bookmarkStart w:id="1082" w:name="_Toc331083213"/>
      <w:bookmarkStart w:id="1083" w:name="_Toc331083414"/>
      <w:bookmarkStart w:id="1084" w:name="_Toc331083608"/>
      <w:bookmarkStart w:id="1085" w:name="_Toc331083807"/>
      <w:bookmarkStart w:id="1086" w:name="_Toc331084011"/>
      <w:bookmarkStart w:id="1087" w:name="_Toc331084213"/>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p>
    <w:p w:rsidR="00A27CD0" w:rsidRPr="00586DBA" w:rsidRDefault="00982311" w:rsidP="007C5F01">
      <w:pPr>
        <w:pStyle w:val="Heading2"/>
        <w:numPr>
          <w:ilvl w:val="1"/>
          <w:numId w:val="24"/>
        </w:numPr>
        <w:tabs>
          <w:tab w:val="decimal" w:pos="1701"/>
        </w:tabs>
        <w:ind w:left="993" w:hanging="284"/>
      </w:pPr>
      <w:bookmarkStart w:id="1088" w:name="_Creation_of_SCAPI_1"/>
      <w:bookmarkStart w:id="1089" w:name="_Toc331084214"/>
      <w:bookmarkEnd w:id="1088"/>
      <w:r>
        <w:t>Creation of SCAPI objects</w:t>
      </w:r>
      <w:bookmarkStart w:id="1090" w:name="_SCAPI_Factory"/>
      <w:bookmarkStart w:id="1091" w:name="_Toc289956272"/>
      <w:bookmarkStart w:id="1092" w:name="_Toc296853763"/>
      <w:bookmarkStart w:id="1093" w:name="_Toc301769193"/>
      <w:bookmarkStart w:id="1094" w:name="_Toc298923969"/>
      <w:bookmarkStart w:id="1095" w:name="_Toc301769200"/>
      <w:bookmarkStart w:id="1096" w:name="_Toc305321036"/>
      <w:bookmarkStart w:id="1097" w:name="_Toc305321166"/>
      <w:bookmarkStart w:id="1098" w:name="_Toc305321296"/>
      <w:bookmarkStart w:id="1099" w:name="_Toc305321498"/>
      <w:bookmarkStart w:id="1100" w:name="_Toc277840090"/>
      <w:bookmarkStart w:id="1101" w:name="_Toc277840443"/>
      <w:bookmarkStart w:id="1102" w:name="_Toc277840500"/>
      <w:bookmarkStart w:id="1103" w:name="_Toc277840646"/>
      <w:bookmarkStart w:id="1104" w:name="_Toc277840854"/>
      <w:bookmarkEnd w:id="1039"/>
      <w:bookmarkEnd w:id="1040"/>
      <w:bookmarkEnd w:id="1041"/>
      <w:bookmarkEnd w:id="1042"/>
      <w:bookmarkEnd w:id="1043"/>
      <w:bookmarkEnd w:id="1089"/>
      <w:bookmarkEnd w:id="1090"/>
      <w:bookmarkEnd w:id="1091"/>
      <w:bookmarkEnd w:id="1092"/>
      <w:bookmarkEnd w:id="1093"/>
      <w:bookmarkEnd w:id="1094"/>
      <w:bookmarkEnd w:id="1095"/>
      <w:bookmarkEnd w:id="1096"/>
      <w:bookmarkEnd w:id="1097"/>
      <w:bookmarkEnd w:id="1098"/>
      <w:bookmarkEnd w:id="1099"/>
    </w:p>
    <w:p w:rsidR="00586DBA" w:rsidRPr="00586DBA" w:rsidRDefault="00586DBA" w:rsidP="007C5F01">
      <w:pPr>
        <w:pStyle w:val="ListParagraph"/>
        <w:keepNext/>
        <w:keepLines/>
        <w:numPr>
          <w:ilvl w:val="1"/>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1105" w:name="_Toc305323504"/>
      <w:bookmarkStart w:id="1106" w:name="_Toc305323678"/>
      <w:bookmarkStart w:id="1107" w:name="_Toc305323854"/>
      <w:bookmarkStart w:id="1108" w:name="_Toc311619818"/>
      <w:bookmarkStart w:id="1109" w:name="_Toc315168959"/>
      <w:bookmarkStart w:id="1110" w:name="_Toc315169136"/>
      <w:bookmarkStart w:id="1111" w:name="_Toc315173353"/>
      <w:bookmarkStart w:id="1112" w:name="_Toc331083215"/>
      <w:bookmarkStart w:id="1113" w:name="_Toc331083416"/>
      <w:bookmarkStart w:id="1114" w:name="_Toc331083610"/>
      <w:bookmarkStart w:id="1115" w:name="_Toc331083809"/>
      <w:bookmarkStart w:id="1116" w:name="_Toc331084013"/>
      <w:bookmarkStart w:id="1117" w:name="_Toc331084215"/>
      <w:bookmarkEnd w:id="1105"/>
      <w:bookmarkEnd w:id="1106"/>
      <w:bookmarkEnd w:id="1107"/>
      <w:bookmarkEnd w:id="1108"/>
      <w:bookmarkEnd w:id="1109"/>
      <w:bookmarkEnd w:id="1110"/>
      <w:bookmarkEnd w:id="1111"/>
      <w:bookmarkEnd w:id="1112"/>
      <w:bookmarkEnd w:id="1113"/>
      <w:bookmarkEnd w:id="1114"/>
      <w:bookmarkEnd w:id="1115"/>
      <w:bookmarkEnd w:id="1116"/>
      <w:bookmarkEnd w:id="1117"/>
    </w:p>
    <w:p w:rsidR="00586DBA" w:rsidRDefault="008B6F0F" w:rsidP="007C5F01">
      <w:pPr>
        <w:pStyle w:val="Heading3"/>
        <w:numPr>
          <w:ilvl w:val="2"/>
          <w:numId w:val="10"/>
        </w:numPr>
      </w:pPr>
      <w:bookmarkStart w:id="1118" w:name="_Toc331084216"/>
      <w:r w:rsidRPr="00586DBA">
        <w:t>G</w:t>
      </w:r>
      <w:r w:rsidR="00241C9F" w:rsidRPr="00586DBA">
        <w:t>oals</w:t>
      </w:r>
      <w:bookmarkEnd w:id="1118"/>
    </w:p>
    <w:p w:rsidR="006F220B" w:rsidRPr="006F220B" w:rsidRDefault="00BA5429" w:rsidP="00586DBA">
      <w:pPr>
        <w:pStyle w:val="Heading4"/>
        <w:numPr>
          <w:ilvl w:val="0"/>
          <w:numId w:val="0"/>
        </w:numPr>
        <w:ind w:left="1429"/>
      </w:pPr>
      <w:bookmarkStart w:id="1119" w:name="_Toc331084217"/>
      <w:r w:rsidRPr="00586DBA">
        <w:rPr>
          <w:szCs w:val="26"/>
        </w:rPr>
        <w:t xml:space="preserve">5.7.1.1 </w:t>
      </w:r>
      <w:r w:rsidR="006F220B" w:rsidRPr="006F220B">
        <w:rPr>
          <w:lang w:eastAsia="en-GB"/>
        </w:rPr>
        <w:t>External Users</w:t>
      </w:r>
      <w:bookmarkEnd w:id="1119"/>
    </w:p>
    <w:p w:rsidR="006F220B" w:rsidRPr="006F220B" w:rsidRDefault="008B6F0F" w:rsidP="007C5F01">
      <w:pPr>
        <w:pStyle w:val="ListParagraph"/>
        <w:numPr>
          <w:ilvl w:val="0"/>
          <w:numId w:val="27"/>
        </w:numPr>
        <w:rPr>
          <w:rFonts w:ascii="Times New Roman" w:hAnsi="Times New Roman" w:cs="Times New Roman"/>
          <w:sz w:val="24"/>
          <w:szCs w:val="24"/>
          <w:lang w:eastAsia="en-GB" w:bidi="he-IL"/>
        </w:rPr>
      </w:pPr>
      <w:r w:rsidRPr="006F220B">
        <w:rPr>
          <w:rFonts w:ascii="Times New Roman" w:hAnsi="Times New Roman" w:cs="Times New Roman"/>
          <w:sz w:val="24"/>
          <w:szCs w:val="24"/>
          <w:lang w:eastAsia="en-GB" w:bidi="he-IL"/>
        </w:rPr>
        <w:t xml:space="preserve">Our primary goal is to provide the primitives' functionality to the external user of the package without requiring any knowledge of the underlying implementation. The user will provide the name of the required algorithm and will get an instantiation of that algorithm. The underlying implementation can be our own or a wrapper for an implementation of an external library. </w:t>
      </w:r>
    </w:p>
    <w:p w:rsidR="008B6F0F" w:rsidRPr="006F220B" w:rsidRDefault="006F220B" w:rsidP="007C5F01">
      <w:pPr>
        <w:pStyle w:val="ListParagraph"/>
        <w:numPr>
          <w:ilvl w:val="0"/>
          <w:numId w:val="27"/>
        </w:numPr>
        <w:rPr>
          <w:rFonts w:ascii="Times New Roman" w:hAnsi="Times New Roman" w:cs="Times New Roman"/>
          <w:sz w:val="24"/>
          <w:szCs w:val="24"/>
          <w:lang w:eastAsia="en-GB" w:bidi="he-IL"/>
        </w:rPr>
      </w:pPr>
      <w:r w:rsidRPr="006F220B">
        <w:rPr>
          <w:rFonts w:ascii="Times New Roman" w:hAnsi="Times New Roman" w:cs="Times New Roman"/>
          <w:sz w:val="24"/>
          <w:szCs w:val="24"/>
          <w:lang w:eastAsia="en-GB" w:bidi="he-IL"/>
        </w:rPr>
        <w:t>O</w:t>
      </w:r>
      <w:r w:rsidR="008B6F0F" w:rsidRPr="006F220B">
        <w:rPr>
          <w:rFonts w:ascii="Times New Roman" w:hAnsi="Times New Roman" w:cs="Times New Roman"/>
          <w:sz w:val="24"/>
          <w:szCs w:val="24"/>
          <w:lang w:eastAsia="en-GB" w:bidi="he-IL"/>
        </w:rPr>
        <w:t>ur secondary goal is to allow the creation of complex classes via a general tool. We define a complex class to be a class that needs other primitive classes</w:t>
      </w:r>
      <w:r w:rsidR="00C20E25" w:rsidRPr="006F220B">
        <w:rPr>
          <w:rFonts w:ascii="Times New Roman" w:hAnsi="Times New Roman" w:cs="Times New Roman"/>
          <w:sz w:val="24"/>
          <w:szCs w:val="24"/>
          <w:lang w:eastAsia="en-GB" w:bidi="he-IL"/>
        </w:rPr>
        <w:t xml:space="preserve"> – possibly more than one –</w:t>
      </w:r>
      <w:r w:rsidR="008B6F0F" w:rsidRPr="006F220B">
        <w:rPr>
          <w:rFonts w:ascii="Times New Roman" w:hAnsi="Times New Roman" w:cs="Times New Roman"/>
          <w:sz w:val="24"/>
          <w:szCs w:val="24"/>
          <w:lang w:eastAsia="en-GB" w:bidi="he-IL"/>
        </w:rPr>
        <w:t xml:space="preserve"> for</w:t>
      </w:r>
      <w:r w:rsidR="00C20E25" w:rsidRPr="006F220B">
        <w:rPr>
          <w:rFonts w:ascii="Times New Roman" w:hAnsi="Times New Roman" w:cs="Times New Roman"/>
          <w:sz w:val="24"/>
          <w:szCs w:val="24"/>
          <w:lang w:eastAsia="en-GB" w:bidi="he-IL"/>
        </w:rPr>
        <w:t xml:space="preserve"> </w:t>
      </w:r>
      <w:r w:rsidR="008B6F0F" w:rsidRPr="006F220B">
        <w:rPr>
          <w:rFonts w:ascii="Times New Roman" w:hAnsi="Times New Roman" w:cs="Times New Roman"/>
          <w:sz w:val="24"/>
          <w:szCs w:val="24"/>
          <w:lang w:eastAsia="en-GB" w:bidi="he-IL"/>
        </w:rPr>
        <w:t>its creation. For example Hmac that uses hash in its inner implementation.</w:t>
      </w:r>
    </w:p>
    <w:p w:rsidR="00FB3555" w:rsidRDefault="00FB3555" w:rsidP="008B6F0F">
      <w:pPr>
        <w:rPr>
          <w:lang w:eastAsia="en-GB"/>
        </w:rPr>
      </w:pPr>
    </w:p>
    <w:p w:rsidR="00BA5429" w:rsidRPr="006F220B" w:rsidRDefault="00BA5429" w:rsidP="00AD7757">
      <w:pPr>
        <w:pStyle w:val="Heading4"/>
        <w:numPr>
          <w:ilvl w:val="0"/>
          <w:numId w:val="0"/>
        </w:numPr>
        <w:ind w:left="1429"/>
        <w:rPr>
          <w:lang w:eastAsia="en-GB"/>
        </w:rPr>
      </w:pPr>
      <w:bookmarkStart w:id="1120" w:name="_Toc331084218"/>
      <w:r w:rsidRPr="00186EB0">
        <w:rPr>
          <w:szCs w:val="26"/>
        </w:rPr>
        <w:t>5.</w:t>
      </w:r>
      <w:r>
        <w:rPr>
          <w:szCs w:val="26"/>
        </w:rPr>
        <w:t>7</w:t>
      </w:r>
      <w:r w:rsidRPr="00186EB0">
        <w:rPr>
          <w:szCs w:val="26"/>
        </w:rPr>
        <w:t>.1.</w:t>
      </w:r>
      <w:r>
        <w:rPr>
          <w:szCs w:val="26"/>
        </w:rPr>
        <w:t>2</w:t>
      </w:r>
      <w:r w:rsidRPr="00186EB0">
        <w:rPr>
          <w:szCs w:val="26"/>
        </w:rPr>
        <w:t xml:space="preserve"> </w:t>
      </w:r>
      <w:r w:rsidR="00AD7757">
        <w:rPr>
          <w:lang w:eastAsia="en-GB"/>
        </w:rPr>
        <w:t>In</w:t>
      </w:r>
      <w:r w:rsidRPr="006F220B">
        <w:rPr>
          <w:lang w:eastAsia="en-GB"/>
        </w:rPr>
        <w:t>ternal Users</w:t>
      </w:r>
      <w:bookmarkEnd w:id="1120"/>
    </w:p>
    <w:p w:rsidR="009126FC" w:rsidRPr="001B6685" w:rsidRDefault="00CB533A" w:rsidP="0094168E">
      <w:pPr>
        <w:pStyle w:val="ListParagraph"/>
        <w:ind w:left="375"/>
        <w:rPr>
          <w:rFonts w:ascii="Times New Roman" w:hAnsi="Times New Roman" w:cs="Times New Roman"/>
          <w:sz w:val="24"/>
          <w:szCs w:val="24"/>
          <w:lang w:eastAsia="en-GB" w:bidi="he-IL"/>
        </w:rPr>
      </w:pPr>
      <w:commentRangeStart w:id="1121"/>
      <w:commentRangeStart w:id="1122"/>
      <w:del w:id="1123" w:author="LabTest" w:date="2011-07-27T11:47:00Z">
        <w:r w:rsidRPr="006F220B" w:rsidDel="006F220B">
          <w:rPr>
            <w:rFonts w:ascii="Times New Roman" w:hAnsi="Times New Roman" w:cs="Times New Roman"/>
            <w:sz w:val="24"/>
            <w:szCs w:val="24"/>
            <w:lang w:eastAsia="en-GB" w:bidi="he-IL"/>
          </w:rPr>
          <w:delText xml:space="preserve">We also want </w:delText>
        </w:r>
        <w:commentRangeEnd w:id="1121"/>
        <w:r w:rsidR="004A34D9" w:rsidRPr="006F220B" w:rsidDel="006F220B">
          <w:rPr>
            <w:rFonts w:ascii="Times New Roman" w:hAnsi="Times New Roman" w:cs="Times New Roman"/>
            <w:sz w:val="24"/>
            <w:szCs w:val="24"/>
            <w:lang w:eastAsia="en-GB" w:bidi="he-IL"/>
          </w:rPr>
          <w:commentReference w:id="1121"/>
        </w:r>
        <w:commentRangeEnd w:id="1122"/>
        <w:r w:rsidR="006F220B" w:rsidRPr="006F220B" w:rsidDel="006F220B">
          <w:rPr>
            <w:rFonts w:ascii="Times New Roman" w:hAnsi="Times New Roman" w:cs="Times New Roman"/>
            <w:sz w:val="24"/>
            <w:szCs w:val="24"/>
            <w:lang w:eastAsia="en-GB" w:bidi="he-IL"/>
          </w:rPr>
          <w:commentReference w:id="1122"/>
        </w:r>
        <w:r w:rsidRPr="006F220B" w:rsidDel="006F220B">
          <w:rPr>
            <w:rFonts w:ascii="Times New Roman" w:hAnsi="Times New Roman" w:cs="Times New Roman"/>
            <w:sz w:val="24"/>
            <w:szCs w:val="24"/>
            <w:lang w:eastAsia="en-GB" w:bidi="he-IL"/>
          </w:rPr>
          <w:delText>to p</w:delText>
        </w:r>
      </w:del>
      <w:ins w:id="1124" w:author="LabTest" w:date="2011-07-27T11:47:00Z">
        <w:r w:rsidR="006F220B">
          <w:rPr>
            <w:rFonts w:ascii="Times New Roman" w:hAnsi="Times New Roman" w:cs="Times New Roman"/>
            <w:sz w:val="24"/>
            <w:szCs w:val="24"/>
            <w:lang w:eastAsia="en-GB" w:bidi="he-IL"/>
          </w:rPr>
          <w:t>P</w:t>
        </w:r>
      </w:ins>
      <w:r w:rsidRPr="006F220B">
        <w:rPr>
          <w:rFonts w:ascii="Times New Roman" w:hAnsi="Times New Roman" w:cs="Times New Roman"/>
          <w:sz w:val="24"/>
          <w:szCs w:val="24"/>
          <w:lang w:eastAsia="en-GB" w:bidi="he-IL"/>
        </w:rPr>
        <w:t xml:space="preserve">rovide an internal user the ability to instantiate </w:t>
      </w:r>
      <w:r w:rsidR="00FB3555" w:rsidRPr="006F220B">
        <w:rPr>
          <w:rFonts w:ascii="Times New Roman" w:hAnsi="Times New Roman" w:cs="Times New Roman"/>
          <w:sz w:val="24"/>
          <w:szCs w:val="24"/>
          <w:lang w:eastAsia="en-GB" w:bidi="he-IL"/>
        </w:rPr>
        <w:t>objects direct</w:t>
      </w:r>
      <w:r w:rsidRPr="006F220B">
        <w:rPr>
          <w:rFonts w:ascii="Times New Roman" w:hAnsi="Times New Roman" w:cs="Times New Roman"/>
          <w:sz w:val="24"/>
          <w:szCs w:val="24"/>
          <w:lang w:eastAsia="en-GB" w:bidi="he-IL"/>
        </w:rPr>
        <w:t>ly</w:t>
      </w:r>
      <w:r w:rsidR="00FB3555" w:rsidRPr="006F220B">
        <w:rPr>
          <w:rFonts w:ascii="Times New Roman" w:hAnsi="Times New Roman" w:cs="Times New Roman"/>
          <w:sz w:val="24"/>
          <w:szCs w:val="24"/>
          <w:lang w:eastAsia="en-GB" w:bidi="he-IL"/>
        </w:rPr>
        <w:t>. That is, instantiating an object by calling its related class constructor</w:t>
      </w:r>
      <w:r w:rsidRPr="006F220B">
        <w:rPr>
          <w:rFonts w:ascii="Times New Roman" w:hAnsi="Times New Roman" w:cs="Times New Roman"/>
          <w:sz w:val="24"/>
          <w:szCs w:val="24"/>
          <w:lang w:eastAsia="en-GB" w:bidi="he-IL"/>
        </w:rPr>
        <w:t xml:space="preserve"> </w:t>
      </w:r>
      <w:del w:id="1125" w:author="LabTest" w:date="2011-07-27T11:48:00Z">
        <w:r w:rsidRPr="006F220B" w:rsidDel="006F220B">
          <w:rPr>
            <w:rFonts w:ascii="Times New Roman" w:hAnsi="Times New Roman" w:cs="Times New Roman"/>
            <w:sz w:val="24"/>
            <w:szCs w:val="24"/>
            <w:lang w:eastAsia="en-GB" w:bidi="he-IL"/>
          </w:rPr>
          <w:delText xml:space="preserve">in the </w:delText>
        </w:r>
        <w:commentRangeStart w:id="1126"/>
        <w:commentRangeStart w:id="1127"/>
        <w:r w:rsidRPr="006F220B" w:rsidDel="006F220B">
          <w:rPr>
            <w:rFonts w:ascii="Times New Roman" w:hAnsi="Times New Roman" w:cs="Times New Roman"/>
            <w:sz w:val="24"/>
            <w:szCs w:val="24"/>
            <w:lang w:eastAsia="en-GB" w:bidi="he-IL"/>
          </w:rPr>
          <w:delText>old fashion way</w:delText>
        </w:r>
        <w:commentRangeEnd w:id="1126"/>
        <w:r w:rsidR="00701EA1" w:rsidRPr="006F220B" w:rsidDel="006F220B">
          <w:rPr>
            <w:rFonts w:ascii="Times New Roman" w:hAnsi="Times New Roman" w:cs="Times New Roman"/>
            <w:sz w:val="24"/>
            <w:szCs w:val="24"/>
            <w:lang w:eastAsia="en-GB" w:bidi="he-IL"/>
          </w:rPr>
          <w:commentReference w:id="1126"/>
        </w:r>
      </w:del>
      <w:commentRangeEnd w:id="1127"/>
      <w:del w:id="1128" w:author="Unknown">
        <w:r w:rsidR="006F220B" w:rsidRPr="001B6685" w:rsidDel="006F220B">
          <w:rPr>
            <w:sz w:val="24"/>
            <w:szCs w:val="24"/>
            <w:lang w:eastAsia="en-GB"/>
          </w:rPr>
          <w:commentReference w:id="1127"/>
        </w:r>
      </w:del>
      <w:ins w:id="1129" w:author="LabTest" w:date="2011-07-27T11:48:00Z">
        <w:r w:rsidR="006F220B">
          <w:rPr>
            <w:rFonts w:ascii="Times New Roman" w:hAnsi="Times New Roman" w:cs="Times New Roman"/>
            <w:sz w:val="24"/>
            <w:szCs w:val="24"/>
            <w:lang w:eastAsia="en-GB" w:bidi="he-IL"/>
          </w:rPr>
          <w:t xml:space="preserve">as done </w:t>
        </w:r>
      </w:ins>
      <w:ins w:id="1130" w:author="LabTest" w:date="2011-07-27T11:49:00Z">
        <w:r w:rsidR="0094168E">
          <w:rPr>
            <w:rFonts w:ascii="Times New Roman" w:hAnsi="Times New Roman" w:cs="Times New Roman"/>
            <w:sz w:val="24"/>
            <w:szCs w:val="24"/>
            <w:lang w:eastAsia="en-GB" w:bidi="he-IL"/>
          </w:rPr>
          <w:t>usually in Java or any other object oriented language</w:t>
        </w:r>
      </w:ins>
      <w:r w:rsidR="00FB3555" w:rsidRPr="006F220B">
        <w:rPr>
          <w:rFonts w:ascii="Times New Roman" w:hAnsi="Times New Roman" w:cs="Times New Roman"/>
          <w:sz w:val="24"/>
          <w:szCs w:val="24"/>
          <w:lang w:eastAsia="en-GB" w:bidi="he-IL"/>
        </w:rPr>
        <w:t xml:space="preserve">. This requires a deeper knowledge of the classes and wrapped library classes of </w:t>
      </w:r>
      <w:del w:id="1131" w:author="Yael Ejgenberg" w:date="2011-07-26T20:04:00Z">
        <w:r w:rsidR="00FB3555" w:rsidRPr="006F220B" w:rsidDel="00701EA1">
          <w:rPr>
            <w:rFonts w:ascii="Times New Roman" w:hAnsi="Times New Roman" w:cs="Times New Roman"/>
            <w:sz w:val="24"/>
            <w:szCs w:val="24"/>
            <w:lang w:eastAsia="en-GB" w:bidi="he-IL"/>
          </w:rPr>
          <w:delText>SCAPI which</w:delText>
        </w:r>
      </w:del>
      <w:ins w:id="1132" w:author="Yael Ejgenberg" w:date="2011-07-26T20:04:00Z">
        <w:r w:rsidR="00701EA1" w:rsidRPr="006F220B">
          <w:rPr>
            <w:rFonts w:ascii="Times New Roman" w:hAnsi="Times New Roman" w:cs="Times New Roman"/>
            <w:sz w:val="24"/>
            <w:szCs w:val="24"/>
            <w:lang w:eastAsia="en-GB" w:bidi="he-IL"/>
          </w:rPr>
          <w:t>SCAPI, which</w:t>
        </w:r>
      </w:ins>
      <w:r w:rsidR="00FB3555" w:rsidRPr="006F220B">
        <w:rPr>
          <w:rFonts w:ascii="Times New Roman" w:hAnsi="Times New Roman" w:cs="Times New Roman"/>
          <w:sz w:val="24"/>
          <w:szCs w:val="24"/>
          <w:lang w:eastAsia="en-GB" w:bidi="he-IL"/>
        </w:rPr>
        <w:t xml:space="preserve"> we do not assume from an external user.</w:t>
      </w:r>
      <w:ins w:id="1133" w:author="LabTest" w:date="2011-07-27T11:51:00Z">
        <w:r w:rsidR="0094168E">
          <w:rPr>
            <w:rFonts w:ascii="Times New Roman" w:hAnsi="Times New Roman" w:cs="Times New Roman"/>
            <w:sz w:val="24"/>
            <w:szCs w:val="24"/>
            <w:lang w:eastAsia="en-GB" w:bidi="he-IL"/>
          </w:rPr>
          <w:t xml:space="preserve"> </w:t>
        </w:r>
      </w:ins>
      <w:r w:rsidR="00FB3555" w:rsidRPr="001B6685">
        <w:rPr>
          <w:rFonts w:ascii="Times New Roman" w:hAnsi="Times New Roman" w:cs="Times New Roman"/>
          <w:sz w:val="24"/>
          <w:szCs w:val="24"/>
          <w:lang w:eastAsia="en-GB" w:bidi="he-IL"/>
        </w:rPr>
        <w:t xml:space="preserve">A scenario where an internal user might want to use the direct approach may be in complex classes. Suppose that the user wants to create an Hkdf. Instead of passing the string of the Hmac and the underlying collision resistant </w:t>
      </w:r>
      <w:del w:id="1134" w:author="Yael Ejgenberg" w:date="2011-07-26T20:04:00Z">
        <w:r w:rsidR="00FB3555" w:rsidRPr="001B6685" w:rsidDel="00701EA1">
          <w:rPr>
            <w:rFonts w:ascii="Times New Roman" w:hAnsi="Times New Roman" w:cs="Times New Roman"/>
            <w:sz w:val="24"/>
            <w:szCs w:val="24"/>
            <w:lang w:eastAsia="en-GB" w:bidi="he-IL"/>
          </w:rPr>
          <w:delText>hash</w:delText>
        </w:r>
      </w:del>
      <w:ins w:id="1135" w:author="Yael Ejgenberg" w:date="2011-07-26T20:04:00Z">
        <w:r w:rsidR="00701EA1" w:rsidRPr="001B6685">
          <w:rPr>
            <w:rFonts w:ascii="Times New Roman" w:hAnsi="Times New Roman" w:cs="Times New Roman"/>
            <w:sz w:val="24"/>
            <w:szCs w:val="24"/>
            <w:lang w:eastAsia="en-GB" w:bidi="he-IL"/>
          </w:rPr>
          <w:t>hash,</w:t>
        </w:r>
      </w:ins>
      <w:r w:rsidR="00FB3555" w:rsidRPr="001B6685">
        <w:rPr>
          <w:rFonts w:ascii="Times New Roman" w:hAnsi="Times New Roman" w:cs="Times New Roman"/>
          <w:sz w:val="24"/>
          <w:szCs w:val="24"/>
          <w:lang w:eastAsia="en-GB" w:bidi="he-IL"/>
        </w:rPr>
        <w:t xml:space="preserve"> it may pass an already initialized and maybe already used object of Hmac. In these </w:t>
      </w:r>
      <w:del w:id="1136" w:author="Yael Ejgenberg" w:date="2011-07-26T20:05:00Z">
        <w:r w:rsidR="00FB3555" w:rsidRPr="001B6685" w:rsidDel="00701EA1">
          <w:rPr>
            <w:rFonts w:ascii="Times New Roman" w:hAnsi="Times New Roman" w:cs="Times New Roman"/>
            <w:sz w:val="24"/>
            <w:szCs w:val="24"/>
            <w:lang w:eastAsia="en-GB" w:bidi="he-IL"/>
          </w:rPr>
          <w:delText>cases</w:delText>
        </w:r>
      </w:del>
      <w:ins w:id="1137" w:author="Yael Ejgenberg" w:date="2011-07-26T20:05:00Z">
        <w:r w:rsidR="00701EA1" w:rsidRPr="001B6685">
          <w:rPr>
            <w:rFonts w:ascii="Times New Roman" w:hAnsi="Times New Roman" w:cs="Times New Roman"/>
            <w:sz w:val="24"/>
            <w:szCs w:val="24"/>
            <w:lang w:eastAsia="en-GB" w:bidi="he-IL"/>
          </w:rPr>
          <w:t>cases,</w:t>
        </w:r>
      </w:ins>
      <w:r w:rsidR="00FB3555" w:rsidRPr="001B6685">
        <w:rPr>
          <w:rFonts w:ascii="Times New Roman" w:hAnsi="Times New Roman" w:cs="Times New Roman"/>
          <w:sz w:val="24"/>
          <w:szCs w:val="24"/>
          <w:lang w:eastAsia="en-GB" w:bidi="he-IL"/>
        </w:rPr>
        <w:t xml:space="preserve"> </w:t>
      </w:r>
      <w:commentRangeStart w:id="1138"/>
      <w:commentRangeStart w:id="1139"/>
      <w:r w:rsidR="00FB3555" w:rsidRPr="001B6685">
        <w:rPr>
          <w:rFonts w:ascii="Times New Roman" w:hAnsi="Times New Roman" w:cs="Times New Roman"/>
          <w:sz w:val="24"/>
          <w:szCs w:val="24"/>
          <w:lang w:eastAsia="en-GB" w:bidi="he-IL"/>
        </w:rPr>
        <w:t xml:space="preserve">we </w:t>
      </w:r>
      <w:del w:id="1140" w:author="LabTest" w:date="2011-07-27T11:50:00Z">
        <w:r w:rsidR="00FB3555" w:rsidRPr="001B6685" w:rsidDel="0094168E">
          <w:rPr>
            <w:rFonts w:ascii="Times New Roman" w:hAnsi="Times New Roman" w:cs="Times New Roman"/>
            <w:sz w:val="24"/>
            <w:szCs w:val="24"/>
            <w:lang w:eastAsia="en-GB" w:bidi="he-IL"/>
          </w:rPr>
          <w:delText xml:space="preserve">assume </w:delText>
        </w:r>
      </w:del>
      <w:commentRangeEnd w:id="1138"/>
      <w:ins w:id="1141" w:author="LabTest" w:date="2011-07-27T11:50:00Z">
        <w:r w:rsidR="0094168E" w:rsidRPr="001B6685">
          <w:rPr>
            <w:rFonts w:ascii="Times New Roman" w:hAnsi="Times New Roman" w:cs="Times New Roman"/>
            <w:sz w:val="24"/>
            <w:szCs w:val="24"/>
            <w:lang w:eastAsia="en-GB" w:bidi="he-IL"/>
          </w:rPr>
          <w:t xml:space="preserve">check </w:t>
        </w:r>
      </w:ins>
      <w:r w:rsidR="00701EA1" w:rsidRPr="001B6685">
        <w:rPr>
          <w:rFonts w:ascii="Times New Roman" w:hAnsi="Times New Roman" w:cs="Times New Roman"/>
          <w:sz w:val="24"/>
          <w:szCs w:val="24"/>
          <w:lang w:eastAsia="en-GB" w:bidi="he-IL"/>
        </w:rPr>
        <w:commentReference w:id="1138"/>
      </w:r>
      <w:commentRangeEnd w:id="1139"/>
      <w:r w:rsidR="0094168E" w:rsidRPr="001B6685">
        <w:rPr>
          <w:rFonts w:ascii="Times New Roman" w:hAnsi="Times New Roman" w:cs="Times New Roman"/>
          <w:sz w:val="24"/>
          <w:szCs w:val="24"/>
          <w:lang w:eastAsia="en-GB" w:bidi="he-IL"/>
        </w:rPr>
        <w:commentReference w:id="1139"/>
      </w:r>
      <w:r w:rsidR="00FB3555" w:rsidRPr="001B6685">
        <w:rPr>
          <w:rFonts w:ascii="Times New Roman" w:hAnsi="Times New Roman" w:cs="Times New Roman"/>
          <w:sz w:val="24"/>
          <w:szCs w:val="24"/>
          <w:lang w:eastAsia="en-GB" w:bidi="he-IL"/>
        </w:rPr>
        <w:t>that the passed object is initialized and otherwise throw an exception.</w:t>
      </w:r>
      <w:r w:rsidR="009126FC" w:rsidRPr="001B6685">
        <w:rPr>
          <w:rFonts w:ascii="Times New Roman" w:hAnsi="Times New Roman" w:cs="Times New Roman"/>
          <w:sz w:val="24"/>
          <w:szCs w:val="24"/>
          <w:lang w:eastAsia="en-GB" w:bidi="he-IL"/>
        </w:rPr>
        <w:t xml:space="preserve"> </w:t>
      </w:r>
    </w:p>
    <w:p w:rsidR="008B6F0F" w:rsidRPr="008B6F0F" w:rsidRDefault="008B6F0F" w:rsidP="008B6F0F">
      <w:pPr>
        <w:rPr>
          <w:lang w:eastAsia="en-GB"/>
        </w:rPr>
      </w:pPr>
    </w:p>
    <w:p w:rsidR="003866CC" w:rsidRDefault="00241C9F" w:rsidP="007C5F01">
      <w:pPr>
        <w:pStyle w:val="Heading3"/>
        <w:numPr>
          <w:ilvl w:val="2"/>
          <w:numId w:val="10"/>
        </w:numPr>
      </w:pPr>
      <w:bookmarkStart w:id="1142" w:name="_Toc331084219"/>
      <w:r>
        <w:t>Solution</w:t>
      </w:r>
      <w:bookmarkEnd w:id="1142"/>
    </w:p>
    <w:p w:rsidR="003866CC" w:rsidRDefault="003866CC" w:rsidP="003866CC">
      <w:pPr>
        <w:rPr>
          <w:ins w:id="1143" w:author="LabTest" w:date="2011-07-27T12:11:00Z"/>
        </w:rPr>
      </w:pPr>
      <w:ins w:id="1144" w:author="LabTest" w:date="2011-07-27T12:11:00Z">
        <w:r>
          <w:t>We provide both options of creating algorithm objects in SCAPI, that is</w:t>
        </w:r>
      </w:ins>
      <w:r w:rsidR="00D018B5">
        <w:t>,</w:t>
      </w:r>
      <w:ins w:id="1145" w:author="LabTest" w:date="2011-07-27T12:11:00Z">
        <w:r>
          <w:t xml:space="preserve"> the direct approach for the external user and the general tool for the internal user.</w:t>
        </w:r>
      </w:ins>
    </w:p>
    <w:p w:rsidR="00AF7117" w:rsidRDefault="003866CC" w:rsidP="00D018B5">
      <w:pPr>
        <w:rPr>
          <w:lang w:eastAsia="en-GB"/>
        </w:rPr>
      </w:pPr>
      <w:ins w:id="1146" w:author="LabTest" w:date="2011-07-27T12:12:00Z">
        <w:r>
          <w:t xml:space="preserve">For the internal user, a simple class can be instantiated via a call to the empty constructor. </w:t>
        </w:r>
      </w:ins>
      <w:ins w:id="1147" w:author="LabTest" w:date="2011-07-27T12:13:00Z">
        <w:r>
          <w:t>For complex classes we also supply a constructor that can get the inner underlying object</w:t>
        </w:r>
      </w:ins>
      <w:ins w:id="1148" w:author="LabTest" w:date="2011-07-27T12:14:00Z">
        <w:r>
          <w:t xml:space="preserve"> or objects</w:t>
        </w:r>
      </w:ins>
      <w:ins w:id="1149" w:author="LabTest" w:date="2011-07-27T12:13:00Z">
        <w:r>
          <w:t>.</w:t>
        </w:r>
      </w:ins>
      <w:ins w:id="1150" w:author="LabTest" w:date="2011-07-27T12:14:00Z">
        <w:r>
          <w:t xml:space="preserve"> We provide such a constructor even if the implemented complex element is taken from a library</w:t>
        </w:r>
      </w:ins>
      <w:ins w:id="1151" w:author="LabTest" w:date="2011-07-27T12:15:00Z">
        <w:r>
          <w:t xml:space="preserve">. For example, </w:t>
        </w:r>
      </w:ins>
      <w:r w:rsidR="00D018B5">
        <w:t>w</w:t>
      </w:r>
      <w:ins w:id="1152" w:author="LabTest" w:date="2011-07-27T12:15:00Z">
        <w:r>
          <w:t xml:space="preserve">e provide a constructor that gets a TargetCollisionResistant hash </w:t>
        </w:r>
      </w:ins>
      <w:ins w:id="1153" w:author="LabTest" w:date="2011-07-27T12:16:00Z">
        <w:r>
          <w:t xml:space="preserve">for BcHmac even though it </w:t>
        </w:r>
      </w:ins>
      <w:ins w:id="1154" w:author="LabTest" w:date="2011-07-27T12:17:00Z">
        <w:r>
          <w:t>need</w:t>
        </w:r>
      </w:ins>
      <w:r w:rsidR="00D018B5">
        <w:t>s</w:t>
      </w:r>
      <w:ins w:id="1155" w:author="LabTest" w:date="2011-07-27T12:17:00Z">
        <w:r>
          <w:t xml:space="preserve"> to create a digest.</w:t>
        </w:r>
        <w:r w:rsidRPr="003866CC">
          <w:t xml:space="preserve"> </w:t>
        </w:r>
        <w:r>
          <w:t>In that case, BcHmac will retrieve the required parameters to create the related digest</w:t>
        </w:r>
      </w:ins>
      <w:ins w:id="1156" w:author="LabTest" w:date="2011-07-27T12:18:00Z">
        <w:r>
          <w:t>.</w:t>
        </w:r>
      </w:ins>
      <w:r w:rsidR="00D018B5">
        <w:t xml:space="preserve"> </w:t>
      </w:r>
      <w:del w:id="1157" w:author="LabTest" w:date="2011-07-27T12:18:00Z">
        <w:r w:rsidR="00AF7117" w:rsidDel="003866CC">
          <w:delText xml:space="preserve">We provide </w:delText>
        </w:r>
        <w:commentRangeStart w:id="1158"/>
        <w:commentRangeStart w:id="1159"/>
        <w:r w:rsidR="00AF7117" w:rsidDel="003866CC">
          <w:delText xml:space="preserve">both solutions </w:delText>
        </w:r>
        <w:commentRangeEnd w:id="1158"/>
        <w:r w:rsidR="00AF7117" w:rsidDel="003866CC">
          <w:rPr>
            <w:rStyle w:val="CommentReference"/>
          </w:rPr>
          <w:commentReference w:id="1158"/>
        </w:r>
      </w:del>
      <w:commentRangeEnd w:id="1159"/>
      <w:r>
        <w:rPr>
          <w:rStyle w:val="CommentReference"/>
        </w:rPr>
        <w:commentReference w:id="1159"/>
      </w:r>
      <w:del w:id="1160" w:author="LabTest" w:date="2011-07-27T12:18:00Z">
        <w:r w:rsidR="00AF7117" w:rsidDel="003866CC">
          <w:delText>even if the implemented complex element is taken from a library. Although the concrete passed hash object for BcHmac for example does not make sense since we need to create a digest. In that case, BcHmac will retrieve the requires</w:delText>
        </w:r>
      </w:del>
      <w:ins w:id="1161" w:author="Yael Ejgenberg" w:date="2011-07-26T20:18:00Z">
        <w:del w:id="1162" w:author="LabTest" w:date="2011-07-27T12:18:00Z">
          <w:r w:rsidR="00AF7117" w:rsidDel="003866CC">
            <w:delText>d</w:delText>
          </w:r>
        </w:del>
      </w:ins>
      <w:del w:id="1163" w:author="LabTest" w:date="2011-07-27T12:18:00Z">
        <w:r w:rsidR="00AF7117" w:rsidDel="003866CC">
          <w:delText xml:space="preserve"> parameters to create the related digest. </w:delText>
        </w:r>
      </w:del>
      <w:commentRangeStart w:id="1164"/>
      <w:commentRangeStart w:id="1165"/>
      <w:r w:rsidR="00AF7117">
        <w:rPr>
          <w:lang w:eastAsia="en-GB"/>
        </w:rPr>
        <w:t xml:space="preserve">This is an example where the direct approach is not </w:t>
      </w:r>
      <w:ins w:id="1166" w:author="LabTest" w:date="2011-07-27T12:20:00Z">
        <w:r>
          <w:rPr>
            <w:lang w:eastAsia="en-GB"/>
          </w:rPr>
          <w:t xml:space="preserve">more efficient than using the general tool for the external </w:t>
        </w:r>
        <w:proofErr w:type="gramStart"/>
        <w:r>
          <w:rPr>
            <w:lang w:eastAsia="en-GB"/>
          </w:rPr>
          <w:t>user</w:t>
        </w:r>
      </w:ins>
      <w:r w:rsidR="00AF7117">
        <w:rPr>
          <w:lang w:eastAsia="en-GB"/>
        </w:rPr>
        <w:t>,</w:t>
      </w:r>
      <w:proofErr w:type="gramEnd"/>
      <w:r w:rsidR="00AF7117">
        <w:rPr>
          <w:lang w:eastAsia="en-GB"/>
        </w:rPr>
        <w:t xml:space="preserve"> however we allow this option for consistency.</w:t>
      </w:r>
      <w:commentRangeEnd w:id="1164"/>
      <w:r w:rsidR="00AF7117">
        <w:rPr>
          <w:rStyle w:val="CommentReference"/>
        </w:rPr>
        <w:commentReference w:id="1164"/>
      </w:r>
      <w:commentRangeEnd w:id="1165"/>
      <w:r w:rsidR="001E6BEA">
        <w:rPr>
          <w:rStyle w:val="CommentReference"/>
        </w:rPr>
        <w:commentReference w:id="1165"/>
      </w:r>
    </w:p>
    <w:p w:rsidR="00AF7117" w:rsidRDefault="00AF7117" w:rsidP="00AF7117">
      <w:pPr>
        <w:rPr>
          <w:lang w:eastAsia="en-GB"/>
        </w:rPr>
      </w:pPr>
    </w:p>
    <w:p w:rsidR="00A60D20" w:rsidRDefault="00A60D20" w:rsidP="00A60D20">
      <w:pPr>
        <w:rPr>
          <w:lang w:eastAsia="en-GB"/>
        </w:rPr>
      </w:pPr>
      <w:commentRangeStart w:id="1167"/>
      <w:r>
        <w:rPr>
          <w:lang w:eastAsia="en-GB"/>
        </w:rPr>
        <w:t xml:space="preserve">From this point onwards until the end of this section called </w:t>
      </w:r>
      <w:hyperlink w:anchor="_Creation_of_SCAPI_1" w:history="1">
        <w:r w:rsidRPr="00A60D20">
          <w:rPr>
            <w:rStyle w:val="Hyperlink"/>
            <w:lang w:eastAsia="en-GB"/>
          </w:rPr>
          <w:t>Creation of SCAPI objects</w:t>
        </w:r>
      </w:hyperlink>
      <w:r>
        <w:rPr>
          <w:lang w:eastAsia="en-GB"/>
        </w:rPr>
        <w:t>, we only consider the external user approach and only talk about the general tool that we call the factories.</w:t>
      </w:r>
      <w:commentRangeEnd w:id="1167"/>
      <w:r>
        <w:rPr>
          <w:rStyle w:val="CommentReference"/>
        </w:rPr>
        <w:commentReference w:id="1167"/>
      </w:r>
    </w:p>
    <w:p w:rsidR="00236473" w:rsidRDefault="001E6BEA" w:rsidP="001E6BEA">
      <w:pPr>
        <w:rPr>
          <w:lang w:eastAsia="en-GB"/>
        </w:rPr>
      </w:pPr>
      <w:r>
        <w:rPr>
          <w:lang w:eastAsia="en-GB"/>
        </w:rPr>
        <w:t>F</w:t>
      </w:r>
      <w:ins w:id="1168" w:author="LabTest" w:date="2011-07-27T11:57:00Z">
        <w:r>
          <w:rPr>
            <w:lang w:eastAsia="en-GB"/>
          </w:rPr>
          <w:t>or the external user</w:t>
        </w:r>
      </w:ins>
      <w:r>
        <w:rPr>
          <w:lang w:eastAsia="en-GB"/>
        </w:rPr>
        <w:t>,</w:t>
      </w:r>
      <w:ins w:id="1169" w:author="LabTest" w:date="2011-07-27T11:57:00Z">
        <w:r>
          <w:rPr>
            <w:lang w:eastAsia="en-GB"/>
          </w:rPr>
          <w:t xml:space="preserve"> </w:t>
        </w:r>
      </w:ins>
      <w:r>
        <w:rPr>
          <w:lang w:eastAsia="en-GB"/>
        </w:rPr>
        <w:t>w</w:t>
      </w:r>
      <w:r w:rsidR="008B6F0F">
        <w:rPr>
          <w:lang w:eastAsia="en-GB"/>
        </w:rPr>
        <w:t xml:space="preserve">e achieve </w:t>
      </w:r>
      <w:commentRangeStart w:id="1170"/>
      <w:commentRangeStart w:id="1171"/>
      <w:r w:rsidR="008B6F0F">
        <w:rPr>
          <w:lang w:eastAsia="en-GB"/>
        </w:rPr>
        <w:t xml:space="preserve">both goals </w:t>
      </w:r>
      <w:commentRangeEnd w:id="1170"/>
      <w:r w:rsidR="00701EA1">
        <w:rPr>
          <w:rStyle w:val="CommentReference"/>
        </w:rPr>
        <w:commentReference w:id="1170"/>
      </w:r>
      <w:commentRangeEnd w:id="1171"/>
      <w:r w:rsidR="00A60D20">
        <w:rPr>
          <w:rStyle w:val="CommentReference"/>
        </w:rPr>
        <w:commentReference w:id="1171"/>
      </w:r>
      <w:ins w:id="1172" w:author="LabTest" w:date="2011-07-27T11:57:00Z">
        <w:r w:rsidR="001B6685">
          <w:rPr>
            <w:lang w:eastAsia="en-GB"/>
          </w:rPr>
          <w:t xml:space="preserve"> </w:t>
        </w:r>
      </w:ins>
      <w:r w:rsidR="008B6F0F">
        <w:rPr>
          <w:lang w:eastAsia="en-GB"/>
        </w:rPr>
        <w:t xml:space="preserve">by having factory classes for each family of SCAPI primitive types as well as for Bouncy Castle types. For example, </w:t>
      </w:r>
      <w:r w:rsidR="00236473">
        <w:rPr>
          <w:lang w:eastAsia="en-GB"/>
        </w:rPr>
        <w:t>for all primitives that are a type</w:t>
      </w:r>
      <w:r w:rsidR="008B6F0F">
        <w:rPr>
          <w:lang w:eastAsia="en-GB"/>
        </w:rPr>
        <w:t xml:space="preserve"> </w:t>
      </w:r>
      <w:r w:rsidR="00236473">
        <w:rPr>
          <w:lang w:eastAsia="en-GB"/>
        </w:rPr>
        <w:t>of Pseudorandom Function, we have a PseudorandomFunctionFactory.</w:t>
      </w:r>
    </w:p>
    <w:p w:rsidR="008B6F0F" w:rsidRDefault="00236473" w:rsidP="00236473">
      <w:pPr>
        <w:rPr>
          <w:lang w:eastAsia="en-GB"/>
        </w:rPr>
      </w:pPr>
      <w:r>
        <w:rPr>
          <w:lang w:eastAsia="en-GB"/>
        </w:rPr>
        <w:t>The first goal is achieved by having each factory have two main methods:</w:t>
      </w:r>
    </w:p>
    <w:p w:rsidR="00236473" w:rsidRDefault="00236473" w:rsidP="007C5F01">
      <w:pPr>
        <w:pStyle w:val="ListParagraph"/>
        <w:numPr>
          <w:ilvl w:val="0"/>
          <w:numId w:val="16"/>
        </w:numPr>
        <w:rPr>
          <w:lang w:eastAsia="en-GB"/>
        </w:rPr>
      </w:pPr>
      <w:r>
        <w:rPr>
          <w:lang w:eastAsia="en-GB"/>
        </w:rPr>
        <w:t>getObject(String algName, String provider)</w:t>
      </w:r>
    </w:p>
    <w:p w:rsidR="00241C9F" w:rsidRDefault="00236473" w:rsidP="007C5F01">
      <w:pPr>
        <w:pStyle w:val="ListParagraph"/>
        <w:numPr>
          <w:ilvl w:val="0"/>
          <w:numId w:val="16"/>
        </w:numPr>
        <w:rPr>
          <w:lang w:eastAsia="en-GB"/>
        </w:rPr>
      </w:pPr>
      <w:r>
        <w:rPr>
          <w:lang w:eastAsia="en-GB"/>
        </w:rPr>
        <w:lastRenderedPageBreak/>
        <w:t>getObject(String algName)</w:t>
      </w:r>
    </w:p>
    <w:p w:rsidR="00236473" w:rsidRDefault="00236473" w:rsidP="00241C9F">
      <w:pPr>
        <w:rPr>
          <w:lang w:eastAsia="en-GB"/>
        </w:rPr>
      </w:pPr>
      <w:r>
        <w:rPr>
          <w:lang w:eastAsia="en-GB"/>
        </w:rPr>
        <w:t>With these methods, we give the external user different levels of access to the implementations of the primitives. With the first method the user not only requests a specific algorithm but also specifies the library (provider) from which she wants the implementation. With the second method, the user relies on SCAPI to return as a default implementation one that it considers the best.</w:t>
      </w:r>
    </w:p>
    <w:p w:rsidR="001703F5" w:rsidRPr="0032228F" w:rsidRDefault="001703F5" w:rsidP="001703F5">
      <w:r w:rsidRPr="0032228F">
        <w:t xml:space="preserve">The secondary goal is achieved by allowing the argument algName (String) to be composed of a </w:t>
      </w:r>
      <w:r>
        <w:t>series</w:t>
      </w:r>
      <w:r w:rsidRPr="0032228F">
        <w:t xml:space="preserve"> of the names of the classes needed by a complex class (as defined above). </w:t>
      </w:r>
      <w:r>
        <w:t>We process/parse the string in a manner similar to the processing of a native language function where the leftmost element is the function and the other elements are parameters. In our case, the leftmost element is the main algorithm and the elements in the parenthesis (if the main algorithm is complex) are inner sub algorithms which are the main algorithm input separated in commas. Note that, a sub algorithm may recursively also be complex and thus will get its arguments in additional parenthesis. A typical algName would look like the following string.</w:t>
      </w:r>
      <w:r w:rsidRPr="0032228F">
        <w:t xml:space="preserve"> </w:t>
      </w:r>
      <w:r>
        <w:t>"</w:t>
      </w:r>
      <w:proofErr w:type="gramStart"/>
      <w:r w:rsidRPr="0032228F">
        <w:t>alg1Name</w:t>
      </w:r>
      <w:r>
        <w:t>(</w:t>
      </w:r>
      <w:proofErr w:type="gramEnd"/>
      <w:r w:rsidRPr="0032228F">
        <w:t>alg2Name</w:t>
      </w:r>
      <w:r>
        <w:t>,alg3Name(alg4Name, …,alg</w:t>
      </w:r>
      <w:r w:rsidRPr="0032228F">
        <w:rPr>
          <w:i/>
          <w:iCs/>
        </w:rPr>
        <w:t>n</w:t>
      </w:r>
      <w:r>
        <w:t>Name)</w:t>
      </w:r>
      <w:r w:rsidR="00D91F71">
        <w:t>)</w:t>
      </w:r>
      <w:r>
        <w:t>"</w:t>
      </w:r>
      <w:r w:rsidRPr="0032228F">
        <w:t> </w:t>
      </w:r>
      <w:r>
        <w:t xml:space="preserve">. </w:t>
      </w:r>
    </w:p>
    <w:p w:rsidR="001703F5" w:rsidRPr="0032228F" w:rsidRDefault="001703F5" w:rsidP="001703F5">
      <w:r w:rsidRPr="0032228F">
        <w:t>To make the use of the factories tool possible we have three basic requirements from a complex class.</w:t>
      </w:r>
    </w:p>
    <w:p w:rsidR="001703F5" w:rsidRPr="0032228F" w:rsidRDefault="001703F5" w:rsidP="001E6BEA">
      <w:pPr>
        <w:ind w:left="720"/>
      </w:pPr>
      <w:r w:rsidRPr="0032228F">
        <w:rPr>
          <w:rFonts w:ascii="Symbol" w:hAnsi="Symbol"/>
        </w:rPr>
        <w:t></w:t>
      </w:r>
      <w:r w:rsidRPr="0032228F">
        <w:rPr>
          <w:sz w:val="14"/>
          <w:szCs w:val="14"/>
        </w:rPr>
        <w:t xml:space="preserve">                     </w:t>
      </w:r>
      <w:proofErr w:type="gramStart"/>
      <w:r w:rsidRPr="0032228F">
        <w:t>A</w:t>
      </w:r>
      <w:proofErr w:type="gramEnd"/>
      <w:r w:rsidRPr="0032228F">
        <w:t xml:space="preserve"> complex class gets the underlying basic object</w:t>
      </w:r>
      <w:r>
        <w:t>s</w:t>
      </w:r>
      <w:r w:rsidRPr="0032228F">
        <w:t xml:space="preserve"> name</w:t>
      </w:r>
      <w:r>
        <w:t>s</w:t>
      </w:r>
      <w:r w:rsidRPr="0032228F">
        <w:t xml:space="preserve"> in the constructor</w:t>
      </w:r>
      <w:del w:id="1173" w:author="LabTest" w:date="2011-07-27T12:25:00Z">
        <w:r w:rsidRPr="0032228F" w:rsidDel="001E6BEA">
          <w:delText xml:space="preserve"> </w:delText>
        </w:r>
        <w:commentRangeStart w:id="1174"/>
        <w:commentRangeStart w:id="1175"/>
        <w:r w:rsidRPr="0032228F" w:rsidDel="001E6BEA">
          <w:delText>and not the object</w:delText>
        </w:r>
        <w:r w:rsidDel="001E6BEA">
          <w:delText>s</w:delText>
        </w:r>
        <w:r w:rsidRPr="0032228F" w:rsidDel="001E6BEA">
          <w:delText xml:space="preserve"> </w:delText>
        </w:r>
        <w:r w:rsidDel="001E6BEA">
          <w:delText>themselves</w:delText>
        </w:r>
        <w:commentRangeEnd w:id="1174"/>
        <w:r w:rsidR="004A34D9" w:rsidDel="001E6BEA">
          <w:rPr>
            <w:rStyle w:val="CommentReference"/>
          </w:rPr>
          <w:commentReference w:id="1174"/>
        </w:r>
        <w:commentRangeEnd w:id="1175"/>
        <w:r w:rsidR="001E6BEA" w:rsidDel="001E6BEA">
          <w:rPr>
            <w:rStyle w:val="CommentReference"/>
          </w:rPr>
          <w:commentReference w:id="1175"/>
        </w:r>
        <w:r w:rsidRPr="0032228F" w:rsidDel="001E6BEA">
          <w:delText>.</w:delText>
        </w:r>
        <w:r w:rsidR="008A099F" w:rsidDel="001E6BEA">
          <w:delText xml:space="preserve"> The concrete initialized objects may be passed by an internal user to a different constructor.</w:delText>
        </w:r>
        <w:r w:rsidR="0055618E" w:rsidDel="001E6BEA">
          <w:delText xml:space="preserve"> For consistency, any </w:delText>
        </w:r>
        <w:r w:rsidR="00B02C88" w:rsidDel="001E6BEA">
          <w:delText xml:space="preserve">complex </w:delText>
        </w:r>
        <w:r w:rsidR="0055618E" w:rsidDel="001E6BEA">
          <w:delText xml:space="preserve">object </w:delText>
        </w:r>
        <w:r w:rsidR="00B02C88" w:rsidDel="001E6BEA">
          <w:delText>consists of both constructors</w:delText>
        </w:r>
      </w:del>
      <w:r w:rsidR="00B02C88">
        <w:t>.</w:t>
      </w:r>
    </w:p>
    <w:p w:rsidR="001703F5" w:rsidRPr="0032228F" w:rsidRDefault="001703F5" w:rsidP="001703F5">
      <w:pPr>
        <w:ind w:left="720"/>
      </w:pPr>
      <w:r w:rsidRPr="0032228F">
        <w:rPr>
          <w:rFonts w:ascii="Symbol" w:hAnsi="Symbol"/>
        </w:rPr>
        <w:t></w:t>
      </w:r>
      <w:r w:rsidRPr="0032228F">
        <w:rPr>
          <w:sz w:val="14"/>
          <w:szCs w:val="14"/>
        </w:rPr>
        <w:t xml:space="preserve">                     </w:t>
      </w:r>
      <w:proofErr w:type="gramStart"/>
      <w:r w:rsidRPr="0032228F">
        <w:t>It</w:t>
      </w:r>
      <w:proofErr w:type="gramEnd"/>
      <w:r w:rsidRPr="0032228F">
        <w:t xml:space="preserve"> is the responsibility of a complex class to use the factories in order to create the inner object</w:t>
      </w:r>
      <w:r>
        <w:t>s</w:t>
      </w:r>
      <w:r w:rsidRPr="0032228F">
        <w:t xml:space="preserve"> from the passed string algorithm name</w:t>
      </w:r>
      <w:r>
        <w:t>s</w:t>
      </w:r>
      <w:r w:rsidRPr="0032228F">
        <w:t>.</w:t>
      </w:r>
    </w:p>
    <w:p w:rsidR="001703F5" w:rsidRDefault="001703F5" w:rsidP="001703F5">
      <w:pPr>
        <w:ind w:left="720"/>
      </w:pPr>
      <w:r w:rsidRPr="0032228F">
        <w:rPr>
          <w:rFonts w:ascii="Symbol" w:hAnsi="Symbol"/>
        </w:rPr>
        <w:t></w:t>
      </w:r>
      <w:r w:rsidRPr="0032228F">
        <w:rPr>
          <w:sz w:val="14"/>
          <w:szCs w:val="14"/>
        </w:rPr>
        <w:t xml:space="preserve">                     </w:t>
      </w:r>
      <w:proofErr w:type="gramStart"/>
      <w:r w:rsidRPr="0032228F">
        <w:t>It</w:t>
      </w:r>
      <w:proofErr w:type="gramEnd"/>
      <w:r w:rsidRPr="0032228F">
        <w:t xml:space="preserve"> is the responsibility of the complex class to init the inner object</w:t>
      </w:r>
      <w:r>
        <w:t>s</w:t>
      </w:r>
      <w:r w:rsidRPr="0032228F">
        <w:t xml:space="preserve"> by calling the init function of </w:t>
      </w:r>
      <w:r>
        <w:t>each</w:t>
      </w:r>
      <w:r w:rsidRPr="0032228F">
        <w:t xml:space="preserve"> inner class from the init function of the complex class.</w:t>
      </w:r>
    </w:p>
    <w:p w:rsidR="00AF7117" w:rsidRDefault="00AF7117" w:rsidP="001703F5">
      <w:pPr>
        <w:rPr>
          <w:rStyle w:val="CommentReference"/>
        </w:rPr>
      </w:pPr>
    </w:p>
    <w:p w:rsidR="001703F5" w:rsidRDefault="001703F5" w:rsidP="001703F5">
      <w:r w:rsidRPr="0032228F">
        <w:t>Consider the following example. Suppose we have a complex class that uses another complex class, the creation of object</w:t>
      </w:r>
      <w:r>
        <w:t>s</w:t>
      </w:r>
      <w:r w:rsidRPr="0032228F">
        <w:t xml:space="preserve"> will be done recursively. Let </w:t>
      </w:r>
      <w:r>
        <w:t>"</w:t>
      </w:r>
      <w:proofErr w:type="gramStart"/>
      <w:r w:rsidRPr="0032228F">
        <w:t>alg1Name</w:t>
      </w:r>
      <w:r>
        <w:t>(</w:t>
      </w:r>
      <w:proofErr w:type="gramEnd"/>
      <w:r w:rsidRPr="0032228F">
        <w:t>alg2Name</w:t>
      </w:r>
      <w:r>
        <w:t>,alg3Name(alg4Name, alg</w:t>
      </w:r>
      <w:r>
        <w:rPr>
          <w:i/>
          <w:iCs/>
        </w:rPr>
        <w:t>5</w:t>
      </w:r>
      <w:r>
        <w:t>Name)</w:t>
      </w:r>
      <w:r w:rsidR="00D91F71">
        <w:t>)</w:t>
      </w:r>
      <w:r>
        <w:t>"</w:t>
      </w:r>
      <w:r w:rsidRPr="0032228F">
        <w:t xml:space="preserve">  be a string that indicates that alg1 complex class uses alg2 </w:t>
      </w:r>
      <w:r>
        <w:t>simple</w:t>
      </w:r>
      <w:r w:rsidRPr="0032228F">
        <w:t xml:space="preserve"> class </w:t>
      </w:r>
      <w:r>
        <w:t xml:space="preserve">and </w:t>
      </w:r>
      <w:r w:rsidRPr="0032228F">
        <w:t xml:space="preserve">alg3 </w:t>
      </w:r>
      <w:r>
        <w:t>complex class</w:t>
      </w:r>
      <w:r w:rsidRPr="0032228F">
        <w:t>. When the user calls the factory to create alg1 by passing "</w:t>
      </w:r>
      <w:proofErr w:type="gramStart"/>
      <w:r w:rsidRPr="0032228F">
        <w:t>alg1Name</w:t>
      </w:r>
      <w:r>
        <w:t>(</w:t>
      </w:r>
      <w:proofErr w:type="gramEnd"/>
      <w:r w:rsidRPr="0032228F">
        <w:t>alg2Name</w:t>
      </w:r>
      <w:r>
        <w:t>,alg3Name(alg4Name, alg</w:t>
      </w:r>
      <w:r>
        <w:rPr>
          <w:i/>
          <w:iCs/>
        </w:rPr>
        <w:t>5</w:t>
      </w:r>
      <w:r>
        <w:t>Name)</w:t>
      </w:r>
      <w:r w:rsidR="00D91F71">
        <w:t>)</w:t>
      </w:r>
      <w:r w:rsidRPr="0032228F">
        <w:t xml:space="preserve">", the factory will create alg1 </w:t>
      </w:r>
      <w:r>
        <w:t>by calling the related alg1 class constructor with the two string arguments "</w:t>
      </w:r>
      <w:r w:rsidRPr="0032228F">
        <w:t>alg2Name</w:t>
      </w:r>
      <w:r>
        <w:t xml:space="preserve">" and </w:t>
      </w:r>
      <w:r w:rsidRPr="0032228F">
        <w:t xml:space="preserve"> </w:t>
      </w:r>
      <w:r>
        <w:t>"</w:t>
      </w:r>
      <w:r w:rsidRPr="00B96700">
        <w:t xml:space="preserve"> </w:t>
      </w:r>
      <w:r>
        <w:t>alg3Name(alg4Name, alg</w:t>
      </w:r>
      <w:r>
        <w:rPr>
          <w:i/>
          <w:iCs/>
        </w:rPr>
        <w:t>5</w:t>
      </w:r>
      <w:r>
        <w:t xml:space="preserve">Name)". Note that alg1 MUST have a constructor that can receive two strings, otherwise; the creation of this object will fail. </w:t>
      </w:r>
    </w:p>
    <w:p w:rsidR="008350E5" w:rsidRDefault="001703F5" w:rsidP="00D91F71">
      <w:pPr>
        <w:rPr>
          <w:lang w:eastAsia="en-GB"/>
        </w:rPr>
      </w:pPr>
      <w:r>
        <w:t>In the constructor of</w:t>
      </w:r>
      <w:r w:rsidRPr="0032228F">
        <w:t xml:space="preserve"> </w:t>
      </w:r>
      <w:r>
        <w:t>a</w:t>
      </w:r>
      <w:r w:rsidRPr="0032228F">
        <w:t>lg1</w:t>
      </w:r>
      <w:r>
        <w:t>, alg1</w:t>
      </w:r>
      <w:r w:rsidRPr="0032228F">
        <w:t xml:space="preserve"> will call the factory again to create </w:t>
      </w:r>
      <w:r>
        <w:t>the two sub</w:t>
      </w:r>
      <w:r w:rsidR="00D91F71">
        <w:t>-</w:t>
      </w:r>
      <w:r>
        <w:t>algorithms alg2 and alg3. Alg2 is a simple class and thus receives no arguments. The factory will call alg2 empty constructor.</w:t>
      </w:r>
      <w:r w:rsidRPr="0032228F">
        <w:t xml:space="preserve"> </w:t>
      </w:r>
      <w:r>
        <w:t xml:space="preserve">Since alg3 is also complex the constructor of alg3 which receives </w:t>
      </w:r>
      <w:r w:rsidR="00D91F71">
        <w:t>two</w:t>
      </w:r>
      <w:r>
        <w:t xml:space="preserve"> strings will call t</w:t>
      </w:r>
      <w:r w:rsidRPr="0032228F">
        <w:t xml:space="preserve">he factory </w:t>
      </w:r>
      <w:r>
        <w:t xml:space="preserve">again to create </w:t>
      </w:r>
      <w:r w:rsidRPr="0032228F">
        <w:t>alg</w:t>
      </w:r>
      <w:r>
        <w:t>4 and alg5 simple algorithms (Note that, alg4 and alg5 may also be complex (not in this example) and may also recursively use other complex classes).</w:t>
      </w:r>
    </w:p>
    <w:p w:rsidR="00710746" w:rsidRDefault="00710746" w:rsidP="00710746">
      <w:pPr>
        <w:rPr>
          <w:lang w:eastAsia="en-GB"/>
        </w:rPr>
      </w:pPr>
    </w:p>
    <w:p w:rsidR="006D2352" w:rsidRDefault="006D2352" w:rsidP="001703F5">
      <w:pPr>
        <w:rPr>
          <w:lang w:eastAsia="en-GB"/>
        </w:rPr>
      </w:pPr>
      <w:r>
        <w:rPr>
          <w:lang w:eastAsia="en-GB"/>
        </w:rPr>
        <w:t>The classes of this layer and from other layer</w:t>
      </w:r>
      <w:r w:rsidR="00300D87">
        <w:rPr>
          <w:lang w:eastAsia="en-GB"/>
        </w:rPr>
        <w:t>s</w:t>
      </w:r>
      <w:r>
        <w:rPr>
          <w:lang w:eastAsia="en-GB"/>
        </w:rPr>
        <w:t xml:space="preserve"> within the SCAPI project </w:t>
      </w:r>
      <w:r w:rsidR="00710746">
        <w:rPr>
          <w:lang w:eastAsia="en-GB"/>
        </w:rPr>
        <w:t>are not obliged to</w:t>
      </w:r>
      <w:r>
        <w:rPr>
          <w:lang w:eastAsia="en-GB"/>
        </w:rPr>
        <w:t xml:space="preserve"> use the </w:t>
      </w:r>
      <w:r w:rsidR="006278B1">
        <w:rPr>
          <w:lang w:eastAsia="en-GB"/>
        </w:rPr>
        <w:t>factories;</w:t>
      </w:r>
      <w:r>
        <w:rPr>
          <w:lang w:eastAsia="en-GB"/>
        </w:rPr>
        <w:t xml:space="preserve"> </w:t>
      </w:r>
      <w:r w:rsidR="008D4706">
        <w:rPr>
          <w:lang w:eastAsia="en-GB"/>
        </w:rPr>
        <w:t xml:space="preserve">direct </w:t>
      </w:r>
      <w:r>
        <w:rPr>
          <w:lang w:eastAsia="en-GB"/>
        </w:rPr>
        <w:t>call to the concrete classes of the package</w:t>
      </w:r>
      <w:r w:rsidR="008D4706">
        <w:rPr>
          <w:lang w:eastAsia="en-GB"/>
        </w:rPr>
        <w:t xml:space="preserve"> is possible</w:t>
      </w:r>
      <w:r w:rsidR="006278B1">
        <w:rPr>
          <w:lang w:eastAsia="en-GB"/>
        </w:rPr>
        <w:t xml:space="preserve"> as explained in section </w:t>
      </w:r>
      <w:hyperlink w:anchor="_Direct_object_instantiation" w:history="1">
        <w:r w:rsidR="006278B1" w:rsidRPr="006278B1">
          <w:rPr>
            <w:rStyle w:val="Hyperlink"/>
            <w:lang w:eastAsia="en-GB"/>
          </w:rPr>
          <w:t>4.5.1</w:t>
        </w:r>
      </w:hyperlink>
      <w:r w:rsidR="006278B1">
        <w:rPr>
          <w:lang w:eastAsia="en-GB"/>
        </w:rPr>
        <w:t xml:space="preserve">. However, we stress that an external user </w:t>
      </w:r>
      <w:r w:rsidR="001703F5">
        <w:rPr>
          <w:lang w:eastAsia="en-GB"/>
        </w:rPr>
        <w:t>should not</w:t>
      </w:r>
      <w:r w:rsidR="006278B1">
        <w:rPr>
          <w:lang w:eastAsia="en-GB"/>
        </w:rPr>
        <w:t xml:space="preserve"> instantiate any concrete class directly, but </w:t>
      </w:r>
      <w:r w:rsidR="001703F5">
        <w:rPr>
          <w:lang w:eastAsia="en-GB"/>
        </w:rPr>
        <w:t>is strongly advice</w:t>
      </w:r>
      <w:r w:rsidR="006278B1">
        <w:rPr>
          <w:lang w:eastAsia="en-GB"/>
        </w:rPr>
        <w:t xml:space="preserve"> to use the factories.</w:t>
      </w:r>
      <w:r w:rsidR="001703F5">
        <w:rPr>
          <w:lang w:eastAsia="en-GB"/>
        </w:rPr>
        <w:t xml:space="preserve"> </w:t>
      </w:r>
    </w:p>
    <w:p w:rsidR="00197ABB" w:rsidRDefault="00197ABB">
      <w:pPr>
        <w:autoSpaceDE/>
        <w:autoSpaceDN/>
        <w:adjustRightInd/>
        <w:rPr>
          <w:lang w:eastAsia="en-GB"/>
        </w:rPr>
      </w:pPr>
    </w:p>
    <w:p w:rsidR="009C3C5A" w:rsidRDefault="009C3C5A">
      <w:pPr>
        <w:autoSpaceDE/>
        <w:autoSpaceDN/>
        <w:adjustRightInd/>
        <w:rPr>
          <w:b/>
          <w:bCs/>
          <w:sz w:val="26"/>
          <w:szCs w:val="18"/>
        </w:rPr>
      </w:pPr>
    </w:p>
    <w:p w:rsidR="00A27CD0" w:rsidRPr="00A27CD0" w:rsidRDefault="00197ABB" w:rsidP="007C5F01">
      <w:pPr>
        <w:pStyle w:val="Heading3"/>
        <w:numPr>
          <w:ilvl w:val="2"/>
          <w:numId w:val="10"/>
        </w:numPr>
      </w:pPr>
      <w:r>
        <w:lastRenderedPageBreak/>
        <w:t xml:space="preserve"> </w:t>
      </w:r>
      <w:bookmarkStart w:id="1176" w:name="_Toc331084220"/>
      <w:r>
        <w:t>Static view</w:t>
      </w:r>
      <w:bookmarkEnd w:id="1176"/>
    </w:p>
    <w:p w:rsidR="001349DB" w:rsidRPr="003066CC" w:rsidRDefault="003066CC" w:rsidP="00586DBA">
      <w:pPr>
        <w:pStyle w:val="Heading4"/>
        <w:numPr>
          <w:ilvl w:val="0"/>
          <w:numId w:val="0"/>
        </w:numPr>
        <w:ind w:left="1429"/>
      </w:pPr>
      <w:bookmarkStart w:id="1177" w:name="_Toc331084221"/>
      <w:r w:rsidRPr="003066CC">
        <w:t xml:space="preserve">5.7.3.1 </w:t>
      </w:r>
      <w:r w:rsidR="001349DB" w:rsidRPr="003066CC">
        <w:t>Classes</w:t>
      </w:r>
      <w:bookmarkEnd w:id="1177"/>
    </w:p>
    <w:p w:rsidR="003A7042" w:rsidRPr="001349DB" w:rsidRDefault="003A7042" w:rsidP="007C5F01">
      <w:pPr>
        <w:pStyle w:val="ListParagraph"/>
        <w:keepNext/>
        <w:keepLines/>
        <w:numPr>
          <w:ilvl w:val="1"/>
          <w:numId w:val="30"/>
        </w:numPr>
        <w:spacing w:before="240" w:after="240"/>
        <w:outlineLvl w:val="1"/>
        <w:rPr>
          <w:b/>
          <w:bCs/>
          <w:vanish/>
          <w:sz w:val="28"/>
          <w:lang w:eastAsia="en-GB"/>
        </w:rPr>
      </w:pPr>
      <w:bookmarkStart w:id="1178" w:name="_Toc283907105"/>
      <w:bookmarkStart w:id="1179" w:name="_Toc283908958"/>
      <w:bookmarkStart w:id="1180" w:name="_Toc287350694"/>
      <w:bookmarkStart w:id="1181" w:name="_Toc289002233"/>
      <w:bookmarkStart w:id="1182" w:name="_Toc289002362"/>
      <w:bookmarkStart w:id="1183" w:name="_Toc289956279"/>
      <w:bookmarkStart w:id="1184" w:name="_Toc296853770"/>
      <w:bookmarkStart w:id="1185" w:name="_Toc298923973"/>
      <w:bookmarkStart w:id="1186" w:name="_Toc301769204"/>
      <w:bookmarkStart w:id="1187" w:name="_Toc305321040"/>
      <w:bookmarkStart w:id="1188" w:name="_Toc305321170"/>
      <w:bookmarkStart w:id="1189" w:name="_Toc305321300"/>
      <w:bookmarkStart w:id="1190" w:name="_Toc305321504"/>
      <w:bookmarkStart w:id="1191" w:name="_Toc305323511"/>
      <w:bookmarkStart w:id="1192" w:name="_Toc305323685"/>
      <w:bookmarkStart w:id="1193" w:name="_Toc305323861"/>
      <w:bookmarkStart w:id="1194" w:name="_Toc311619825"/>
      <w:bookmarkStart w:id="1195" w:name="_Toc315168966"/>
      <w:bookmarkStart w:id="1196" w:name="_Toc315169143"/>
      <w:bookmarkStart w:id="1197" w:name="_Toc315173360"/>
      <w:bookmarkStart w:id="1198" w:name="_Toc331083222"/>
      <w:bookmarkStart w:id="1199" w:name="_Toc331083423"/>
      <w:bookmarkStart w:id="1200" w:name="_Toc331083617"/>
      <w:bookmarkStart w:id="1201" w:name="_Toc331083816"/>
      <w:bookmarkStart w:id="1202" w:name="_Toc331084020"/>
      <w:bookmarkStart w:id="1203" w:name="_Toc331084222"/>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p>
    <w:p w:rsidR="003A7042" w:rsidRPr="001349DB" w:rsidRDefault="003A7042" w:rsidP="007C5F01">
      <w:pPr>
        <w:pStyle w:val="ListParagraph"/>
        <w:keepNext/>
        <w:keepLines/>
        <w:numPr>
          <w:ilvl w:val="1"/>
          <w:numId w:val="30"/>
        </w:numPr>
        <w:spacing w:before="240" w:after="240"/>
        <w:outlineLvl w:val="1"/>
        <w:rPr>
          <w:b/>
          <w:bCs/>
          <w:vanish/>
          <w:sz w:val="28"/>
          <w:lang w:eastAsia="en-GB"/>
        </w:rPr>
      </w:pPr>
      <w:bookmarkStart w:id="1204" w:name="_Toc283907106"/>
      <w:bookmarkStart w:id="1205" w:name="_Toc283908959"/>
      <w:bookmarkStart w:id="1206" w:name="_Toc287350695"/>
      <w:bookmarkStart w:id="1207" w:name="_Toc289002234"/>
      <w:bookmarkStart w:id="1208" w:name="_Toc289002363"/>
      <w:bookmarkStart w:id="1209" w:name="_Toc289956280"/>
      <w:bookmarkStart w:id="1210" w:name="_Toc296853771"/>
      <w:bookmarkStart w:id="1211" w:name="_Toc298923974"/>
      <w:bookmarkStart w:id="1212" w:name="_Toc301769205"/>
      <w:bookmarkStart w:id="1213" w:name="_Toc305321041"/>
      <w:bookmarkStart w:id="1214" w:name="_Toc305321171"/>
      <w:bookmarkStart w:id="1215" w:name="_Toc305321301"/>
      <w:bookmarkStart w:id="1216" w:name="_Toc305321505"/>
      <w:bookmarkStart w:id="1217" w:name="_Toc305323512"/>
      <w:bookmarkStart w:id="1218" w:name="_Toc305323686"/>
      <w:bookmarkStart w:id="1219" w:name="_Toc305323862"/>
      <w:bookmarkStart w:id="1220" w:name="_Toc311619826"/>
      <w:bookmarkStart w:id="1221" w:name="_Toc315168967"/>
      <w:bookmarkStart w:id="1222" w:name="_Toc315169144"/>
      <w:bookmarkStart w:id="1223" w:name="_Toc315173361"/>
      <w:bookmarkStart w:id="1224" w:name="_Toc331083223"/>
      <w:bookmarkStart w:id="1225" w:name="_Toc331083424"/>
      <w:bookmarkStart w:id="1226" w:name="_Toc331083618"/>
      <w:bookmarkStart w:id="1227" w:name="_Toc331083817"/>
      <w:bookmarkStart w:id="1228" w:name="_Toc331084021"/>
      <w:bookmarkStart w:id="1229" w:name="_Toc33108422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p>
    <w:p w:rsidR="003A7042" w:rsidRPr="001349DB" w:rsidRDefault="003A7042" w:rsidP="007C5F01">
      <w:pPr>
        <w:pStyle w:val="ListParagraph"/>
        <w:keepNext/>
        <w:keepLines/>
        <w:numPr>
          <w:ilvl w:val="2"/>
          <w:numId w:val="30"/>
        </w:numPr>
        <w:spacing w:before="180" w:after="180"/>
        <w:outlineLvl w:val="2"/>
        <w:rPr>
          <w:b/>
          <w:bCs/>
          <w:vanish/>
          <w:sz w:val="26"/>
          <w:szCs w:val="18"/>
        </w:rPr>
      </w:pPr>
      <w:bookmarkStart w:id="1230" w:name="_Toc283907107"/>
      <w:bookmarkStart w:id="1231" w:name="_Toc283908960"/>
      <w:bookmarkStart w:id="1232" w:name="_Toc287350696"/>
      <w:bookmarkStart w:id="1233" w:name="_Toc289002235"/>
      <w:bookmarkStart w:id="1234" w:name="_Toc289002364"/>
      <w:bookmarkStart w:id="1235" w:name="_Toc289956281"/>
      <w:bookmarkStart w:id="1236" w:name="_Toc296853772"/>
      <w:bookmarkStart w:id="1237" w:name="_Toc298923975"/>
      <w:bookmarkStart w:id="1238" w:name="_Toc301769206"/>
      <w:bookmarkStart w:id="1239" w:name="_Toc305321042"/>
      <w:bookmarkStart w:id="1240" w:name="_Toc305321172"/>
      <w:bookmarkStart w:id="1241" w:name="_Toc305321302"/>
      <w:bookmarkStart w:id="1242" w:name="_Toc305321506"/>
      <w:bookmarkStart w:id="1243" w:name="_Toc305323513"/>
      <w:bookmarkStart w:id="1244" w:name="_Toc305323687"/>
      <w:bookmarkStart w:id="1245" w:name="_Toc305323863"/>
      <w:bookmarkStart w:id="1246" w:name="_Toc311619827"/>
      <w:bookmarkStart w:id="1247" w:name="_Toc315168968"/>
      <w:bookmarkStart w:id="1248" w:name="_Toc315169145"/>
      <w:bookmarkStart w:id="1249" w:name="_Toc315173362"/>
      <w:bookmarkStart w:id="1250" w:name="_Toc331083224"/>
      <w:bookmarkStart w:id="1251" w:name="_Toc331083425"/>
      <w:bookmarkStart w:id="1252" w:name="_Toc331083619"/>
      <w:bookmarkStart w:id="1253" w:name="_Toc331083818"/>
      <w:bookmarkStart w:id="1254" w:name="_Toc331084022"/>
      <w:bookmarkStart w:id="1255" w:name="_Toc331084224"/>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p>
    <w:p w:rsidR="003A7042" w:rsidRPr="001349DB" w:rsidRDefault="003A7042" w:rsidP="007C5F01">
      <w:pPr>
        <w:pStyle w:val="ListParagraph"/>
        <w:keepNext/>
        <w:keepLines/>
        <w:numPr>
          <w:ilvl w:val="2"/>
          <w:numId w:val="30"/>
        </w:numPr>
        <w:spacing w:before="180" w:after="180"/>
        <w:outlineLvl w:val="2"/>
        <w:rPr>
          <w:b/>
          <w:bCs/>
          <w:vanish/>
          <w:sz w:val="26"/>
          <w:szCs w:val="18"/>
        </w:rPr>
      </w:pPr>
      <w:bookmarkStart w:id="1256" w:name="_Toc283907108"/>
      <w:bookmarkStart w:id="1257" w:name="_Toc283908961"/>
      <w:bookmarkStart w:id="1258" w:name="_Toc287350697"/>
      <w:bookmarkStart w:id="1259" w:name="_Toc289002236"/>
      <w:bookmarkStart w:id="1260" w:name="_Toc289002365"/>
      <w:bookmarkStart w:id="1261" w:name="_Toc289956282"/>
      <w:bookmarkStart w:id="1262" w:name="_Toc296853773"/>
      <w:bookmarkStart w:id="1263" w:name="_Toc298923976"/>
      <w:bookmarkStart w:id="1264" w:name="_Toc301769207"/>
      <w:bookmarkStart w:id="1265" w:name="_Toc305321043"/>
      <w:bookmarkStart w:id="1266" w:name="_Toc305321173"/>
      <w:bookmarkStart w:id="1267" w:name="_Toc305321303"/>
      <w:bookmarkStart w:id="1268" w:name="_Toc305321507"/>
      <w:bookmarkStart w:id="1269" w:name="_Toc305323514"/>
      <w:bookmarkStart w:id="1270" w:name="_Toc305323688"/>
      <w:bookmarkStart w:id="1271" w:name="_Toc305323864"/>
      <w:bookmarkStart w:id="1272" w:name="_Toc311619828"/>
      <w:bookmarkStart w:id="1273" w:name="_Toc315168969"/>
      <w:bookmarkStart w:id="1274" w:name="_Toc315169146"/>
      <w:bookmarkStart w:id="1275" w:name="_Toc315173363"/>
      <w:bookmarkStart w:id="1276" w:name="_Toc331083225"/>
      <w:bookmarkStart w:id="1277" w:name="_Toc331083426"/>
      <w:bookmarkStart w:id="1278" w:name="_Toc331083620"/>
      <w:bookmarkStart w:id="1279" w:name="_Toc331083819"/>
      <w:bookmarkStart w:id="1280" w:name="_Toc331084023"/>
      <w:bookmarkStart w:id="1281" w:name="_Toc33108422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p>
    <w:p w:rsidR="003A7042" w:rsidRPr="001349DB" w:rsidRDefault="003A7042" w:rsidP="007C5F01">
      <w:pPr>
        <w:pStyle w:val="ListParagraph"/>
        <w:keepNext/>
        <w:keepLines/>
        <w:numPr>
          <w:ilvl w:val="2"/>
          <w:numId w:val="30"/>
        </w:numPr>
        <w:spacing w:before="180" w:after="180"/>
        <w:outlineLvl w:val="2"/>
        <w:rPr>
          <w:b/>
          <w:bCs/>
          <w:vanish/>
          <w:sz w:val="26"/>
          <w:szCs w:val="18"/>
        </w:rPr>
      </w:pPr>
      <w:bookmarkStart w:id="1282" w:name="_Toc283907109"/>
      <w:bookmarkStart w:id="1283" w:name="_Toc283908962"/>
      <w:bookmarkStart w:id="1284" w:name="_Toc287350698"/>
      <w:bookmarkStart w:id="1285" w:name="_Toc289002237"/>
      <w:bookmarkStart w:id="1286" w:name="_Toc289002366"/>
      <w:bookmarkStart w:id="1287" w:name="_Toc289956283"/>
      <w:bookmarkStart w:id="1288" w:name="_Toc296853774"/>
      <w:bookmarkStart w:id="1289" w:name="_Toc298923977"/>
      <w:bookmarkStart w:id="1290" w:name="_Toc301769208"/>
      <w:bookmarkStart w:id="1291" w:name="_Toc305321044"/>
      <w:bookmarkStart w:id="1292" w:name="_Toc305321174"/>
      <w:bookmarkStart w:id="1293" w:name="_Toc305321304"/>
      <w:bookmarkStart w:id="1294" w:name="_Toc305321508"/>
      <w:bookmarkStart w:id="1295" w:name="_Toc305323515"/>
      <w:bookmarkStart w:id="1296" w:name="_Toc305323689"/>
      <w:bookmarkStart w:id="1297" w:name="_Toc305323865"/>
      <w:bookmarkStart w:id="1298" w:name="_Toc311619829"/>
      <w:bookmarkStart w:id="1299" w:name="_Toc315168970"/>
      <w:bookmarkStart w:id="1300" w:name="_Toc315169147"/>
      <w:bookmarkStart w:id="1301" w:name="_Toc315173364"/>
      <w:bookmarkStart w:id="1302" w:name="_Toc331083226"/>
      <w:bookmarkStart w:id="1303" w:name="_Toc331083427"/>
      <w:bookmarkStart w:id="1304" w:name="_Toc331083621"/>
      <w:bookmarkStart w:id="1305" w:name="_Toc331083820"/>
      <w:bookmarkStart w:id="1306" w:name="_Toc331084024"/>
      <w:bookmarkStart w:id="1307" w:name="_Toc331084226"/>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p>
    <w:p w:rsidR="003A7042" w:rsidRPr="001349DB" w:rsidRDefault="003A7042" w:rsidP="007C5F01">
      <w:pPr>
        <w:pStyle w:val="ListParagraph"/>
        <w:keepNext/>
        <w:keepLines/>
        <w:numPr>
          <w:ilvl w:val="2"/>
          <w:numId w:val="30"/>
        </w:numPr>
        <w:spacing w:before="180" w:after="180"/>
        <w:outlineLvl w:val="2"/>
        <w:rPr>
          <w:b/>
          <w:bCs/>
          <w:vanish/>
          <w:sz w:val="26"/>
          <w:szCs w:val="18"/>
        </w:rPr>
      </w:pPr>
      <w:bookmarkStart w:id="1308" w:name="_Toc283907110"/>
      <w:bookmarkStart w:id="1309" w:name="_Toc283908963"/>
      <w:bookmarkStart w:id="1310" w:name="_Toc287350699"/>
      <w:bookmarkStart w:id="1311" w:name="_Toc289002238"/>
      <w:bookmarkStart w:id="1312" w:name="_Toc289002367"/>
      <w:bookmarkStart w:id="1313" w:name="_Toc289956284"/>
      <w:bookmarkStart w:id="1314" w:name="_Toc296853775"/>
      <w:bookmarkStart w:id="1315" w:name="_Toc298923978"/>
      <w:bookmarkStart w:id="1316" w:name="_Toc301769209"/>
      <w:bookmarkStart w:id="1317" w:name="_Toc305321045"/>
      <w:bookmarkStart w:id="1318" w:name="_Toc305321175"/>
      <w:bookmarkStart w:id="1319" w:name="_Toc305321305"/>
      <w:bookmarkStart w:id="1320" w:name="_Toc305321509"/>
      <w:bookmarkStart w:id="1321" w:name="_Toc305323516"/>
      <w:bookmarkStart w:id="1322" w:name="_Toc305323690"/>
      <w:bookmarkStart w:id="1323" w:name="_Toc305323866"/>
      <w:bookmarkStart w:id="1324" w:name="_Toc311619830"/>
      <w:bookmarkStart w:id="1325" w:name="_Toc315168971"/>
      <w:bookmarkStart w:id="1326" w:name="_Toc315169148"/>
      <w:bookmarkStart w:id="1327" w:name="_Toc315173365"/>
      <w:bookmarkStart w:id="1328" w:name="_Toc331083227"/>
      <w:bookmarkStart w:id="1329" w:name="_Toc331083428"/>
      <w:bookmarkStart w:id="1330" w:name="_Toc331083622"/>
      <w:bookmarkStart w:id="1331" w:name="_Toc331083821"/>
      <w:bookmarkStart w:id="1332" w:name="_Toc331084025"/>
      <w:bookmarkStart w:id="1333" w:name="_Toc33108422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p>
    <w:p w:rsidR="003A7042" w:rsidRPr="001349DB" w:rsidRDefault="003A7042" w:rsidP="007C5F01">
      <w:pPr>
        <w:pStyle w:val="ListParagraph"/>
        <w:keepNext/>
        <w:keepLines/>
        <w:numPr>
          <w:ilvl w:val="2"/>
          <w:numId w:val="30"/>
        </w:numPr>
        <w:spacing w:before="180" w:after="180"/>
        <w:outlineLvl w:val="2"/>
        <w:rPr>
          <w:b/>
          <w:bCs/>
          <w:vanish/>
          <w:sz w:val="26"/>
          <w:szCs w:val="18"/>
        </w:rPr>
      </w:pPr>
      <w:bookmarkStart w:id="1334" w:name="_Toc283907111"/>
      <w:bookmarkStart w:id="1335" w:name="_Toc283908964"/>
      <w:bookmarkStart w:id="1336" w:name="_Toc287350700"/>
      <w:bookmarkStart w:id="1337" w:name="_Toc289002239"/>
      <w:bookmarkStart w:id="1338" w:name="_Toc289002368"/>
      <w:bookmarkStart w:id="1339" w:name="_Toc289956285"/>
      <w:bookmarkStart w:id="1340" w:name="_Toc296853776"/>
      <w:bookmarkStart w:id="1341" w:name="_Toc298923979"/>
      <w:bookmarkStart w:id="1342" w:name="_Toc301769210"/>
      <w:bookmarkStart w:id="1343" w:name="_Toc305321046"/>
      <w:bookmarkStart w:id="1344" w:name="_Toc305321176"/>
      <w:bookmarkStart w:id="1345" w:name="_Toc305321306"/>
      <w:bookmarkStart w:id="1346" w:name="_Toc305321510"/>
      <w:bookmarkStart w:id="1347" w:name="_Toc305323517"/>
      <w:bookmarkStart w:id="1348" w:name="_Toc305323691"/>
      <w:bookmarkStart w:id="1349" w:name="_Toc305323867"/>
      <w:bookmarkStart w:id="1350" w:name="_Toc311619831"/>
      <w:bookmarkStart w:id="1351" w:name="_Toc315168972"/>
      <w:bookmarkStart w:id="1352" w:name="_Toc315169149"/>
      <w:bookmarkStart w:id="1353" w:name="_Toc315173366"/>
      <w:bookmarkStart w:id="1354" w:name="_Toc331083228"/>
      <w:bookmarkStart w:id="1355" w:name="_Toc331083429"/>
      <w:bookmarkStart w:id="1356" w:name="_Toc331083623"/>
      <w:bookmarkStart w:id="1357" w:name="_Toc331083822"/>
      <w:bookmarkStart w:id="1358" w:name="_Toc331084026"/>
      <w:bookmarkStart w:id="1359" w:name="_Toc331084228"/>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p>
    <w:p w:rsidR="003A7042" w:rsidRPr="001349DB" w:rsidRDefault="003A7042" w:rsidP="007C5F01">
      <w:pPr>
        <w:pStyle w:val="ListParagraph"/>
        <w:keepNext/>
        <w:keepLines/>
        <w:numPr>
          <w:ilvl w:val="2"/>
          <w:numId w:val="30"/>
        </w:numPr>
        <w:spacing w:before="180" w:after="180"/>
        <w:outlineLvl w:val="2"/>
        <w:rPr>
          <w:b/>
          <w:bCs/>
          <w:vanish/>
          <w:sz w:val="26"/>
          <w:szCs w:val="18"/>
        </w:rPr>
      </w:pPr>
      <w:bookmarkStart w:id="1360" w:name="_Toc283907112"/>
      <w:bookmarkStart w:id="1361" w:name="_Toc283908965"/>
      <w:bookmarkStart w:id="1362" w:name="_Toc287350701"/>
      <w:bookmarkStart w:id="1363" w:name="_Toc289002240"/>
      <w:bookmarkStart w:id="1364" w:name="_Toc289002369"/>
      <w:bookmarkStart w:id="1365" w:name="_Toc289956286"/>
      <w:bookmarkStart w:id="1366" w:name="_Toc296853777"/>
      <w:bookmarkStart w:id="1367" w:name="_Toc298923980"/>
      <w:bookmarkStart w:id="1368" w:name="_Toc301769211"/>
      <w:bookmarkStart w:id="1369" w:name="_Toc305321047"/>
      <w:bookmarkStart w:id="1370" w:name="_Toc305321177"/>
      <w:bookmarkStart w:id="1371" w:name="_Toc305321307"/>
      <w:bookmarkStart w:id="1372" w:name="_Toc305321511"/>
      <w:bookmarkStart w:id="1373" w:name="_Toc305323518"/>
      <w:bookmarkStart w:id="1374" w:name="_Toc305323692"/>
      <w:bookmarkStart w:id="1375" w:name="_Toc305323868"/>
      <w:bookmarkStart w:id="1376" w:name="_Toc311619832"/>
      <w:bookmarkStart w:id="1377" w:name="_Toc315168973"/>
      <w:bookmarkStart w:id="1378" w:name="_Toc315169150"/>
      <w:bookmarkStart w:id="1379" w:name="_Toc315173367"/>
      <w:bookmarkStart w:id="1380" w:name="_Toc331083229"/>
      <w:bookmarkStart w:id="1381" w:name="_Toc331083430"/>
      <w:bookmarkStart w:id="1382" w:name="_Toc331083624"/>
      <w:bookmarkStart w:id="1383" w:name="_Toc331083823"/>
      <w:bookmarkStart w:id="1384" w:name="_Toc331084027"/>
      <w:bookmarkStart w:id="1385" w:name="_Toc33108422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p>
    <w:p w:rsidR="003A7042" w:rsidRPr="001349DB" w:rsidRDefault="003A7042" w:rsidP="007C5F01">
      <w:pPr>
        <w:pStyle w:val="ListParagraph"/>
        <w:keepNext/>
        <w:keepLines/>
        <w:numPr>
          <w:ilvl w:val="2"/>
          <w:numId w:val="30"/>
        </w:numPr>
        <w:spacing w:before="180" w:after="180"/>
        <w:outlineLvl w:val="2"/>
        <w:rPr>
          <w:b/>
          <w:bCs/>
          <w:vanish/>
          <w:sz w:val="26"/>
          <w:szCs w:val="18"/>
        </w:rPr>
      </w:pPr>
      <w:bookmarkStart w:id="1386" w:name="_Toc283907113"/>
      <w:bookmarkStart w:id="1387" w:name="_Toc283908966"/>
      <w:bookmarkStart w:id="1388" w:name="_Toc287350702"/>
      <w:bookmarkStart w:id="1389" w:name="_Toc289002241"/>
      <w:bookmarkStart w:id="1390" w:name="_Toc289002370"/>
      <w:bookmarkStart w:id="1391" w:name="_Toc289956287"/>
      <w:bookmarkStart w:id="1392" w:name="_Toc296853778"/>
      <w:bookmarkStart w:id="1393" w:name="_Toc298923981"/>
      <w:bookmarkStart w:id="1394" w:name="_Toc301769212"/>
      <w:bookmarkStart w:id="1395" w:name="_Toc305321048"/>
      <w:bookmarkStart w:id="1396" w:name="_Toc305321178"/>
      <w:bookmarkStart w:id="1397" w:name="_Toc305321308"/>
      <w:bookmarkStart w:id="1398" w:name="_Toc305321512"/>
      <w:bookmarkStart w:id="1399" w:name="_Toc305323519"/>
      <w:bookmarkStart w:id="1400" w:name="_Toc305323693"/>
      <w:bookmarkStart w:id="1401" w:name="_Toc305323869"/>
      <w:bookmarkStart w:id="1402" w:name="_Toc311619833"/>
      <w:bookmarkStart w:id="1403" w:name="_Toc315168974"/>
      <w:bookmarkStart w:id="1404" w:name="_Toc315169151"/>
      <w:bookmarkStart w:id="1405" w:name="_Toc315173368"/>
      <w:bookmarkStart w:id="1406" w:name="_Toc331083230"/>
      <w:bookmarkStart w:id="1407" w:name="_Toc331083431"/>
      <w:bookmarkStart w:id="1408" w:name="_Toc331083625"/>
      <w:bookmarkStart w:id="1409" w:name="_Toc331083824"/>
      <w:bookmarkStart w:id="1410" w:name="_Toc331084028"/>
      <w:bookmarkStart w:id="1411" w:name="_Toc331084230"/>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p>
    <w:p w:rsidR="003A7042" w:rsidRPr="001349DB" w:rsidRDefault="003A7042" w:rsidP="007C5F01">
      <w:pPr>
        <w:pStyle w:val="ListParagraph"/>
        <w:keepNext/>
        <w:keepLines/>
        <w:numPr>
          <w:ilvl w:val="2"/>
          <w:numId w:val="30"/>
        </w:numPr>
        <w:spacing w:before="180" w:after="180"/>
        <w:outlineLvl w:val="2"/>
        <w:rPr>
          <w:b/>
          <w:bCs/>
          <w:vanish/>
          <w:sz w:val="26"/>
          <w:szCs w:val="18"/>
        </w:rPr>
      </w:pPr>
      <w:bookmarkStart w:id="1412" w:name="_Toc283907114"/>
      <w:bookmarkStart w:id="1413" w:name="_Toc283908967"/>
      <w:bookmarkStart w:id="1414" w:name="_Toc287350703"/>
      <w:bookmarkStart w:id="1415" w:name="_Toc289002242"/>
      <w:bookmarkStart w:id="1416" w:name="_Toc289002371"/>
      <w:bookmarkStart w:id="1417" w:name="_Toc289956288"/>
      <w:bookmarkStart w:id="1418" w:name="_Toc296853779"/>
      <w:bookmarkStart w:id="1419" w:name="_Toc298923982"/>
      <w:bookmarkStart w:id="1420" w:name="_Toc301769213"/>
      <w:bookmarkStart w:id="1421" w:name="_Toc305321049"/>
      <w:bookmarkStart w:id="1422" w:name="_Toc305321179"/>
      <w:bookmarkStart w:id="1423" w:name="_Toc305321309"/>
      <w:bookmarkStart w:id="1424" w:name="_Toc305321513"/>
      <w:bookmarkStart w:id="1425" w:name="_Toc305323520"/>
      <w:bookmarkStart w:id="1426" w:name="_Toc305323694"/>
      <w:bookmarkStart w:id="1427" w:name="_Toc305323870"/>
      <w:bookmarkStart w:id="1428" w:name="_Toc311619834"/>
      <w:bookmarkStart w:id="1429" w:name="_Toc315168975"/>
      <w:bookmarkStart w:id="1430" w:name="_Toc315169152"/>
      <w:bookmarkStart w:id="1431" w:name="_Toc315173369"/>
      <w:bookmarkStart w:id="1432" w:name="_Toc331083231"/>
      <w:bookmarkStart w:id="1433" w:name="_Toc331083432"/>
      <w:bookmarkStart w:id="1434" w:name="_Toc331083626"/>
      <w:bookmarkStart w:id="1435" w:name="_Toc331083825"/>
      <w:bookmarkStart w:id="1436" w:name="_Toc331084029"/>
      <w:bookmarkStart w:id="1437" w:name="_Toc33108423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p>
    <w:p w:rsidR="001E1C83" w:rsidRDefault="00856E2D" w:rsidP="001E1C83">
      <w:r>
        <w:t>We present here the architecture of the factories.</w:t>
      </w:r>
      <w:r w:rsidR="00077276">
        <w:t xml:space="preserve"> Each family factory resides in the package of the pertinent family. There are two groups of families: those that their return type is a SCAPI element and </w:t>
      </w:r>
      <w:r w:rsidR="006D1FC7">
        <w:t>those</w:t>
      </w:r>
      <w:r w:rsidR="00077276">
        <w:t xml:space="preserve"> that its return type is an element from Bouncy Castle. All the factories are singletons therefore are created only once throughout the code and there is a single instance of each of them. Each of these factories holds as a member variable an object of type FactoriesUtility, which performs</w:t>
      </w:r>
      <w:r w:rsidR="009C3C5A">
        <w:t xml:space="preserve"> t</w:t>
      </w:r>
      <w:r w:rsidR="00077276">
        <w:t>he actual creation of the objects. FactoriesUtility resides in the package edu.biu.scapi.tools.</w:t>
      </w:r>
    </w:p>
    <w:p w:rsidR="003066CC" w:rsidRPr="003066CC" w:rsidRDefault="00077276" w:rsidP="001E1C83">
      <w:pPr>
        <w:rPr>
          <w:b/>
          <w:bCs/>
          <w:sz w:val="22"/>
          <w:szCs w:val="22"/>
        </w:rPr>
      </w:pPr>
      <w:r>
        <w:t xml:space="preserve"> </w:t>
      </w:r>
      <w:r w:rsidR="00B91794">
        <w:rPr>
          <w:rStyle w:val="CommentReference"/>
        </w:rPr>
        <w:commentReference w:id="1438"/>
      </w:r>
      <w:r w:rsidR="001E1C83" w:rsidRPr="001E1C83">
        <w:rPr>
          <w:noProof/>
        </w:rPr>
        <w:t xml:space="preserve"> </w:t>
      </w:r>
      <w:r w:rsidR="007B01D5" w:rsidRPr="007B01D5">
        <w:rPr>
          <w:noProof/>
        </w:rPr>
        <w:drawing>
          <wp:inline distT="0" distB="0" distL="0" distR="0" wp14:anchorId="0D71DADA" wp14:editId="63E58C19">
            <wp:extent cx="6380516" cy="57594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380516" cy="5759450"/>
                    </a:xfrm>
                    <a:prstGeom prst="rect">
                      <a:avLst/>
                    </a:prstGeom>
                  </pic:spPr>
                </pic:pic>
              </a:graphicData>
            </a:graphic>
          </wp:inline>
        </w:drawing>
      </w:r>
    </w:p>
    <w:p w:rsidR="001E1C83" w:rsidRDefault="001E1C83">
      <w:pPr>
        <w:autoSpaceDE/>
        <w:autoSpaceDN/>
        <w:adjustRightInd/>
        <w:rPr>
          <w:b/>
          <w:bCs/>
          <w:sz w:val="26"/>
          <w:szCs w:val="18"/>
        </w:rPr>
      </w:pPr>
      <w:r>
        <w:br w:type="page"/>
      </w:r>
    </w:p>
    <w:p w:rsidR="0065500A" w:rsidRDefault="003066CC" w:rsidP="00586DBA">
      <w:pPr>
        <w:pStyle w:val="Heading4"/>
        <w:numPr>
          <w:ilvl w:val="0"/>
          <w:numId w:val="0"/>
        </w:numPr>
        <w:ind w:left="1429"/>
      </w:pPr>
      <w:bookmarkStart w:id="1439" w:name="_Toc331084232"/>
      <w:r w:rsidRPr="003066CC">
        <w:lastRenderedPageBreak/>
        <w:t xml:space="preserve">5.7.3.2 </w:t>
      </w:r>
      <w:r w:rsidR="003A7042" w:rsidRPr="003066CC">
        <w:t>Data</w:t>
      </w:r>
      <w:bookmarkEnd w:id="1439"/>
    </w:p>
    <w:p w:rsidR="003066CC" w:rsidRPr="003066CC" w:rsidRDefault="003066CC" w:rsidP="003066CC">
      <w:pPr>
        <w:tabs>
          <w:tab w:val="left" w:pos="567"/>
        </w:tabs>
        <w:rPr>
          <w:b/>
          <w:bCs/>
        </w:rPr>
      </w:pPr>
    </w:p>
    <w:p w:rsidR="003A7042" w:rsidRDefault="00691672" w:rsidP="003A7042">
      <w:pPr>
        <w:autoSpaceDE/>
        <w:autoSpaceDN/>
        <w:adjustRightInd/>
        <w:rPr>
          <w:lang w:eastAsia="en-GB"/>
        </w:rPr>
      </w:pPr>
      <w:r>
        <w:rPr>
          <w:lang w:eastAsia="en-GB"/>
        </w:rPr>
        <w:t>For each family of elements there is a file that indicates for each algorithm (that is compatible with the family type) and for each provider, what is the corresponding class name. The format of this file complies with the “properties” file of Java. Java has a special class (called Properties) that knows how to read from “properties” files. An object of type Proper</w:t>
      </w:r>
      <w:r w:rsidR="003A7042">
        <w:rPr>
          <w:lang w:eastAsia="en-GB"/>
        </w:rPr>
        <w:t>t</w:t>
      </w:r>
      <w:r>
        <w:rPr>
          <w:lang w:eastAsia="en-GB"/>
        </w:rPr>
        <w:t>ies is actually a type of Hash</w:t>
      </w:r>
      <w:r w:rsidR="006D1FC7">
        <w:rPr>
          <w:lang w:eastAsia="en-GB"/>
        </w:rPr>
        <w:t xml:space="preserve"> </w:t>
      </w:r>
      <w:r>
        <w:rPr>
          <w:lang w:eastAsia="en-GB"/>
        </w:rPr>
        <w:t xml:space="preserve">table. It has a key and a value. The key to the map is the concatenation of provider + algorithm name. The value is the actual class name to load. </w:t>
      </w:r>
      <w:r w:rsidR="003A7042">
        <w:rPr>
          <w:lang w:eastAsia="en-GB"/>
        </w:rPr>
        <w:t xml:space="preserve">This map holds only concrete algorithms and not intermediate sub-types of types. The reason is that this map is used for the factory to return an actual instance of the type. If we do not support an implementation for a certain provider then it will not appear in the map. For example, if we support </w:t>
      </w:r>
      <w:del w:id="1440" w:author="LabTest" w:date="2011-08-22T09:46:00Z">
        <w:r w:rsidR="003A7042" w:rsidDel="002F1B12">
          <w:rPr>
            <w:lang w:eastAsia="en-GB"/>
          </w:rPr>
          <w:delText>3DES</w:delText>
        </w:r>
      </w:del>
      <w:ins w:id="1441" w:author="LabTest" w:date="2011-08-22T09:46:00Z">
        <w:r w:rsidR="002F1B12">
          <w:rPr>
            <w:lang w:eastAsia="en-GB"/>
          </w:rPr>
          <w:t>TripleDES</w:t>
        </w:r>
      </w:ins>
      <w:r w:rsidR="003A7042">
        <w:rPr>
          <w:lang w:eastAsia="en-GB"/>
        </w:rPr>
        <w:t xml:space="preserve"> only from BC and Crypto++, but not from SCAPI, the Sc</w:t>
      </w:r>
      <w:del w:id="1442" w:author="LabTest" w:date="2011-08-22T09:46:00Z">
        <w:r w:rsidR="003A7042" w:rsidDel="002F1B12">
          <w:rPr>
            <w:lang w:eastAsia="en-GB"/>
          </w:rPr>
          <w:delText>3Des</w:delText>
        </w:r>
      </w:del>
      <w:ins w:id="1443" w:author="LabTest" w:date="2011-08-22T09:46:00Z">
        <w:r w:rsidR="002F1B12">
          <w:rPr>
            <w:lang w:eastAsia="en-GB"/>
          </w:rPr>
          <w:t>TripleDES</w:t>
        </w:r>
      </w:ins>
      <w:r w:rsidR="003A7042">
        <w:rPr>
          <w:lang w:eastAsia="en-GB"/>
        </w:rPr>
        <w:t xml:space="preserve"> will not appear in the map.</w:t>
      </w:r>
    </w:p>
    <w:p w:rsidR="00691672" w:rsidRDefault="00691672" w:rsidP="00691672">
      <w:pPr>
        <w:rPr>
          <w:lang w:eastAsia="en-GB"/>
        </w:rPr>
      </w:pPr>
    </w:p>
    <w:p w:rsidR="0065500A" w:rsidRDefault="003A7042" w:rsidP="003A7042">
      <w:pPr>
        <w:autoSpaceDE/>
        <w:autoSpaceDN/>
        <w:adjustRightInd/>
        <w:rPr>
          <w:lang w:eastAsia="en-GB"/>
        </w:rPr>
      </w:pPr>
      <w:r>
        <w:rPr>
          <w:lang w:eastAsia="en-GB"/>
        </w:rPr>
        <w:t xml:space="preserve">The </w:t>
      </w:r>
      <w:r w:rsidR="00691672">
        <w:rPr>
          <w:lang w:eastAsia="en-GB"/>
        </w:rPr>
        <w:t xml:space="preserve">Pseudorandom-Function </w:t>
      </w:r>
      <w:r>
        <w:rPr>
          <w:lang w:eastAsia="en-GB"/>
        </w:rPr>
        <w:t>properties file may look as follows:</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701"/>
        <w:gridCol w:w="6296"/>
      </w:tblGrid>
      <w:tr w:rsidR="00691672" w:rsidTr="0079733E">
        <w:tc>
          <w:tcPr>
            <w:tcW w:w="4998" w:type="dxa"/>
          </w:tcPr>
          <w:p w:rsidR="00691672" w:rsidRPr="003A7042" w:rsidRDefault="0079733E">
            <w:pPr>
              <w:autoSpaceDE/>
              <w:autoSpaceDN/>
              <w:adjustRightInd/>
              <w:rPr>
                <w:b/>
                <w:bCs/>
                <w:lang w:eastAsia="en-GB"/>
              </w:rPr>
            </w:pPr>
            <w:r>
              <w:rPr>
                <w:b/>
                <w:bCs/>
                <w:lang w:eastAsia="en-GB"/>
              </w:rPr>
              <w:t>//</w:t>
            </w:r>
            <w:r w:rsidR="00691672" w:rsidRPr="003A7042">
              <w:rPr>
                <w:b/>
                <w:bCs/>
                <w:lang w:eastAsia="en-GB"/>
              </w:rPr>
              <w:t>Key</w:t>
            </w:r>
          </w:p>
        </w:tc>
        <w:tc>
          <w:tcPr>
            <w:tcW w:w="4999" w:type="dxa"/>
          </w:tcPr>
          <w:p w:rsidR="00691672" w:rsidRPr="003A7042" w:rsidRDefault="00691672">
            <w:pPr>
              <w:autoSpaceDE/>
              <w:autoSpaceDN/>
              <w:adjustRightInd/>
              <w:rPr>
                <w:b/>
                <w:bCs/>
                <w:lang w:eastAsia="en-GB"/>
              </w:rPr>
            </w:pPr>
            <w:r w:rsidRPr="003A7042">
              <w:rPr>
                <w:b/>
                <w:bCs/>
                <w:lang w:eastAsia="en-GB"/>
              </w:rPr>
              <w:t>Value</w:t>
            </w:r>
          </w:p>
        </w:tc>
      </w:tr>
      <w:tr w:rsidR="00691672" w:rsidTr="0079733E">
        <w:tc>
          <w:tcPr>
            <w:tcW w:w="4998" w:type="dxa"/>
          </w:tcPr>
          <w:p w:rsidR="00691672" w:rsidRDefault="00691672" w:rsidP="00787128">
            <w:pPr>
              <w:autoSpaceDE/>
              <w:autoSpaceDN/>
              <w:adjustRightInd/>
              <w:rPr>
                <w:lang w:eastAsia="en-GB"/>
              </w:rPr>
            </w:pPr>
            <w:r>
              <w:rPr>
                <w:lang w:eastAsia="en-GB"/>
              </w:rPr>
              <w:t>B</w:t>
            </w:r>
            <w:r w:rsidR="00787128">
              <w:rPr>
                <w:lang w:eastAsia="en-GB"/>
              </w:rPr>
              <w:t>C</w:t>
            </w:r>
            <w:r>
              <w:rPr>
                <w:lang w:eastAsia="en-GB"/>
              </w:rPr>
              <w:t>Aes</w:t>
            </w:r>
            <w:r w:rsidR="0079733E">
              <w:rPr>
                <w:lang w:eastAsia="en-GB"/>
              </w:rPr>
              <w:t xml:space="preserve"> =</w:t>
            </w:r>
          </w:p>
        </w:tc>
        <w:tc>
          <w:tcPr>
            <w:tcW w:w="4999" w:type="dxa"/>
          </w:tcPr>
          <w:p w:rsidR="00691672" w:rsidRDefault="001E1C83">
            <w:pPr>
              <w:autoSpaceDE/>
              <w:autoSpaceDN/>
              <w:adjustRightInd/>
              <w:rPr>
                <w:lang w:eastAsia="en-GB"/>
              </w:rPr>
            </w:pPr>
            <w:r w:rsidRPr="001E1C83">
              <w:rPr>
                <w:lang w:eastAsia="en-GB"/>
              </w:rPr>
              <w:t>edu.biu.scapi.primitives.prf.bc.BcAES</w:t>
            </w:r>
          </w:p>
        </w:tc>
      </w:tr>
      <w:tr w:rsidR="00691672" w:rsidTr="0079733E">
        <w:tc>
          <w:tcPr>
            <w:tcW w:w="4998" w:type="dxa"/>
          </w:tcPr>
          <w:p w:rsidR="00691672" w:rsidRDefault="00632892" w:rsidP="00EA29BD">
            <w:pPr>
              <w:autoSpaceDE/>
              <w:autoSpaceDN/>
              <w:adjustRightInd/>
              <w:rPr>
                <w:lang w:eastAsia="en-GB"/>
              </w:rPr>
            </w:pPr>
            <w:r>
              <w:rPr>
                <w:lang w:eastAsia="en-GB"/>
              </w:rPr>
              <w:t>S</w:t>
            </w:r>
            <w:r w:rsidR="001E1C83">
              <w:rPr>
                <w:lang w:eastAsia="en-GB"/>
              </w:rPr>
              <w:t>capi</w:t>
            </w:r>
            <w:r w:rsidR="001E1C83" w:rsidRPr="001E1C83">
              <w:rPr>
                <w:lang w:eastAsia="en-GB"/>
              </w:rPr>
              <w:t>IteratedPrfVarying</w:t>
            </w:r>
            <w:r w:rsidR="0079733E">
              <w:rPr>
                <w:lang w:eastAsia="en-GB"/>
              </w:rPr>
              <w:t xml:space="preserve"> =</w:t>
            </w:r>
          </w:p>
        </w:tc>
        <w:tc>
          <w:tcPr>
            <w:tcW w:w="4999" w:type="dxa"/>
          </w:tcPr>
          <w:p w:rsidR="00691672" w:rsidRDefault="001E1C83">
            <w:pPr>
              <w:autoSpaceDE/>
              <w:autoSpaceDN/>
              <w:adjustRightInd/>
              <w:rPr>
                <w:lang w:eastAsia="en-GB"/>
              </w:rPr>
            </w:pPr>
            <w:r w:rsidRPr="001E1C83">
              <w:rPr>
                <w:lang w:eastAsia="en-GB"/>
              </w:rPr>
              <w:t>edu.biu.scapi.primitives.prf.IteratedPrfVarying</w:t>
            </w:r>
          </w:p>
        </w:tc>
      </w:tr>
      <w:tr w:rsidR="00691672" w:rsidTr="0079733E">
        <w:tc>
          <w:tcPr>
            <w:tcW w:w="4998" w:type="dxa"/>
          </w:tcPr>
          <w:p w:rsidR="00691672" w:rsidRDefault="00632892" w:rsidP="00787128">
            <w:pPr>
              <w:autoSpaceDE/>
              <w:autoSpaceDN/>
              <w:adjustRightInd/>
              <w:rPr>
                <w:lang w:eastAsia="en-GB"/>
              </w:rPr>
            </w:pPr>
            <w:r>
              <w:rPr>
                <w:lang w:eastAsia="en-GB"/>
              </w:rPr>
              <w:t>B</w:t>
            </w:r>
            <w:r w:rsidR="00787128">
              <w:rPr>
                <w:lang w:eastAsia="en-GB"/>
              </w:rPr>
              <w:t>C</w:t>
            </w:r>
            <w:del w:id="1444" w:author="LabTest" w:date="2011-08-22T09:46:00Z">
              <w:r w:rsidDel="002F1B12">
                <w:rPr>
                  <w:lang w:eastAsia="en-GB"/>
                </w:rPr>
                <w:delText>3Des</w:delText>
              </w:r>
            </w:del>
            <w:ins w:id="1445" w:author="LabTest" w:date="2011-08-22T09:46:00Z">
              <w:r w:rsidR="002F1B12">
                <w:rPr>
                  <w:lang w:eastAsia="en-GB"/>
                </w:rPr>
                <w:t>TripleDES</w:t>
              </w:r>
            </w:ins>
            <w:r w:rsidR="0079733E">
              <w:rPr>
                <w:lang w:eastAsia="en-GB"/>
              </w:rPr>
              <w:t xml:space="preserve"> =</w:t>
            </w:r>
          </w:p>
        </w:tc>
        <w:tc>
          <w:tcPr>
            <w:tcW w:w="4999" w:type="dxa"/>
          </w:tcPr>
          <w:p w:rsidR="00691672" w:rsidRDefault="001E1C83">
            <w:pPr>
              <w:autoSpaceDE/>
              <w:autoSpaceDN/>
              <w:adjustRightInd/>
              <w:rPr>
                <w:lang w:eastAsia="en-GB"/>
              </w:rPr>
            </w:pPr>
            <w:r w:rsidRPr="001E1C83">
              <w:rPr>
                <w:lang w:eastAsia="en-GB"/>
              </w:rPr>
              <w:t>edu.biu.scapi.primitives.prf.bc.BcTripleDES</w:t>
            </w:r>
          </w:p>
        </w:tc>
      </w:tr>
      <w:tr w:rsidR="00691672" w:rsidTr="0079733E">
        <w:tc>
          <w:tcPr>
            <w:tcW w:w="4998" w:type="dxa"/>
          </w:tcPr>
          <w:p w:rsidR="00691672" w:rsidRDefault="00632892">
            <w:pPr>
              <w:autoSpaceDE/>
              <w:autoSpaceDN/>
              <w:adjustRightInd/>
              <w:rPr>
                <w:lang w:eastAsia="en-GB"/>
              </w:rPr>
            </w:pPr>
            <w:r>
              <w:rPr>
                <w:lang w:eastAsia="en-GB"/>
              </w:rPr>
              <w:t>CryptoPP</w:t>
            </w:r>
            <w:del w:id="1446" w:author="LabTest" w:date="2011-08-22T09:46:00Z">
              <w:r w:rsidDel="002F1B12">
                <w:rPr>
                  <w:lang w:eastAsia="en-GB"/>
                </w:rPr>
                <w:delText>3Des</w:delText>
              </w:r>
            </w:del>
            <w:ins w:id="1447" w:author="LabTest" w:date="2011-08-22T09:46:00Z">
              <w:r w:rsidR="002F1B12">
                <w:rPr>
                  <w:lang w:eastAsia="en-GB"/>
                </w:rPr>
                <w:t>TripleDES</w:t>
              </w:r>
            </w:ins>
            <w:r w:rsidR="0079733E">
              <w:rPr>
                <w:lang w:eastAsia="en-GB"/>
              </w:rPr>
              <w:t xml:space="preserve"> =</w:t>
            </w:r>
          </w:p>
        </w:tc>
        <w:tc>
          <w:tcPr>
            <w:tcW w:w="4999" w:type="dxa"/>
          </w:tcPr>
          <w:p w:rsidR="00691672" w:rsidRDefault="001E1C83">
            <w:pPr>
              <w:autoSpaceDE/>
              <w:autoSpaceDN/>
              <w:adjustRightInd/>
              <w:rPr>
                <w:lang w:eastAsia="en-GB"/>
              </w:rPr>
            </w:pPr>
            <w:r w:rsidRPr="001E1C83">
              <w:rPr>
                <w:lang w:eastAsia="en-GB"/>
              </w:rPr>
              <w:t>edu.biu.scapi.primitives.prf.</w:t>
            </w:r>
            <w:r>
              <w:rPr>
                <w:lang w:eastAsia="en-GB"/>
              </w:rPr>
              <w:t>cryptopp.</w:t>
            </w:r>
            <w:r w:rsidR="00632892">
              <w:rPr>
                <w:lang w:eastAsia="en-GB"/>
              </w:rPr>
              <w:t>CryptoPP</w:t>
            </w:r>
            <w:del w:id="1448" w:author="LabTest" w:date="2011-08-22T09:46:00Z">
              <w:r w:rsidR="00632892" w:rsidDel="002F1B12">
                <w:rPr>
                  <w:lang w:eastAsia="en-GB"/>
                </w:rPr>
                <w:delText>3Des</w:delText>
              </w:r>
            </w:del>
            <w:ins w:id="1449" w:author="LabTest" w:date="2011-08-22T09:46:00Z">
              <w:r w:rsidR="002F1B12">
                <w:rPr>
                  <w:lang w:eastAsia="en-GB"/>
                </w:rPr>
                <w:t>TripleDES</w:t>
              </w:r>
            </w:ins>
          </w:p>
        </w:tc>
      </w:tr>
    </w:tbl>
    <w:p w:rsidR="00691672" w:rsidRDefault="00691672">
      <w:pPr>
        <w:autoSpaceDE/>
        <w:autoSpaceDN/>
        <w:adjustRightInd/>
        <w:rPr>
          <w:lang w:eastAsia="en-GB"/>
        </w:rPr>
      </w:pPr>
    </w:p>
    <w:p w:rsidR="00691672" w:rsidRDefault="0079733E" w:rsidP="001E1C83">
      <w:pPr>
        <w:autoSpaceDE/>
        <w:autoSpaceDN/>
        <w:adjustRightInd/>
        <w:rPr>
          <w:lang w:eastAsia="en-GB"/>
        </w:rPr>
      </w:pPr>
      <w:r>
        <w:rPr>
          <w:lang w:eastAsia="en-GB"/>
        </w:rPr>
        <w:t>Even though in the above example it looks as if the value equals the key, this is not necessarily so. The key is the concatenation of the provider’s name and the algorithm’s name. The value is the actual class name as it appears in the library.</w:t>
      </w:r>
      <w:r w:rsidR="002E2050">
        <w:rPr>
          <w:lang w:eastAsia="en-GB"/>
        </w:rPr>
        <w:t xml:space="preserve"> </w:t>
      </w:r>
    </w:p>
    <w:p w:rsidR="00DA69A6" w:rsidRDefault="00DA69A6" w:rsidP="006D1FC7">
      <w:pPr>
        <w:autoSpaceDE/>
        <w:autoSpaceDN/>
        <w:adjustRightInd/>
        <w:rPr>
          <w:lang w:eastAsia="en-GB"/>
        </w:rPr>
      </w:pPr>
      <w:r>
        <w:rPr>
          <w:lang w:eastAsia="en-GB"/>
        </w:rPr>
        <w:t>In addition, each family type has a “properties” file indicating the default provider that SCAPI chooses for each algorithm. This is used when the user requests an algorithm but does not indicate form which provider. The key to the map is the algorithm’s name and the value is the provider</w:t>
      </w:r>
      <w:r w:rsidR="007F4E68">
        <w:rPr>
          <w:lang w:eastAsia="en-GB"/>
        </w:rPr>
        <w:t xml:space="preserve">. </w:t>
      </w:r>
      <w:r w:rsidR="006D1FC7">
        <w:rPr>
          <w:lang w:eastAsia="en-GB"/>
        </w:rPr>
        <w:t>The following</w:t>
      </w:r>
      <w:r w:rsidR="007F4E68">
        <w:rPr>
          <w:lang w:eastAsia="en-GB"/>
        </w:rPr>
        <w:t xml:space="preserve"> example</w:t>
      </w:r>
      <w:r w:rsidR="006D1FC7">
        <w:rPr>
          <w:lang w:eastAsia="en-GB"/>
        </w:rPr>
        <w:t xml:space="preserve"> shows what this table could look like</w:t>
      </w:r>
      <w:r w:rsidR="007F4E68">
        <w:rPr>
          <w:lang w:eastAsia="en-GB"/>
        </w:rPr>
        <w:t>:</w:t>
      </w:r>
    </w:p>
    <w:tbl>
      <w:tblPr>
        <w:tblStyle w:val="TableGrid"/>
        <w:tblW w:w="0" w:type="auto"/>
        <w:tblInd w:w="108" w:type="dxa"/>
        <w:tblBorders>
          <w:insideH w:val="none" w:sz="0" w:space="0" w:color="auto"/>
          <w:insideV w:val="none" w:sz="0" w:space="0" w:color="auto"/>
        </w:tblBorders>
        <w:tblLook w:val="04A0" w:firstRow="1" w:lastRow="0" w:firstColumn="1" w:lastColumn="0" w:noHBand="0" w:noVBand="1"/>
      </w:tblPr>
      <w:tblGrid>
        <w:gridCol w:w="4890"/>
        <w:gridCol w:w="4999"/>
      </w:tblGrid>
      <w:tr w:rsidR="00DA69A6" w:rsidTr="007F4E68">
        <w:tc>
          <w:tcPr>
            <w:tcW w:w="4890" w:type="dxa"/>
          </w:tcPr>
          <w:p w:rsidR="00DA69A6" w:rsidRPr="007F4E68" w:rsidRDefault="00DA69A6" w:rsidP="00DA69A6">
            <w:pPr>
              <w:autoSpaceDE/>
              <w:autoSpaceDN/>
              <w:adjustRightInd/>
              <w:rPr>
                <w:b/>
                <w:bCs/>
                <w:lang w:eastAsia="en-GB"/>
              </w:rPr>
            </w:pPr>
            <w:r w:rsidRPr="007F4E68">
              <w:rPr>
                <w:b/>
                <w:bCs/>
                <w:lang w:eastAsia="en-GB"/>
              </w:rPr>
              <w:t>//Key</w:t>
            </w:r>
          </w:p>
        </w:tc>
        <w:tc>
          <w:tcPr>
            <w:tcW w:w="4999" w:type="dxa"/>
          </w:tcPr>
          <w:p w:rsidR="00DA69A6" w:rsidRPr="007F4E68" w:rsidRDefault="00DA69A6" w:rsidP="00DA69A6">
            <w:pPr>
              <w:autoSpaceDE/>
              <w:autoSpaceDN/>
              <w:adjustRightInd/>
              <w:rPr>
                <w:b/>
                <w:bCs/>
                <w:lang w:eastAsia="en-GB"/>
              </w:rPr>
            </w:pPr>
            <w:r w:rsidRPr="007F4E68">
              <w:rPr>
                <w:b/>
                <w:bCs/>
                <w:lang w:eastAsia="en-GB"/>
              </w:rPr>
              <w:t>Value</w:t>
            </w:r>
          </w:p>
        </w:tc>
      </w:tr>
      <w:tr w:rsidR="00DA69A6" w:rsidTr="007F4E68">
        <w:tc>
          <w:tcPr>
            <w:tcW w:w="4890" w:type="dxa"/>
          </w:tcPr>
          <w:p w:rsidR="00DA69A6" w:rsidRDefault="00DA69A6" w:rsidP="00DA69A6">
            <w:pPr>
              <w:autoSpaceDE/>
              <w:autoSpaceDN/>
              <w:adjustRightInd/>
              <w:rPr>
                <w:lang w:eastAsia="en-GB"/>
              </w:rPr>
            </w:pPr>
            <w:r>
              <w:rPr>
                <w:lang w:eastAsia="en-GB"/>
              </w:rPr>
              <w:t>Aes</w:t>
            </w:r>
          </w:p>
        </w:tc>
        <w:tc>
          <w:tcPr>
            <w:tcW w:w="4999" w:type="dxa"/>
          </w:tcPr>
          <w:p w:rsidR="00DA69A6" w:rsidRDefault="00DA69A6" w:rsidP="00787128">
            <w:pPr>
              <w:autoSpaceDE/>
              <w:autoSpaceDN/>
              <w:adjustRightInd/>
              <w:rPr>
                <w:lang w:eastAsia="en-GB"/>
              </w:rPr>
            </w:pPr>
            <w:r>
              <w:rPr>
                <w:lang w:eastAsia="en-GB"/>
              </w:rPr>
              <w:t>B</w:t>
            </w:r>
            <w:r w:rsidR="00787128">
              <w:rPr>
                <w:lang w:eastAsia="en-GB"/>
              </w:rPr>
              <w:t>C</w:t>
            </w:r>
          </w:p>
        </w:tc>
      </w:tr>
      <w:tr w:rsidR="00DA69A6" w:rsidTr="007F4E68">
        <w:tc>
          <w:tcPr>
            <w:tcW w:w="4890" w:type="dxa"/>
          </w:tcPr>
          <w:p w:rsidR="00DA69A6" w:rsidRDefault="007F4E68" w:rsidP="00DA69A6">
            <w:pPr>
              <w:autoSpaceDE/>
              <w:autoSpaceDN/>
              <w:adjustRightInd/>
              <w:rPr>
                <w:lang w:eastAsia="en-GB"/>
              </w:rPr>
            </w:pPr>
            <w:del w:id="1450" w:author="LabTest" w:date="2011-08-22T09:46:00Z">
              <w:r w:rsidDel="002F1B12">
                <w:rPr>
                  <w:lang w:eastAsia="en-GB"/>
                </w:rPr>
                <w:delText>3Des</w:delText>
              </w:r>
            </w:del>
            <w:ins w:id="1451" w:author="LabTest" w:date="2011-08-22T09:46:00Z">
              <w:r w:rsidR="002F1B12">
                <w:rPr>
                  <w:lang w:eastAsia="en-GB"/>
                </w:rPr>
                <w:t>TripleDES</w:t>
              </w:r>
            </w:ins>
          </w:p>
        </w:tc>
        <w:tc>
          <w:tcPr>
            <w:tcW w:w="4999" w:type="dxa"/>
          </w:tcPr>
          <w:p w:rsidR="00DA69A6" w:rsidRDefault="007F4E68" w:rsidP="00DA69A6">
            <w:pPr>
              <w:autoSpaceDE/>
              <w:autoSpaceDN/>
              <w:adjustRightInd/>
              <w:rPr>
                <w:lang w:eastAsia="en-GB"/>
              </w:rPr>
            </w:pPr>
            <w:r>
              <w:rPr>
                <w:lang w:eastAsia="en-GB"/>
              </w:rPr>
              <w:t>CryptoPP</w:t>
            </w:r>
          </w:p>
        </w:tc>
      </w:tr>
      <w:tr w:rsidR="00DA69A6" w:rsidTr="007F4E68">
        <w:tc>
          <w:tcPr>
            <w:tcW w:w="4890" w:type="dxa"/>
          </w:tcPr>
          <w:p w:rsidR="00DA69A6" w:rsidRDefault="007F4E68" w:rsidP="00DA69A6">
            <w:pPr>
              <w:autoSpaceDE/>
              <w:autoSpaceDN/>
              <w:adjustRightInd/>
              <w:rPr>
                <w:lang w:eastAsia="en-GB"/>
              </w:rPr>
            </w:pPr>
            <w:r>
              <w:rPr>
                <w:lang w:eastAsia="en-GB"/>
              </w:rPr>
              <w:t>PrpFromVarying</w:t>
            </w:r>
          </w:p>
        </w:tc>
        <w:tc>
          <w:tcPr>
            <w:tcW w:w="4999" w:type="dxa"/>
          </w:tcPr>
          <w:p w:rsidR="00DA69A6" w:rsidRDefault="007F4E68" w:rsidP="00DA69A6">
            <w:pPr>
              <w:autoSpaceDE/>
              <w:autoSpaceDN/>
              <w:adjustRightInd/>
              <w:rPr>
                <w:lang w:eastAsia="en-GB"/>
              </w:rPr>
            </w:pPr>
            <w:r>
              <w:rPr>
                <w:lang w:eastAsia="en-GB"/>
              </w:rPr>
              <w:t>Scapi</w:t>
            </w:r>
          </w:p>
        </w:tc>
      </w:tr>
    </w:tbl>
    <w:p w:rsidR="00DA69A6" w:rsidRDefault="00DA69A6" w:rsidP="00DA69A6">
      <w:pPr>
        <w:autoSpaceDE/>
        <w:autoSpaceDN/>
        <w:adjustRightInd/>
        <w:rPr>
          <w:lang w:eastAsia="en-GB"/>
        </w:rPr>
      </w:pPr>
    </w:p>
    <w:p w:rsidR="009C3C5A" w:rsidRDefault="002E2050" w:rsidP="00B91794">
      <w:pPr>
        <w:rPr>
          <w:sz w:val="26"/>
          <w:szCs w:val="18"/>
        </w:rPr>
      </w:pPr>
      <w:r>
        <w:rPr>
          <w:sz w:val="26"/>
          <w:szCs w:val="18"/>
        </w:rPr>
        <w:t>The default provider “properties”</w:t>
      </w:r>
      <w:r w:rsidRPr="002E2050">
        <w:rPr>
          <w:sz w:val="26"/>
          <w:szCs w:val="18"/>
        </w:rPr>
        <w:t xml:space="preserve"> </w:t>
      </w:r>
      <w:r>
        <w:rPr>
          <w:sz w:val="26"/>
          <w:szCs w:val="18"/>
        </w:rPr>
        <w:t>file makes it</w:t>
      </w:r>
      <w:r w:rsidRPr="002E2050">
        <w:rPr>
          <w:sz w:val="26"/>
          <w:szCs w:val="18"/>
        </w:rPr>
        <w:t xml:space="preserve"> possible to change the defaults by just changing this file. </w:t>
      </w:r>
      <w:r>
        <w:rPr>
          <w:sz w:val="26"/>
          <w:szCs w:val="18"/>
        </w:rPr>
        <w:t xml:space="preserve">We need to consider whether </w:t>
      </w:r>
      <w:del w:id="1452" w:author="LabTest" w:date="2011-08-22T12:15:00Z">
        <w:r w:rsidDel="00B91794">
          <w:rPr>
            <w:sz w:val="26"/>
            <w:szCs w:val="18"/>
          </w:rPr>
          <w:delText>we c</w:delText>
        </w:r>
        <w:r w:rsidRPr="002E2050" w:rsidDel="00B91794">
          <w:rPr>
            <w:sz w:val="26"/>
            <w:szCs w:val="18"/>
          </w:rPr>
          <w:delText xml:space="preserve">an </w:delText>
        </w:r>
      </w:del>
      <w:r w:rsidRPr="002E2050">
        <w:rPr>
          <w:sz w:val="26"/>
          <w:szCs w:val="18"/>
        </w:rPr>
        <w:t xml:space="preserve">we allow </w:t>
      </w:r>
      <w:r>
        <w:rPr>
          <w:sz w:val="26"/>
          <w:szCs w:val="18"/>
        </w:rPr>
        <w:t xml:space="preserve">external </w:t>
      </w:r>
      <w:r w:rsidRPr="002E2050">
        <w:rPr>
          <w:sz w:val="26"/>
          <w:szCs w:val="18"/>
        </w:rPr>
        <w:t>users</w:t>
      </w:r>
      <w:r>
        <w:rPr>
          <w:sz w:val="26"/>
          <w:szCs w:val="18"/>
        </w:rPr>
        <w:t xml:space="preserve"> to do this.</w:t>
      </w:r>
      <w:r w:rsidRPr="002E2050">
        <w:rPr>
          <w:sz w:val="26"/>
          <w:szCs w:val="18"/>
        </w:rPr>
        <w:t xml:space="preserve"> This could be really powerful; write everything using defaults and then just change a default to see the effect.</w:t>
      </w:r>
      <w:r>
        <w:rPr>
          <w:sz w:val="26"/>
          <w:szCs w:val="18"/>
        </w:rPr>
        <w:t xml:space="preserve"> The SCAPI project will definitely use this ability when running different protocols as well as for testing.</w:t>
      </w:r>
    </w:p>
    <w:p w:rsidR="003066CC" w:rsidRDefault="003066CC">
      <w:pPr>
        <w:autoSpaceDE/>
        <w:autoSpaceDN/>
        <w:adjustRightInd/>
        <w:rPr>
          <w:b/>
          <w:bCs/>
          <w:sz w:val="26"/>
          <w:szCs w:val="18"/>
        </w:rPr>
      </w:pPr>
      <w:r>
        <w:br w:type="page"/>
      </w:r>
    </w:p>
    <w:p w:rsidR="009A04C3" w:rsidRDefault="009C3C5A" w:rsidP="007C5F01">
      <w:pPr>
        <w:pStyle w:val="Heading3"/>
        <w:numPr>
          <w:ilvl w:val="2"/>
          <w:numId w:val="10"/>
        </w:numPr>
      </w:pPr>
      <w:r>
        <w:lastRenderedPageBreak/>
        <w:t xml:space="preserve"> </w:t>
      </w:r>
      <w:bookmarkStart w:id="1453" w:name="_Toc331084233"/>
      <w:r w:rsidR="00197ABB" w:rsidRPr="003066CC">
        <w:t>Dynamic</w:t>
      </w:r>
      <w:r w:rsidR="00197ABB">
        <w:t xml:space="preserve"> view</w:t>
      </w:r>
      <w:bookmarkEnd w:id="1453"/>
    </w:p>
    <w:p w:rsidR="009A04C3" w:rsidRDefault="009A04C3" w:rsidP="009A04C3">
      <w:pPr>
        <w:ind w:left="1132"/>
        <w:rPr>
          <w:u w:val="single"/>
        </w:rPr>
      </w:pPr>
      <w:r w:rsidRPr="00A7548E">
        <w:rPr>
          <w:u w:val="single"/>
        </w:rPr>
        <w:t>FactoriesUtility</w:t>
      </w:r>
    </w:p>
    <w:p w:rsidR="00FB2C35" w:rsidRDefault="00FB2C35" w:rsidP="009A04C3">
      <w:pPr>
        <w:ind w:left="1132"/>
      </w:pPr>
    </w:p>
    <w:p w:rsidR="009A04C3" w:rsidRDefault="009A04C3" w:rsidP="007B01D5">
      <w:pPr>
        <w:ind w:left="1132"/>
      </w:pPr>
      <w:r>
        <w:t>The FactoriesUtility c</w:t>
      </w:r>
      <w:r w:rsidR="009A7747">
        <w:t>lass as its name indicates is a</w:t>
      </w:r>
      <w:r>
        <w:t xml:space="preserve"> utility class used by all the factories. The actual creation of the object is done with this class in the public function getObject. All the factories call this method and cast the created object to the actual type they need to return. FactoriesUtility resides in package edu.biu.scapi.tools as mentioned above and is a </w:t>
      </w:r>
      <w:r w:rsidR="007B01D5">
        <w:t>package private</w:t>
      </w:r>
      <w:r>
        <w:t xml:space="preserve"> class. </w:t>
      </w:r>
    </w:p>
    <w:p w:rsidR="009A04C3" w:rsidRDefault="009A04C3" w:rsidP="009A04C3">
      <w:pPr>
        <w:ind w:left="1132"/>
      </w:pPr>
      <w:r>
        <w:t>Below we present the pseudo-code of the main methods in FactoriesUtility:</w:t>
      </w:r>
    </w:p>
    <w:p w:rsidR="00C4009A" w:rsidRPr="00C4009A" w:rsidRDefault="00C4009A" w:rsidP="00C4009A">
      <w:pPr>
        <w:rPr>
          <w:b/>
          <w:bCs/>
          <w:sz w:val="20"/>
          <w:szCs w:val="20"/>
        </w:rPr>
      </w:pPr>
    </w:p>
    <w:p w:rsidR="00C4009A" w:rsidRPr="00C4009A" w:rsidRDefault="00C4009A" w:rsidP="007C5F01">
      <w:pPr>
        <w:pStyle w:val="ListParagraph"/>
        <w:numPr>
          <w:ilvl w:val="3"/>
          <w:numId w:val="32"/>
        </w:numPr>
        <w:rPr>
          <w:b/>
          <w:bCs/>
          <w:sz w:val="20"/>
          <w:szCs w:val="20"/>
        </w:rPr>
      </w:pPr>
      <w:r w:rsidRPr="00C4009A">
        <w:rPr>
          <w:b/>
          <w:bCs/>
          <w:sz w:val="20"/>
          <w:szCs w:val="20"/>
        </w:rPr>
        <w:t>getObject(</w:t>
      </w:r>
      <w:r w:rsidR="000B0B55" w:rsidRPr="00C4009A">
        <w:rPr>
          <w:b/>
          <w:bCs/>
          <w:sz w:val="20"/>
          <w:szCs w:val="20"/>
        </w:rPr>
        <w:t>String</w:t>
      </w:r>
      <w:r w:rsidR="000B0B55">
        <w:rPr>
          <w:b/>
          <w:bCs/>
          <w:sz w:val="20"/>
          <w:szCs w:val="20"/>
        </w:rPr>
        <w:t xml:space="preserve"> provider</w:t>
      </w:r>
      <w:r w:rsidR="007B01D5">
        <w:rPr>
          <w:b/>
          <w:bCs/>
          <w:sz w:val="20"/>
          <w:szCs w:val="20"/>
        </w:rPr>
        <w:t xml:space="preserve">, </w:t>
      </w:r>
      <w:r w:rsidR="000B0B55" w:rsidRPr="00C4009A">
        <w:rPr>
          <w:b/>
          <w:bCs/>
          <w:sz w:val="20"/>
          <w:szCs w:val="20"/>
        </w:rPr>
        <w:t xml:space="preserve">String </w:t>
      </w:r>
      <w:r w:rsidR="007B01D5" w:rsidRPr="00C4009A">
        <w:rPr>
          <w:b/>
          <w:bCs/>
          <w:sz w:val="20"/>
          <w:szCs w:val="20"/>
        </w:rPr>
        <w:t xml:space="preserve">algName, </w:t>
      </w:r>
      <w:r w:rsidR="000B0B55">
        <w:rPr>
          <w:b/>
          <w:bCs/>
          <w:sz w:val="20"/>
          <w:szCs w:val="20"/>
        </w:rPr>
        <w:t>Object[]</w:t>
      </w:r>
      <w:r w:rsidR="000B0B55" w:rsidRPr="00C4009A">
        <w:rPr>
          <w:b/>
          <w:bCs/>
          <w:sz w:val="20"/>
          <w:szCs w:val="20"/>
        </w:rPr>
        <w:t xml:space="preserve">) </w:t>
      </w:r>
      <w:r w:rsidR="000B0B55">
        <w:rPr>
          <w:b/>
          <w:bCs/>
          <w:sz w:val="20"/>
          <w:szCs w:val="20"/>
        </w:rPr>
        <w:t>params)</w:t>
      </w:r>
      <w:r w:rsidRPr="00C4009A">
        <w:rPr>
          <w:b/>
          <w:bCs/>
          <w:sz w:val="20"/>
          <w:szCs w:val="20"/>
        </w:rPr>
        <w:t xml:space="preserve"> : Object throws </w:t>
      </w:r>
      <w:r w:rsidR="00004AF7">
        <w:rPr>
          <w:b/>
          <w:bCs/>
          <w:sz w:val="20"/>
          <w:szCs w:val="20"/>
        </w:rPr>
        <w:t>FactoriesException</w:t>
      </w:r>
    </w:p>
    <w:p w:rsidR="00C4009A" w:rsidRDefault="00C4009A" w:rsidP="00C4009A">
      <w:pPr>
        <w:ind w:left="1132"/>
      </w:pPr>
      <w:r>
        <w:t>This function returns an Object instantiation of algName algorithm for the specified provider.</w:t>
      </w:r>
    </w:p>
    <w:p w:rsidR="00C4009A" w:rsidRDefault="00C4009A" w:rsidP="007C5F01">
      <w:pPr>
        <w:pStyle w:val="ListParagraph"/>
        <w:numPr>
          <w:ilvl w:val="0"/>
          <w:numId w:val="17"/>
        </w:numPr>
      </w:pPr>
      <w:r>
        <w:t>Check validity of AlgDetails.name. If not valid, throw exception.</w:t>
      </w:r>
    </w:p>
    <w:p w:rsidR="007B01D5" w:rsidRDefault="007B01D5" w:rsidP="007C5F01">
      <w:pPr>
        <w:pStyle w:val="ListParagraph"/>
        <w:numPr>
          <w:ilvl w:val="0"/>
          <w:numId w:val="17"/>
        </w:numPr>
      </w:pPr>
      <w:r>
        <w:t>Check validity of provider for the given algorithm. If not valid, throw exception.</w:t>
      </w:r>
    </w:p>
    <w:p w:rsidR="00C4009A" w:rsidRDefault="00C4009A" w:rsidP="007C5F01">
      <w:pPr>
        <w:pStyle w:val="ListParagraph"/>
        <w:numPr>
          <w:ilvl w:val="0"/>
          <w:numId w:val="17"/>
        </w:numPr>
      </w:pPr>
      <w:r>
        <w:t>Prepare key for map by concatenating provider + algName.</w:t>
      </w:r>
    </w:p>
    <w:p w:rsidR="00C4009A" w:rsidRDefault="00C4009A" w:rsidP="007C5F01">
      <w:pPr>
        <w:pStyle w:val="ListParagraph"/>
        <w:numPr>
          <w:ilvl w:val="0"/>
          <w:numId w:val="17"/>
        </w:numPr>
      </w:pPr>
      <w:r>
        <w:t>Get relevant class name from properties map with the key obtained.</w:t>
      </w:r>
    </w:p>
    <w:p w:rsidR="00C4009A" w:rsidRDefault="00C4009A" w:rsidP="007C5F01">
      <w:pPr>
        <w:pStyle w:val="ListParagraph"/>
        <w:numPr>
          <w:ilvl w:val="0"/>
          <w:numId w:val="17"/>
        </w:numPr>
      </w:pPr>
      <w:proofErr w:type="gramStart"/>
      <w:r>
        <w:t>Get an object</w:t>
      </w:r>
      <w:proofErr w:type="gramEnd"/>
      <w:r>
        <w:t xml:space="preserve"> of type Class representing our algorithm. (Class algClass).</w:t>
      </w:r>
    </w:p>
    <w:p w:rsidR="003E42F8" w:rsidRDefault="00C4009A" w:rsidP="007C5F01">
      <w:pPr>
        <w:pStyle w:val="ListParagraph"/>
        <w:numPr>
          <w:ilvl w:val="0"/>
          <w:numId w:val="17"/>
        </w:numPr>
      </w:pPr>
      <w:r>
        <w:t xml:space="preserve">Retrieve a Constructor of algClass that accepts </w:t>
      </w:r>
      <w:r w:rsidR="003E42F8">
        <w:t>t</w:t>
      </w:r>
      <w:r>
        <w:t xml:space="preserve"> </w:t>
      </w:r>
      <w:r w:rsidR="003E42F8">
        <w:t xml:space="preserve">parameters of </w:t>
      </w:r>
      <w:r w:rsidR="007B01D5">
        <w:t>types</w:t>
      </w:r>
      <w:r w:rsidR="00004AF7">
        <w:t xml:space="preserve"> equal to</w:t>
      </w:r>
      <w:r w:rsidR="007B01D5">
        <w:t xml:space="preserve"> the </w:t>
      </w:r>
      <w:r w:rsidR="00004AF7">
        <w:t>params’</w:t>
      </w:r>
      <w:r w:rsidR="007B01D5">
        <w:t xml:space="preserve"> objects</w:t>
      </w:r>
      <w:r w:rsidR="003E42F8">
        <w:t>, while t=</w:t>
      </w:r>
      <w:r w:rsidR="007B01D5">
        <w:t>params</w:t>
      </w:r>
      <w:r w:rsidR="003E42F8">
        <w:t>.length.</w:t>
      </w:r>
    </w:p>
    <w:p w:rsidR="00C4009A" w:rsidRDefault="00C4009A" w:rsidP="007C5F01">
      <w:pPr>
        <w:pStyle w:val="ListParagraph"/>
        <w:numPr>
          <w:ilvl w:val="0"/>
          <w:numId w:val="17"/>
        </w:numPr>
      </w:pPr>
      <w:r>
        <w:t xml:space="preserve">Create an instance of type algClass by calling the above Constructor. Pass as a parameter the </w:t>
      </w:r>
      <w:r w:rsidR="00004AF7">
        <w:t>params</w:t>
      </w:r>
      <w:r>
        <w:t>. The call Constructor.newInstance returns an object of type Object. (For example, if algName is a series of algorithms: "</w:t>
      </w:r>
      <w:proofErr w:type="gramStart"/>
      <w:r>
        <w:t>HMAC</w:t>
      </w:r>
      <w:r w:rsidR="003E42F8">
        <w:t>(</w:t>
      </w:r>
      <w:proofErr w:type="gramEnd"/>
      <w:r>
        <w:t>SHA1</w:t>
      </w:r>
      <w:r w:rsidR="003E42F8">
        <w:t>)</w:t>
      </w:r>
      <w:r>
        <w:t xml:space="preserve">", the function creates an HMAC object and passes the tail – "SHA1" to the instance of HMAC. HMAC should be a class that takes as argument a string and in its constructor uses the factories to create the hash object. In this case, where there is a tail, the getObject function passes the String "SHA1" by retrieving a constructor that gets a String. If there is no such constructor, an exception will be thrown). </w:t>
      </w:r>
    </w:p>
    <w:p w:rsidR="00C4009A" w:rsidRDefault="00C4009A" w:rsidP="007C5F01">
      <w:pPr>
        <w:pStyle w:val="ListParagraph"/>
        <w:numPr>
          <w:ilvl w:val="0"/>
          <w:numId w:val="17"/>
        </w:numPr>
      </w:pPr>
      <w:r>
        <w:t xml:space="preserve"> Return the object created.</w:t>
      </w:r>
    </w:p>
    <w:p w:rsidR="00C4009A" w:rsidRDefault="00C4009A" w:rsidP="000B0B55">
      <w:pPr>
        <w:ind w:left="708" w:firstLine="424"/>
      </w:pPr>
      <w:r>
        <w:t>Note: The actual java code for FactoriesUtility::</w:t>
      </w:r>
      <w:proofErr w:type="gramStart"/>
      <w:r>
        <w:t>getObject(</w:t>
      </w:r>
      <w:proofErr w:type="gramEnd"/>
      <w:r w:rsidR="000B0B55" w:rsidRPr="00884973">
        <w:t xml:space="preserve">String </w:t>
      </w:r>
      <w:r w:rsidRPr="00884973">
        <w:t>provider</w:t>
      </w:r>
      <w:r w:rsidR="00004AF7">
        <w:t xml:space="preserve">, </w:t>
      </w:r>
      <w:r w:rsidR="00004AF7" w:rsidRPr="00004AF7">
        <w:t xml:space="preserve"> </w:t>
      </w:r>
      <w:r w:rsidR="000B0B55" w:rsidRPr="00884973">
        <w:t xml:space="preserve">String </w:t>
      </w:r>
      <w:r w:rsidR="00004AF7" w:rsidRPr="00884973">
        <w:t>algName</w:t>
      </w:r>
      <w:r w:rsidR="00004AF7">
        <w:t xml:space="preserve">, </w:t>
      </w:r>
      <w:r w:rsidR="000B0B55">
        <w:t>Object[] params</w:t>
      </w:r>
      <w:r w:rsidRPr="00884973">
        <w:t>)</w:t>
      </w:r>
      <w:r w:rsidR="00004AF7">
        <w:t xml:space="preserve"> </w:t>
      </w:r>
      <w:r>
        <w:t>can be found in the Appendix.</w:t>
      </w:r>
    </w:p>
    <w:p w:rsidR="000A423C" w:rsidRPr="00C4009A" w:rsidRDefault="000A423C" w:rsidP="00C4009A">
      <w:pPr>
        <w:ind w:left="708" w:firstLine="424"/>
        <w:rPr>
          <w:b/>
          <w:bCs/>
          <w:sz w:val="20"/>
          <w:szCs w:val="20"/>
        </w:rPr>
      </w:pPr>
    </w:p>
    <w:p w:rsidR="00C4009A" w:rsidRDefault="000B0B55" w:rsidP="007C5F01">
      <w:pPr>
        <w:pStyle w:val="ListParagraph"/>
        <w:numPr>
          <w:ilvl w:val="3"/>
          <w:numId w:val="32"/>
        </w:numPr>
        <w:rPr>
          <w:b/>
          <w:bCs/>
          <w:sz w:val="20"/>
          <w:szCs w:val="20"/>
        </w:rPr>
      </w:pPr>
      <w:r>
        <w:rPr>
          <w:b/>
          <w:bCs/>
          <w:sz w:val="20"/>
          <w:szCs w:val="20"/>
        </w:rPr>
        <w:t>getObject(String algName</w:t>
      </w:r>
      <w:r w:rsidR="000A423C">
        <w:rPr>
          <w:b/>
          <w:bCs/>
          <w:sz w:val="20"/>
          <w:szCs w:val="20"/>
        </w:rPr>
        <w:t xml:space="preserve">) : Object throws </w:t>
      </w:r>
      <w:r w:rsidR="00004AF7">
        <w:rPr>
          <w:b/>
          <w:bCs/>
          <w:sz w:val="20"/>
          <w:szCs w:val="20"/>
        </w:rPr>
        <w:t>FactoriesException</w:t>
      </w:r>
    </w:p>
    <w:p w:rsidR="000A423C" w:rsidRDefault="000A423C" w:rsidP="007C5F01">
      <w:pPr>
        <w:pStyle w:val="ListParagraph"/>
        <w:numPr>
          <w:ilvl w:val="0"/>
          <w:numId w:val="23"/>
        </w:numPr>
      </w:pPr>
      <w:r>
        <w:t xml:space="preserve">Call </w:t>
      </w:r>
      <w:r w:rsidRPr="00D0685A">
        <w:t>getDefaultImplProvider</w:t>
      </w:r>
      <w:r>
        <w:t xml:space="preserve"> with algName to get the provider’s name</w:t>
      </w:r>
    </w:p>
    <w:p w:rsidR="000A423C" w:rsidRDefault="000A423C" w:rsidP="007C5F01">
      <w:pPr>
        <w:pStyle w:val="ListParagraph"/>
        <w:numPr>
          <w:ilvl w:val="0"/>
          <w:numId w:val="23"/>
        </w:numPr>
      </w:pPr>
      <w:r>
        <w:t>Call getObject(provider</w:t>
      </w:r>
      <w:r w:rsidR="00004AF7">
        <w:t>, algName</w:t>
      </w:r>
      <w:r>
        <w:t>) to create requested object</w:t>
      </w:r>
    </w:p>
    <w:p w:rsidR="00004AF7" w:rsidRDefault="000A423C" w:rsidP="007C5F01">
      <w:pPr>
        <w:pStyle w:val="ListParagraph"/>
        <w:numPr>
          <w:ilvl w:val="0"/>
          <w:numId w:val="23"/>
        </w:numPr>
      </w:pPr>
      <w:r>
        <w:t>Return created object.</w:t>
      </w:r>
    </w:p>
    <w:p w:rsidR="00004AF7" w:rsidRDefault="00004AF7" w:rsidP="00004AF7">
      <w:pPr>
        <w:pStyle w:val="ListParagraph"/>
        <w:ind w:left="1492"/>
      </w:pPr>
    </w:p>
    <w:p w:rsidR="00004AF7" w:rsidRDefault="00004AF7" w:rsidP="007C5F01">
      <w:pPr>
        <w:pStyle w:val="ListParagraph"/>
        <w:numPr>
          <w:ilvl w:val="3"/>
          <w:numId w:val="32"/>
        </w:numPr>
        <w:rPr>
          <w:b/>
          <w:bCs/>
          <w:sz w:val="20"/>
          <w:szCs w:val="20"/>
        </w:rPr>
      </w:pPr>
      <w:r>
        <w:rPr>
          <w:b/>
          <w:bCs/>
          <w:sz w:val="20"/>
          <w:szCs w:val="20"/>
        </w:rPr>
        <w:t>getObject(</w:t>
      </w:r>
      <w:r w:rsidR="000B0B55">
        <w:rPr>
          <w:b/>
          <w:bCs/>
          <w:sz w:val="20"/>
          <w:szCs w:val="20"/>
        </w:rPr>
        <w:t xml:space="preserve">String provider </w:t>
      </w:r>
      <w:r>
        <w:rPr>
          <w:b/>
          <w:bCs/>
          <w:sz w:val="20"/>
          <w:szCs w:val="20"/>
        </w:rPr>
        <w:t xml:space="preserve">, </w:t>
      </w:r>
      <w:r w:rsidR="000B0B55">
        <w:rPr>
          <w:b/>
          <w:bCs/>
          <w:sz w:val="20"/>
          <w:szCs w:val="20"/>
        </w:rPr>
        <w:t>String algName</w:t>
      </w:r>
      <w:r>
        <w:rPr>
          <w:b/>
          <w:bCs/>
          <w:sz w:val="20"/>
          <w:szCs w:val="20"/>
        </w:rPr>
        <w:t>) : Object throws FactoriesException</w:t>
      </w:r>
    </w:p>
    <w:p w:rsidR="00004AF7" w:rsidRDefault="00004AF7" w:rsidP="007C5F01">
      <w:pPr>
        <w:pStyle w:val="ListParagraph"/>
        <w:numPr>
          <w:ilvl w:val="0"/>
          <w:numId w:val="23"/>
        </w:numPr>
      </w:pPr>
      <w:r>
        <w:t>Parse algorithm name in order to get algDetails.</w:t>
      </w:r>
    </w:p>
    <w:p w:rsidR="00004AF7" w:rsidRDefault="00004AF7" w:rsidP="007C5F01">
      <w:pPr>
        <w:pStyle w:val="ListParagraph"/>
        <w:numPr>
          <w:ilvl w:val="0"/>
          <w:numId w:val="23"/>
        </w:numPr>
      </w:pPr>
      <w:r>
        <w:t>Call getObject(provider, algDetails.name, algDetails.params.toArray()) to create requested object</w:t>
      </w:r>
    </w:p>
    <w:p w:rsidR="00004AF7" w:rsidRDefault="00004AF7" w:rsidP="007C5F01">
      <w:pPr>
        <w:pStyle w:val="ListParagraph"/>
        <w:numPr>
          <w:ilvl w:val="0"/>
          <w:numId w:val="23"/>
        </w:numPr>
      </w:pPr>
      <w:r>
        <w:t>Return created object.</w:t>
      </w:r>
    </w:p>
    <w:p w:rsidR="00004AF7" w:rsidRPr="00004AF7" w:rsidRDefault="00004AF7" w:rsidP="00004AF7">
      <w:pPr>
        <w:rPr>
          <w:rFonts w:ascii="Calibri" w:hAnsi="Calibri" w:cs="Arial"/>
          <w:sz w:val="22"/>
          <w:szCs w:val="22"/>
          <w:lang w:bidi="en-US"/>
        </w:rPr>
      </w:pPr>
    </w:p>
    <w:p w:rsidR="00004AF7" w:rsidRPr="00004AF7" w:rsidRDefault="00004AF7" w:rsidP="007C5F01">
      <w:pPr>
        <w:pStyle w:val="ListParagraph"/>
        <w:numPr>
          <w:ilvl w:val="3"/>
          <w:numId w:val="32"/>
        </w:numPr>
        <w:rPr>
          <w:b/>
          <w:bCs/>
          <w:sz w:val="20"/>
          <w:szCs w:val="20"/>
        </w:rPr>
      </w:pPr>
      <w:r w:rsidRPr="00004AF7">
        <w:rPr>
          <w:b/>
          <w:bCs/>
          <w:sz w:val="20"/>
          <w:szCs w:val="20"/>
        </w:rPr>
        <w:lastRenderedPageBreak/>
        <w:t>getObject(</w:t>
      </w:r>
      <w:r w:rsidR="000B0B55">
        <w:rPr>
          <w:b/>
          <w:bCs/>
          <w:sz w:val="20"/>
          <w:szCs w:val="20"/>
        </w:rPr>
        <w:t>String</w:t>
      </w:r>
      <w:r w:rsidR="000B0B55" w:rsidRPr="00004AF7">
        <w:rPr>
          <w:b/>
          <w:bCs/>
          <w:sz w:val="20"/>
          <w:szCs w:val="20"/>
        </w:rPr>
        <w:t xml:space="preserve"> </w:t>
      </w:r>
      <w:r w:rsidR="000B0B55">
        <w:rPr>
          <w:b/>
          <w:bCs/>
          <w:sz w:val="20"/>
          <w:szCs w:val="20"/>
        </w:rPr>
        <w:t xml:space="preserve">algName, </w:t>
      </w:r>
      <w:r w:rsidR="000B0B55" w:rsidRPr="00004AF7">
        <w:rPr>
          <w:b/>
          <w:bCs/>
          <w:sz w:val="20"/>
          <w:szCs w:val="20"/>
        </w:rPr>
        <w:t>Object[</w:t>
      </w:r>
      <w:r w:rsidR="000B0B55">
        <w:rPr>
          <w:b/>
          <w:bCs/>
          <w:sz w:val="20"/>
          <w:szCs w:val="20"/>
        </w:rPr>
        <w:t>] params)</w:t>
      </w:r>
      <w:r w:rsidRPr="00004AF7">
        <w:rPr>
          <w:b/>
          <w:bCs/>
          <w:sz w:val="20"/>
          <w:szCs w:val="20"/>
        </w:rPr>
        <w:t xml:space="preserve"> : Object throws FactoriesException</w:t>
      </w:r>
    </w:p>
    <w:p w:rsidR="00004AF7" w:rsidRDefault="00004AF7" w:rsidP="007C5F01">
      <w:pPr>
        <w:pStyle w:val="ListParagraph"/>
        <w:numPr>
          <w:ilvl w:val="0"/>
          <w:numId w:val="23"/>
        </w:numPr>
      </w:pPr>
      <w:r>
        <w:t xml:space="preserve">Call </w:t>
      </w:r>
      <w:r w:rsidRPr="00D0685A">
        <w:t>getDefaultImplProvider</w:t>
      </w:r>
      <w:r>
        <w:t xml:space="preserve"> with algName to get the provider’s name</w:t>
      </w:r>
    </w:p>
    <w:p w:rsidR="00004AF7" w:rsidRDefault="00004AF7" w:rsidP="007C5F01">
      <w:pPr>
        <w:pStyle w:val="ListParagraph"/>
        <w:numPr>
          <w:ilvl w:val="0"/>
          <w:numId w:val="23"/>
        </w:numPr>
      </w:pPr>
      <w:r>
        <w:t>Call getObject(provider, algName, params) to create requested object</w:t>
      </w:r>
    </w:p>
    <w:p w:rsidR="00004AF7" w:rsidRDefault="00004AF7" w:rsidP="007C5F01">
      <w:pPr>
        <w:pStyle w:val="ListParagraph"/>
        <w:numPr>
          <w:ilvl w:val="0"/>
          <w:numId w:val="23"/>
        </w:numPr>
      </w:pPr>
      <w:r>
        <w:t>Return created object.</w:t>
      </w:r>
    </w:p>
    <w:p w:rsidR="00004AF7" w:rsidRDefault="00004AF7" w:rsidP="00004AF7">
      <w:pPr>
        <w:pStyle w:val="ListParagraph"/>
        <w:ind w:left="1492"/>
      </w:pPr>
    </w:p>
    <w:p w:rsidR="000A423C" w:rsidRPr="00004AF7" w:rsidRDefault="000A423C" w:rsidP="007C5F01">
      <w:pPr>
        <w:pStyle w:val="ListParagraph"/>
        <w:numPr>
          <w:ilvl w:val="3"/>
          <w:numId w:val="32"/>
        </w:numPr>
        <w:rPr>
          <w:b/>
          <w:bCs/>
          <w:sz w:val="20"/>
          <w:szCs w:val="20"/>
        </w:rPr>
      </w:pPr>
      <w:r w:rsidRPr="00004AF7">
        <w:rPr>
          <w:b/>
          <w:bCs/>
          <w:sz w:val="20"/>
          <w:szCs w:val="20"/>
        </w:rPr>
        <w:t>parseAlgName</w:t>
      </w:r>
      <w:r w:rsidR="00004AF7">
        <w:rPr>
          <w:b/>
          <w:bCs/>
          <w:sz w:val="20"/>
          <w:szCs w:val="20"/>
        </w:rPr>
        <w:t>s</w:t>
      </w:r>
      <w:r w:rsidR="000B0B55">
        <w:rPr>
          <w:b/>
          <w:bCs/>
          <w:sz w:val="20"/>
          <w:szCs w:val="20"/>
        </w:rPr>
        <w:t>(String algNames</w:t>
      </w:r>
      <w:r w:rsidRPr="00004AF7">
        <w:rPr>
          <w:b/>
          <w:bCs/>
          <w:sz w:val="20"/>
          <w:szCs w:val="20"/>
        </w:rPr>
        <w:t>) : AlgDetails</w:t>
      </w:r>
    </w:p>
    <w:p w:rsidR="000A423C" w:rsidRDefault="000A423C" w:rsidP="000B0B55">
      <w:pPr>
        <w:pStyle w:val="ListParagraph"/>
        <w:ind w:left="1492"/>
      </w:pPr>
      <w:r>
        <w:t>The string algName should be of the form “</w:t>
      </w:r>
      <w:r w:rsidR="006A752C">
        <w:t>“</w:t>
      </w:r>
      <w:proofErr w:type="gramStart"/>
      <w:r w:rsidR="006A752C" w:rsidRPr="0032228F">
        <w:t>alg1Name</w:t>
      </w:r>
      <w:r w:rsidR="006A752C">
        <w:t>(</w:t>
      </w:r>
      <w:proofErr w:type="gramEnd"/>
      <w:r w:rsidR="006A752C" w:rsidRPr="0032228F">
        <w:t>alg2Name</w:t>
      </w:r>
      <w:r w:rsidR="006A752C">
        <w:t>, …,alg</w:t>
      </w:r>
      <w:r w:rsidR="006A752C" w:rsidRPr="0032228F">
        <w:rPr>
          <w:i/>
          <w:iCs/>
        </w:rPr>
        <w:t>n</w:t>
      </w:r>
      <w:r w:rsidR="006A752C">
        <w:t>Name)”</w:t>
      </w:r>
      <w:r>
        <w:t>, where n can be any number greater than zero.</w:t>
      </w:r>
      <w:r w:rsidR="006A752C">
        <w:t xml:space="preserve"> (If n = zero, then AlgDetails.</w:t>
      </w:r>
      <w:r>
        <w:t>Name = null and AlgDetails.</w:t>
      </w:r>
      <w:r w:rsidR="000B0B55">
        <w:t>params</w:t>
      </w:r>
      <w:r>
        <w:t xml:space="preserve"> = n</w:t>
      </w:r>
      <w:r w:rsidR="006A752C">
        <w:t xml:space="preserve">ull. If n = 1 </w:t>
      </w:r>
      <w:proofErr w:type="gramStart"/>
      <w:r w:rsidR="006A752C">
        <w:t>then  AlgDetails.</w:t>
      </w:r>
      <w:r>
        <w:t>Name</w:t>
      </w:r>
      <w:proofErr w:type="gramEnd"/>
      <w:r>
        <w:t xml:space="preserve"> = “alg1” and AlgDetails.</w:t>
      </w:r>
      <w:r w:rsidR="000B0B55">
        <w:t>params</w:t>
      </w:r>
      <w:r w:rsidR="006A752C">
        <w:t>=null</w:t>
      </w:r>
      <w:r>
        <w:t>. If n &gt;=2 then AlgDetails.Name = alg1 and AlgDetails.</w:t>
      </w:r>
      <w:r w:rsidR="000B0B55">
        <w:t>params</w:t>
      </w:r>
      <w:r>
        <w:t xml:space="preserve">= </w:t>
      </w:r>
      <w:r w:rsidR="006A752C">
        <w:t>[</w:t>
      </w:r>
      <w:proofErr w:type="gramStart"/>
      <w:r w:rsidR="006A752C" w:rsidRPr="0032228F">
        <w:t>alg2Name</w:t>
      </w:r>
      <w:r w:rsidR="006A752C">
        <w:t xml:space="preserve"> ,</w:t>
      </w:r>
      <w:proofErr w:type="gramEnd"/>
      <w:r w:rsidR="006A752C">
        <w:t xml:space="preserve"> …,alg</w:t>
      </w:r>
      <w:r w:rsidR="006A752C" w:rsidRPr="00D02AD5">
        <w:rPr>
          <w:i/>
          <w:iCs/>
        </w:rPr>
        <w:t>n</w:t>
      </w:r>
      <w:r w:rsidR="006A752C">
        <w:t>Name)])</w:t>
      </w:r>
    </w:p>
    <w:p w:rsidR="000A423C" w:rsidRDefault="000A423C" w:rsidP="007C5F01">
      <w:pPr>
        <w:pStyle w:val="ListParagraph"/>
        <w:numPr>
          <w:ilvl w:val="0"/>
          <w:numId w:val="18"/>
        </w:numPr>
      </w:pPr>
      <w:r>
        <w:t>Parse the string and return the following:</w:t>
      </w:r>
    </w:p>
    <w:p w:rsidR="000A423C" w:rsidRDefault="006A752C" w:rsidP="007C5F01">
      <w:pPr>
        <w:pStyle w:val="ListParagraph"/>
        <w:numPr>
          <w:ilvl w:val="1"/>
          <w:numId w:val="18"/>
        </w:numPr>
      </w:pPr>
      <w:r>
        <w:t>If n = 0, then AlgDetails.</w:t>
      </w:r>
      <w:r w:rsidR="000A423C">
        <w:t>name = null and AlgDetails.</w:t>
      </w:r>
      <w:r w:rsidR="000B0B55">
        <w:t>params</w:t>
      </w:r>
      <w:r w:rsidR="000A423C">
        <w:t xml:space="preserve">= null. </w:t>
      </w:r>
    </w:p>
    <w:p w:rsidR="00DD6BB8" w:rsidRDefault="006A752C" w:rsidP="007C5F01">
      <w:pPr>
        <w:pStyle w:val="ListParagraph"/>
        <w:numPr>
          <w:ilvl w:val="1"/>
          <w:numId w:val="18"/>
        </w:numPr>
      </w:pPr>
      <w:r>
        <w:t>If n = 1, then AlgDetails.</w:t>
      </w:r>
      <w:r w:rsidR="000B0B55">
        <w:t>name = “alg1” and AlgDetails.params</w:t>
      </w:r>
      <w:r>
        <w:t>=null</w:t>
      </w:r>
      <w:r w:rsidR="000A423C">
        <w:t xml:space="preserve">. </w:t>
      </w:r>
    </w:p>
    <w:p w:rsidR="006A752C" w:rsidRDefault="006A752C" w:rsidP="000B0B55">
      <w:pPr>
        <w:pStyle w:val="ListParagraph"/>
        <w:ind w:left="2212"/>
      </w:pPr>
      <w:r>
        <w:t>If n &gt;=2, then AlgDetails.</w:t>
      </w:r>
      <w:r w:rsidR="000A423C">
        <w:t>name = “alg1” and AlgDetails.</w:t>
      </w:r>
      <w:r w:rsidR="000B0B55">
        <w:t>params</w:t>
      </w:r>
      <w:r w:rsidR="000A423C">
        <w:t xml:space="preserve">= </w:t>
      </w:r>
    </w:p>
    <w:p w:rsidR="006A752C" w:rsidRDefault="006A752C" w:rsidP="00D02AD5">
      <w:pPr>
        <w:pStyle w:val="ListParagraph"/>
        <w:ind w:left="2212"/>
      </w:pPr>
      <w:r>
        <w:t>[</w:t>
      </w:r>
      <w:r w:rsidRPr="0032228F">
        <w:t>alg2Name</w:t>
      </w:r>
      <w:r>
        <w:t>, …</w:t>
      </w:r>
      <w:proofErr w:type="gramStart"/>
      <w:r>
        <w:t>,alg</w:t>
      </w:r>
      <w:r w:rsidRPr="0032228F">
        <w:rPr>
          <w:i/>
          <w:iCs/>
        </w:rPr>
        <w:t>n</w:t>
      </w:r>
      <w:r>
        <w:t>Name</w:t>
      </w:r>
      <w:proofErr w:type="gramEnd"/>
      <w:r>
        <w:t>)]</w:t>
      </w:r>
    </w:p>
    <w:p w:rsidR="007D18A6" w:rsidRPr="00DD6BB8" w:rsidRDefault="007D18A6" w:rsidP="000B0B55">
      <w:pPr>
        <w:pStyle w:val="ListParagraph"/>
        <w:ind w:left="2212"/>
      </w:pPr>
    </w:p>
    <w:p w:rsidR="007D18A6" w:rsidRPr="000B0B55" w:rsidRDefault="007D18A6" w:rsidP="007C5F01">
      <w:pPr>
        <w:pStyle w:val="ListParagraph"/>
        <w:numPr>
          <w:ilvl w:val="3"/>
          <w:numId w:val="32"/>
        </w:numPr>
        <w:rPr>
          <w:b/>
          <w:bCs/>
          <w:sz w:val="20"/>
          <w:szCs w:val="20"/>
        </w:rPr>
      </w:pPr>
      <w:r w:rsidRPr="007D18A6">
        <w:rPr>
          <w:b/>
          <w:bCs/>
          <w:sz w:val="20"/>
          <w:szCs w:val="20"/>
        </w:rPr>
        <w:t xml:space="preserve"> </w:t>
      </w:r>
      <w:r w:rsidRPr="000B0B55">
        <w:rPr>
          <w:b/>
          <w:bCs/>
          <w:sz w:val="20"/>
          <w:szCs w:val="20"/>
        </w:rPr>
        <w:t>check</w:t>
      </w:r>
      <w:r w:rsidR="000B0B55" w:rsidRPr="000B0B55">
        <w:rPr>
          <w:b/>
          <w:bCs/>
          <w:sz w:val="20"/>
          <w:szCs w:val="20"/>
        </w:rPr>
        <w:t>Algorithm</w:t>
      </w:r>
      <w:r w:rsidRPr="000B0B55">
        <w:rPr>
          <w:b/>
          <w:bCs/>
          <w:sz w:val="20"/>
          <w:szCs w:val="20"/>
        </w:rPr>
        <w:t>Validity</w:t>
      </w:r>
      <w:r w:rsidR="000B0B55" w:rsidRPr="000B0B55">
        <w:rPr>
          <w:b/>
          <w:bCs/>
          <w:sz w:val="20"/>
          <w:szCs w:val="20"/>
        </w:rPr>
        <w:t>ForType</w:t>
      </w:r>
      <w:r w:rsidRPr="000B0B55">
        <w:rPr>
          <w:b/>
          <w:bCs/>
          <w:sz w:val="20"/>
          <w:szCs w:val="20"/>
        </w:rPr>
        <w:t>(String algName) : Boolean</w:t>
      </w:r>
    </w:p>
    <w:p w:rsidR="007D18A6" w:rsidRDefault="007D18A6" w:rsidP="007C5F01">
      <w:pPr>
        <w:pStyle w:val="ListParagraph"/>
        <w:numPr>
          <w:ilvl w:val="0"/>
          <w:numId w:val="34"/>
        </w:numPr>
      </w:pPr>
      <w:r>
        <w:t xml:space="preserve">Search </w:t>
      </w:r>
      <w:r w:rsidR="006A752C">
        <w:t>alg</w:t>
      </w:r>
      <w:r w:rsidR="00E41B3D">
        <w:t>InType map</w:t>
      </w:r>
      <w:r>
        <w:t xml:space="preserve"> (or another data structure built from it onc</w:t>
      </w:r>
      <w:r w:rsidR="000B0B55">
        <w:t>e for efficiency) to see if the key provider+</w:t>
      </w:r>
      <w:r>
        <w:t>algName exists. If so, return true, else return false.</w:t>
      </w:r>
    </w:p>
    <w:p w:rsidR="000B0B55" w:rsidRDefault="000B0B55" w:rsidP="000B0B55">
      <w:pPr>
        <w:pStyle w:val="ListParagraph"/>
        <w:ind w:left="1494"/>
      </w:pPr>
    </w:p>
    <w:p w:rsidR="000B0B55" w:rsidRPr="000B0B55" w:rsidRDefault="000B0B55" w:rsidP="007C5F01">
      <w:pPr>
        <w:pStyle w:val="ListParagraph"/>
        <w:numPr>
          <w:ilvl w:val="3"/>
          <w:numId w:val="32"/>
        </w:numPr>
        <w:rPr>
          <w:b/>
          <w:bCs/>
          <w:sz w:val="20"/>
          <w:szCs w:val="20"/>
        </w:rPr>
      </w:pPr>
      <w:r w:rsidRPr="000B0B55">
        <w:rPr>
          <w:b/>
          <w:bCs/>
          <w:sz w:val="20"/>
          <w:szCs w:val="20"/>
        </w:rPr>
        <w:t>checkProviderImplementationOfAlgorithm(String provider, String algName) : Boolean</w:t>
      </w:r>
    </w:p>
    <w:p w:rsidR="000B0B55" w:rsidRDefault="000B0B55" w:rsidP="007C5F01">
      <w:pPr>
        <w:pStyle w:val="ListParagraph"/>
        <w:numPr>
          <w:ilvl w:val="0"/>
          <w:numId w:val="34"/>
        </w:numPr>
      </w:pPr>
      <w:r>
        <w:t>Search algInType map (or another data structure built from it once for efficiency) to see if thi algName exists. If so, return true, else return false.</w:t>
      </w:r>
    </w:p>
    <w:p w:rsidR="007D18A6" w:rsidRPr="007D18A6" w:rsidRDefault="007D18A6" w:rsidP="007D18A6">
      <w:pPr>
        <w:pStyle w:val="ListParagraph"/>
        <w:ind w:left="1494"/>
      </w:pPr>
    </w:p>
    <w:p w:rsidR="007D18A6" w:rsidRPr="007D18A6" w:rsidRDefault="000B0B55" w:rsidP="007C5F01">
      <w:pPr>
        <w:pStyle w:val="ListParagraph"/>
        <w:numPr>
          <w:ilvl w:val="3"/>
          <w:numId w:val="32"/>
        </w:numPr>
        <w:rPr>
          <w:b/>
          <w:bCs/>
          <w:sz w:val="20"/>
          <w:szCs w:val="20"/>
        </w:rPr>
      </w:pPr>
      <w:r>
        <w:rPr>
          <w:b/>
          <w:bCs/>
          <w:sz w:val="20"/>
          <w:szCs w:val="20"/>
        </w:rPr>
        <w:t>prepareKey(</w:t>
      </w:r>
      <w:r w:rsidRPr="007D18A6">
        <w:rPr>
          <w:b/>
          <w:bCs/>
          <w:sz w:val="20"/>
          <w:szCs w:val="20"/>
        </w:rPr>
        <w:t xml:space="preserve">String </w:t>
      </w:r>
      <w:r>
        <w:rPr>
          <w:b/>
          <w:bCs/>
          <w:sz w:val="20"/>
          <w:szCs w:val="20"/>
        </w:rPr>
        <w:t>provider</w:t>
      </w:r>
      <w:r w:rsidR="007D18A6" w:rsidRPr="007D18A6">
        <w:rPr>
          <w:b/>
          <w:bCs/>
          <w:sz w:val="20"/>
          <w:szCs w:val="20"/>
        </w:rPr>
        <w:t xml:space="preserve">, </w:t>
      </w:r>
      <w:r w:rsidRPr="007D18A6">
        <w:rPr>
          <w:b/>
          <w:bCs/>
          <w:sz w:val="20"/>
          <w:szCs w:val="20"/>
        </w:rPr>
        <w:t xml:space="preserve">String </w:t>
      </w:r>
      <w:r>
        <w:rPr>
          <w:b/>
          <w:bCs/>
          <w:sz w:val="20"/>
          <w:szCs w:val="20"/>
        </w:rPr>
        <w:t>algName</w:t>
      </w:r>
      <w:r w:rsidR="007D18A6" w:rsidRPr="007D18A6">
        <w:rPr>
          <w:b/>
          <w:bCs/>
          <w:sz w:val="20"/>
          <w:szCs w:val="20"/>
        </w:rPr>
        <w:t>) : String</w:t>
      </w:r>
    </w:p>
    <w:p w:rsidR="009A04C3" w:rsidRDefault="007D18A6" w:rsidP="007C5F01">
      <w:pPr>
        <w:pStyle w:val="ListParagraph"/>
        <w:numPr>
          <w:ilvl w:val="0"/>
          <w:numId w:val="34"/>
        </w:numPr>
      </w:pPr>
      <w:r>
        <w:t>Return the concatenation of provider + algName</w:t>
      </w:r>
    </w:p>
    <w:p w:rsidR="009812BE" w:rsidRDefault="009812BE" w:rsidP="009812BE">
      <w:pPr>
        <w:pStyle w:val="ListParagraph"/>
        <w:ind w:left="1494"/>
      </w:pPr>
    </w:p>
    <w:p w:rsidR="009A04C3" w:rsidRPr="009812BE" w:rsidRDefault="009A04C3" w:rsidP="007C5F01">
      <w:pPr>
        <w:pStyle w:val="ListParagraph"/>
        <w:numPr>
          <w:ilvl w:val="3"/>
          <w:numId w:val="32"/>
        </w:numPr>
        <w:rPr>
          <w:b/>
          <w:bCs/>
          <w:sz w:val="20"/>
          <w:szCs w:val="20"/>
        </w:rPr>
      </w:pPr>
      <w:r w:rsidRPr="009812BE">
        <w:rPr>
          <w:b/>
          <w:bCs/>
          <w:sz w:val="20"/>
          <w:szCs w:val="20"/>
        </w:rPr>
        <w:t>getDefaultImplProvider(</w:t>
      </w:r>
      <w:r w:rsidR="000B0B55" w:rsidRPr="007D18A6">
        <w:rPr>
          <w:b/>
          <w:bCs/>
          <w:sz w:val="20"/>
          <w:szCs w:val="20"/>
        </w:rPr>
        <w:t>String</w:t>
      </w:r>
      <w:r w:rsidR="000B0B55" w:rsidRPr="009812BE">
        <w:rPr>
          <w:b/>
          <w:bCs/>
          <w:sz w:val="20"/>
          <w:szCs w:val="20"/>
        </w:rPr>
        <w:t xml:space="preserve"> </w:t>
      </w:r>
      <w:r w:rsidR="000B0B55">
        <w:rPr>
          <w:b/>
          <w:bCs/>
          <w:sz w:val="20"/>
          <w:szCs w:val="20"/>
        </w:rPr>
        <w:t>algName</w:t>
      </w:r>
      <w:r w:rsidRPr="009812BE">
        <w:rPr>
          <w:b/>
          <w:bCs/>
          <w:sz w:val="20"/>
          <w:szCs w:val="20"/>
        </w:rPr>
        <w:t>) : String</w:t>
      </w:r>
    </w:p>
    <w:p w:rsidR="009A04C3" w:rsidRDefault="009A04C3" w:rsidP="007C5F01">
      <w:pPr>
        <w:pStyle w:val="ListParagraph"/>
        <w:numPr>
          <w:ilvl w:val="0"/>
          <w:numId w:val="19"/>
        </w:numPr>
        <w:rPr>
          <w:lang w:eastAsia="en-GB"/>
        </w:rPr>
      </w:pPr>
      <w:r>
        <w:rPr>
          <w:lang w:eastAsia="en-GB"/>
        </w:rPr>
        <w:t>Get from defaultProviderMap the default provider for the algorithm specified with the key algName.</w:t>
      </w:r>
    </w:p>
    <w:p w:rsidR="009A04C3" w:rsidRDefault="009A04C3" w:rsidP="007C5F01">
      <w:pPr>
        <w:pStyle w:val="ListParagraph"/>
        <w:numPr>
          <w:ilvl w:val="0"/>
          <w:numId w:val="19"/>
        </w:numPr>
      </w:pPr>
      <w:r>
        <w:rPr>
          <w:lang w:eastAsia="en-GB"/>
        </w:rPr>
        <w:t>This function may return different libraries for different objects. For example, it may return "Crypto++" when requesting a Rabin trapdoor permutation and "BC" when requesting an AES implementation. The decision on which implementation to return will be based on the available implementations, on performance and other relevant reasons.</w:t>
      </w:r>
      <w:r>
        <w:t xml:space="preserve"> </w:t>
      </w:r>
    </w:p>
    <w:p w:rsidR="009A04C3" w:rsidRDefault="009A04C3" w:rsidP="009A04C3">
      <w:pPr>
        <w:pStyle w:val="ListParagraph"/>
        <w:ind w:left="1492"/>
      </w:pPr>
    </w:p>
    <w:p w:rsidR="009A04C3" w:rsidRDefault="009A04C3" w:rsidP="009A04C3">
      <w:pPr>
        <w:autoSpaceDE/>
        <w:autoSpaceDN/>
        <w:adjustRightInd/>
        <w:rPr>
          <w:u w:val="single"/>
        </w:rPr>
      </w:pPr>
      <w:r>
        <w:rPr>
          <w:u w:val="single"/>
        </w:rPr>
        <w:br w:type="page"/>
      </w:r>
    </w:p>
    <w:p w:rsidR="009A04C3" w:rsidRDefault="009A04C3" w:rsidP="009A04C3">
      <w:pPr>
        <w:ind w:left="1132"/>
        <w:rPr>
          <w:u w:val="single"/>
        </w:rPr>
      </w:pPr>
      <w:r w:rsidRPr="00594A10">
        <w:rPr>
          <w:u w:val="single"/>
        </w:rPr>
        <w:lastRenderedPageBreak/>
        <w:t>[Family]Factory</w:t>
      </w:r>
    </w:p>
    <w:p w:rsidR="00FB2C35" w:rsidRPr="00594A10" w:rsidRDefault="00FB2C35" w:rsidP="009A04C3">
      <w:pPr>
        <w:ind w:left="1132"/>
      </w:pPr>
    </w:p>
    <w:p w:rsidR="009A04C3" w:rsidRDefault="009A04C3" w:rsidP="009A04C3">
      <w:pPr>
        <w:ind w:left="1132"/>
      </w:pPr>
      <w:r w:rsidRPr="00594A10">
        <w:t>[Fami</w:t>
      </w:r>
      <w:r>
        <w:t>ly]Factory represents a set of factory classes for each family type. The family types are:</w:t>
      </w:r>
    </w:p>
    <w:p w:rsidR="009A04C3" w:rsidRDefault="009A04C3" w:rsidP="007C5F01">
      <w:pPr>
        <w:pStyle w:val="ListParagraph"/>
        <w:numPr>
          <w:ilvl w:val="0"/>
          <w:numId w:val="20"/>
        </w:numPr>
      </w:pPr>
      <w:r>
        <w:t>Pseudorandom function</w:t>
      </w:r>
    </w:p>
    <w:p w:rsidR="009A04C3" w:rsidRDefault="000B0B55" w:rsidP="007C5F01">
      <w:pPr>
        <w:pStyle w:val="ListParagraph"/>
        <w:numPr>
          <w:ilvl w:val="0"/>
          <w:numId w:val="20"/>
        </w:numPr>
      </w:pPr>
      <w:r>
        <w:t>U</w:t>
      </w:r>
      <w:r w:rsidR="009A04C3">
        <w:t>niversal hash</w:t>
      </w:r>
    </w:p>
    <w:p w:rsidR="009A04C3" w:rsidRDefault="009A04C3" w:rsidP="007C5F01">
      <w:pPr>
        <w:pStyle w:val="ListParagraph"/>
        <w:numPr>
          <w:ilvl w:val="0"/>
          <w:numId w:val="20"/>
        </w:numPr>
      </w:pPr>
      <w:r>
        <w:t>Pseudorandom generator</w:t>
      </w:r>
    </w:p>
    <w:p w:rsidR="009A04C3" w:rsidRDefault="005C6874" w:rsidP="007C5F01">
      <w:pPr>
        <w:pStyle w:val="ListParagraph"/>
        <w:numPr>
          <w:ilvl w:val="0"/>
          <w:numId w:val="20"/>
        </w:numPr>
      </w:pPr>
      <w:r>
        <w:t>C</w:t>
      </w:r>
      <w:r w:rsidR="000B0B55">
        <w:t>ryptographic</w:t>
      </w:r>
      <w:r w:rsidR="009A04C3">
        <w:t xml:space="preserve"> </w:t>
      </w:r>
      <w:r>
        <w:t>hash</w:t>
      </w:r>
    </w:p>
    <w:p w:rsidR="009A04C3" w:rsidRDefault="009A04C3" w:rsidP="007C5F01">
      <w:pPr>
        <w:pStyle w:val="ListParagraph"/>
        <w:numPr>
          <w:ilvl w:val="0"/>
          <w:numId w:val="20"/>
        </w:numPr>
      </w:pPr>
      <w:r>
        <w:t>Trapdoor permutation</w:t>
      </w:r>
    </w:p>
    <w:p w:rsidR="000B0B55" w:rsidRDefault="000B0B55" w:rsidP="007C5F01">
      <w:pPr>
        <w:pStyle w:val="ListParagraph"/>
        <w:numPr>
          <w:ilvl w:val="0"/>
          <w:numId w:val="20"/>
        </w:numPr>
      </w:pPr>
      <w:r>
        <w:t>Dlog group</w:t>
      </w:r>
    </w:p>
    <w:p w:rsidR="009A04C3" w:rsidRDefault="009A04C3" w:rsidP="009A04C3">
      <w:pPr>
        <w:ind w:left="1132"/>
      </w:pPr>
      <w:r>
        <w:t>Each factory has a member of type FactoriesUtility to which it delegates the actual creation of the object. This ensures proper code re-use.</w:t>
      </w:r>
    </w:p>
    <w:p w:rsidR="009A04C3" w:rsidRDefault="009A04C3" w:rsidP="009A04C3">
      <w:pPr>
        <w:ind w:left="1132"/>
      </w:pPr>
      <w:r>
        <w:t>The factories have two getObject methods to retrieve an algorithm compatible with the type; one specifies the provider and the other one relies on a default provider.</w:t>
      </w:r>
    </w:p>
    <w:p w:rsidR="009A04C3" w:rsidRPr="00594A10" w:rsidRDefault="009A04C3" w:rsidP="009A04C3">
      <w:pPr>
        <w:ind w:left="1132"/>
      </w:pPr>
    </w:p>
    <w:p w:rsidR="00DE1AF4" w:rsidRPr="009812BE" w:rsidRDefault="009A04C3" w:rsidP="007C5F01">
      <w:pPr>
        <w:pStyle w:val="MyHeading4"/>
        <w:numPr>
          <w:ilvl w:val="3"/>
          <w:numId w:val="32"/>
        </w:numPr>
        <w:rPr>
          <w:sz w:val="20"/>
          <w:szCs w:val="20"/>
        </w:rPr>
      </w:pPr>
      <w:r w:rsidRPr="009812BE">
        <w:rPr>
          <w:sz w:val="20"/>
          <w:szCs w:val="20"/>
        </w:rPr>
        <w:t>getObject(algName : String) : [Family]</w:t>
      </w:r>
      <w:r w:rsidR="00DE1AF4" w:rsidRPr="009812BE">
        <w:rPr>
          <w:sz w:val="20"/>
          <w:szCs w:val="20"/>
        </w:rPr>
        <w:t xml:space="preserve"> </w:t>
      </w:r>
    </w:p>
    <w:p w:rsidR="00DE1AF4" w:rsidRDefault="00DE1AF4" w:rsidP="007C5F01">
      <w:pPr>
        <w:pStyle w:val="ListParagraph"/>
        <w:numPr>
          <w:ilvl w:val="0"/>
          <w:numId w:val="21"/>
        </w:numPr>
        <w:tabs>
          <w:tab w:val="left" w:pos="1134"/>
        </w:tabs>
      </w:pPr>
      <w:r>
        <w:t xml:space="preserve">Call FactoriesUtility </w:t>
      </w:r>
      <w:r w:rsidR="00513473">
        <w:t>getObject method with algName</w:t>
      </w:r>
      <w:r>
        <w:t>.</w:t>
      </w:r>
    </w:p>
    <w:p w:rsidR="00DE1AF4" w:rsidRDefault="00DE1AF4" w:rsidP="007C5F01">
      <w:pPr>
        <w:pStyle w:val="ListParagraph"/>
        <w:numPr>
          <w:ilvl w:val="0"/>
          <w:numId w:val="21"/>
        </w:numPr>
        <w:tabs>
          <w:tab w:val="left" w:pos="1134"/>
        </w:tabs>
      </w:pPr>
      <w:r>
        <w:t>Cast the obtained object to the correct family type</w:t>
      </w:r>
      <w:r w:rsidR="00513473">
        <w:t>.</w:t>
      </w:r>
    </w:p>
    <w:p w:rsidR="009A04C3" w:rsidRDefault="00DE1AF4" w:rsidP="007C5F01">
      <w:pPr>
        <w:pStyle w:val="ListParagraph"/>
        <w:numPr>
          <w:ilvl w:val="0"/>
          <w:numId w:val="21"/>
        </w:numPr>
        <w:tabs>
          <w:tab w:val="left" w:pos="1134"/>
        </w:tabs>
      </w:pPr>
      <w:r>
        <w:t>Return the casted object.</w:t>
      </w:r>
    </w:p>
    <w:p w:rsidR="00DE1AF4" w:rsidRPr="009812BE" w:rsidRDefault="00DE1AF4" w:rsidP="007C5F01">
      <w:pPr>
        <w:pStyle w:val="MyHeading4"/>
        <w:numPr>
          <w:ilvl w:val="3"/>
          <w:numId w:val="32"/>
        </w:numPr>
        <w:rPr>
          <w:sz w:val="20"/>
          <w:szCs w:val="20"/>
        </w:rPr>
      </w:pPr>
      <w:r w:rsidRPr="009812BE">
        <w:rPr>
          <w:sz w:val="20"/>
          <w:szCs w:val="20"/>
        </w:rPr>
        <w:t>getObject(algName : String, provider : String) : [Family]</w:t>
      </w:r>
    </w:p>
    <w:p w:rsidR="009A04C3" w:rsidRDefault="009A04C3" w:rsidP="007C5F01">
      <w:pPr>
        <w:pStyle w:val="ListParagraph"/>
        <w:numPr>
          <w:ilvl w:val="0"/>
          <w:numId w:val="21"/>
        </w:numPr>
        <w:tabs>
          <w:tab w:val="left" w:pos="1134"/>
        </w:tabs>
      </w:pPr>
      <w:r>
        <w:t>Call FactoriesUtility getObject method with algName and provider.</w:t>
      </w:r>
    </w:p>
    <w:p w:rsidR="009A04C3" w:rsidRDefault="009A04C3" w:rsidP="007C5F01">
      <w:pPr>
        <w:pStyle w:val="ListParagraph"/>
        <w:numPr>
          <w:ilvl w:val="0"/>
          <w:numId w:val="21"/>
        </w:numPr>
        <w:tabs>
          <w:tab w:val="left" w:pos="1134"/>
        </w:tabs>
      </w:pPr>
      <w:r>
        <w:t>Cast the obtained object to the correct family type</w:t>
      </w:r>
    </w:p>
    <w:p w:rsidR="009A04C3" w:rsidRDefault="009A04C3" w:rsidP="007C5F01">
      <w:pPr>
        <w:pStyle w:val="ListParagraph"/>
        <w:numPr>
          <w:ilvl w:val="0"/>
          <w:numId w:val="21"/>
        </w:numPr>
        <w:tabs>
          <w:tab w:val="left" w:pos="1134"/>
        </w:tabs>
      </w:pPr>
      <w:r>
        <w:t>Return the casted object.</w:t>
      </w:r>
    </w:p>
    <w:p w:rsidR="000B0B55" w:rsidRDefault="000B0B55" w:rsidP="000B0B55">
      <w:pPr>
        <w:pStyle w:val="ListParagraph"/>
        <w:tabs>
          <w:tab w:val="left" w:pos="1134"/>
        </w:tabs>
        <w:ind w:left="1492"/>
      </w:pPr>
    </w:p>
    <w:p w:rsidR="000B0B55" w:rsidRDefault="000B0B55" w:rsidP="000B0B55">
      <w:pPr>
        <w:ind w:left="1132"/>
        <w:rPr>
          <w:u w:val="single"/>
        </w:rPr>
      </w:pPr>
      <w:r>
        <w:rPr>
          <w:u w:val="single"/>
        </w:rPr>
        <w:t>TPElement</w:t>
      </w:r>
      <w:r w:rsidRPr="00594A10">
        <w:rPr>
          <w:u w:val="single"/>
        </w:rPr>
        <w:t>Factory</w:t>
      </w:r>
    </w:p>
    <w:p w:rsidR="000B0B55" w:rsidRPr="00594A10" w:rsidRDefault="000B0B55" w:rsidP="000B0B55">
      <w:pPr>
        <w:ind w:left="1132"/>
      </w:pPr>
    </w:p>
    <w:p w:rsidR="00AB1C13" w:rsidRDefault="00AB1C13" w:rsidP="000B0B55">
      <w:pPr>
        <w:ind w:left="1132"/>
      </w:pPr>
      <w:r>
        <w:t xml:space="preserve">TPElement factory is different from the other factories </w:t>
      </w:r>
      <w:r w:rsidR="008C539E">
        <w:t>that create</w:t>
      </w:r>
      <w:r>
        <w:t xml:space="preserve"> algorithms. This factory creates trapdoor elements and set their values.</w:t>
      </w:r>
    </w:p>
    <w:p w:rsidR="000B0B55" w:rsidRDefault="00AB1C13" w:rsidP="00AB1C13">
      <w:pPr>
        <w:ind w:left="1132"/>
      </w:pPr>
      <w:r>
        <w:t>As the other factories, it has</w:t>
      </w:r>
      <w:r w:rsidR="000B0B55">
        <w:t xml:space="preserve"> a member of type FactoriesUtility to which it delegates the actual creation of the object. This ensures proper code re-use.</w:t>
      </w:r>
    </w:p>
    <w:p w:rsidR="00AB1C13" w:rsidRDefault="00AB1C13" w:rsidP="00AB1C13">
      <w:pPr>
        <w:ind w:left="1132"/>
      </w:pPr>
      <w:r>
        <w:t xml:space="preserve">TPElementFactory has two getObject methods, </w:t>
      </w:r>
      <w:r w:rsidR="000B0B55">
        <w:t>one specifies the provider and the other one relies on a default provider.</w:t>
      </w:r>
      <w:r>
        <w:t xml:space="preserve"> </w:t>
      </w:r>
      <w:proofErr w:type="gramStart"/>
      <w:r>
        <w:t>getObject</w:t>
      </w:r>
      <w:proofErr w:type="gramEnd"/>
      <w:r>
        <w:t xml:space="preserve"> methods gets, in addition to the algName (and optionally, provider)</w:t>
      </w:r>
      <w:r w:rsidR="008C539E">
        <w:t>,</w:t>
      </w:r>
      <w:r>
        <w:t xml:space="preserve"> the modulus of the trapdoor and the requested element value. </w:t>
      </w:r>
    </w:p>
    <w:p w:rsidR="000B0B55" w:rsidRDefault="00AB1C13" w:rsidP="008C539E">
      <w:pPr>
        <w:ind w:left="1132"/>
      </w:pPr>
      <w:r>
        <w:t xml:space="preserve">Moreover, this factory has two getRandomElement methods. These </w:t>
      </w:r>
      <w:r w:rsidR="008C539E">
        <w:t>methods get</w:t>
      </w:r>
      <w:r>
        <w:t xml:space="preserve"> the modulus of the trapdo</w:t>
      </w:r>
      <w:r w:rsidR="008C539E">
        <w:t>or and choose</w:t>
      </w:r>
      <w:r>
        <w:t xml:space="preserve"> a random element value in the range.</w:t>
      </w:r>
    </w:p>
    <w:p w:rsidR="00AB1C13" w:rsidRDefault="00AB1C13" w:rsidP="00AB1C13">
      <w:pPr>
        <w:ind w:left="1132"/>
      </w:pPr>
    </w:p>
    <w:p w:rsidR="008C539E" w:rsidRPr="008C539E" w:rsidRDefault="000B0B55" w:rsidP="007C5F01">
      <w:pPr>
        <w:pStyle w:val="MyHeading4"/>
        <w:numPr>
          <w:ilvl w:val="3"/>
          <w:numId w:val="32"/>
        </w:numPr>
        <w:rPr>
          <w:sz w:val="20"/>
          <w:szCs w:val="20"/>
        </w:rPr>
      </w:pPr>
      <w:r w:rsidRPr="009812BE">
        <w:rPr>
          <w:sz w:val="20"/>
          <w:szCs w:val="20"/>
        </w:rPr>
        <w:t>getObject(algName : String</w:t>
      </w:r>
      <w:r w:rsidR="008C539E">
        <w:rPr>
          <w:sz w:val="20"/>
          <w:szCs w:val="20"/>
        </w:rPr>
        <w:t>, BigInteger mod, BigInteger x</w:t>
      </w:r>
      <w:r w:rsidRPr="009812BE">
        <w:rPr>
          <w:sz w:val="20"/>
          <w:szCs w:val="20"/>
        </w:rPr>
        <w:t xml:space="preserve">) : </w:t>
      </w:r>
      <w:r w:rsidR="008C539E">
        <w:rPr>
          <w:sz w:val="20"/>
          <w:szCs w:val="20"/>
        </w:rPr>
        <w:t>TPElement</w:t>
      </w:r>
      <w:r w:rsidRPr="009812BE">
        <w:rPr>
          <w:sz w:val="20"/>
          <w:szCs w:val="20"/>
        </w:rPr>
        <w:t xml:space="preserve"> </w:t>
      </w:r>
    </w:p>
    <w:p w:rsidR="008C539E" w:rsidRDefault="008C539E" w:rsidP="007C5F01">
      <w:pPr>
        <w:pStyle w:val="ListParagraph"/>
        <w:numPr>
          <w:ilvl w:val="0"/>
          <w:numId w:val="21"/>
        </w:numPr>
        <w:tabs>
          <w:tab w:val="left" w:pos="1134"/>
        </w:tabs>
      </w:pPr>
      <w:r>
        <w:t xml:space="preserve">Create </w:t>
      </w:r>
      <w:r w:rsidR="00624E7B">
        <w:t xml:space="preserve">an </w:t>
      </w:r>
      <w:r>
        <w:t>array of objects called params.</w:t>
      </w:r>
    </w:p>
    <w:p w:rsidR="008C539E" w:rsidRDefault="008C539E" w:rsidP="007C5F01">
      <w:pPr>
        <w:pStyle w:val="ListParagraph"/>
        <w:numPr>
          <w:ilvl w:val="0"/>
          <w:numId w:val="21"/>
        </w:numPr>
        <w:tabs>
          <w:tab w:val="left" w:pos="1134"/>
        </w:tabs>
      </w:pPr>
      <w:r>
        <w:t>Put in params the mod and x.</w:t>
      </w:r>
    </w:p>
    <w:p w:rsidR="000B0B55" w:rsidRDefault="000B0B55" w:rsidP="007C5F01">
      <w:pPr>
        <w:pStyle w:val="ListParagraph"/>
        <w:numPr>
          <w:ilvl w:val="0"/>
          <w:numId w:val="21"/>
        </w:numPr>
        <w:tabs>
          <w:tab w:val="left" w:pos="1134"/>
        </w:tabs>
      </w:pPr>
      <w:r>
        <w:t>Call FactoriesUtility getObject method with algName</w:t>
      </w:r>
      <w:r w:rsidR="008C539E">
        <w:t xml:space="preserve"> and params</w:t>
      </w:r>
      <w:r>
        <w:t>.</w:t>
      </w:r>
    </w:p>
    <w:p w:rsidR="000B0B55" w:rsidRDefault="000B0B55" w:rsidP="007C5F01">
      <w:pPr>
        <w:pStyle w:val="ListParagraph"/>
        <w:numPr>
          <w:ilvl w:val="0"/>
          <w:numId w:val="21"/>
        </w:numPr>
        <w:tabs>
          <w:tab w:val="left" w:pos="1134"/>
        </w:tabs>
      </w:pPr>
      <w:r>
        <w:t xml:space="preserve">Cast the obtained object to </w:t>
      </w:r>
      <w:r w:rsidR="008C539E">
        <w:t>TPElement</w:t>
      </w:r>
      <w:r>
        <w:t>.</w:t>
      </w:r>
    </w:p>
    <w:p w:rsidR="000B0B55" w:rsidRDefault="000B0B55" w:rsidP="007C5F01">
      <w:pPr>
        <w:pStyle w:val="ListParagraph"/>
        <w:numPr>
          <w:ilvl w:val="0"/>
          <w:numId w:val="21"/>
        </w:numPr>
        <w:tabs>
          <w:tab w:val="left" w:pos="1134"/>
        </w:tabs>
      </w:pPr>
      <w:r>
        <w:t>Return the casted object.</w:t>
      </w:r>
    </w:p>
    <w:p w:rsidR="000B0B55" w:rsidRPr="009812BE" w:rsidRDefault="000B0B55" w:rsidP="007C5F01">
      <w:pPr>
        <w:pStyle w:val="MyHeading4"/>
        <w:numPr>
          <w:ilvl w:val="3"/>
          <w:numId w:val="32"/>
        </w:numPr>
        <w:rPr>
          <w:sz w:val="20"/>
          <w:szCs w:val="20"/>
        </w:rPr>
      </w:pPr>
      <w:r w:rsidRPr="009812BE">
        <w:rPr>
          <w:sz w:val="20"/>
          <w:szCs w:val="20"/>
        </w:rPr>
        <w:lastRenderedPageBreak/>
        <w:t>getObject(algName : String, provider : String</w:t>
      </w:r>
      <w:r w:rsidR="008C539E">
        <w:rPr>
          <w:sz w:val="20"/>
          <w:szCs w:val="20"/>
        </w:rPr>
        <w:t>, BigInteger mod, BigInteger x</w:t>
      </w:r>
      <w:r w:rsidRPr="009812BE">
        <w:rPr>
          <w:sz w:val="20"/>
          <w:szCs w:val="20"/>
        </w:rPr>
        <w:t xml:space="preserve">) : </w:t>
      </w:r>
      <w:r w:rsidR="008C539E">
        <w:rPr>
          <w:sz w:val="20"/>
          <w:szCs w:val="20"/>
        </w:rPr>
        <w:t>TPElement</w:t>
      </w:r>
    </w:p>
    <w:p w:rsidR="008C539E" w:rsidRDefault="008C539E" w:rsidP="007C5F01">
      <w:pPr>
        <w:pStyle w:val="ListParagraph"/>
        <w:numPr>
          <w:ilvl w:val="0"/>
          <w:numId w:val="21"/>
        </w:numPr>
        <w:tabs>
          <w:tab w:val="left" w:pos="1134"/>
        </w:tabs>
      </w:pPr>
      <w:r>
        <w:t xml:space="preserve">Create </w:t>
      </w:r>
      <w:r w:rsidR="00624E7B">
        <w:t xml:space="preserve">an </w:t>
      </w:r>
      <w:r>
        <w:t>array of objects called params.</w:t>
      </w:r>
    </w:p>
    <w:p w:rsidR="008C539E" w:rsidRDefault="008C539E" w:rsidP="007C5F01">
      <w:pPr>
        <w:pStyle w:val="ListParagraph"/>
        <w:numPr>
          <w:ilvl w:val="0"/>
          <w:numId w:val="21"/>
        </w:numPr>
        <w:tabs>
          <w:tab w:val="left" w:pos="1134"/>
        </w:tabs>
      </w:pPr>
      <w:r>
        <w:t>Put in params the mod and x.</w:t>
      </w:r>
    </w:p>
    <w:p w:rsidR="000B0B55" w:rsidRDefault="000B0B55" w:rsidP="007C5F01">
      <w:pPr>
        <w:pStyle w:val="ListParagraph"/>
        <w:numPr>
          <w:ilvl w:val="0"/>
          <w:numId w:val="21"/>
        </w:numPr>
        <w:tabs>
          <w:tab w:val="left" w:pos="1134"/>
        </w:tabs>
      </w:pPr>
      <w:r>
        <w:t>Call FactoriesUtility getObject method with algName</w:t>
      </w:r>
      <w:r w:rsidR="008C539E">
        <w:t>,</w:t>
      </w:r>
      <w:r>
        <w:t xml:space="preserve"> provider</w:t>
      </w:r>
      <w:r w:rsidR="008C539E">
        <w:t xml:space="preserve"> and params</w:t>
      </w:r>
      <w:r>
        <w:t>.</w:t>
      </w:r>
    </w:p>
    <w:p w:rsidR="000B0B55" w:rsidRDefault="000B0B55" w:rsidP="007C5F01">
      <w:pPr>
        <w:pStyle w:val="ListParagraph"/>
        <w:numPr>
          <w:ilvl w:val="0"/>
          <w:numId w:val="21"/>
        </w:numPr>
        <w:tabs>
          <w:tab w:val="left" w:pos="1134"/>
        </w:tabs>
      </w:pPr>
      <w:r>
        <w:t xml:space="preserve">Cast the obtained object to </w:t>
      </w:r>
      <w:r w:rsidR="008C539E">
        <w:t>TPElement.</w:t>
      </w:r>
    </w:p>
    <w:p w:rsidR="000B0B55" w:rsidRDefault="000B0B55" w:rsidP="007C5F01">
      <w:pPr>
        <w:pStyle w:val="ListParagraph"/>
        <w:numPr>
          <w:ilvl w:val="0"/>
          <w:numId w:val="21"/>
        </w:numPr>
        <w:tabs>
          <w:tab w:val="left" w:pos="1134"/>
        </w:tabs>
      </w:pPr>
      <w:r>
        <w:t>Return the casted object.</w:t>
      </w:r>
    </w:p>
    <w:p w:rsidR="008C539E" w:rsidRPr="008C539E" w:rsidRDefault="008C539E" w:rsidP="007C5F01">
      <w:pPr>
        <w:pStyle w:val="MyHeading4"/>
        <w:numPr>
          <w:ilvl w:val="3"/>
          <w:numId w:val="32"/>
        </w:numPr>
        <w:rPr>
          <w:sz w:val="20"/>
          <w:szCs w:val="20"/>
        </w:rPr>
      </w:pPr>
      <w:r w:rsidRPr="009812BE">
        <w:rPr>
          <w:sz w:val="20"/>
          <w:szCs w:val="20"/>
        </w:rPr>
        <w:t>get</w:t>
      </w:r>
      <w:r>
        <w:rPr>
          <w:sz w:val="20"/>
          <w:szCs w:val="20"/>
        </w:rPr>
        <w:t>Random</w:t>
      </w:r>
      <w:r w:rsidRPr="009812BE">
        <w:rPr>
          <w:sz w:val="20"/>
          <w:szCs w:val="20"/>
        </w:rPr>
        <w:t>Object(algName : String</w:t>
      </w:r>
      <w:r>
        <w:rPr>
          <w:sz w:val="20"/>
          <w:szCs w:val="20"/>
        </w:rPr>
        <w:t>, BigInteger mod</w:t>
      </w:r>
      <w:r w:rsidRPr="009812BE">
        <w:rPr>
          <w:sz w:val="20"/>
          <w:szCs w:val="20"/>
        </w:rPr>
        <w:t xml:space="preserve">) : </w:t>
      </w:r>
      <w:r>
        <w:rPr>
          <w:sz w:val="20"/>
          <w:szCs w:val="20"/>
        </w:rPr>
        <w:t>TPElement</w:t>
      </w:r>
      <w:r w:rsidRPr="009812BE">
        <w:rPr>
          <w:sz w:val="20"/>
          <w:szCs w:val="20"/>
        </w:rPr>
        <w:t xml:space="preserve"> </w:t>
      </w:r>
    </w:p>
    <w:p w:rsidR="008C539E" w:rsidRDefault="008C539E" w:rsidP="007C5F01">
      <w:pPr>
        <w:pStyle w:val="ListParagraph"/>
        <w:numPr>
          <w:ilvl w:val="0"/>
          <w:numId w:val="21"/>
        </w:numPr>
        <w:tabs>
          <w:tab w:val="left" w:pos="1134"/>
        </w:tabs>
      </w:pPr>
      <w:r>
        <w:t xml:space="preserve">Create </w:t>
      </w:r>
      <w:r w:rsidR="00624E7B">
        <w:t xml:space="preserve">an </w:t>
      </w:r>
      <w:r>
        <w:t>array of objects called params and put there the mod.</w:t>
      </w:r>
    </w:p>
    <w:p w:rsidR="008C539E" w:rsidRDefault="008C539E" w:rsidP="007C5F01">
      <w:pPr>
        <w:pStyle w:val="ListParagraph"/>
        <w:numPr>
          <w:ilvl w:val="0"/>
          <w:numId w:val="21"/>
        </w:numPr>
        <w:tabs>
          <w:tab w:val="left" w:pos="1134"/>
        </w:tabs>
      </w:pPr>
      <w:r>
        <w:t>Call FactoriesUtility getObject method with algName and params.</w:t>
      </w:r>
    </w:p>
    <w:p w:rsidR="008C539E" w:rsidRDefault="008C539E" w:rsidP="007C5F01">
      <w:pPr>
        <w:pStyle w:val="ListParagraph"/>
        <w:numPr>
          <w:ilvl w:val="0"/>
          <w:numId w:val="21"/>
        </w:numPr>
        <w:tabs>
          <w:tab w:val="left" w:pos="1134"/>
        </w:tabs>
      </w:pPr>
      <w:r>
        <w:t>Cast the obtained object to TPElement.</w:t>
      </w:r>
    </w:p>
    <w:p w:rsidR="008C539E" w:rsidRDefault="008C539E" w:rsidP="007C5F01">
      <w:pPr>
        <w:pStyle w:val="ListParagraph"/>
        <w:numPr>
          <w:ilvl w:val="0"/>
          <w:numId w:val="21"/>
        </w:numPr>
        <w:tabs>
          <w:tab w:val="left" w:pos="1134"/>
        </w:tabs>
      </w:pPr>
      <w:r>
        <w:t>Return the casted object.</w:t>
      </w:r>
    </w:p>
    <w:p w:rsidR="008C539E" w:rsidRPr="009812BE" w:rsidRDefault="008C539E" w:rsidP="007C5F01">
      <w:pPr>
        <w:pStyle w:val="MyHeading4"/>
        <w:numPr>
          <w:ilvl w:val="3"/>
          <w:numId w:val="32"/>
        </w:numPr>
        <w:rPr>
          <w:sz w:val="20"/>
          <w:szCs w:val="20"/>
        </w:rPr>
      </w:pPr>
      <w:r w:rsidRPr="009812BE">
        <w:rPr>
          <w:sz w:val="20"/>
          <w:szCs w:val="20"/>
        </w:rPr>
        <w:t>getObject(algName : String, provider : String</w:t>
      </w:r>
      <w:r>
        <w:rPr>
          <w:sz w:val="20"/>
          <w:szCs w:val="20"/>
        </w:rPr>
        <w:t>, BigInteger mod</w:t>
      </w:r>
      <w:r w:rsidRPr="009812BE">
        <w:rPr>
          <w:sz w:val="20"/>
          <w:szCs w:val="20"/>
        </w:rPr>
        <w:t xml:space="preserve">) : </w:t>
      </w:r>
      <w:r>
        <w:rPr>
          <w:sz w:val="20"/>
          <w:szCs w:val="20"/>
        </w:rPr>
        <w:t>TPElement</w:t>
      </w:r>
    </w:p>
    <w:p w:rsidR="008C539E" w:rsidRDefault="008C539E" w:rsidP="007C5F01">
      <w:pPr>
        <w:pStyle w:val="ListParagraph"/>
        <w:numPr>
          <w:ilvl w:val="0"/>
          <w:numId w:val="21"/>
        </w:numPr>
        <w:tabs>
          <w:tab w:val="left" w:pos="1134"/>
        </w:tabs>
      </w:pPr>
      <w:r>
        <w:t xml:space="preserve">Create </w:t>
      </w:r>
      <w:r w:rsidR="00624E7B">
        <w:t xml:space="preserve">an </w:t>
      </w:r>
      <w:r>
        <w:t>array of objects called params and put in it the mod.</w:t>
      </w:r>
    </w:p>
    <w:p w:rsidR="008C539E" w:rsidRDefault="008C539E" w:rsidP="007C5F01">
      <w:pPr>
        <w:pStyle w:val="ListParagraph"/>
        <w:numPr>
          <w:ilvl w:val="0"/>
          <w:numId w:val="21"/>
        </w:numPr>
        <w:tabs>
          <w:tab w:val="left" w:pos="1134"/>
        </w:tabs>
      </w:pPr>
      <w:r>
        <w:t>Call FactoriesUtility getObject method with algName, provider and params.</w:t>
      </w:r>
    </w:p>
    <w:p w:rsidR="008C539E" w:rsidRDefault="008C539E" w:rsidP="007C5F01">
      <w:pPr>
        <w:pStyle w:val="ListParagraph"/>
        <w:numPr>
          <w:ilvl w:val="0"/>
          <w:numId w:val="21"/>
        </w:numPr>
        <w:tabs>
          <w:tab w:val="left" w:pos="1134"/>
        </w:tabs>
      </w:pPr>
      <w:r>
        <w:t>Cast the obtained object to TPElement.</w:t>
      </w:r>
    </w:p>
    <w:p w:rsidR="008C539E" w:rsidRDefault="008C539E" w:rsidP="007C5F01">
      <w:pPr>
        <w:pStyle w:val="ListParagraph"/>
        <w:numPr>
          <w:ilvl w:val="0"/>
          <w:numId w:val="21"/>
        </w:numPr>
        <w:tabs>
          <w:tab w:val="left" w:pos="1134"/>
        </w:tabs>
      </w:pPr>
      <w:r>
        <w:t>Return the casted object.</w:t>
      </w:r>
    </w:p>
    <w:p w:rsidR="000B0B55" w:rsidRDefault="000B0B55" w:rsidP="000B0B55">
      <w:pPr>
        <w:tabs>
          <w:tab w:val="left" w:pos="1134"/>
        </w:tabs>
      </w:pPr>
    </w:p>
    <w:p w:rsidR="009A04C3" w:rsidRPr="005E4A99" w:rsidRDefault="009A04C3" w:rsidP="009A04C3"/>
    <w:p w:rsidR="009A04C3" w:rsidRDefault="00FB2C35" w:rsidP="00FB2C35">
      <w:pPr>
        <w:ind w:left="424" w:firstLine="708"/>
        <w:rPr>
          <w:u w:val="single"/>
          <w:lang w:eastAsia="en-GB"/>
        </w:rPr>
      </w:pPr>
      <w:r w:rsidRPr="00FB2C35">
        <w:rPr>
          <w:u w:val="single"/>
          <w:lang w:eastAsia="en-GB"/>
        </w:rPr>
        <w:t>BCFactory</w:t>
      </w:r>
    </w:p>
    <w:p w:rsidR="00FB2C35" w:rsidRDefault="00FB2C35" w:rsidP="00FB2C35">
      <w:pPr>
        <w:ind w:left="1132"/>
        <w:rPr>
          <w:lang w:eastAsia="en-GB"/>
        </w:rPr>
      </w:pPr>
      <w:r>
        <w:rPr>
          <w:lang w:eastAsia="en-GB"/>
        </w:rPr>
        <w:t>Suppose we wish to wrap a higher-level cryptographic element that uses a primitive interface in its inner implementation. For example, HMAC of BC holds a Digest interface but requires a specific digest to invoke its main functions. However, the users of our tool are not familiar with the classes of BC. Yet if we wish to wrap this class, we will need to instantiate a concrete Digest (specified by the user) to the wrapped BcHMAC. The aim of the BCFactory is to translate from an algorithm name string to an external library instance. For example, in BcHMAC the user passes a hash name that eventually will be translated to a digest. If the user passed the "SHA1" string, the translation tool generates the related SHA1 digest.</w:t>
      </w:r>
    </w:p>
    <w:p w:rsidR="00FB2C35" w:rsidRPr="00FB2C35" w:rsidRDefault="00FB2C35" w:rsidP="00FB2C35">
      <w:pPr>
        <w:ind w:left="1132"/>
        <w:rPr>
          <w:u w:val="single"/>
          <w:lang w:eastAsia="en-GB"/>
        </w:rPr>
      </w:pPr>
    </w:p>
    <w:p w:rsidR="009A04C3" w:rsidRPr="009812BE" w:rsidRDefault="009A04C3" w:rsidP="007C5F01">
      <w:pPr>
        <w:pStyle w:val="MyHeading4"/>
        <w:numPr>
          <w:ilvl w:val="3"/>
          <w:numId w:val="32"/>
        </w:numPr>
        <w:rPr>
          <w:sz w:val="20"/>
          <w:szCs w:val="20"/>
        </w:rPr>
      </w:pPr>
      <w:r w:rsidRPr="009812BE">
        <w:rPr>
          <w:sz w:val="20"/>
          <w:szCs w:val="20"/>
        </w:rPr>
        <w:t>get</w:t>
      </w:r>
      <w:r w:rsidR="00FB2C35" w:rsidRPr="009812BE">
        <w:rPr>
          <w:sz w:val="20"/>
          <w:szCs w:val="20"/>
        </w:rPr>
        <w:t>BlockCipher</w:t>
      </w:r>
      <w:r w:rsidRPr="009812BE">
        <w:rPr>
          <w:sz w:val="20"/>
          <w:szCs w:val="20"/>
        </w:rPr>
        <w:t>(</w:t>
      </w:r>
      <w:r w:rsidR="00FB2C35" w:rsidRPr="009812BE">
        <w:rPr>
          <w:sz w:val="20"/>
          <w:szCs w:val="20"/>
        </w:rPr>
        <w:t>name : String</w:t>
      </w:r>
      <w:r w:rsidRPr="009812BE">
        <w:rPr>
          <w:sz w:val="20"/>
          <w:szCs w:val="20"/>
        </w:rPr>
        <w:t>) :</w:t>
      </w:r>
      <w:r w:rsidR="00FB2C35" w:rsidRPr="009812BE">
        <w:rPr>
          <w:sz w:val="20"/>
          <w:szCs w:val="20"/>
        </w:rPr>
        <w:t xml:space="preserve"> BlockCipher</w:t>
      </w:r>
    </w:p>
    <w:p w:rsidR="00AF5105" w:rsidRDefault="00AF5105" w:rsidP="007C5F01">
      <w:pPr>
        <w:pStyle w:val="ListParagraph"/>
        <w:numPr>
          <w:ilvl w:val="0"/>
          <w:numId w:val="22"/>
        </w:numPr>
        <w:tabs>
          <w:tab w:val="left" w:pos="1134"/>
        </w:tabs>
      </w:pPr>
      <w:r>
        <w:t>Call FactoriesUtility getObject method with name and “BC”.</w:t>
      </w:r>
    </w:p>
    <w:p w:rsidR="00AF5105" w:rsidRDefault="00AF5105" w:rsidP="007C5F01">
      <w:pPr>
        <w:pStyle w:val="ListParagraph"/>
        <w:numPr>
          <w:ilvl w:val="0"/>
          <w:numId w:val="22"/>
        </w:numPr>
        <w:tabs>
          <w:tab w:val="left" w:pos="1134"/>
        </w:tabs>
      </w:pPr>
      <w:r>
        <w:t>Cast the obtained object to BlockCipher</w:t>
      </w:r>
    </w:p>
    <w:p w:rsidR="00AF5105" w:rsidRDefault="00AF5105" w:rsidP="007C5F01">
      <w:pPr>
        <w:pStyle w:val="ListParagraph"/>
        <w:numPr>
          <w:ilvl w:val="0"/>
          <w:numId w:val="22"/>
        </w:numPr>
        <w:tabs>
          <w:tab w:val="left" w:pos="1134"/>
        </w:tabs>
      </w:pPr>
      <w:r>
        <w:t>Return the BockCipher.</w:t>
      </w:r>
    </w:p>
    <w:p w:rsidR="00AF5105" w:rsidRPr="009812BE" w:rsidRDefault="00FB2C35" w:rsidP="007C5F01">
      <w:pPr>
        <w:pStyle w:val="MyHeading4"/>
        <w:numPr>
          <w:ilvl w:val="3"/>
          <w:numId w:val="32"/>
        </w:numPr>
        <w:rPr>
          <w:sz w:val="20"/>
          <w:szCs w:val="20"/>
        </w:rPr>
      </w:pPr>
      <w:r w:rsidRPr="009812BE">
        <w:rPr>
          <w:sz w:val="20"/>
          <w:szCs w:val="20"/>
        </w:rPr>
        <w:t>getA</w:t>
      </w:r>
      <w:r w:rsidR="005C6874" w:rsidRPr="009812BE">
        <w:rPr>
          <w:sz w:val="20"/>
          <w:szCs w:val="20"/>
        </w:rPr>
        <w:t>symmetric</w:t>
      </w:r>
      <w:r w:rsidRPr="009812BE">
        <w:rPr>
          <w:sz w:val="20"/>
          <w:szCs w:val="20"/>
        </w:rPr>
        <w:t>BlockCipher(name : String) : A</w:t>
      </w:r>
      <w:r w:rsidR="005C6874" w:rsidRPr="009812BE">
        <w:rPr>
          <w:sz w:val="20"/>
          <w:szCs w:val="20"/>
        </w:rPr>
        <w:t>symmetric</w:t>
      </w:r>
      <w:r w:rsidRPr="009812BE">
        <w:rPr>
          <w:sz w:val="20"/>
          <w:szCs w:val="20"/>
        </w:rPr>
        <w:t>BlockCipher</w:t>
      </w:r>
      <w:r w:rsidR="00AF5105" w:rsidRPr="009812BE">
        <w:rPr>
          <w:sz w:val="20"/>
          <w:szCs w:val="20"/>
        </w:rPr>
        <w:t xml:space="preserve"> </w:t>
      </w:r>
    </w:p>
    <w:p w:rsidR="00AF5105" w:rsidRDefault="00AF5105" w:rsidP="007C5F01">
      <w:pPr>
        <w:pStyle w:val="ListParagraph"/>
        <w:numPr>
          <w:ilvl w:val="0"/>
          <w:numId w:val="22"/>
        </w:numPr>
        <w:tabs>
          <w:tab w:val="left" w:pos="1134"/>
        </w:tabs>
      </w:pPr>
      <w:r>
        <w:t>Call FactoriesUtility getObject method with name and “BC”.</w:t>
      </w:r>
    </w:p>
    <w:p w:rsidR="00AF5105" w:rsidRDefault="00AF5105" w:rsidP="007C5F01">
      <w:pPr>
        <w:pStyle w:val="ListParagraph"/>
        <w:numPr>
          <w:ilvl w:val="0"/>
          <w:numId w:val="22"/>
        </w:numPr>
        <w:tabs>
          <w:tab w:val="left" w:pos="1134"/>
        </w:tabs>
      </w:pPr>
      <w:r>
        <w:t>Cast the obtained object to A</w:t>
      </w:r>
      <w:r w:rsidR="005C6874">
        <w:t>symmetric</w:t>
      </w:r>
      <w:r>
        <w:t>BlockCipher</w:t>
      </w:r>
    </w:p>
    <w:p w:rsidR="008C539E" w:rsidRDefault="005C6874" w:rsidP="007C5F01">
      <w:pPr>
        <w:pStyle w:val="ListParagraph"/>
        <w:numPr>
          <w:ilvl w:val="0"/>
          <w:numId w:val="22"/>
        </w:numPr>
        <w:tabs>
          <w:tab w:val="left" w:pos="1134"/>
        </w:tabs>
      </w:pPr>
      <w:r>
        <w:t>Return the Asymmetric</w:t>
      </w:r>
      <w:r w:rsidR="00AF5105">
        <w:t>BockCipher.</w:t>
      </w:r>
    </w:p>
    <w:p w:rsidR="008C539E" w:rsidRDefault="008C539E" w:rsidP="008C539E">
      <w:pPr>
        <w:rPr>
          <w:rFonts w:ascii="Calibri" w:hAnsi="Calibri" w:cs="Arial"/>
          <w:sz w:val="22"/>
          <w:szCs w:val="22"/>
          <w:lang w:bidi="en-US"/>
        </w:rPr>
      </w:pPr>
      <w:r>
        <w:br w:type="page"/>
      </w:r>
    </w:p>
    <w:p w:rsidR="00AF5105" w:rsidRPr="009812BE" w:rsidRDefault="00FB2C35" w:rsidP="007C5F01">
      <w:pPr>
        <w:pStyle w:val="MyHeading4"/>
        <w:numPr>
          <w:ilvl w:val="3"/>
          <w:numId w:val="32"/>
        </w:numPr>
        <w:rPr>
          <w:sz w:val="20"/>
          <w:szCs w:val="20"/>
        </w:rPr>
      </w:pPr>
      <w:r w:rsidRPr="009812BE">
        <w:rPr>
          <w:sz w:val="20"/>
          <w:szCs w:val="20"/>
        </w:rPr>
        <w:lastRenderedPageBreak/>
        <w:t>getDigest(name : String) : Digest</w:t>
      </w:r>
      <w:r w:rsidR="00AF5105" w:rsidRPr="009812BE">
        <w:rPr>
          <w:sz w:val="20"/>
          <w:szCs w:val="20"/>
        </w:rPr>
        <w:t xml:space="preserve"> </w:t>
      </w:r>
    </w:p>
    <w:p w:rsidR="00AF5105" w:rsidRDefault="00AF5105" w:rsidP="007C5F01">
      <w:pPr>
        <w:pStyle w:val="ListParagraph"/>
        <w:numPr>
          <w:ilvl w:val="0"/>
          <w:numId w:val="22"/>
        </w:numPr>
        <w:tabs>
          <w:tab w:val="left" w:pos="1134"/>
        </w:tabs>
      </w:pPr>
      <w:r>
        <w:t>Call FactoriesUtility getObject method with name and “BC”.</w:t>
      </w:r>
    </w:p>
    <w:p w:rsidR="00AF5105" w:rsidRDefault="00AF5105" w:rsidP="007C5F01">
      <w:pPr>
        <w:pStyle w:val="ListParagraph"/>
        <w:numPr>
          <w:ilvl w:val="0"/>
          <w:numId w:val="22"/>
        </w:numPr>
        <w:tabs>
          <w:tab w:val="left" w:pos="1134"/>
        </w:tabs>
      </w:pPr>
      <w:r>
        <w:t>Cast the obtained object to Digest</w:t>
      </w:r>
    </w:p>
    <w:p w:rsidR="00AF5105" w:rsidRDefault="00AF5105" w:rsidP="007C5F01">
      <w:pPr>
        <w:pStyle w:val="ListParagraph"/>
        <w:numPr>
          <w:ilvl w:val="0"/>
          <w:numId w:val="22"/>
        </w:numPr>
        <w:tabs>
          <w:tab w:val="left" w:pos="1134"/>
        </w:tabs>
      </w:pPr>
      <w:r>
        <w:t>Return the Digest.</w:t>
      </w:r>
    </w:p>
    <w:p w:rsidR="00FB2C35" w:rsidRDefault="00FB2C35" w:rsidP="00AF5105">
      <w:pPr>
        <w:pStyle w:val="MyHeading4"/>
        <w:ind w:left="2212"/>
      </w:pPr>
    </w:p>
    <w:p w:rsidR="009A04C3" w:rsidRPr="000174C4" w:rsidRDefault="009A04C3" w:rsidP="009A04C3">
      <w:pPr>
        <w:rPr>
          <w:rFonts w:ascii="Courier New" w:hAnsi="Courier New" w:cs="Courier New"/>
          <w:color w:val="000000"/>
          <w:sz w:val="20"/>
          <w:szCs w:val="20"/>
        </w:rPr>
      </w:pPr>
    </w:p>
    <w:p w:rsidR="009A04C3" w:rsidRDefault="009A04C3" w:rsidP="00AF5105">
      <w:pPr>
        <w:autoSpaceDE/>
        <w:autoSpaceDN/>
        <w:adjustRightInd/>
        <w:rPr>
          <w:lang w:eastAsia="en-GB"/>
        </w:rPr>
      </w:pPr>
    </w:p>
    <w:p w:rsidR="009A04C3" w:rsidRDefault="009A04C3" w:rsidP="009A04C3">
      <w:pPr>
        <w:rPr>
          <w:lang w:eastAsia="en-GB"/>
        </w:rPr>
      </w:pPr>
    </w:p>
    <w:p w:rsidR="009A04C3" w:rsidRDefault="009A04C3" w:rsidP="009A04C3">
      <w:pPr>
        <w:rPr>
          <w:b/>
          <w:bCs/>
          <w:noProof/>
        </w:rPr>
      </w:pPr>
    </w:p>
    <w:p w:rsidR="009A04C3" w:rsidRDefault="008C539E" w:rsidP="009A04C3">
      <w:pPr>
        <w:rPr>
          <w:lang w:eastAsia="en-GB"/>
        </w:rPr>
      </w:pPr>
      <w:r w:rsidRPr="008C539E">
        <w:rPr>
          <w:noProof/>
        </w:rPr>
        <w:drawing>
          <wp:inline distT="0" distB="0" distL="0" distR="0" wp14:anchorId="783C900B" wp14:editId="466EE497">
            <wp:extent cx="5486400" cy="284670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86400" cy="2846705"/>
                    </a:xfrm>
                    <a:prstGeom prst="rect">
                      <a:avLst/>
                    </a:prstGeom>
                  </pic:spPr>
                </pic:pic>
              </a:graphicData>
            </a:graphic>
          </wp:inline>
        </w:drawing>
      </w:r>
      <w:r w:rsidR="009A04C3" w:rsidRPr="006A6048">
        <w:rPr>
          <w:noProof/>
        </w:rPr>
        <w:t xml:space="preserve"> </w:t>
      </w:r>
    </w:p>
    <w:p w:rsidR="009A04C3" w:rsidRDefault="009A04C3" w:rsidP="009A04C3">
      <w:pPr>
        <w:autoSpaceDE/>
        <w:autoSpaceDN/>
        <w:adjustRightInd/>
        <w:rPr>
          <w:lang w:eastAsia="en-GB"/>
        </w:rPr>
      </w:pPr>
      <w:r>
        <w:rPr>
          <w:lang w:eastAsia="en-GB"/>
        </w:rPr>
        <w:br w:type="page"/>
      </w:r>
    </w:p>
    <w:p w:rsidR="009A04C3" w:rsidRPr="00E503B0" w:rsidRDefault="009A04C3" w:rsidP="009A04C3">
      <w:pPr>
        <w:rPr>
          <w:b/>
          <w:bCs/>
          <w:noProof/>
        </w:rPr>
      </w:pPr>
      <w:r w:rsidRPr="00AC1446">
        <w:rPr>
          <w:lang w:eastAsia="en-GB"/>
        </w:rPr>
        <w:lastRenderedPageBreak/>
        <w:t>The file to load from will be as follows:</w:t>
      </w:r>
    </w:p>
    <w:p w:rsidR="009A04C3" w:rsidRPr="00AC1446" w:rsidRDefault="009A04C3" w:rsidP="009A04C3">
      <w:pPr>
        <w:ind w:firstLine="706"/>
        <w:rPr>
          <w:lang w:eastAsia="en-GB"/>
        </w:rPr>
      </w:pPr>
    </w:p>
    <w:p w:rsidR="009A04C3" w:rsidRDefault="009A04C3" w:rsidP="009A04C3">
      <w:pPr>
        <w:ind w:left="708"/>
        <w:rPr>
          <w:rFonts w:ascii="Courier New" w:hAnsi="Courier New" w:cs="Courier New"/>
          <w:color w:val="000000"/>
          <w:sz w:val="20"/>
          <w:szCs w:val="20"/>
        </w:rPr>
      </w:pPr>
      <w:r>
        <w:rPr>
          <w:rFonts w:ascii="Courier New" w:hAnsi="Courier New" w:cs="Courier New"/>
          <w:color w:val="000000"/>
          <w:sz w:val="20"/>
          <w:szCs w:val="20"/>
        </w:rPr>
        <w:t>BCclassnames.properties</w:t>
      </w:r>
    </w:p>
    <w:p w:rsidR="009A04C3" w:rsidRDefault="00112B64" w:rsidP="009A04C3">
      <w:pPr>
        <w:ind w:left="708"/>
        <w:rPr>
          <w:rFonts w:ascii="Courier New" w:hAnsi="Courier New" w:cs="Courier New"/>
          <w:color w:val="000000"/>
          <w:sz w:val="20"/>
          <w:szCs w:val="20"/>
        </w:rPr>
      </w:pPr>
      <w:r>
        <w:rPr>
          <w:noProof/>
        </w:rPr>
        <mc:AlternateContent>
          <mc:Choice Requires="wps">
            <w:drawing>
              <wp:anchor distT="0" distB="0" distL="114300" distR="114300" simplePos="0" relativeHeight="251658240" behindDoc="1" locked="0" layoutInCell="1" allowOverlap="1" wp14:anchorId="27445298" wp14:editId="03214D9D">
                <wp:simplePos x="0" y="0"/>
                <wp:positionH relativeFrom="column">
                  <wp:posOffset>433705</wp:posOffset>
                </wp:positionH>
                <wp:positionV relativeFrom="paragraph">
                  <wp:posOffset>31115</wp:posOffset>
                </wp:positionV>
                <wp:extent cx="4891405" cy="1017905"/>
                <wp:effectExtent l="0" t="0" r="4445" b="0"/>
                <wp:wrapNone/>
                <wp:docPr id="17"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1405" cy="10179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 o:spid="_x0000_s1026" style="position:absolute;margin-left:34.15pt;margin-top:2.45pt;width:385.15pt;height:80.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"/>
            </w:pict>
          </mc:Fallback>
        </mc:AlternateConten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 </w:t>
      </w:r>
      <w:proofErr w:type="gramStart"/>
      <w:r>
        <w:rPr>
          <w:rFonts w:ascii="Courier New" w:hAnsi="Courier New" w:cs="Courier New"/>
          <w:b/>
          <w:bCs/>
          <w:color w:val="7F0055"/>
          <w:sz w:val="20"/>
          <w:szCs w:val="20"/>
        </w:rPr>
        <w:t>This</w:t>
      </w:r>
      <w:proofErr w:type="gramEnd"/>
      <w:r>
        <w:rPr>
          <w:rFonts w:ascii="Courier New" w:hAnsi="Courier New" w:cs="Courier New"/>
          <w:b/>
          <w:bCs/>
          <w:color w:val="7F0055"/>
          <w:sz w:val="20"/>
          <w:szCs w:val="20"/>
        </w:rPr>
        <w:t xml:space="preserve"> file contains the name of the classes in </w:t>
      </w:r>
    </w:p>
    <w:p w:rsidR="009A04C3" w:rsidRPr="004668CE"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Bouncy castle</w:t>
      </w:r>
    </w:p>
    <w:p w:rsidR="009A04C3" w:rsidRPr="004668CE" w:rsidRDefault="009A04C3" w:rsidP="009A04C3">
      <w:pPr>
        <w:ind w:left="708"/>
        <w:rPr>
          <w:rFonts w:ascii="Courier New" w:hAnsi="Courier New" w:cs="Courier New"/>
          <w:b/>
          <w:bCs/>
          <w:color w:val="7F0055"/>
          <w:sz w:val="20"/>
          <w:szCs w:val="20"/>
        </w:rPr>
      </w:pP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DES</w:t>
      </w:r>
      <w:r w:rsidR="009A04C3" w:rsidRPr="004668CE">
        <w:rPr>
          <w:rFonts w:ascii="Courier New" w:hAnsi="Courier New" w:cs="Courier New"/>
          <w:b/>
          <w:bCs/>
          <w:color w:val="7F0055"/>
          <w:sz w:val="20"/>
          <w:szCs w:val="20"/>
        </w:rPr>
        <w:t xml:space="preserve"> = </w:t>
      </w:r>
      <w:r w:rsidR="009A04C3">
        <w:rPr>
          <w:rFonts w:ascii="Courier New" w:hAnsi="Courier New" w:cs="Courier New"/>
          <w:b/>
          <w:bCs/>
          <w:color w:val="7F0055"/>
          <w:sz w:val="20"/>
          <w:szCs w:val="20"/>
        </w:rPr>
        <w:t>DESEngine</w:t>
      </w: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RSA = RSAEngine</w: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w:t>
      </w:r>
    </w:p>
    <w:p w:rsidR="009A04C3" w:rsidRPr="004668CE" w:rsidRDefault="009A04C3" w:rsidP="009A04C3">
      <w:pPr>
        <w:rPr>
          <w:rFonts w:ascii="Courier New" w:hAnsi="Courier New" w:cs="Courier New"/>
          <w:b/>
          <w:bCs/>
          <w:color w:val="7F0055"/>
          <w:sz w:val="20"/>
          <w:szCs w:val="20"/>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rPr>
          <w:lang w:eastAsia="en-GB"/>
        </w:rPr>
      </w:pPr>
    </w:p>
    <w:p w:rsidR="009A04C3" w:rsidRPr="009A04C3" w:rsidRDefault="009A04C3" w:rsidP="009A04C3"/>
    <w:p w:rsidR="009A04C3" w:rsidRDefault="009A04C3" w:rsidP="007C5F01">
      <w:pPr>
        <w:pStyle w:val="Heading3"/>
        <w:numPr>
          <w:ilvl w:val="2"/>
          <w:numId w:val="10"/>
        </w:numPr>
      </w:pPr>
      <w:bookmarkStart w:id="1454" w:name="_Toc331084234"/>
      <w:r>
        <w:t>Usage</w:t>
      </w:r>
      <w:bookmarkEnd w:id="1454"/>
    </w:p>
    <w:p w:rsidR="009A04C3" w:rsidRPr="009A04C3" w:rsidRDefault="009A04C3" w:rsidP="009A04C3">
      <w:pPr>
        <w:autoSpaceDE/>
        <w:autoSpaceDN/>
        <w:adjustRightInd/>
        <w:rPr>
          <w:u w:val="single"/>
          <w:lang w:eastAsia="en-GB"/>
        </w:rPr>
      </w:pPr>
      <w:r w:rsidRPr="009A04C3">
        <w:rPr>
          <w:u w:val="single"/>
          <w:lang w:eastAsia="en-GB"/>
        </w:rPr>
        <w:t>Family Factories</w:t>
      </w:r>
    </w:p>
    <w:p w:rsidR="009A04C3" w:rsidRDefault="009A04C3" w:rsidP="009A04C3">
      <w:pPr>
        <w:autoSpaceDE/>
        <w:autoSpaceDN/>
        <w:adjustRightInd/>
        <w:rPr>
          <w:lang w:eastAsia="en-GB"/>
        </w:rPr>
      </w:pPr>
      <w:r>
        <w:rPr>
          <w:lang w:eastAsia="en-GB"/>
        </w:rPr>
        <w:t>We present two examples of usage.</w:t>
      </w:r>
    </w:p>
    <w:p w:rsidR="009A04C3" w:rsidRDefault="009A04C3" w:rsidP="009A04C3">
      <w:pPr>
        <w:autoSpaceDE/>
        <w:autoSpaceDN/>
        <w:adjustRightInd/>
        <w:rPr>
          <w:lang w:eastAsia="en-GB"/>
        </w:rPr>
      </w:pPr>
    </w:p>
    <w:p w:rsidR="009A04C3" w:rsidRPr="000174C4" w:rsidRDefault="009A04C3" w:rsidP="007C5F01">
      <w:pPr>
        <w:pStyle w:val="ListParagraph"/>
        <w:numPr>
          <w:ilvl w:val="0"/>
          <w:numId w:val="8"/>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Example 1: use th</w:t>
      </w:r>
      <w:r>
        <w:rPr>
          <w:rFonts w:ascii="Times New Roman" w:hAnsi="Times New Roman" w:cs="Times New Roman"/>
          <w:sz w:val="24"/>
          <w:szCs w:val="24"/>
          <w:lang w:eastAsia="en-GB" w:bidi="he-IL"/>
        </w:rPr>
        <w:t>e PrfFactory to create a Pseudor</w:t>
      </w:r>
      <w:r w:rsidRPr="000174C4">
        <w:rPr>
          <w:rFonts w:ascii="Times New Roman" w:hAnsi="Times New Roman" w:cs="Times New Roman"/>
          <w:sz w:val="24"/>
          <w:szCs w:val="24"/>
          <w:lang w:eastAsia="en-GB" w:bidi="he-IL"/>
        </w:rPr>
        <w:t>andom</w:t>
      </w:r>
      <w:r>
        <w:rPr>
          <w:rFonts w:ascii="Times New Roman" w:hAnsi="Times New Roman" w:cs="Times New Roman"/>
          <w:sz w:val="24"/>
          <w:szCs w:val="24"/>
          <w:lang w:eastAsia="en-GB" w:bidi="he-IL"/>
        </w:rPr>
        <w:t>Function</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Any con</w:t>
      </w:r>
      <w:r w:rsidR="0006304F">
        <w:rPr>
          <w:rFonts w:ascii="Times New Roman" w:hAnsi="Times New Roman" w:cs="Times New Roman"/>
          <w:sz w:val="24"/>
          <w:szCs w:val="24"/>
          <w:lang w:eastAsia="en-GB" w:bidi="he-IL"/>
        </w:rPr>
        <w:t>crete algorithm of type PR F can be requested and used as a general PRF</w:t>
      </w:r>
      <w:r w:rsidRPr="000174C4">
        <w:rPr>
          <w:rFonts w:ascii="Times New Roman" w:hAnsi="Times New Roman" w:cs="Times New Roman"/>
          <w:sz w:val="24"/>
          <w:szCs w:val="24"/>
          <w:lang w:eastAsia="en-GB" w:bidi="he-IL"/>
        </w:rPr>
        <w:t>.</w:t>
      </w:r>
    </w:p>
    <w:p w:rsidR="009A04C3" w:rsidRPr="006313E8" w:rsidRDefault="009A04C3" w:rsidP="0006304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proofErr w:type="gramStart"/>
      <w:r w:rsidR="0006304F">
        <w:rPr>
          <w:rFonts w:ascii="Courier New" w:hAnsi="Courier New" w:cs="Courier New"/>
          <w:color w:val="00B050"/>
          <w:sz w:val="20"/>
          <w:szCs w:val="20"/>
        </w:rPr>
        <w:t>Create an HMAC with SHA1 object</w:t>
      </w:r>
      <w:proofErr w:type="gramEnd"/>
      <w:r w:rsidR="0006304F">
        <w:rPr>
          <w:rFonts w:ascii="Courier New" w:hAnsi="Courier New" w:cs="Courier New"/>
          <w:color w:val="00B050"/>
          <w:sz w:val="20"/>
          <w:szCs w:val="20"/>
        </w:rPr>
        <w:t xml:space="preserve"> through </w:t>
      </w:r>
      <w:r>
        <w:rPr>
          <w:rFonts w:ascii="Courier New" w:hAnsi="Courier New" w:cs="Courier New"/>
          <w:color w:val="00B050"/>
          <w:sz w:val="20"/>
          <w:szCs w:val="20"/>
        </w:rPr>
        <w:t>the</w:t>
      </w:r>
      <w:r w:rsidR="0006304F">
        <w:rPr>
          <w:rFonts w:ascii="Courier New" w:hAnsi="Courier New" w:cs="Courier New"/>
          <w:color w:val="00B050"/>
          <w:sz w:val="20"/>
          <w:szCs w:val="20"/>
        </w:rPr>
        <w:t xml:space="preserve"> </w:t>
      </w:r>
      <w:r>
        <w:rPr>
          <w:rFonts w:ascii="Courier New" w:hAnsi="Courier New" w:cs="Courier New"/>
          <w:color w:val="00B050"/>
          <w:sz w:val="20"/>
          <w:szCs w:val="20"/>
        </w:rPr>
        <w:t>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r w:rsidR="0006304F">
        <w:rPr>
          <w:rFonts w:ascii="Courier New" w:hAnsi="Courier New" w:cs="Courier New"/>
          <w:color w:val="00B050"/>
          <w:sz w:val="20"/>
          <w:szCs w:val="20"/>
        </w:rPr>
        <w:t xml:space="preserve"> PrfFactory returns an object of type PseudorandomFunction</w:t>
      </w:r>
    </w:p>
    <w:p w:rsidR="009A04C3" w:rsidRDefault="009A04C3" w:rsidP="00787128">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PseudorandomFunction prf</w:t>
      </w:r>
      <w:r w:rsidRPr="008D4706">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).getObject("HMAC</w:t>
      </w:r>
      <w:r w:rsidR="00787128">
        <w:rPr>
          <w:rFonts w:ascii="Courier New" w:hAnsi="Courier New" w:cs="Courier New"/>
          <w:color w:val="000000"/>
          <w:sz w:val="20"/>
          <w:szCs w:val="20"/>
        </w:rPr>
        <w:t>(</w:t>
      </w:r>
      <w:r>
        <w:rPr>
          <w:rFonts w:ascii="Courier New" w:hAnsi="Courier New" w:cs="Courier New"/>
          <w:color w:val="000000"/>
          <w:sz w:val="20"/>
          <w:szCs w:val="20"/>
        </w:rPr>
        <w:t>SHA1</w:t>
      </w:r>
      <w:r w:rsidR="00787128">
        <w:rPr>
          <w:rFonts w:ascii="Courier New" w:hAnsi="Courier New" w:cs="Courier New"/>
          <w:color w:val="000000"/>
          <w:sz w:val="20"/>
          <w:szCs w:val="20"/>
        </w:rPr>
        <w:t>)</w:t>
      </w:r>
      <w:r>
        <w:rPr>
          <w:rFonts w:ascii="Courier New" w:hAnsi="Courier New" w:cs="Courier New"/>
          <w:color w:val="000000"/>
          <w:sz w:val="20"/>
          <w:szCs w:val="20"/>
        </w:rPr>
        <w:t>");</w:t>
      </w:r>
    </w:p>
    <w:p w:rsidR="009A04C3" w:rsidRDefault="009A04C3" w:rsidP="009A04C3">
      <w:pPr>
        <w:autoSpaceDE/>
        <w:autoSpaceDN/>
        <w:adjustRightInd/>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 xml:space="preserve">//init the </w:t>
      </w:r>
      <w:proofErr w:type="gramStart"/>
      <w:r w:rsidRPr="000174C4">
        <w:rPr>
          <w:rFonts w:ascii="Courier New" w:hAnsi="Courier New" w:cs="Courier New"/>
          <w:color w:val="00B050"/>
          <w:sz w:val="20"/>
          <w:szCs w:val="20"/>
        </w:rPr>
        <w:t>prf</w:t>
      </w:r>
      <w:proofErr w:type="gramEnd"/>
    </w:p>
    <w:p w:rsidR="009A04C3" w:rsidRDefault="0006304F" w:rsidP="009A04C3">
      <w:pPr>
        <w:autoSpaceDE/>
        <w:autoSpaceDN/>
        <w:adjustRightInd/>
        <w:rPr>
          <w:rFonts w:ascii="Courier New" w:hAnsi="Courier New" w:cs="Courier New"/>
          <w:color w:val="000000"/>
          <w:sz w:val="20"/>
          <w:szCs w:val="20"/>
        </w:rPr>
      </w:pPr>
      <w:proofErr w:type="gramStart"/>
      <w:r>
        <w:rPr>
          <w:rFonts w:ascii="Courier New" w:hAnsi="Courier New" w:cs="Courier New"/>
          <w:color w:val="000000"/>
          <w:sz w:val="20"/>
          <w:szCs w:val="20"/>
        </w:rPr>
        <w:t>p</w:t>
      </w:r>
      <w:r w:rsidR="009A04C3">
        <w:rPr>
          <w:rFonts w:ascii="Courier New" w:hAnsi="Courier New" w:cs="Courier New"/>
          <w:color w:val="000000"/>
          <w:sz w:val="20"/>
          <w:szCs w:val="20"/>
        </w:rPr>
        <w:t>rf.init(</w:t>
      </w:r>
      <w:proofErr w:type="gramEnd"/>
      <w:r w:rsidR="009A04C3">
        <w:rPr>
          <w:rFonts w:ascii="Courier New" w:hAnsi="Courier New" w:cs="Courier New"/>
          <w:color w:val="000000"/>
          <w:sz w:val="20"/>
          <w:szCs w:val="20"/>
        </w:rPr>
        <w:t>…);</w:t>
      </w:r>
    </w:p>
    <w:p w:rsidR="009A04C3" w:rsidRDefault="009A04C3" w:rsidP="009A04C3">
      <w:pPr>
        <w:autoSpaceDE/>
        <w:autoSpaceDN/>
        <w:adjustRightInd/>
        <w:rPr>
          <w:rFonts w:ascii="Courier New" w:hAnsi="Courier New" w:cs="Courier New"/>
          <w:color w:val="000000"/>
          <w:sz w:val="20"/>
          <w:szCs w:val="20"/>
        </w:rPr>
      </w:pPr>
    </w:p>
    <w:p w:rsidR="009A04C3" w:rsidRDefault="009A04C3" w:rsidP="009A04C3">
      <w:pPr>
        <w:autoSpaceDE/>
        <w:autoSpaceDN/>
        <w:adjustRightInd/>
        <w:rPr>
          <w:rFonts w:ascii="Courier New" w:hAnsi="Courier New" w:cs="Courier New"/>
          <w:color w:val="000000"/>
          <w:sz w:val="20"/>
          <w:szCs w:val="20"/>
        </w:rPr>
      </w:pPr>
    </w:p>
    <w:p w:rsidR="009A04C3" w:rsidRDefault="009A04C3" w:rsidP="007C5F01">
      <w:pPr>
        <w:pStyle w:val="ListParagraph"/>
        <w:numPr>
          <w:ilvl w:val="0"/>
          <w:numId w:val="8"/>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 xml:space="preserve">Example </w:t>
      </w:r>
      <w:r>
        <w:rPr>
          <w:rFonts w:ascii="Times New Roman" w:hAnsi="Times New Roman" w:cs="Times New Roman"/>
          <w:sz w:val="24"/>
          <w:szCs w:val="24"/>
          <w:lang w:eastAsia="en-GB" w:bidi="he-IL"/>
        </w:rPr>
        <w:t>2</w:t>
      </w:r>
      <w:r w:rsidRPr="000174C4">
        <w:rPr>
          <w:rFonts w:ascii="Times New Roman" w:hAnsi="Times New Roman" w:cs="Times New Roman"/>
          <w:sz w:val="24"/>
          <w:szCs w:val="24"/>
          <w:lang w:eastAsia="en-GB" w:bidi="he-IL"/>
        </w:rPr>
        <w:t>: use the prfFactory to create a</w:t>
      </w:r>
      <w:r>
        <w:rPr>
          <w:rFonts w:ascii="Times New Roman" w:hAnsi="Times New Roman" w:cs="Times New Roman"/>
          <w:sz w:val="24"/>
          <w:szCs w:val="24"/>
          <w:lang w:eastAsia="en-GB" w:bidi="he-IL"/>
        </w:rPr>
        <w:t>n</w:t>
      </w:r>
      <w:r w:rsidRPr="000174C4">
        <w:rPr>
          <w:rFonts w:ascii="Times New Roman" w:hAnsi="Times New Roman" w:cs="Times New Roman"/>
          <w:sz w:val="24"/>
          <w:szCs w:val="24"/>
          <w:lang w:eastAsia="en-GB" w:bidi="he-IL"/>
        </w:rPr>
        <w:t xml:space="preserve"> </w:t>
      </w:r>
      <w:r>
        <w:rPr>
          <w:rFonts w:ascii="Times New Roman" w:hAnsi="Times New Roman" w:cs="Times New Roman"/>
          <w:sz w:val="24"/>
          <w:szCs w:val="24"/>
          <w:lang w:eastAsia="en-GB" w:bidi="he-IL"/>
        </w:rPr>
        <w:t>HMAC</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Casting is needed</w:t>
      </w:r>
      <w:r w:rsidRPr="000174C4">
        <w:rPr>
          <w:rFonts w:ascii="Times New Roman" w:hAnsi="Times New Roman" w:cs="Times New Roman"/>
          <w:sz w:val="24"/>
          <w:szCs w:val="24"/>
          <w:lang w:eastAsia="en-GB" w:bidi="he-IL"/>
        </w:rPr>
        <w:t>.</w:t>
      </w:r>
    </w:p>
    <w:p w:rsidR="0006304F" w:rsidRPr="0006304F" w:rsidRDefault="0006304F" w:rsidP="0006304F">
      <w:pPr>
        <w:rPr>
          <w:rFonts w:ascii="Courier New" w:hAnsi="Courier New" w:cs="Courier New"/>
          <w:color w:val="00B050"/>
          <w:sz w:val="20"/>
          <w:szCs w:val="20"/>
        </w:rPr>
      </w:pPr>
      <w:r w:rsidRPr="0006304F">
        <w:rPr>
          <w:rFonts w:ascii="Courier New" w:hAnsi="Courier New" w:cs="Courier New"/>
          <w:color w:val="00B050"/>
          <w:sz w:val="20"/>
          <w:szCs w:val="20"/>
        </w:rPr>
        <w:t>//</w:t>
      </w:r>
      <w:proofErr w:type="gramStart"/>
      <w:r w:rsidRPr="0006304F">
        <w:rPr>
          <w:rFonts w:ascii="Courier New" w:hAnsi="Courier New" w:cs="Courier New"/>
          <w:color w:val="00B050"/>
          <w:sz w:val="20"/>
          <w:szCs w:val="20"/>
        </w:rPr>
        <w:t>Create an HMAC with SHA1 object</w:t>
      </w:r>
      <w:proofErr w:type="gramEnd"/>
      <w:r w:rsidRPr="0006304F">
        <w:rPr>
          <w:rFonts w:ascii="Courier New" w:hAnsi="Courier New" w:cs="Courier New"/>
          <w:color w:val="00B050"/>
          <w:sz w:val="20"/>
          <w:szCs w:val="20"/>
        </w:rPr>
        <w:t xml:space="preserve"> through the PrfFactory. PrfFactory returns an object of type PseudorandomFunction</w:t>
      </w:r>
      <w:r>
        <w:rPr>
          <w:rFonts w:ascii="Courier New" w:hAnsi="Courier New" w:cs="Courier New"/>
          <w:color w:val="00B050"/>
          <w:sz w:val="20"/>
          <w:szCs w:val="20"/>
        </w:rPr>
        <w:t>. In order to get an HMAC we need to cast.</w:t>
      </w:r>
    </w:p>
    <w:p w:rsidR="009A04C3" w:rsidRPr="000174C4" w:rsidRDefault="009A04C3" w:rsidP="00787128">
      <w:pPr>
        <w:rPr>
          <w:rFonts w:ascii="Courier New" w:hAnsi="Courier New" w:cs="Courier New"/>
          <w:color w:val="000000"/>
          <w:sz w:val="20"/>
          <w:szCs w:val="20"/>
        </w:rPr>
      </w:pPr>
      <w:r>
        <w:rPr>
          <w:rFonts w:ascii="Courier New" w:hAnsi="Courier New" w:cs="Courier New"/>
          <w:color w:val="000000"/>
          <w:sz w:val="20"/>
          <w:szCs w:val="20"/>
        </w:rPr>
        <w:t>Hmac</w:t>
      </w:r>
      <w:r w:rsidRPr="000174C4">
        <w:rPr>
          <w:rFonts w:ascii="Courier New" w:hAnsi="Courier New" w:cs="Courier New"/>
          <w:color w:val="000000"/>
          <w:sz w:val="20"/>
          <w:szCs w:val="20"/>
        </w:rPr>
        <w:t xml:space="preserve"> </w:t>
      </w:r>
      <w:r>
        <w:rPr>
          <w:rFonts w:ascii="Courier New" w:hAnsi="Courier New" w:cs="Courier New"/>
          <w:color w:val="000000"/>
          <w:sz w:val="20"/>
          <w:szCs w:val="20"/>
        </w:rPr>
        <w:t>hmac</w:t>
      </w:r>
      <w:r w:rsidRPr="000174C4">
        <w:rPr>
          <w:rFonts w:ascii="Courier New" w:hAnsi="Courier New" w:cs="Courier New"/>
          <w:color w:val="000000"/>
          <w:sz w:val="20"/>
          <w:szCs w:val="20"/>
        </w:rPr>
        <w:t xml:space="preserve"> = </w:t>
      </w:r>
      <w:r>
        <w:rPr>
          <w:rFonts w:ascii="Courier New" w:hAnsi="Courier New" w:cs="Courier New"/>
          <w:color w:val="000000"/>
          <w:sz w:val="20"/>
          <w:szCs w:val="20"/>
        </w:rPr>
        <w:t>(Hmac</w:t>
      </w:r>
      <w:proofErr w:type="gramStart"/>
      <w:r>
        <w:rPr>
          <w:rFonts w:ascii="Courier New" w:hAnsi="Courier New" w:cs="Courier New"/>
          <w:color w:val="000000"/>
          <w:sz w:val="20"/>
          <w:szCs w:val="20"/>
        </w:rPr>
        <w:t>)P</w:t>
      </w:r>
      <w:r w:rsidRPr="000174C4">
        <w:rPr>
          <w:rFonts w:ascii="Courier New" w:hAnsi="Courier New" w:cs="Courier New"/>
          <w:color w:val="000000"/>
          <w:sz w:val="20"/>
          <w:szCs w:val="20"/>
        </w:rPr>
        <w:t>rfFactory.getInstance</w:t>
      </w:r>
      <w:proofErr w:type="gramEnd"/>
      <w:r w:rsidRPr="000174C4">
        <w:rPr>
          <w:rFonts w:ascii="Courier New" w:hAnsi="Courier New" w:cs="Courier New"/>
          <w:color w:val="000000"/>
          <w:sz w:val="20"/>
          <w:szCs w:val="20"/>
        </w:rPr>
        <w:t>().getObject("HMAC</w:t>
      </w:r>
      <w:r w:rsidR="00787128">
        <w:rPr>
          <w:rFonts w:ascii="Courier New" w:hAnsi="Courier New" w:cs="Courier New"/>
          <w:color w:val="000000"/>
          <w:sz w:val="20"/>
          <w:szCs w:val="20"/>
        </w:rPr>
        <w:t>(</w:t>
      </w:r>
      <w:r w:rsidRPr="000174C4">
        <w:rPr>
          <w:rFonts w:ascii="Courier New" w:hAnsi="Courier New" w:cs="Courier New"/>
          <w:color w:val="000000"/>
          <w:sz w:val="20"/>
          <w:szCs w:val="20"/>
        </w:rPr>
        <w:t>SHA1</w:t>
      </w:r>
      <w:r w:rsidR="00787128">
        <w:rPr>
          <w:rFonts w:ascii="Courier New" w:hAnsi="Courier New" w:cs="Courier New"/>
          <w:color w:val="000000"/>
          <w:sz w:val="20"/>
          <w:szCs w:val="20"/>
        </w:rPr>
        <w:t>)</w:t>
      </w:r>
      <w:r w:rsidRPr="000174C4">
        <w:rPr>
          <w:rFonts w:ascii="Courier New" w:hAnsi="Courier New" w:cs="Courier New"/>
          <w:color w:val="000000"/>
          <w:sz w:val="20"/>
          <w:szCs w:val="20"/>
        </w:rPr>
        <w:t>");</w:t>
      </w:r>
    </w:p>
    <w:p w:rsidR="009A04C3" w:rsidRPr="000174C4" w:rsidRDefault="009A04C3" w:rsidP="009A04C3">
      <w:pPr>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//init the hmac</w:t>
      </w:r>
    </w:p>
    <w:p w:rsidR="009A04C3" w:rsidRDefault="009A04C3" w:rsidP="009A04C3">
      <w:pPr>
        <w:rPr>
          <w:rFonts w:ascii="Courier New" w:hAnsi="Courier New" w:cs="Courier New"/>
          <w:color w:val="000000"/>
          <w:sz w:val="20"/>
          <w:szCs w:val="20"/>
        </w:rPr>
      </w:pPr>
      <w:proofErr w:type="gramStart"/>
      <w:r>
        <w:rPr>
          <w:rFonts w:ascii="Courier New" w:hAnsi="Courier New" w:cs="Courier New"/>
          <w:color w:val="000000"/>
          <w:sz w:val="20"/>
          <w:szCs w:val="20"/>
        </w:rPr>
        <w:t>hmac</w:t>
      </w:r>
      <w:r w:rsidRPr="000174C4">
        <w:rPr>
          <w:rFonts w:ascii="Courier New" w:hAnsi="Courier New" w:cs="Courier New"/>
          <w:color w:val="000000"/>
          <w:sz w:val="20"/>
          <w:szCs w:val="20"/>
        </w:rPr>
        <w:t>.init(</w:t>
      </w:r>
      <w:proofErr w:type="gramEnd"/>
      <w:r w:rsidRPr="000174C4">
        <w:rPr>
          <w:rFonts w:ascii="Courier New" w:hAnsi="Courier New" w:cs="Courier New"/>
          <w:color w:val="000000"/>
          <w:sz w:val="20"/>
          <w:szCs w:val="20"/>
        </w:rPr>
        <w:t>…)</w:t>
      </w:r>
      <w:r>
        <w:rPr>
          <w:rFonts w:ascii="Courier New" w:hAnsi="Courier New" w:cs="Courier New"/>
          <w:color w:val="000000"/>
          <w:sz w:val="20"/>
          <w:szCs w:val="20"/>
        </w:rPr>
        <w:t>;</w:t>
      </w:r>
    </w:p>
    <w:p w:rsidR="008C539E" w:rsidRPr="000174C4" w:rsidRDefault="008C539E" w:rsidP="009A04C3">
      <w:pPr>
        <w:rPr>
          <w:rFonts w:ascii="Courier New" w:hAnsi="Courier New" w:cs="Courier New"/>
          <w:color w:val="000000"/>
          <w:sz w:val="20"/>
          <w:szCs w:val="20"/>
        </w:rPr>
      </w:pPr>
    </w:p>
    <w:p w:rsidR="008C539E" w:rsidRDefault="008C539E" w:rsidP="008C539E">
      <w:pPr>
        <w:autoSpaceDE/>
        <w:autoSpaceDN/>
        <w:adjustRightInd/>
        <w:rPr>
          <w:u w:val="single"/>
          <w:lang w:eastAsia="en-GB"/>
        </w:rPr>
      </w:pPr>
      <w:r>
        <w:rPr>
          <w:u w:val="single"/>
          <w:lang w:eastAsia="en-GB"/>
        </w:rPr>
        <w:t>TPElementFactory</w:t>
      </w:r>
    </w:p>
    <w:p w:rsidR="008C539E" w:rsidRDefault="008C539E" w:rsidP="008C539E">
      <w:pPr>
        <w:autoSpaceDE/>
        <w:autoSpaceDN/>
        <w:adjustRightInd/>
        <w:rPr>
          <w:lang w:eastAsia="en-GB"/>
        </w:rPr>
      </w:pPr>
    </w:p>
    <w:p w:rsidR="00407454" w:rsidRPr="00407454" w:rsidRDefault="00407454" w:rsidP="00407454">
      <w:pPr>
        <w:rPr>
          <w:rFonts w:ascii="Courier New" w:hAnsi="Courier New" w:cs="Courier New"/>
          <w:color w:val="00B050"/>
          <w:sz w:val="20"/>
          <w:szCs w:val="20"/>
        </w:rPr>
      </w:pPr>
      <w:r w:rsidRPr="00407454">
        <w:rPr>
          <w:rFonts w:ascii="Courier New" w:hAnsi="Courier New" w:cs="Courier New"/>
          <w:color w:val="00B050"/>
          <w:sz w:val="20"/>
          <w:szCs w:val="20"/>
        </w:rPr>
        <w:t>//Create Rabin</w:t>
      </w:r>
      <w:r>
        <w:rPr>
          <w:rFonts w:ascii="Courier New" w:hAnsi="Courier New" w:cs="Courier New"/>
          <w:color w:val="00B050"/>
          <w:sz w:val="20"/>
          <w:szCs w:val="20"/>
        </w:rPr>
        <w:t xml:space="preserve"> permutation, and get the modulus</w:t>
      </w:r>
    </w:p>
    <w:p w:rsidR="00407454" w:rsidRDefault="00407454" w:rsidP="00407454">
      <w:pPr>
        <w:autoSpaceDE/>
        <w:autoSpaceDN/>
        <w:adjustRightInd/>
        <w:rPr>
          <w:lang w:eastAsia="en-GB"/>
        </w:rPr>
      </w:pPr>
    </w:p>
    <w:p w:rsidR="00624E7B" w:rsidRDefault="008C539E" w:rsidP="00407454">
      <w:pPr>
        <w:rPr>
          <w:rFonts w:ascii="Courier New" w:hAnsi="Courier New" w:cs="Courier New"/>
          <w:sz w:val="20"/>
          <w:szCs w:val="20"/>
        </w:rPr>
      </w:pPr>
      <w:r>
        <w:rPr>
          <w:rFonts w:ascii="Courier New" w:hAnsi="Courier New" w:cs="Courier New"/>
          <w:sz w:val="20"/>
          <w:szCs w:val="20"/>
        </w:rPr>
        <w:t xml:space="preserve">TPElement element = </w:t>
      </w:r>
      <w:proofErr w:type="gramStart"/>
      <w:r w:rsidRPr="008C539E">
        <w:rPr>
          <w:rFonts w:ascii="Courier New" w:hAnsi="Courier New" w:cs="Courier New"/>
          <w:sz w:val="20"/>
          <w:szCs w:val="20"/>
        </w:rPr>
        <w:t>TPElementFactory.getInstance(</w:t>
      </w:r>
      <w:proofErr w:type="gramEnd"/>
      <w:r w:rsidRPr="008C539E">
        <w:rPr>
          <w:rFonts w:ascii="Courier New" w:hAnsi="Courier New" w:cs="Courier New"/>
          <w:sz w:val="20"/>
          <w:szCs w:val="20"/>
        </w:rPr>
        <w:t xml:space="preserve">).getRandomElement("Rabin", </w:t>
      </w:r>
    </w:p>
    <w:p w:rsidR="009A04C3" w:rsidRPr="008C539E" w:rsidRDefault="008C539E" w:rsidP="00624E7B">
      <w:pPr>
        <w:ind w:left="7080" w:firstLine="708"/>
      </w:pPr>
      <w:proofErr w:type="gramStart"/>
      <w:r w:rsidRPr="008C539E">
        <w:rPr>
          <w:rFonts w:ascii="Courier New" w:hAnsi="Courier New" w:cs="Courier New"/>
          <w:sz w:val="20"/>
          <w:szCs w:val="20"/>
        </w:rPr>
        <w:t>mod</w:t>
      </w:r>
      <w:r w:rsidR="00407454">
        <w:rPr>
          <w:rFonts w:ascii="Courier New" w:hAnsi="Courier New" w:cs="Courier New"/>
          <w:sz w:val="20"/>
          <w:szCs w:val="20"/>
        </w:rPr>
        <w:t>ulus</w:t>
      </w:r>
      <w:proofErr w:type="gramEnd"/>
      <w:r w:rsidRPr="008C539E">
        <w:rPr>
          <w:rFonts w:ascii="Courier New" w:hAnsi="Courier New" w:cs="Courier New"/>
          <w:sz w:val="20"/>
          <w:szCs w:val="20"/>
        </w:rPr>
        <w:t>);</w:t>
      </w:r>
    </w:p>
    <w:p w:rsidR="00113042" w:rsidRDefault="00407454" w:rsidP="00407454">
      <w:pPr>
        <w:autoSpaceDE/>
        <w:autoSpaceDN/>
        <w:adjustRightInd/>
        <w:rPr>
          <w:u w:val="single"/>
          <w:lang w:eastAsia="en-GB"/>
        </w:rPr>
      </w:pPr>
      <w:r>
        <w:rPr>
          <w:rFonts w:ascii="Courier New" w:hAnsi="Courier New" w:cs="Courier New"/>
          <w:sz w:val="20"/>
          <w:szCs w:val="20"/>
        </w:rPr>
        <w:t xml:space="preserve">TPElement </w:t>
      </w:r>
      <w:r w:rsidR="008C539E" w:rsidRPr="008C539E">
        <w:rPr>
          <w:rFonts w:ascii="Courier New" w:hAnsi="Courier New" w:cs="Courier New"/>
          <w:sz w:val="20"/>
          <w:szCs w:val="20"/>
        </w:rPr>
        <w:t xml:space="preserve">result = </w:t>
      </w:r>
      <w:proofErr w:type="gramStart"/>
      <w:r>
        <w:rPr>
          <w:rFonts w:ascii="Courier New" w:hAnsi="Courier New" w:cs="Courier New"/>
          <w:sz w:val="20"/>
          <w:szCs w:val="20"/>
        </w:rPr>
        <w:t>rabin</w:t>
      </w:r>
      <w:r w:rsidR="008C539E" w:rsidRPr="008C539E">
        <w:rPr>
          <w:rFonts w:ascii="Courier New" w:hAnsi="Courier New" w:cs="Courier New"/>
          <w:sz w:val="20"/>
          <w:szCs w:val="20"/>
        </w:rPr>
        <w:t>.compute(</w:t>
      </w:r>
      <w:proofErr w:type="gramEnd"/>
      <w:r w:rsidR="008C539E" w:rsidRPr="008C539E">
        <w:rPr>
          <w:rFonts w:ascii="Courier New" w:hAnsi="Courier New" w:cs="Courier New"/>
          <w:sz w:val="20"/>
          <w:szCs w:val="20"/>
        </w:rPr>
        <w:t>element);</w:t>
      </w:r>
      <w:r w:rsidR="00113042">
        <w:rPr>
          <w:u w:val="single"/>
          <w:lang w:eastAsia="en-GB"/>
        </w:rPr>
        <w:br w:type="page"/>
      </w:r>
    </w:p>
    <w:p w:rsidR="0006304F" w:rsidRPr="0006304F" w:rsidRDefault="0006304F" w:rsidP="0006304F">
      <w:pPr>
        <w:rPr>
          <w:lang w:eastAsia="en-GB"/>
        </w:rPr>
      </w:pPr>
      <w:r w:rsidRPr="0006304F">
        <w:rPr>
          <w:u w:val="single"/>
          <w:lang w:eastAsia="en-GB"/>
        </w:rPr>
        <w:lastRenderedPageBreak/>
        <w:t>BC Factory</w:t>
      </w:r>
    </w:p>
    <w:p w:rsidR="0006304F" w:rsidRPr="0006304F" w:rsidRDefault="0006304F" w:rsidP="00787128">
      <w:pPr>
        <w:rPr>
          <w:lang w:eastAsia="en-GB"/>
        </w:rPr>
      </w:pPr>
      <w:r w:rsidRPr="0006304F">
        <w:rPr>
          <w:lang w:eastAsia="en-GB"/>
        </w:rPr>
        <w:t>In</w:t>
      </w:r>
      <w:r>
        <w:rPr>
          <w:lang w:eastAsia="en-GB"/>
        </w:rPr>
        <w:t xml:space="preserve"> general</w:t>
      </w:r>
      <w:r w:rsidR="00113042">
        <w:rPr>
          <w:lang w:eastAsia="en-GB"/>
        </w:rPr>
        <w:t>,</w:t>
      </w:r>
      <w:r>
        <w:rPr>
          <w:lang w:eastAsia="en-GB"/>
        </w:rPr>
        <w:t xml:space="preserve"> BCFactory will be used by Bouncy Castle wrapper classes inside their constructors. </w:t>
      </w:r>
      <w:r w:rsidR="007448B5">
        <w:rPr>
          <w:lang w:eastAsia="en-GB"/>
        </w:rPr>
        <w:t>Whenever a constructor of a BC object needs another primitive as in the example of HMAC that needs an underlying hash object, the data about the underlying primitive will be passed to the constructor as a string specifying the name of the underlying primitive. This string may be the concatenation of more than algorithms as explained above (“</w:t>
      </w:r>
      <w:proofErr w:type="gramStart"/>
      <w:r w:rsidR="007448B5">
        <w:rPr>
          <w:lang w:eastAsia="en-GB"/>
        </w:rPr>
        <w:t>alg1</w:t>
      </w:r>
      <w:r w:rsidR="00787128">
        <w:rPr>
          <w:lang w:eastAsia="en-GB"/>
        </w:rPr>
        <w:t>(</w:t>
      </w:r>
      <w:proofErr w:type="gramEnd"/>
      <w:r w:rsidR="007448B5">
        <w:rPr>
          <w:lang w:eastAsia="en-GB"/>
        </w:rPr>
        <w:t>alg2</w:t>
      </w:r>
      <w:r w:rsidR="00787128">
        <w:rPr>
          <w:lang w:eastAsia="en-GB"/>
        </w:rPr>
        <w:t>(</w:t>
      </w:r>
      <w:r w:rsidR="007448B5">
        <w:rPr>
          <w:lang w:eastAsia="en-GB"/>
        </w:rPr>
        <w:t>…</w:t>
      </w:r>
      <w:r w:rsidR="00787128">
        <w:rPr>
          <w:lang w:eastAsia="en-GB"/>
        </w:rPr>
        <w:t>(</w:t>
      </w:r>
      <w:r w:rsidR="007448B5">
        <w:rPr>
          <w:lang w:eastAsia="en-GB"/>
        </w:rPr>
        <w:t>algn</w:t>
      </w:r>
      <w:r w:rsidR="00787128">
        <w:rPr>
          <w:lang w:eastAsia="en-GB"/>
        </w:rPr>
        <w:t>)))</w:t>
      </w:r>
      <w:r w:rsidR="007448B5">
        <w:rPr>
          <w:lang w:eastAsia="en-GB"/>
        </w:rPr>
        <w:t>) if needed.</w:t>
      </w:r>
    </w:p>
    <w:p w:rsidR="00982311" w:rsidRDefault="00982311" w:rsidP="0006304F">
      <w:pPr>
        <w:rPr>
          <w:lang w:eastAsia="en-GB"/>
        </w:rPr>
      </w:pPr>
      <w:r>
        <w:rPr>
          <w:lang w:eastAsia="en-GB"/>
        </w:rPr>
        <w:t>In the following example</w:t>
      </w:r>
      <w:r w:rsidR="0006304F">
        <w:rPr>
          <w:lang w:eastAsia="en-GB"/>
        </w:rPr>
        <w:t>,</w:t>
      </w:r>
      <w:r>
        <w:rPr>
          <w:lang w:eastAsia="en-GB"/>
        </w:rPr>
        <w:t xml:space="preserve"> one can see the use of </w:t>
      </w:r>
      <w:r w:rsidR="0006304F">
        <w:rPr>
          <w:lang w:eastAsia="en-GB"/>
        </w:rPr>
        <w:t>BCFactory</w:t>
      </w:r>
      <w:r>
        <w:rPr>
          <w:lang w:eastAsia="en-GB"/>
        </w:rPr>
        <w:t xml:space="preserve"> inside the SCAPI package in the class BcHMAC.</w:t>
      </w:r>
    </w:p>
    <w:p w:rsidR="00982311" w:rsidRDefault="007448B5" w:rsidP="007448B5">
      <w:pPr>
        <w:rPr>
          <w:lang w:eastAsia="en-GB"/>
        </w:rPr>
      </w:pPr>
      <w:r>
        <w:rPr>
          <w:lang w:eastAsia="en-GB"/>
        </w:rPr>
        <w:t>T</w:t>
      </w:r>
      <w:r w:rsidR="00982311">
        <w:rPr>
          <w:lang w:eastAsia="en-GB"/>
        </w:rPr>
        <w:t>he construction of BcHmac requires an algName</w:t>
      </w:r>
      <w:r>
        <w:rPr>
          <w:lang w:eastAsia="en-GB"/>
        </w:rPr>
        <w:t xml:space="preserve">, </w:t>
      </w:r>
      <w:r w:rsidR="00982311">
        <w:rPr>
          <w:lang w:eastAsia="en-GB"/>
        </w:rPr>
        <w:t>which is the name of the hash.</w:t>
      </w:r>
      <w:r>
        <w:rPr>
          <w:lang w:eastAsia="en-GB"/>
        </w:rPr>
        <w:t xml:space="preserve"> The algName will be passed to the getObject method of BCFactory with default provider “BC”.</w:t>
      </w:r>
      <w:r w:rsidR="00982311">
        <w:rPr>
          <w:lang w:eastAsia="en-GB"/>
        </w:rPr>
        <w:t xml:space="preserve"> </w:t>
      </w:r>
      <w:r>
        <w:rPr>
          <w:lang w:eastAsia="en-GB"/>
        </w:rPr>
        <w:t>The constructor of BcHmac knows that it needs to create an object of type Digest (a hash type of Bouncy Castle)</w:t>
      </w:r>
      <w:proofErr w:type="gramStart"/>
      <w:r>
        <w:rPr>
          <w:lang w:eastAsia="en-GB"/>
        </w:rPr>
        <w:t>,</w:t>
      </w:r>
      <w:proofErr w:type="gramEnd"/>
      <w:r>
        <w:rPr>
          <w:lang w:eastAsia="en-GB"/>
        </w:rPr>
        <w:t xml:space="preserve"> therefore it casts the object obtained to be a Digest.</w:t>
      </w:r>
    </w:p>
    <w:p w:rsidR="00407454" w:rsidRDefault="007448B5" w:rsidP="00407454">
      <w:pPr>
        <w:rPr>
          <w:lang w:eastAsia="en-GB"/>
        </w:rPr>
      </w:pPr>
      <w:r>
        <w:rPr>
          <w:lang w:eastAsia="en-GB"/>
        </w:rPr>
        <w:t xml:space="preserve">Note that the constructor of BcHmac will be called as a result of creating </w:t>
      </w:r>
      <w:proofErr w:type="gramStart"/>
      <w:r>
        <w:rPr>
          <w:lang w:eastAsia="en-GB"/>
        </w:rPr>
        <w:t>an</w:t>
      </w:r>
      <w:proofErr w:type="gramEnd"/>
      <w:r>
        <w:rPr>
          <w:lang w:eastAsia="en-GB"/>
        </w:rPr>
        <w:t xml:space="preserve"> Hmac object through the PrfFactory as shown in the</w:t>
      </w:r>
      <w:r w:rsidR="001E21A4">
        <w:rPr>
          <w:lang w:eastAsia="en-GB"/>
        </w:rPr>
        <w:t xml:space="preserve"> </w:t>
      </w:r>
      <w:r w:rsidR="00407454">
        <w:rPr>
          <w:lang w:eastAsia="en-GB"/>
        </w:rPr>
        <w:t>example below</w:t>
      </w:r>
      <w:r w:rsidR="003059C3">
        <w:rPr>
          <w:lang w:eastAsia="en-GB"/>
        </w:rPr>
        <w:t>.</w:t>
      </w:r>
    </w:p>
    <w:p w:rsidR="00407454" w:rsidRDefault="00407454" w:rsidP="00407454">
      <w:pPr>
        <w:rPr>
          <w:lang w:eastAsia="en-GB"/>
        </w:rPr>
      </w:pPr>
    </w:p>
    <w:p w:rsidR="00982311" w:rsidRDefault="009465B7" w:rsidP="00407454">
      <w:pPr>
        <w:rPr>
          <w:lang w:eastAsia="en-GB"/>
        </w:rPr>
      </w:pPr>
      <w:r w:rsidRPr="009465B7">
        <w:rPr>
          <w:noProof/>
        </w:rPr>
        <w:drawing>
          <wp:inline distT="0" distB="0" distL="0" distR="0" wp14:anchorId="2FAB42F3" wp14:editId="58341F9F">
            <wp:extent cx="5486400" cy="36683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86400" cy="3668395"/>
                    </a:xfrm>
                    <a:prstGeom prst="rect">
                      <a:avLst/>
                    </a:prstGeom>
                  </pic:spPr>
                </pic:pic>
              </a:graphicData>
            </a:graphic>
          </wp:inline>
        </w:drawing>
      </w:r>
      <w:r w:rsidR="00982311" w:rsidRPr="0053592E">
        <w:rPr>
          <w:lang w:eastAsia="en-GB"/>
        </w:rPr>
        <w:t xml:space="preserve"> </w:t>
      </w:r>
      <w:r w:rsidR="00982311">
        <w:rPr>
          <w:lang w:eastAsia="en-GB"/>
        </w:rPr>
        <w:br w:type="page"/>
      </w:r>
    </w:p>
    <w:p w:rsidR="00AD5EAE" w:rsidRPr="00AD5EAE" w:rsidRDefault="00AD5EAE" w:rsidP="007C5F01">
      <w:pPr>
        <w:pStyle w:val="ListParagraph"/>
        <w:keepNext/>
        <w:keepLines/>
        <w:numPr>
          <w:ilvl w:val="0"/>
          <w:numId w:val="33"/>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455" w:name="_Toc298923985"/>
      <w:bookmarkStart w:id="1456" w:name="_Toc301769216"/>
      <w:bookmarkStart w:id="1457" w:name="_Toc305321052"/>
      <w:bookmarkStart w:id="1458" w:name="_Toc305321182"/>
      <w:bookmarkStart w:id="1459" w:name="_Toc305321312"/>
      <w:bookmarkStart w:id="1460" w:name="_Toc305321516"/>
      <w:bookmarkStart w:id="1461" w:name="_Toc305323524"/>
      <w:bookmarkStart w:id="1462" w:name="_Toc305323698"/>
      <w:bookmarkStart w:id="1463" w:name="_Toc305323874"/>
      <w:bookmarkStart w:id="1464" w:name="_Toc311619838"/>
      <w:bookmarkStart w:id="1465" w:name="_Toc315168979"/>
      <w:bookmarkStart w:id="1466" w:name="_Toc315169156"/>
      <w:bookmarkStart w:id="1467" w:name="_Toc315173373"/>
      <w:bookmarkStart w:id="1468" w:name="_Toc331083235"/>
      <w:bookmarkStart w:id="1469" w:name="_Toc331083436"/>
      <w:bookmarkStart w:id="1470" w:name="_Toc331083630"/>
      <w:bookmarkStart w:id="1471" w:name="_Toc331083829"/>
      <w:bookmarkStart w:id="1472" w:name="_Toc331084033"/>
      <w:bookmarkStart w:id="1473" w:name="_Toc331084235"/>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p>
    <w:p w:rsidR="00AD5EAE" w:rsidRPr="00AD5EAE" w:rsidRDefault="00AD5EAE" w:rsidP="007C5F01">
      <w:pPr>
        <w:pStyle w:val="ListParagraph"/>
        <w:keepNext/>
        <w:keepLines/>
        <w:numPr>
          <w:ilvl w:val="1"/>
          <w:numId w:val="33"/>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474" w:name="_Toc298923986"/>
      <w:bookmarkStart w:id="1475" w:name="_Toc301769217"/>
      <w:bookmarkStart w:id="1476" w:name="_Toc305321053"/>
      <w:bookmarkStart w:id="1477" w:name="_Toc305321183"/>
      <w:bookmarkStart w:id="1478" w:name="_Toc305321313"/>
      <w:bookmarkStart w:id="1479" w:name="_Toc305321517"/>
      <w:bookmarkStart w:id="1480" w:name="_Toc305323525"/>
      <w:bookmarkStart w:id="1481" w:name="_Toc305323699"/>
      <w:bookmarkStart w:id="1482" w:name="_Toc305323875"/>
      <w:bookmarkStart w:id="1483" w:name="_Toc311619839"/>
      <w:bookmarkStart w:id="1484" w:name="_Toc315168980"/>
      <w:bookmarkStart w:id="1485" w:name="_Toc315169157"/>
      <w:bookmarkStart w:id="1486" w:name="_Toc315173374"/>
      <w:bookmarkStart w:id="1487" w:name="_Toc331083236"/>
      <w:bookmarkStart w:id="1488" w:name="_Toc331083437"/>
      <w:bookmarkStart w:id="1489" w:name="_Toc331083631"/>
      <w:bookmarkStart w:id="1490" w:name="_Toc331083830"/>
      <w:bookmarkStart w:id="1491" w:name="_Toc331084034"/>
      <w:bookmarkStart w:id="1492" w:name="_Toc331084236"/>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p>
    <w:p w:rsidR="00515D3B" w:rsidRDefault="00515D3B" w:rsidP="007C5F01">
      <w:pPr>
        <w:pStyle w:val="Heading2"/>
        <w:numPr>
          <w:ilvl w:val="1"/>
          <w:numId w:val="33"/>
        </w:numPr>
      </w:pPr>
      <w:bookmarkStart w:id="1493" w:name="_Toc331084237"/>
      <w:r>
        <w:t>S</w:t>
      </w:r>
      <w:r w:rsidR="00205A28">
        <w:t>CAPI</w:t>
      </w:r>
      <w:r>
        <w:t xml:space="preserve"> </w:t>
      </w:r>
      <w:r w:rsidR="00FC50EA">
        <w:t xml:space="preserve">as a </w:t>
      </w:r>
      <w:r w:rsidRPr="00BC410A">
        <w:t>Provider</w:t>
      </w:r>
      <w:bookmarkEnd w:id="1100"/>
      <w:bookmarkEnd w:id="1101"/>
      <w:bookmarkEnd w:id="1102"/>
      <w:bookmarkEnd w:id="1103"/>
      <w:bookmarkEnd w:id="1104"/>
      <w:bookmarkEnd w:id="1493"/>
    </w:p>
    <w:p w:rsidR="00515D3B" w:rsidRDefault="00515D3B" w:rsidP="00E503B0">
      <w:pPr>
        <w:rPr>
          <w:lang w:eastAsia="en-GB"/>
        </w:rPr>
      </w:pPr>
      <w:r>
        <w:rPr>
          <w:lang w:eastAsia="en-GB"/>
        </w:rPr>
        <w:t xml:space="preserve">The </w:t>
      </w:r>
      <w:r w:rsidR="00205A28">
        <w:rPr>
          <w:lang w:eastAsia="en-GB"/>
        </w:rPr>
        <w:t>SCAPI</w:t>
      </w:r>
      <w:r>
        <w:rPr>
          <w:lang w:eastAsia="en-GB"/>
        </w:rPr>
        <w:t xml:space="preserve"> Provider will be built based on the interfaces. The functionality of the interfaces resembles the functionality of the engines of JCA/JCE and thus</w:t>
      </w:r>
      <w:r w:rsidR="00213E3D">
        <w:rPr>
          <w:lang w:eastAsia="en-GB"/>
        </w:rPr>
        <w:t>,</w:t>
      </w:r>
      <w:r>
        <w:rPr>
          <w:lang w:eastAsia="en-GB"/>
        </w:rPr>
        <w:t xml:space="preserve"> implementing the engines is simply writing a general adapter for each interface from which the concrete classes extend to.</w:t>
      </w:r>
    </w:p>
    <w:p w:rsidR="00515D3B" w:rsidRDefault="00515D3B" w:rsidP="004F7D01">
      <w:pPr>
        <w:rPr>
          <w:lang w:eastAsia="en-GB"/>
        </w:rPr>
      </w:pPr>
      <w:r>
        <w:rPr>
          <w:lang w:eastAsia="en-GB"/>
        </w:rPr>
        <w:t xml:space="preserve">Below is an example of generating MessageDigest using the Hash interface/abstract </w:t>
      </w:r>
      <w:proofErr w:type="gramStart"/>
      <w:r>
        <w:rPr>
          <w:lang w:eastAsia="en-GB"/>
        </w:rPr>
        <w:t>class.</w:t>
      </w:r>
      <w:proofErr w:type="gramEnd"/>
      <w:r>
        <w:rPr>
          <w:lang w:eastAsia="en-GB"/>
        </w:rPr>
        <w:t xml:space="preserve"> Note that general classes such as the class MessageDigest</w:t>
      </w:r>
      <w:r w:rsidR="00C44D67">
        <w:rPr>
          <w:lang w:eastAsia="en-GB"/>
        </w:rPr>
        <w:t>Abs</w:t>
      </w:r>
      <w:r>
        <w:rPr>
          <w:lang w:eastAsia="en-GB"/>
        </w:rPr>
        <w:t xml:space="preserve"> do not change any of the functionality of the concrete implemented classes of the interfaces. Thus</w:t>
      </w:r>
      <w:r w:rsidR="00213E3D">
        <w:rPr>
          <w:lang w:eastAsia="en-GB"/>
        </w:rPr>
        <w:t>,</w:t>
      </w:r>
      <w:r>
        <w:rPr>
          <w:lang w:eastAsia="en-GB"/>
        </w:rPr>
        <w:t xml:space="preserve"> providing a provider accompanying the required engines can be do</w:t>
      </w:r>
      <w:r w:rsidR="004F7D01">
        <w:rPr>
          <w:lang w:eastAsia="en-GB"/>
        </w:rPr>
        <w:t>ne separately after the project</w:t>
      </w:r>
      <w:r>
        <w:rPr>
          <w:lang w:eastAsia="en-GB"/>
        </w:rPr>
        <w:t xml:space="preserve"> matures or in parallel.</w:t>
      </w:r>
    </w:p>
    <w:p w:rsidR="00515D3B" w:rsidRDefault="00515D3B" w:rsidP="00515D3B">
      <w:pPr>
        <w:ind w:left="706"/>
        <w:rPr>
          <w:lang w:eastAsia="en-GB"/>
        </w:rPr>
      </w:pPr>
    </w:p>
    <w:p w:rsidR="00515D3B" w:rsidRDefault="00B91794" w:rsidP="00857D98">
      <w:pPr>
        <w:rPr>
          <w:lang w:eastAsia="en-GB"/>
        </w:rPr>
      </w:pPr>
      <w:commentRangeStart w:id="1494"/>
      <w:r>
        <w:rPr>
          <w:noProof/>
        </w:rPr>
        <w:drawing>
          <wp:inline distT="0" distB="0" distL="0" distR="0" wp14:anchorId="5166F055" wp14:editId="751ED626">
            <wp:extent cx="6210935" cy="319937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srcRect/>
                    <a:stretch>
                      <a:fillRect/>
                    </a:stretch>
                  </pic:blipFill>
                  <pic:spPr bwMode="auto">
                    <a:xfrm>
                      <a:off x="0" y="0"/>
                      <a:ext cx="6210935" cy="3199370"/>
                    </a:xfrm>
                    <a:prstGeom prst="rect">
                      <a:avLst/>
                    </a:prstGeom>
                    <a:noFill/>
                    <a:ln w="9525">
                      <a:noFill/>
                      <a:miter lim="800000"/>
                      <a:headEnd/>
                      <a:tailEnd/>
                    </a:ln>
                  </pic:spPr>
                </pic:pic>
              </a:graphicData>
            </a:graphic>
          </wp:inline>
        </w:drawing>
      </w:r>
      <w:commentRangeEnd w:id="1494"/>
      <w:r>
        <w:rPr>
          <w:rStyle w:val="CommentReference"/>
        </w:rPr>
        <w:commentReference w:id="1494"/>
      </w:r>
    </w:p>
    <w:p w:rsidR="00E25034" w:rsidRDefault="00E25034">
      <w:pPr>
        <w:autoSpaceDE/>
        <w:autoSpaceDN/>
        <w:adjustRightInd/>
        <w:rPr>
          <w:lang w:eastAsia="en-GB"/>
        </w:rPr>
      </w:pPr>
      <w:r>
        <w:rPr>
          <w:lang w:eastAsia="en-GB"/>
        </w:rPr>
        <w:br w:type="page"/>
      </w:r>
    </w:p>
    <w:p w:rsidR="00515D3B" w:rsidRDefault="00515D3B" w:rsidP="007C5F01">
      <w:pPr>
        <w:pStyle w:val="Heading2"/>
        <w:numPr>
          <w:ilvl w:val="1"/>
          <w:numId w:val="33"/>
        </w:numPr>
      </w:pPr>
      <w:bookmarkStart w:id="1495" w:name="_Toc277840091"/>
      <w:bookmarkStart w:id="1496" w:name="_Toc277840444"/>
      <w:bookmarkStart w:id="1497" w:name="_Toc277840501"/>
      <w:bookmarkStart w:id="1498" w:name="_Toc277840647"/>
      <w:bookmarkStart w:id="1499" w:name="_Toc277840855"/>
      <w:bookmarkStart w:id="1500" w:name="_Toc331084238"/>
      <w:r w:rsidRPr="002F0DD1">
        <w:lastRenderedPageBreak/>
        <w:t>JNI technology</w:t>
      </w:r>
      <w:bookmarkEnd w:id="1495"/>
      <w:bookmarkEnd w:id="1496"/>
      <w:bookmarkEnd w:id="1497"/>
      <w:bookmarkEnd w:id="1498"/>
      <w:bookmarkEnd w:id="1499"/>
      <w:bookmarkEnd w:id="1500"/>
      <w:r>
        <w:t xml:space="preserve"> </w:t>
      </w:r>
    </w:p>
    <w:p w:rsidR="00515D3B" w:rsidRPr="00F82D24" w:rsidRDefault="00515D3B" w:rsidP="002B2C8A">
      <w:r>
        <w:t xml:space="preserve">As a test of concept we have implemented one call from Java to a native function from crypto++. We have implemented a call to a function that returns the name of the Rabin Algorithm. Check files </w:t>
      </w:r>
      <w:r w:rsidRPr="008C6912">
        <w:rPr>
          <w:rFonts w:ascii="Courier New" w:hAnsi="Courier New" w:cs="Courier New"/>
          <w:color w:val="000000"/>
          <w:sz w:val="20"/>
          <w:szCs w:val="20"/>
        </w:rPr>
        <w:t>JavaCryptopp</w:t>
      </w:r>
      <w:r>
        <w:rPr>
          <w:rFonts w:ascii="Courier New" w:hAnsi="Courier New" w:cs="Courier New"/>
          <w:color w:val="000000"/>
          <w:sz w:val="20"/>
          <w:szCs w:val="20"/>
        </w:rPr>
        <w:t xml:space="preserve">.java, </w:t>
      </w:r>
      <w:r w:rsidRPr="008C6912">
        <w:rPr>
          <w:rFonts w:ascii="Courier New" w:hAnsi="Courier New" w:cs="Courier New"/>
          <w:color w:val="000000"/>
          <w:sz w:val="20"/>
          <w:szCs w:val="20"/>
        </w:rPr>
        <w:t>JavaInterface.cpp</w:t>
      </w:r>
      <w:r>
        <w:rPr>
          <w:rFonts w:ascii="Courier New" w:hAnsi="Courier New" w:cs="Courier New"/>
          <w:color w:val="000000"/>
          <w:sz w:val="20"/>
          <w:szCs w:val="20"/>
        </w:rPr>
        <w:t xml:space="preserve"> </w:t>
      </w:r>
      <w:r w:rsidRPr="00FD63E4">
        <w:t>and</w:t>
      </w:r>
      <w:r>
        <w:rPr>
          <w:rFonts w:ascii="Courier New" w:hAnsi="Courier New" w:cs="Courier New"/>
          <w:color w:val="000000"/>
          <w:sz w:val="20"/>
          <w:szCs w:val="20"/>
        </w:rPr>
        <w:t xml:space="preserve"> </w:t>
      </w:r>
      <w:r w:rsidRPr="001337DB">
        <w:rPr>
          <w:rFonts w:ascii="Courier New" w:hAnsi="Courier New" w:cs="Courier New"/>
          <w:color w:val="000000"/>
          <w:sz w:val="20"/>
          <w:szCs w:val="20"/>
        </w:rPr>
        <w:t>rabin.cpp</w:t>
      </w:r>
      <w:r w:rsidR="002B2C8A">
        <w:rPr>
          <w:rFonts w:ascii="Courier New" w:hAnsi="Courier New" w:cs="Courier New"/>
          <w:color w:val="000000"/>
          <w:sz w:val="20"/>
          <w:szCs w:val="20"/>
        </w:rPr>
        <w:t xml:space="preserve"> </w:t>
      </w:r>
      <w:r w:rsidR="00CE159B">
        <w:t>a</w:t>
      </w:r>
      <w:r w:rsidR="009D59B8">
        <w:t>t the end of this section</w:t>
      </w:r>
      <w:r w:rsidRPr="00F82D24">
        <w:t>.</w:t>
      </w:r>
    </w:p>
    <w:p w:rsidR="00515D3B" w:rsidRDefault="00515D3B" w:rsidP="00E503B0">
      <w:r>
        <w:t xml:space="preserve"> </w:t>
      </w:r>
    </w:p>
    <w:p w:rsidR="00515D3B" w:rsidRDefault="00515D3B" w:rsidP="00E503B0">
      <w:pPr>
        <w:rPr>
          <w:rFonts w:ascii="Courier New" w:hAnsi="Courier New" w:cs="Courier New"/>
          <w:sz w:val="20"/>
          <w:szCs w:val="20"/>
        </w:rPr>
      </w:pPr>
      <w:r>
        <w:t>The lib file is integrated into the environment of the C++ dll project and thus</w:t>
      </w:r>
      <w:r w:rsidR="00213E3D">
        <w:t>,</w:t>
      </w:r>
      <w:r>
        <w:t xml:space="preserve"> creating the object </w:t>
      </w:r>
      <w:r>
        <w:rPr>
          <w:rFonts w:ascii="Consolas" w:hAnsi="Consolas" w:cs="Consolas"/>
          <w:sz w:val="19"/>
          <w:szCs w:val="19"/>
        </w:rPr>
        <w:t xml:space="preserve">CryptoPP::Rabin </w:t>
      </w:r>
      <w:proofErr w:type="gramStart"/>
      <w:r>
        <w:rPr>
          <w:rFonts w:ascii="Consolas" w:hAnsi="Consolas" w:cs="Consolas"/>
          <w:sz w:val="19"/>
          <w:szCs w:val="19"/>
        </w:rPr>
        <w:t>rb</w:t>
      </w:r>
      <w:proofErr w:type="gramEnd"/>
      <w:r>
        <w:rPr>
          <w:rFonts w:ascii="Consolas" w:hAnsi="Consolas" w:cs="Consolas"/>
          <w:sz w:val="19"/>
          <w:szCs w:val="19"/>
        </w:rPr>
        <w:t xml:space="preserve">; </w:t>
      </w:r>
      <w:r w:rsidRPr="00381813">
        <w:t>is possible.</w:t>
      </w:r>
      <w:r>
        <w:t xml:space="preserve"> The dll </w:t>
      </w:r>
      <w:r w:rsidRPr="005D1F35">
        <w:t>JavaInterface.dll</w:t>
      </w:r>
      <w:r>
        <w:t xml:space="preserve"> is built and the java file loads it by the call: </w:t>
      </w:r>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r>
        <w:rPr>
          <w:rFonts w:ascii="Courier New" w:hAnsi="Courier New" w:cs="Courier New"/>
          <w:color w:val="000000"/>
          <w:sz w:val="20"/>
          <w:szCs w:val="20"/>
        </w:rPr>
        <w:t>(</w:t>
      </w:r>
      <w:proofErr w:type="gramEnd"/>
      <w:r>
        <w:rPr>
          <w:rFonts w:ascii="Courier New" w:hAnsi="Courier New" w:cs="Courier New"/>
          <w:color w:val="2A00FF"/>
          <w:sz w:val="20"/>
          <w:szCs w:val="20"/>
        </w:rPr>
        <w:t>"JavaInterface"</w:t>
      </w:r>
      <w:r>
        <w:rPr>
          <w:rFonts w:ascii="Courier New" w:hAnsi="Courier New" w:cs="Courier New"/>
          <w:color w:val="000000"/>
          <w:sz w:val="20"/>
          <w:szCs w:val="20"/>
        </w:rPr>
        <w:t>);</w:t>
      </w:r>
    </w:p>
    <w:p w:rsidR="00515D3B" w:rsidRDefault="00515D3B" w:rsidP="00E503B0">
      <w:pPr>
        <w:rPr>
          <w:rFonts w:ascii="Consolas" w:hAnsi="Consolas" w:cs="Consolas"/>
          <w:sz w:val="19"/>
          <w:szCs w:val="19"/>
        </w:rPr>
      </w:pPr>
      <w:r>
        <w:t xml:space="preserve">It then able to call the function: </w:t>
      </w:r>
      <w:proofErr w:type="gramStart"/>
      <w:r>
        <w:rPr>
          <w:rFonts w:ascii="Courier New" w:hAnsi="Courier New" w:cs="Courier New"/>
          <w:color w:val="000000"/>
          <w:sz w:val="20"/>
          <w:szCs w:val="20"/>
        </w:rPr>
        <w:t>jc.loadRabinName(</w:t>
      </w:r>
      <w:proofErr w:type="gramEnd"/>
      <w:r>
        <w:rPr>
          <w:rFonts w:ascii="Courier New" w:hAnsi="Courier New" w:cs="Courier New"/>
          <w:color w:val="000000"/>
          <w:sz w:val="20"/>
          <w:szCs w:val="20"/>
        </w:rPr>
        <w:t>);</w:t>
      </w:r>
      <w:r>
        <w:t xml:space="preserve"> which is the related function (whose name is automatically generated and </w:t>
      </w:r>
      <w:r w:rsidRPr="00C314A5">
        <w:rPr>
          <w:b/>
          <w:bCs/>
        </w:rPr>
        <w:t>should not be changed</w:t>
      </w:r>
      <w:r>
        <w:t xml:space="preserve">): </w:t>
      </w:r>
      <w:r>
        <w:rPr>
          <w:rFonts w:ascii="Consolas" w:hAnsi="Consolas" w:cs="Consolas"/>
          <w:sz w:val="19"/>
          <w:szCs w:val="19"/>
        </w:rPr>
        <w:t>JNIEXPORT jstring JNICALL Java_JavaCryptopp_loadRabinName</w:t>
      </w:r>
    </w:p>
    <w:p w:rsidR="00515D3B" w:rsidRDefault="00515D3B" w:rsidP="00E503B0">
      <w:r>
        <w:rPr>
          <w:rFonts w:ascii="Consolas" w:hAnsi="Consolas" w:cs="Consolas"/>
          <w:sz w:val="19"/>
          <w:szCs w:val="19"/>
        </w:rPr>
        <w:t xml:space="preserve">  </w:t>
      </w:r>
      <w:proofErr w:type="gramStart"/>
      <w:r>
        <w:rPr>
          <w:rFonts w:ascii="Consolas" w:hAnsi="Consolas" w:cs="Consolas"/>
          <w:sz w:val="19"/>
          <w:szCs w:val="19"/>
        </w:rPr>
        <w:t xml:space="preserve">(JNIEnv *env, jobject) </w:t>
      </w:r>
      <w:r>
        <w:t>in the dll.</w:t>
      </w:r>
      <w:proofErr w:type="gramEnd"/>
      <w:r>
        <w:t xml:space="preserve"> This function simply returns the string from the native function </w:t>
      </w:r>
      <w:proofErr w:type="gramStart"/>
      <w:r>
        <w:rPr>
          <w:rFonts w:ascii="Consolas" w:hAnsi="Consolas" w:cs="Consolas"/>
          <w:sz w:val="19"/>
          <w:szCs w:val="19"/>
        </w:rPr>
        <w:t>StaticAlgorithmName(</w:t>
      </w:r>
      <w:proofErr w:type="gramEnd"/>
      <w:r>
        <w:rPr>
          <w:rFonts w:ascii="Consolas" w:hAnsi="Consolas" w:cs="Consolas"/>
          <w:sz w:val="19"/>
          <w:szCs w:val="19"/>
        </w:rPr>
        <w:t>)</w:t>
      </w:r>
      <w:r>
        <w:t>.</w:t>
      </w:r>
    </w:p>
    <w:p w:rsidR="00515D3B" w:rsidRDefault="00515D3B" w:rsidP="00E503B0"/>
    <w:p w:rsidR="00515D3B" w:rsidRDefault="00515D3B" w:rsidP="00E503B0">
      <w:pPr>
        <w:rPr>
          <w:rFonts w:ascii="Consolas" w:hAnsi="Consolas" w:cs="Consolas"/>
          <w:sz w:val="19"/>
          <w:szCs w:val="19"/>
        </w:rPr>
      </w:pPr>
      <w:r>
        <w:t xml:space="preserve">The actual function: </w:t>
      </w:r>
      <w:r>
        <w:rPr>
          <w:rFonts w:ascii="Consolas" w:hAnsi="Consolas" w:cs="Consolas"/>
          <w:color w:val="0000FF"/>
          <w:sz w:val="19"/>
          <w:szCs w:val="19"/>
        </w:rPr>
        <w:t>static</w:t>
      </w:r>
      <w:r>
        <w:rPr>
          <w:rFonts w:ascii="Consolas" w:hAnsi="Consolas" w:cs="Consolas"/>
          <w:sz w:val="19"/>
          <w:szCs w:val="19"/>
        </w:rPr>
        <w:t xml:space="preserve"> std::string </w:t>
      </w:r>
      <w:proofErr w:type="gramStart"/>
      <w:r>
        <w:rPr>
          <w:rFonts w:ascii="Consolas" w:hAnsi="Consolas" w:cs="Consolas"/>
          <w:sz w:val="19"/>
          <w:szCs w:val="19"/>
        </w:rPr>
        <w:t>StaticAlgorithmName(</w:t>
      </w:r>
      <w:proofErr w:type="gramEnd"/>
      <w:r>
        <w:rPr>
          <w:rFonts w:ascii="Consolas" w:hAnsi="Consolas" w:cs="Consolas"/>
          <w:sz w:val="19"/>
          <w:szCs w:val="19"/>
        </w:rPr>
        <w:t>)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 xml:space="preserve">;} </w:t>
      </w:r>
      <w:r w:rsidRPr="00C17972">
        <w:t>in crypto++ is called from java.</w:t>
      </w:r>
    </w:p>
    <w:p w:rsidR="00515D3B" w:rsidRPr="00C17972" w:rsidRDefault="00515D3B" w:rsidP="00E503B0">
      <w:r w:rsidRPr="00C17972">
        <w:t>The java program output the string</w:t>
      </w:r>
      <w:r>
        <w:rPr>
          <w:rFonts w:ascii="Consolas" w:hAnsi="Consolas" w:cs="Consolas"/>
          <w:sz w:val="19"/>
          <w:szCs w:val="19"/>
        </w:rPr>
        <w:t xml:space="preserve"> </w:t>
      </w:r>
      <w:r>
        <w:rPr>
          <w:rFonts w:ascii="Consolas" w:hAnsi="Consolas" w:cs="Consolas"/>
          <w:color w:val="A31515"/>
          <w:sz w:val="19"/>
          <w:szCs w:val="19"/>
        </w:rPr>
        <w:t xml:space="preserve">"Rabin-Crypto++Variant" </w:t>
      </w:r>
      <w:r w:rsidRPr="00C17972">
        <w:t>to the screen due to the following two lines in the java file:</w:t>
      </w:r>
    </w:p>
    <w:p w:rsidR="00515D3B" w:rsidRDefault="00515D3B" w:rsidP="00E503B0">
      <w:pPr>
        <w:rPr>
          <w:rFonts w:ascii="Consolas" w:hAnsi="Consolas" w:cs="Consolas"/>
          <w:sz w:val="19"/>
          <w:szCs w:val="19"/>
        </w:rPr>
      </w:pPr>
    </w:p>
    <w:p w:rsidR="00515D3B" w:rsidRDefault="00515D3B" w:rsidP="00E503B0">
      <w:pPr>
        <w:rPr>
          <w:rFonts w:ascii="Courier New" w:hAnsi="Courier New" w:cs="Courier New"/>
          <w:sz w:val="20"/>
          <w:szCs w:val="20"/>
        </w:rPr>
      </w:pPr>
      <w:r>
        <w:rPr>
          <w:rFonts w:ascii="Courier New" w:hAnsi="Courier New" w:cs="Courier New"/>
          <w:color w:val="000000"/>
          <w:sz w:val="20"/>
          <w:szCs w:val="20"/>
        </w:rPr>
        <w:t xml:space="preserve">String str = </w:t>
      </w:r>
      <w:proofErr w:type="gramStart"/>
      <w:r>
        <w:rPr>
          <w:rFonts w:ascii="Courier New" w:hAnsi="Courier New" w:cs="Courier New"/>
          <w:color w:val="000000"/>
          <w:sz w:val="20"/>
          <w:szCs w:val="20"/>
        </w:rPr>
        <w:t>jc.loadRabinName(</w:t>
      </w:r>
      <w:proofErr w:type="gramEnd"/>
      <w:r>
        <w:rPr>
          <w:rFonts w:ascii="Courier New" w:hAnsi="Courier New" w:cs="Courier New"/>
          <w:color w:val="000000"/>
          <w:sz w:val="20"/>
          <w:szCs w:val="20"/>
        </w:rPr>
        <w:t>);</w:t>
      </w:r>
    </w:p>
    <w:p w:rsidR="00515D3B" w:rsidRDefault="00515D3B" w:rsidP="00E503B0">
      <w:pPr>
        <w:rPr>
          <w:rFonts w:ascii="Courier New" w:hAnsi="Courier New" w:cs="Courier New"/>
          <w:sz w:val="20"/>
          <w:szCs w:val="20"/>
        </w:rPr>
      </w:pPr>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gramEnd"/>
      <w:r>
        <w:rPr>
          <w:rFonts w:ascii="Courier New" w:hAnsi="Courier New" w:cs="Courier New"/>
          <w:color w:val="000000"/>
          <w:sz w:val="20"/>
          <w:szCs w:val="20"/>
        </w:rPr>
        <w:t>str);</w:t>
      </w:r>
    </w:p>
    <w:p w:rsidR="00515D3B" w:rsidRDefault="00515D3B" w:rsidP="00E503B0"/>
    <w:p w:rsidR="00515D3B" w:rsidRDefault="00515D3B" w:rsidP="00E503B0">
      <w:r>
        <w:t xml:space="preserve">In order to convert more functions from crypto++ to Java more functions should be added to the C++ </w:t>
      </w:r>
      <w:r w:rsidRPr="005D1F35">
        <w:t>JavaInterface.dll</w:t>
      </w:r>
      <w:r>
        <w:t>. Only functions that are converted in the dll can be called from Java. Hopefully as the project progresses more and more functionality will be added to the dll and dll's for other native libraries.</w:t>
      </w:r>
    </w:p>
    <w:p w:rsidR="00E503B0" w:rsidRDefault="00E503B0" w:rsidP="00E503B0"/>
    <w:p w:rsidR="00E503B0" w:rsidRDefault="00E503B0" w:rsidP="002B2C8A">
      <w:r>
        <w:t xml:space="preserve">The following files are needed </w:t>
      </w:r>
      <w:r w:rsidR="002B2C8A">
        <w:t xml:space="preserve">in our example of </w:t>
      </w:r>
      <w:r>
        <w:t>the use of JNI.</w:t>
      </w:r>
    </w:p>
    <w:p w:rsidR="00E503B0" w:rsidRDefault="00E503B0" w:rsidP="00E503B0"/>
    <w:p w:rsidR="00E503B0" w:rsidRDefault="00E503B0" w:rsidP="007C5F01">
      <w:pPr>
        <w:numPr>
          <w:ilvl w:val="0"/>
          <w:numId w:val="4"/>
        </w:numPr>
      </w:pPr>
      <w:r>
        <w:t xml:space="preserve">Java file: </w:t>
      </w:r>
    </w:p>
    <w:p w:rsidR="00E503B0" w:rsidRDefault="00E503B0" w:rsidP="00E503B0">
      <w:pPr>
        <w:ind w:left="708"/>
      </w:pPr>
    </w:p>
    <w:p w:rsidR="00E503B0" w:rsidRDefault="00E503B0" w:rsidP="00E503B0">
      <w:pPr>
        <w:ind w:left="708"/>
        <w:rPr>
          <w:rFonts w:ascii="Courier New" w:hAnsi="Courier New" w:cs="Courier New"/>
          <w:color w:val="000000"/>
          <w:sz w:val="20"/>
          <w:szCs w:val="20"/>
        </w:rPr>
      </w:pPr>
      <w:r w:rsidRPr="008C6912">
        <w:rPr>
          <w:rFonts w:ascii="Courier New" w:hAnsi="Courier New" w:cs="Courier New"/>
          <w:color w:val="000000"/>
          <w:sz w:val="20"/>
          <w:szCs w:val="20"/>
        </w:rPr>
        <w:t>JavaCryptopp</w:t>
      </w:r>
      <w:r>
        <w:rPr>
          <w:rFonts w:ascii="Courier New" w:hAnsi="Courier New" w:cs="Courier New"/>
          <w:color w:val="000000"/>
          <w:sz w:val="20"/>
          <w:szCs w:val="20"/>
        </w:rPr>
        <w:t>.java</w:t>
      </w:r>
    </w:p>
    <w:p w:rsidR="00E503B0" w:rsidRDefault="00112B64" w:rsidP="00E503B0">
      <w:pPr>
        <w:ind w:left="708"/>
        <w:rPr>
          <w:rFonts w:ascii="Courier New" w:hAnsi="Courier New" w:cs="Courier New"/>
          <w:color w:val="000000"/>
          <w:sz w:val="20"/>
          <w:szCs w:val="20"/>
        </w:rPr>
      </w:pPr>
      <w:r>
        <w:rPr>
          <w:noProof/>
        </w:rPr>
        <mc:AlternateContent>
          <mc:Choice Requires="wps">
            <w:drawing>
              <wp:anchor distT="0" distB="0" distL="114300" distR="114300" simplePos="0" relativeHeight="251666432" behindDoc="1" locked="0" layoutInCell="1" allowOverlap="1" wp14:anchorId="6B1A4049" wp14:editId="69212661">
                <wp:simplePos x="0" y="0"/>
                <wp:positionH relativeFrom="column">
                  <wp:posOffset>433705</wp:posOffset>
                </wp:positionH>
                <wp:positionV relativeFrom="paragraph">
                  <wp:posOffset>36195</wp:posOffset>
                </wp:positionV>
                <wp:extent cx="4891405" cy="1983105"/>
                <wp:effectExtent l="0" t="0" r="4445" b="0"/>
                <wp:wrapNone/>
                <wp:docPr id="1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1405" cy="1983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34.15pt;margin-top:2.85pt;width:385.15pt;height:156.1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"/>
            </w:pict>
          </mc:Fallback>
        </mc:AlternateContent>
      </w:r>
    </w:p>
    <w:p w:rsidR="00E503B0" w:rsidRDefault="00E503B0" w:rsidP="00E503B0">
      <w:pPr>
        <w:ind w:left="708"/>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native</w:t>
      </w:r>
      <w:r>
        <w:rPr>
          <w:rFonts w:ascii="Courier New" w:hAnsi="Courier New" w:cs="Courier New"/>
          <w:color w:val="000000"/>
          <w:sz w:val="20"/>
          <w:szCs w:val="20"/>
        </w:rPr>
        <w:t xml:space="preserve"> String loadRabinName();</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jc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highlight w:val="lightGray"/>
        </w:rPr>
        <w:t>JavaCryptopp</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String str = </w:t>
      </w:r>
      <w:proofErr w:type="gramStart"/>
      <w:r>
        <w:rPr>
          <w:rFonts w:ascii="Courier New" w:hAnsi="Courier New" w:cs="Courier New"/>
          <w:color w:val="000000"/>
          <w:sz w:val="20"/>
          <w:szCs w:val="20"/>
        </w:rPr>
        <w:t>jc.loadRabinName(</w:t>
      </w:r>
      <w:proofErr w:type="gram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gramEnd"/>
      <w:r>
        <w:rPr>
          <w:rFonts w:ascii="Courier New" w:hAnsi="Courier New" w:cs="Courier New"/>
          <w:color w:val="000000"/>
          <w:sz w:val="20"/>
          <w:szCs w:val="20"/>
        </w:rPr>
        <w:t>str);</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static</w:t>
      </w:r>
      <w:proofErr w:type="gramEnd"/>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r>
        <w:rPr>
          <w:rFonts w:ascii="Courier New" w:hAnsi="Courier New" w:cs="Courier New"/>
          <w:color w:val="000000"/>
          <w:sz w:val="20"/>
          <w:szCs w:val="20"/>
        </w:rPr>
        <w:t>(</w:t>
      </w:r>
      <w:proofErr w:type="gramEnd"/>
      <w:r>
        <w:rPr>
          <w:rFonts w:ascii="Courier New" w:hAnsi="Courier New" w:cs="Courier New"/>
          <w:color w:val="2A00FF"/>
          <w:sz w:val="20"/>
          <w:szCs w:val="20"/>
        </w:rPr>
        <w:t>"JavaInterface"</w:t>
      </w:r>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pPr>
      <w:r>
        <w:rPr>
          <w:rFonts w:ascii="Courier New" w:hAnsi="Courier New" w:cs="Courier New"/>
          <w:color w:val="000000"/>
          <w:sz w:val="20"/>
          <w:szCs w:val="20"/>
        </w:rPr>
        <w:t>}</w:t>
      </w:r>
    </w:p>
    <w:p w:rsidR="000D6ECE" w:rsidRDefault="000D6ECE" w:rsidP="00E503B0">
      <w:pPr>
        <w:ind w:left="708"/>
      </w:pPr>
    </w:p>
    <w:p w:rsidR="000D6ECE" w:rsidRDefault="000D6ECE" w:rsidP="007C5F01">
      <w:pPr>
        <w:numPr>
          <w:ilvl w:val="0"/>
          <w:numId w:val="4"/>
        </w:numPr>
      </w:pPr>
      <w:r>
        <w:t>C++ dll</w:t>
      </w:r>
    </w:p>
    <w:p w:rsidR="000D6ECE" w:rsidRDefault="000D6ECE" w:rsidP="000D6ECE">
      <w:pPr>
        <w:ind w:left="708"/>
      </w:pPr>
      <w:r w:rsidRPr="008C6912">
        <w:rPr>
          <w:rFonts w:ascii="Courier New" w:hAnsi="Courier New" w:cs="Courier New"/>
          <w:color w:val="000000"/>
          <w:sz w:val="20"/>
          <w:szCs w:val="20"/>
        </w:rPr>
        <w:t>JavaInterface.</w:t>
      </w:r>
      <w:r>
        <w:rPr>
          <w:rFonts w:ascii="Courier New" w:hAnsi="Courier New" w:cs="Courier New"/>
          <w:color w:val="000000"/>
          <w:sz w:val="20"/>
          <w:szCs w:val="20"/>
        </w:rPr>
        <w:t>h</w:t>
      </w:r>
    </w:p>
    <w:p w:rsidR="00CD310C" w:rsidRDefault="00CD310C" w:rsidP="000D6ECE">
      <w:pPr>
        <w:ind w:left="708"/>
      </w:pPr>
    </w:p>
    <w:p w:rsidR="00AA7A5A" w:rsidRDefault="00AA7A5A" w:rsidP="000D6ECE">
      <w:pPr>
        <w:ind w:left="708"/>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lastRenderedPageBreak/>
        <w:t>/* DO NOT EDIT THIS FILE - it is machine generated */</w:t>
      </w:r>
    </w:p>
    <w:p w:rsidR="00AA7A5A" w:rsidRPr="00CD310C" w:rsidRDefault="00AA7A5A" w:rsidP="00AA7A5A">
      <w:pPr>
        <w:ind w:left="708"/>
        <w:rPr>
          <w:rFonts w:ascii="Consolas" w:hAnsi="Consolas" w:cs="Consolas"/>
          <w:color w:val="A31515"/>
          <w:sz w:val="19"/>
          <w:szCs w:val="19"/>
        </w:rPr>
      </w:pPr>
      <w:r w:rsidRPr="00CD310C">
        <w:rPr>
          <w:rFonts w:ascii="Consolas" w:hAnsi="Consolas" w:cs="Consolas"/>
          <w:color w:val="0000FF"/>
          <w:sz w:val="19"/>
          <w:szCs w:val="19"/>
        </w:rPr>
        <w:t xml:space="preserve">#include </w:t>
      </w:r>
      <w:r w:rsidRPr="00CD310C">
        <w:rPr>
          <w:rFonts w:ascii="Consolas" w:hAnsi="Consolas" w:cs="Consolas"/>
          <w:color w:val="A31515"/>
          <w:sz w:val="19"/>
          <w:szCs w:val="19"/>
        </w:rPr>
        <w:t>&lt;jni.h&gt;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Header for class JavaCryptopp */</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#ifndef _Included_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#define _Included_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#ifdef __cplusplus</w:t>
      </w:r>
    </w:p>
    <w:p w:rsidR="00AA7A5A" w:rsidRPr="00CD310C" w:rsidRDefault="00AA7A5A" w:rsidP="00AA7A5A">
      <w:pPr>
        <w:ind w:left="708"/>
        <w:rPr>
          <w:rFonts w:ascii="Consolas" w:hAnsi="Consolas" w:cs="Consolas"/>
          <w:color w:val="0000FF"/>
          <w:sz w:val="19"/>
          <w:szCs w:val="19"/>
        </w:rPr>
      </w:pPr>
      <w:proofErr w:type="gramStart"/>
      <w:r w:rsidRPr="00CD310C">
        <w:rPr>
          <w:rFonts w:ascii="Consolas" w:hAnsi="Consolas" w:cs="Consolas"/>
          <w:color w:val="0000FF"/>
          <w:sz w:val="19"/>
          <w:szCs w:val="19"/>
        </w:rPr>
        <w:t>extern</w:t>
      </w:r>
      <w:proofErr w:type="gramEnd"/>
      <w:r w:rsidRPr="00CD310C">
        <w:rPr>
          <w:rFonts w:ascii="Consolas" w:hAnsi="Consolas" w:cs="Consolas"/>
          <w:color w:val="0000FF"/>
          <w:sz w:val="19"/>
          <w:szCs w:val="19"/>
        </w:rPr>
        <w:t xml:space="preserve"> "C" {</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Class: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Method:    loadRabinName</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Signature: (</w:t>
      </w:r>
      <w:proofErr w:type="gramStart"/>
      <w:r w:rsidRPr="00CD310C">
        <w:rPr>
          <w:rFonts w:ascii="Consolas" w:hAnsi="Consolas" w:cs="Consolas"/>
          <w:color w:val="0000FF"/>
          <w:sz w:val="19"/>
          <w:szCs w:val="19"/>
        </w:rPr>
        <w:t>)Ljava</w:t>
      </w:r>
      <w:proofErr w:type="gramEnd"/>
      <w:r w:rsidRPr="00CD310C">
        <w:rPr>
          <w:rFonts w:ascii="Consolas" w:hAnsi="Consolas" w:cs="Consolas"/>
          <w:color w:val="0000FF"/>
          <w:sz w:val="19"/>
          <w:szCs w:val="19"/>
        </w:rPr>
        <w:t>/lang/String;</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JNIEXPORT jstring JNICALL Java_JavaCryptopp_loadRabinName</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(JNIEnv *, jobject);</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#ifdef __cplusplus</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0D6ECE" w:rsidRDefault="000D6ECE" w:rsidP="000D6ECE">
      <w:pPr>
        <w:ind w:left="708"/>
      </w:pPr>
    </w:p>
    <w:p w:rsidR="000D6ECE" w:rsidRDefault="000D6ECE" w:rsidP="000D6ECE">
      <w:pPr>
        <w:ind w:left="708"/>
      </w:pPr>
      <w:r>
        <w:t>This file is generated using the javah tool. For an easy use a simple external tool should be defined in eclipse as follows.</w:t>
      </w:r>
    </w:p>
    <w:p w:rsidR="000D6ECE" w:rsidRDefault="000D6ECE" w:rsidP="000D6ECE">
      <w:r>
        <w:rPr>
          <w:noProof/>
        </w:rPr>
        <w:drawing>
          <wp:inline distT="0" distB="0" distL="0" distR="0" wp14:anchorId="7022E413" wp14:editId="05949009">
            <wp:extent cx="6210935" cy="3493220"/>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srcRect/>
                    <a:stretch>
                      <a:fillRect/>
                    </a:stretch>
                  </pic:blipFill>
                  <pic:spPr bwMode="auto">
                    <a:xfrm>
                      <a:off x="0" y="0"/>
                      <a:ext cx="6210935" cy="3493220"/>
                    </a:xfrm>
                    <a:prstGeom prst="rect">
                      <a:avLst/>
                    </a:prstGeom>
                    <a:noFill/>
                    <a:ln w="9525">
                      <a:noFill/>
                      <a:miter lim="800000"/>
                      <a:headEnd/>
                      <a:tailEnd/>
                    </a:ln>
                  </pic:spPr>
                </pic:pic>
              </a:graphicData>
            </a:graphic>
          </wp:inline>
        </w:drawing>
      </w:r>
    </w:p>
    <w:p w:rsidR="000D6ECE" w:rsidRDefault="000D6ECE" w:rsidP="00E503B0">
      <w:pPr>
        <w:ind w:left="708"/>
      </w:pPr>
    </w:p>
    <w:p w:rsidR="00C75861" w:rsidRDefault="000D6ECE" w:rsidP="00E503B0">
      <w:pPr>
        <w:ind w:left="708"/>
      </w:pPr>
      <w:r>
        <w:t>To generate the header file</w:t>
      </w:r>
      <w:r w:rsidR="00C75861">
        <w:t>, select the related java file and</w:t>
      </w:r>
      <w:r>
        <w:t xml:space="preserve"> run the javah</w:t>
      </w:r>
      <w:r w:rsidR="00C75861">
        <w:t xml:space="preserve"> external tool you have created as follows.</w:t>
      </w:r>
    </w:p>
    <w:p w:rsidR="00C75861" w:rsidRDefault="00C75861" w:rsidP="00E503B0">
      <w:pPr>
        <w:ind w:left="708"/>
      </w:pPr>
    </w:p>
    <w:p w:rsidR="00E503B0" w:rsidRDefault="00C75861" w:rsidP="00C75861">
      <w:r>
        <w:rPr>
          <w:noProof/>
        </w:rPr>
        <w:lastRenderedPageBreak/>
        <w:drawing>
          <wp:inline distT="0" distB="0" distL="0" distR="0" wp14:anchorId="2F6668BC" wp14:editId="06CCC85F">
            <wp:extent cx="6210935" cy="3493220"/>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srcRect/>
                    <a:stretch>
                      <a:fillRect/>
                    </a:stretch>
                  </pic:blipFill>
                  <pic:spPr bwMode="auto">
                    <a:xfrm>
                      <a:off x="0" y="0"/>
                      <a:ext cx="6210935" cy="3493220"/>
                    </a:xfrm>
                    <a:prstGeom prst="rect">
                      <a:avLst/>
                    </a:prstGeom>
                    <a:noFill/>
                    <a:ln w="9525">
                      <a:noFill/>
                      <a:miter lim="800000"/>
                      <a:headEnd/>
                      <a:tailEnd/>
                    </a:ln>
                  </pic:spPr>
                </pic:pic>
              </a:graphicData>
            </a:graphic>
          </wp:inline>
        </w:drawing>
      </w:r>
      <w:r w:rsidR="00E503B0">
        <w:br w:type="page"/>
      </w:r>
    </w:p>
    <w:p w:rsidR="00E503B0" w:rsidRDefault="00E503B0" w:rsidP="007C5F01">
      <w:pPr>
        <w:numPr>
          <w:ilvl w:val="0"/>
          <w:numId w:val="4"/>
        </w:numPr>
      </w:pPr>
      <w:r>
        <w:lastRenderedPageBreak/>
        <w:t>C++ dll</w:t>
      </w:r>
    </w:p>
    <w:p w:rsidR="00E503B0" w:rsidRDefault="00E503B0" w:rsidP="00E503B0">
      <w:pPr>
        <w:ind w:left="708"/>
      </w:pPr>
      <w:r w:rsidRPr="008C6912">
        <w:rPr>
          <w:rFonts w:ascii="Courier New" w:hAnsi="Courier New" w:cs="Courier New"/>
          <w:color w:val="000000"/>
          <w:sz w:val="20"/>
          <w:szCs w:val="20"/>
        </w:rPr>
        <w:t>JavaInterface.cpp</w:t>
      </w:r>
    </w:p>
    <w:p w:rsidR="00E503B0" w:rsidRDefault="00112B64" w:rsidP="00E503B0">
      <w:pPr>
        <w:ind w:left="708"/>
      </w:pPr>
      <w:r>
        <w:rPr>
          <w:noProof/>
        </w:rPr>
        <mc:AlternateContent>
          <mc:Choice Requires="wps">
            <w:drawing>
              <wp:anchor distT="0" distB="0" distL="114300" distR="114300" simplePos="0" relativeHeight="251668480" behindDoc="1" locked="0" layoutInCell="1" allowOverlap="1" wp14:anchorId="792F9057" wp14:editId="30C163C6">
                <wp:simplePos x="0" y="0"/>
                <wp:positionH relativeFrom="column">
                  <wp:posOffset>438150</wp:posOffset>
                </wp:positionH>
                <wp:positionV relativeFrom="paragraph">
                  <wp:posOffset>161925</wp:posOffset>
                </wp:positionV>
                <wp:extent cx="5434330" cy="4290060"/>
                <wp:effectExtent l="0" t="0" r="0" b="0"/>
                <wp:wrapNone/>
                <wp:docPr id="13"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4330" cy="42900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margin-left:34.5pt;margin-top:12.75pt;width:427.9pt;height:337.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"/>
            </w:pict>
          </mc:Fallback>
        </mc:AlternateContent>
      </w:r>
    </w:p>
    <w:p w:rsidR="00E503B0" w:rsidRDefault="00E503B0" w:rsidP="00E503B0">
      <w:pPr>
        <w:ind w:left="708"/>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JavaInterface.cpp :</w:t>
      </w:r>
      <w:proofErr w:type="gramEnd"/>
      <w:r>
        <w:rPr>
          <w:rFonts w:ascii="Consolas" w:hAnsi="Consolas" w:cs="Consolas"/>
          <w:color w:val="008000"/>
          <w:sz w:val="19"/>
          <w:szCs w:val="19"/>
        </w:rPr>
        <w:t xml:space="preserve"> Defines the entry point for the DLL application.</w:t>
      </w:r>
    </w:p>
    <w:p w:rsidR="00E503B0" w:rsidRDefault="00E503B0" w:rsidP="00E503B0">
      <w:pPr>
        <w:ind w:left="708"/>
        <w:rPr>
          <w:rFonts w:ascii="Consolas" w:hAnsi="Consolas" w:cs="Consolas"/>
          <w:sz w:val="19"/>
          <w:szCs w:val="19"/>
        </w:rPr>
      </w:pPr>
      <w:r>
        <w:rPr>
          <w:rFonts w:ascii="Consolas" w:hAnsi="Consolas" w:cs="Consolas"/>
          <w:color w:val="008000"/>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"jni.h"</w:t>
      </w:r>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"stdafx.h"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"filter.h"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"rabin.h"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&lt;string&gt;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"JavaCryptopp.h"</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BOOL APIENTRY </w:t>
      </w:r>
      <w:proofErr w:type="gramStart"/>
      <w:r>
        <w:rPr>
          <w:rFonts w:ascii="Consolas" w:hAnsi="Consolas" w:cs="Consolas"/>
          <w:sz w:val="19"/>
          <w:szCs w:val="19"/>
        </w:rPr>
        <w:t>DllMain(</w:t>
      </w:r>
      <w:proofErr w:type="gramEnd"/>
      <w:r>
        <w:rPr>
          <w:rFonts w:ascii="Consolas" w:hAnsi="Consolas" w:cs="Consolas"/>
          <w:sz w:val="19"/>
          <w:szCs w:val="19"/>
        </w:rPr>
        <w:t xml:space="preserve"> HANDLE hModule,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DWORD  ul</w:t>
      </w:r>
      <w:proofErr w:type="gramEnd"/>
      <w:r>
        <w:rPr>
          <w:rFonts w:ascii="Consolas" w:hAnsi="Consolas" w:cs="Consolas"/>
          <w:sz w:val="19"/>
          <w:szCs w:val="19"/>
        </w:rPr>
        <w:t xml:space="preserve">_reason_for_call,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LPVOID lpReserved</w:t>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TRUE;</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JNIEXPORT jstring JNICALL Java_JavaCryptopp_loadRabinName</w:t>
      </w:r>
    </w:p>
    <w:p w:rsidR="00E503B0" w:rsidRDefault="00E503B0" w:rsidP="00E503B0">
      <w:pPr>
        <w:ind w:left="708"/>
        <w:rPr>
          <w:rFonts w:ascii="Consolas" w:hAnsi="Consolas" w:cs="Consolas"/>
          <w:sz w:val="19"/>
          <w:szCs w:val="19"/>
        </w:rPr>
      </w:pPr>
      <w:r>
        <w:rPr>
          <w:rFonts w:ascii="Consolas" w:hAnsi="Consolas" w:cs="Consolas"/>
          <w:sz w:val="19"/>
          <w:szCs w:val="19"/>
        </w:rPr>
        <w:t xml:space="preserve">  (JNIEnv *env, jobject)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t xml:space="preserve">CryptoPP::Rabin </w:t>
      </w:r>
      <w:proofErr w:type="gramStart"/>
      <w:r>
        <w:rPr>
          <w:rFonts w:ascii="Consolas" w:hAnsi="Consolas" w:cs="Consolas"/>
          <w:sz w:val="19"/>
          <w:szCs w:val="19"/>
        </w:rPr>
        <w:t>rb</w:t>
      </w:r>
      <w:proofErr w:type="gram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string</w:t>
      </w:r>
      <w:proofErr w:type="gramEnd"/>
      <w:r>
        <w:rPr>
          <w:rFonts w:ascii="Consolas" w:hAnsi="Consolas" w:cs="Consolas"/>
          <w:sz w:val="19"/>
          <w:szCs w:val="19"/>
        </w:rPr>
        <w:t xml:space="preserve"> ls = rb.StaticAlgorithmName();</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env-&gt;NewStringUTF(ls.c_str());</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Default="00E503B0" w:rsidP="007C5F01">
      <w:pPr>
        <w:numPr>
          <w:ilvl w:val="0"/>
          <w:numId w:val="3"/>
        </w:numPr>
      </w:pPr>
      <w:r>
        <w:t>Crypto++ related code in file:</w:t>
      </w:r>
    </w:p>
    <w:p w:rsidR="00E503B0" w:rsidRDefault="00E503B0" w:rsidP="00E503B0">
      <w:pPr>
        <w:ind w:left="708"/>
      </w:pPr>
    </w:p>
    <w:p w:rsidR="00A12B98" w:rsidRDefault="00A12B98" w:rsidP="00E503B0">
      <w:pPr>
        <w:ind w:left="708"/>
        <w:rPr>
          <w:rFonts w:ascii="Courier New" w:hAnsi="Courier New" w:cs="Courier New"/>
          <w:color w:val="000000"/>
          <w:sz w:val="20"/>
          <w:szCs w:val="20"/>
        </w:rPr>
      </w:pPr>
    </w:p>
    <w:p w:rsidR="00E503B0" w:rsidRPr="001337DB" w:rsidRDefault="00E503B0" w:rsidP="00E503B0">
      <w:pPr>
        <w:ind w:left="708"/>
        <w:rPr>
          <w:rFonts w:ascii="Courier New" w:hAnsi="Courier New" w:cs="Courier New"/>
          <w:color w:val="000000"/>
          <w:sz w:val="20"/>
          <w:szCs w:val="20"/>
        </w:rPr>
      </w:pPr>
      <w:r w:rsidRPr="001337DB">
        <w:rPr>
          <w:rFonts w:ascii="Courier New" w:hAnsi="Courier New" w:cs="Courier New"/>
          <w:color w:val="000000"/>
          <w:sz w:val="20"/>
          <w:szCs w:val="20"/>
        </w:rPr>
        <w:t>rabin.cpp</w:t>
      </w:r>
    </w:p>
    <w:p w:rsidR="00E503B0" w:rsidRDefault="00112B64" w:rsidP="00E503B0">
      <w:pPr>
        <w:ind w:left="708"/>
      </w:pPr>
      <w:r>
        <w:rPr>
          <w:noProof/>
        </w:rPr>
        <mc:AlternateContent>
          <mc:Choice Requires="wps">
            <w:drawing>
              <wp:anchor distT="0" distB="0" distL="114300" distR="114300" simplePos="0" relativeHeight="251667456" behindDoc="1" locked="0" layoutInCell="1" allowOverlap="1" wp14:anchorId="061D7AAD" wp14:editId="33F7E6DC">
                <wp:simplePos x="0" y="0"/>
                <wp:positionH relativeFrom="column">
                  <wp:posOffset>438150</wp:posOffset>
                </wp:positionH>
                <wp:positionV relativeFrom="paragraph">
                  <wp:posOffset>128270</wp:posOffset>
                </wp:positionV>
                <wp:extent cx="5434330" cy="1238250"/>
                <wp:effectExtent l="0" t="0" r="0" b="0"/>
                <wp:wrapNone/>
                <wp:docPr id="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4330" cy="12382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26" style="position:absolute;margin-left:34.5pt;margin-top:10.1pt;width:427.9pt;height:9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"/>
            </w:pict>
          </mc:Fallback>
        </mc:AlternateContent>
      </w:r>
    </w:p>
    <w:p w:rsidR="00E503B0" w:rsidRDefault="00E503B0" w:rsidP="00E503B0">
      <w:pPr>
        <w:ind w:left="708"/>
        <w:rPr>
          <w:rFonts w:ascii="Consolas" w:hAnsi="Consolas" w:cs="Consolas"/>
          <w:sz w:val="19"/>
          <w:szCs w:val="19"/>
        </w:rPr>
      </w:pPr>
      <w:r>
        <w:rPr>
          <w:rFonts w:ascii="Consolas" w:hAnsi="Consolas" w:cs="Consolas"/>
          <w:color w:val="008000"/>
          <w:sz w:val="19"/>
          <w:szCs w:val="19"/>
        </w:rPr>
        <w:t>//! Rabin</w:t>
      </w:r>
    </w:p>
    <w:p w:rsidR="00E503B0" w:rsidRDefault="00E503B0" w:rsidP="00E503B0">
      <w:pPr>
        <w:ind w:left="708"/>
        <w:rPr>
          <w:rFonts w:ascii="Consolas" w:hAnsi="Consolas" w:cs="Consolas"/>
          <w:sz w:val="19"/>
          <w:szCs w:val="19"/>
        </w:rPr>
      </w:pPr>
      <w:proofErr w:type="gramStart"/>
      <w:r>
        <w:rPr>
          <w:rFonts w:ascii="Consolas" w:hAnsi="Consolas" w:cs="Consolas"/>
          <w:color w:val="0000FF"/>
          <w:sz w:val="19"/>
          <w:szCs w:val="19"/>
        </w:rPr>
        <w:t>struct</w:t>
      </w:r>
      <w:proofErr w:type="gramEnd"/>
      <w:r>
        <w:rPr>
          <w:rFonts w:ascii="Consolas" w:hAnsi="Consolas" w:cs="Consolas"/>
          <w:sz w:val="19"/>
          <w:szCs w:val="19"/>
        </w:rPr>
        <w:t xml:space="preserve"> Rabin</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static</w:t>
      </w:r>
      <w:proofErr w:type="gramEnd"/>
      <w:r>
        <w:rPr>
          <w:rFonts w:ascii="Consolas" w:hAnsi="Consolas" w:cs="Consolas"/>
          <w:sz w:val="19"/>
          <w:szCs w:val="19"/>
        </w:rPr>
        <w:t xml:space="preserve"> std::string StaticAlgorithmName()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w:t>
      </w:r>
    </w:p>
    <w:p w:rsidR="00E503B0" w:rsidRDefault="00E503B0" w:rsidP="00E503B0">
      <w:pPr>
        <w:tabs>
          <w:tab w:val="left" w:pos="708"/>
          <w:tab w:val="left" w:pos="1416"/>
          <w:tab w:val="left" w:pos="2124"/>
          <w:tab w:val="left" w:pos="2832"/>
          <w:tab w:val="left" w:pos="3540"/>
          <w:tab w:val="left" w:pos="7253"/>
        </w:tabs>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typedef</w:t>
      </w:r>
      <w:proofErr w:type="gramEnd"/>
      <w:r>
        <w:rPr>
          <w:rFonts w:ascii="Consolas" w:hAnsi="Consolas" w:cs="Consolas"/>
          <w:sz w:val="19"/>
          <w:szCs w:val="19"/>
        </w:rPr>
        <w:t xml:space="preserve"> RabinFunction PublicKey;</w:t>
      </w:r>
      <w:r>
        <w:rPr>
          <w:rFonts w:ascii="Consolas" w:hAnsi="Consolas" w:cs="Consolas"/>
          <w:sz w:val="19"/>
          <w:szCs w:val="19"/>
        </w:rPr>
        <w:tab/>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typedef</w:t>
      </w:r>
      <w:proofErr w:type="gramEnd"/>
      <w:r>
        <w:rPr>
          <w:rFonts w:ascii="Consolas" w:hAnsi="Consolas" w:cs="Consolas"/>
          <w:sz w:val="19"/>
          <w:szCs w:val="19"/>
        </w:rPr>
        <w:t xml:space="preserve"> InvertibleRabinFunction PrivateKey;</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Pr="00CF425B" w:rsidRDefault="00E503B0" w:rsidP="00E503B0">
      <w:pPr>
        <w:ind w:left="360"/>
      </w:pPr>
    </w:p>
    <w:p w:rsidR="00E503B0" w:rsidRPr="00515D3B" w:rsidRDefault="00E503B0" w:rsidP="00E503B0"/>
    <w:p w:rsidR="00367A34" w:rsidRDefault="00367A34">
      <w:pPr>
        <w:autoSpaceDE/>
        <w:autoSpaceDN/>
        <w:adjustRightInd/>
      </w:pPr>
      <w:r>
        <w:br w:type="page"/>
      </w:r>
    </w:p>
    <w:p w:rsidR="00E503B0" w:rsidRPr="00932837" w:rsidRDefault="00E503B0" w:rsidP="00E503B0"/>
    <w:p w:rsidR="00AD5EAE" w:rsidRPr="00AD5EAE" w:rsidRDefault="00AD5EAE" w:rsidP="00D54590">
      <w:pPr>
        <w:pStyle w:val="ListParagraph"/>
        <w:keepNext/>
        <w:keepLines/>
        <w:numPr>
          <w:ilvl w:val="1"/>
          <w:numId w:val="70"/>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501" w:name="_Toc298923989"/>
      <w:bookmarkStart w:id="1502" w:name="_Toc301769220"/>
      <w:bookmarkStart w:id="1503" w:name="_Toc305321056"/>
      <w:bookmarkStart w:id="1504" w:name="_Toc305321186"/>
      <w:bookmarkStart w:id="1505" w:name="_Toc305321316"/>
      <w:bookmarkStart w:id="1506" w:name="_Toc305321520"/>
      <w:bookmarkStart w:id="1507" w:name="_Toc305323528"/>
      <w:bookmarkStart w:id="1508" w:name="_Toc305323702"/>
      <w:bookmarkStart w:id="1509" w:name="_Toc305323878"/>
      <w:bookmarkStart w:id="1510" w:name="_Toc311619842"/>
      <w:bookmarkStart w:id="1511" w:name="_Toc315168983"/>
      <w:bookmarkStart w:id="1512" w:name="_Toc315169160"/>
      <w:bookmarkStart w:id="1513" w:name="_Toc315173377"/>
      <w:bookmarkStart w:id="1514" w:name="_Toc277840092"/>
      <w:bookmarkStart w:id="1515" w:name="_Toc277840445"/>
      <w:bookmarkStart w:id="1516" w:name="_Toc277840502"/>
      <w:bookmarkStart w:id="1517" w:name="_Toc277840648"/>
      <w:bookmarkStart w:id="1518" w:name="_Toc277840694"/>
      <w:bookmarkStart w:id="1519" w:name="_Toc277840856"/>
      <w:bookmarkStart w:id="1520" w:name="_Toc331083239"/>
      <w:bookmarkStart w:id="1521" w:name="_Toc331083440"/>
      <w:bookmarkStart w:id="1522" w:name="_Toc331083634"/>
      <w:bookmarkStart w:id="1523" w:name="_Toc331083833"/>
      <w:bookmarkStart w:id="1524" w:name="_Toc331084037"/>
      <w:bookmarkStart w:id="1525" w:name="_Toc331084239"/>
      <w:bookmarkEnd w:id="131"/>
      <w:bookmarkEnd w:id="132"/>
      <w:bookmarkEnd w:id="133"/>
      <w:bookmarkEnd w:id="134"/>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20"/>
      <w:bookmarkEnd w:id="1521"/>
      <w:bookmarkEnd w:id="1522"/>
      <w:bookmarkEnd w:id="1523"/>
      <w:bookmarkEnd w:id="1524"/>
      <w:bookmarkEnd w:id="1525"/>
    </w:p>
    <w:p w:rsidR="00AD5EAE" w:rsidRPr="00AD5EAE" w:rsidRDefault="00AD5EAE" w:rsidP="00D54590">
      <w:pPr>
        <w:pStyle w:val="ListParagraph"/>
        <w:keepNext/>
        <w:keepLines/>
        <w:numPr>
          <w:ilvl w:val="1"/>
          <w:numId w:val="70"/>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526" w:name="_Toc298923990"/>
      <w:bookmarkStart w:id="1527" w:name="_Toc301769221"/>
      <w:bookmarkStart w:id="1528" w:name="_Toc305321057"/>
      <w:bookmarkStart w:id="1529" w:name="_Toc305321187"/>
      <w:bookmarkStart w:id="1530" w:name="_Toc305321317"/>
      <w:bookmarkStart w:id="1531" w:name="_Toc305321521"/>
      <w:bookmarkStart w:id="1532" w:name="_Toc305323529"/>
      <w:bookmarkStart w:id="1533" w:name="_Toc305323703"/>
      <w:bookmarkStart w:id="1534" w:name="_Toc305323879"/>
      <w:bookmarkStart w:id="1535" w:name="_Toc311619843"/>
      <w:bookmarkStart w:id="1536" w:name="_Toc315168984"/>
      <w:bookmarkStart w:id="1537" w:name="_Toc315169161"/>
      <w:bookmarkStart w:id="1538" w:name="_Toc315173378"/>
      <w:bookmarkStart w:id="1539" w:name="_Toc331083240"/>
      <w:bookmarkStart w:id="1540" w:name="_Toc331083441"/>
      <w:bookmarkStart w:id="1541" w:name="_Toc331083635"/>
      <w:bookmarkStart w:id="1542" w:name="_Toc331083834"/>
      <w:bookmarkStart w:id="1543" w:name="_Toc331084038"/>
      <w:bookmarkStart w:id="1544" w:name="_Toc331084240"/>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p>
    <w:p w:rsidR="00977590" w:rsidRDefault="00367A34" w:rsidP="00D54590">
      <w:pPr>
        <w:pStyle w:val="Heading2"/>
        <w:numPr>
          <w:ilvl w:val="1"/>
          <w:numId w:val="70"/>
        </w:numPr>
        <w:ind w:left="375"/>
      </w:pPr>
      <w:r>
        <w:t xml:space="preserve"> </w:t>
      </w:r>
      <w:bookmarkStart w:id="1545" w:name="_Toc331084241"/>
      <w:r w:rsidR="00977590">
        <w:t>C</w:t>
      </w:r>
      <w:r>
        <w:t>rypto</w:t>
      </w:r>
      <w:r w:rsidR="00977590">
        <w:t>++ JNI dll high level design</w:t>
      </w:r>
      <w:bookmarkEnd w:id="1545"/>
    </w:p>
    <w:p w:rsidR="00367A34" w:rsidRDefault="00E420D3" w:rsidP="00E420D3">
      <w:pPr>
        <w:rPr>
          <w:lang w:eastAsia="en-GB"/>
        </w:rPr>
      </w:pPr>
      <w:r>
        <w:rPr>
          <w:lang w:eastAsia="en-GB"/>
        </w:rPr>
        <w:t>We will have a single dll component divided</w:t>
      </w:r>
      <w:r w:rsidR="00977590">
        <w:rPr>
          <w:lang w:eastAsia="en-GB"/>
        </w:rPr>
        <w:t xml:space="preserve"> into files</w:t>
      </w:r>
      <w:r w:rsidR="00367A34">
        <w:rPr>
          <w:lang w:eastAsia="en-GB"/>
        </w:rPr>
        <w:t xml:space="preserve"> per native library we use. That is for:</w:t>
      </w:r>
    </w:p>
    <w:p w:rsidR="00367A34" w:rsidRDefault="00367A34" w:rsidP="00D54590">
      <w:pPr>
        <w:pStyle w:val="ListParagraph"/>
        <w:numPr>
          <w:ilvl w:val="0"/>
          <w:numId w:val="100"/>
        </w:numPr>
        <w:rPr>
          <w:lang w:eastAsia="en-GB"/>
        </w:rPr>
      </w:pPr>
      <w:r>
        <w:rPr>
          <w:lang w:eastAsia="en-GB"/>
        </w:rPr>
        <w:t xml:space="preserve">Crypto++  </w:t>
      </w:r>
      <w:r>
        <w:rPr>
          <w:lang w:eastAsia="en-GB"/>
        </w:rPr>
        <w:sym w:font="Wingdings" w:char="F0E0"/>
      </w:r>
      <w:r>
        <w:rPr>
          <w:lang w:eastAsia="en-GB"/>
        </w:rPr>
        <w:t xml:space="preserve"> </w:t>
      </w:r>
      <w:r w:rsidRPr="00367A34">
        <w:rPr>
          <w:lang w:eastAsia="en-GB"/>
        </w:rPr>
        <w:t>CryptoPPJavaInterface.dll</w:t>
      </w:r>
    </w:p>
    <w:p w:rsidR="00367A34" w:rsidRDefault="00367A34" w:rsidP="00D54590">
      <w:pPr>
        <w:pStyle w:val="ListParagraph"/>
        <w:numPr>
          <w:ilvl w:val="0"/>
          <w:numId w:val="100"/>
        </w:numPr>
        <w:rPr>
          <w:lang w:eastAsia="en-GB"/>
        </w:rPr>
      </w:pPr>
      <w:r>
        <w:rPr>
          <w:lang w:eastAsia="en-GB"/>
        </w:rPr>
        <w:t xml:space="preserve">Miracl </w:t>
      </w:r>
      <w:r>
        <w:rPr>
          <w:lang w:eastAsia="en-GB"/>
        </w:rPr>
        <w:sym w:font="Wingdings" w:char="F0E0"/>
      </w:r>
      <w:r>
        <w:rPr>
          <w:lang w:eastAsia="en-GB"/>
        </w:rPr>
        <w:t xml:space="preserve"> </w:t>
      </w:r>
      <w:r w:rsidRPr="00367A34">
        <w:rPr>
          <w:lang w:eastAsia="en-GB"/>
        </w:rPr>
        <w:t>MiraclJavaInterface.dll</w:t>
      </w:r>
    </w:p>
    <w:p w:rsidR="00367A34" w:rsidRDefault="00367A34" w:rsidP="00D54590">
      <w:pPr>
        <w:pStyle w:val="ListParagraph"/>
        <w:numPr>
          <w:ilvl w:val="0"/>
          <w:numId w:val="100"/>
        </w:numPr>
        <w:rPr>
          <w:lang w:eastAsia="en-GB"/>
        </w:rPr>
      </w:pPr>
      <w:r>
        <w:rPr>
          <w:lang w:eastAsia="en-GB"/>
        </w:rPr>
        <w:t xml:space="preserve">NTL </w:t>
      </w:r>
      <w:r>
        <w:rPr>
          <w:lang w:eastAsia="en-GB"/>
        </w:rPr>
        <w:sym w:font="Wingdings" w:char="F0E0"/>
      </w:r>
      <w:r>
        <w:rPr>
          <w:lang w:eastAsia="en-GB"/>
        </w:rPr>
        <w:t xml:space="preserve"> </w:t>
      </w:r>
      <w:r w:rsidRPr="00367A34">
        <w:rPr>
          <w:lang w:eastAsia="en-GB"/>
        </w:rPr>
        <w:t>NTLJavaInterface.dll</w:t>
      </w:r>
    </w:p>
    <w:p w:rsidR="00977590" w:rsidRDefault="00977590" w:rsidP="00E420D3">
      <w:pPr>
        <w:rPr>
          <w:lang w:eastAsia="en-GB"/>
        </w:rPr>
      </w:pPr>
      <w:r>
        <w:rPr>
          <w:lang w:eastAsia="en-GB"/>
        </w:rPr>
        <w:t xml:space="preserve">Each cpp and h file will be devoted to one related </w:t>
      </w:r>
      <w:r w:rsidR="00E420D3">
        <w:rPr>
          <w:lang w:eastAsia="en-GB"/>
        </w:rPr>
        <w:t xml:space="preserve">java </w:t>
      </w:r>
      <w:r>
        <w:rPr>
          <w:lang w:eastAsia="en-GB"/>
        </w:rPr>
        <w:t>family/general interface</w:t>
      </w:r>
      <w:r w:rsidR="00E420D3">
        <w:rPr>
          <w:lang w:eastAsia="en-GB"/>
        </w:rPr>
        <w:t>, such as CollissionResistantHash and TrapdoorPermutation</w:t>
      </w:r>
      <w:r>
        <w:rPr>
          <w:lang w:eastAsia="en-GB"/>
        </w:rPr>
        <w:t xml:space="preserve">. Only functions that are related to a specific family will be in these files. We will also have a general file containing functions that can be used from </w:t>
      </w:r>
      <w:r w:rsidR="00E420D3">
        <w:rPr>
          <w:lang w:eastAsia="en-GB"/>
        </w:rPr>
        <w:t xml:space="preserve">all the </w:t>
      </w:r>
      <w:r>
        <w:rPr>
          <w:lang w:eastAsia="en-GB"/>
        </w:rPr>
        <w:t>family file</w:t>
      </w:r>
      <w:r w:rsidR="00E420D3">
        <w:rPr>
          <w:lang w:eastAsia="en-GB"/>
        </w:rPr>
        <w:t>s</w:t>
      </w:r>
      <w:r>
        <w:rPr>
          <w:lang w:eastAsia="en-GB"/>
        </w:rPr>
        <w:t>.</w:t>
      </w:r>
    </w:p>
    <w:p w:rsidR="00927B8C" w:rsidRPr="00977590" w:rsidRDefault="00927B8C" w:rsidP="00927B8C">
      <w:pPr>
        <w:rPr>
          <w:lang w:eastAsia="en-GB"/>
        </w:rPr>
      </w:pPr>
      <w:r>
        <w:rPr>
          <w:lang w:eastAsia="en-GB"/>
        </w:rPr>
        <w:t xml:space="preserve">When possible we will have one wrapper abstract class in our java project for each family. This abstract file will be the base class for the concrete implementations of the family algorithms. </w:t>
      </w:r>
      <w:r w:rsidR="00E420D3">
        <w:rPr>
          <w:lang w:eastAsia="en-GB"/>
        </w:rPr>
        <w:t>Hopefully</w:t>
      </w:r>
      <w:r>
        <w:rPr>
          <w:lang w:eastAsia="en-GB"/>
        </w:rPr>
        <w:t xml:space="preserve"> the only file defining the native functions will be the family abstract class. This depends strongly on the implementation of the underlying native library. If the native library is well object oriented designed, where all the concrete algorithms have the same base class implementing the same functions this will be possible. For such am example see </w:t>
      </w:r>
      <w:hyperlink w:anchor="_Wrapper_for_Hash" w:history="1">
        <w:r w:rsidRPr="00927B8C">
          <w:rPr>
            <w:rStyle w:val="Hyperlink"/>
            <w:lang w:eastAsia="en-GB"/>
          </w:rPr>
          <w:t>#Wrapper for Hash functions in Crypto++</w:t>
        </w:r>
      </w:hyperlink>
      <w:r>
        <w:rPr>
          <w:lang w:eastAsia="en-GB"/>
        </w:rPr>
        <w:t>.</w:t>
      </w:r>
    </w:p>
    <w:p w:rsidR="00367A34" w:rsidRDefault="00367A34">
      <w:pPr>
        <w:autoSpaceDE/>
        <w:autoSpaceDN/>
        <w:adjustRightInd/>
        <w:rPr>
          <w:b/>
          <w:bCs/>
        </w:rPr>
      </w:pPr>
    </w:p>
    <w:p w:rsidR="00367A34" w:rsidRDefault="00367A34" w:rsidP="00367A34">
      <w:r>
        <w:t>Allocations of memory in the native code are not deleted automatically by the JVM. We need to delete them explicitly. To do this, we provide a native delete function that deletes the necessary memory of each object. For example, SCAPI’s CryptoPpRSAPermutation holds a pointer to a native RSA object. This object is created during the construction time and needs to be deleted when the CryptoPpRSAPermutation object is not necessary anymore. We provided a native function called deleteRSA which takes the pointer to the native element and deletes the allocated memory. The question is when to call this function. As mentioned before, we want the native object to be deleted when the java object is not necessary anymore. This is checked by the JVM. The JVM has a mechanism that deletes elements when they are not in use. We want the JVM to delete the native object too, when it deletes the java object. This is done by the finalize block. Finalize block is called before the JVM deletes the java object. Anything that has to be done before the element is deleted must happen there. We call the deleteRSA native function from the finalize block and this way the native object will be deleted along with the java one.</w:t>
      </w:r>
    </w:p>
    <w:p w:rsidR="00367A34" w:rsidRDefault="00367A34" w:rsidP="00367A34"/>
    <w:p w:rsidR="00367A34" w:rsidRDefault="00367A34" w:rsidP="00367A34">
      <w:r>
        <w:t xml:space="preserve">In some cases, the native code is much faster than the java code. If the performance time is very important then we want to improve it by executing the code in native rather than java. Examples of that are two DlogGroup functions – </w:t>
      </w:r>
      <w:r w:rsidRPr="00157D33">
        <w:t>simultaneousMultipleExponentiations and exponentiateWithPreComputedValues</w:t>
      </w:r>
      <w:r>
        <w:t xml:space="preserve">. These functions perform algorithms whose performances are very important. Our tests showed that executing them in C++ results in much less run time. </w:t>
      </w:r>
    </w:p>
    <w:p w:rsidR="00367A34" w:rsidRDefault="00367A34" w:rsidP="00367A34">
      <w:pPr>
        <w:pStyle w:val="ListParagraph"/>
      </w:pPr>
    </w:p>
    <w:p w:rsidR="00E25034" w:rsidRDefault="00E25034">
      <w:pPr>
        <w:autoSpaceDE/>
        <w:autoSpaceDN/>
        <w:adjustRightInd/>
      </w:pPr>
      <w:r>
        <w:rPr>
          <w:b/>
          <w:bCs/>
        </w:rPr>
        <w:br w:type="page"/>
      </w:r>
    </w:p>
    <w:p w:rsidR="00BC410A" w:rsidRDefault="00BC410A" w:rsidP="007C5F01">
      <w:pPr>
        <w:pStyle w:val="Heading1"/>
        <w:numPr>
          <w:ilvl w:val="0"/>
          <w:numId w:val="33"/>
        </w:numPr>
        <w:tabs>
          <w:tab w:val="left" w:pos="1134"/>
        </w:tabs>
        <w:ind w:left="284" w:hanging="284"/>
      </w:pPr>
      <w:bookmarkStart w:id="1546" w:name="_Toc277840093"/>
      <w:bookmarkStart w:id="1547" w:name="_Toc277840446"/>
      <w:bookmarkStart w:id="1548" w:name="_Toc277840503"/>
      <w:bookmarkStart w:id="1549" w:name="_Toc277840649"/>
      <w:bookmarkStart w:id="1550" w:name="_Toc277840695"/>
      <w:bookmarkStart w:id="1551" w:name="_Toc277840857"/>
      <w:bookmarkStart w:id="1552" w:name="_Toc331084242"/>
      <w:bookmarkEnd w:id="1514"/>
      <w:bookmarkEnd w:id="1515"/>
      <w:bookmarkEnd w:id="1516"/>
      <w:bookmarkEnd w:id="1517"/>
      <w:bookmarkEnd w:id="1518"/>
      <w:bookmarkEnd w:id="1519"/>
      <w:r>
        <w:lastRenderedPageBreak/>
        <w:t>Performance</w:t>
      </w:r>
      <w:bookmarkEnd w:id="1552"/>
    </w:p>
    <w:p w:rsidR="00BC410A" w:rsidRPr="00DB3BDA" w:rsidRDefault="00BC410A" w:rsidP="001E79E8">
      <w:pPr>
        <w:ind w:left="709"/>
      </w:pPr>
      <w:r>
        <w:t>In some cases the C/C++ implementations are faster than the Java implementation. After testing JNI, we conclude that JNI adds few milliseconds to thousands of calls and thus</w:t>
      </w:r>
      <w:r w:rsidR="00213E3D">
        <w:t>,</w:t>
      </w:r>
      <w:r>
        <w:t xml:space="preserve"> adds a negligible amount of time to the overall running time.</w:t>
      </w:r>
    </w:p>
    <w:p w:rsidR="00BC410A" w:rsidRPr="00BC410A" w:rsidRDefault="00BC410A" w:rsidP="00BC410A"/>
    <w:p w:rsidR="00515D3B" w:rsidRDefault="00515D3B" w:rsidP="007C5F01">
      <w:pPr>
        <w:pStyle w:val="Heading1"/>
        <w:numPr>
          <w:ilvl w:val="0"/>
          <w:numId w:val="33"/>
        </w:numPr>
        <w:tabs>
          <w:tab w:val="left" w:pos="1134"/>
        </w:tabs>
        <w:ind w:left="284" w:hanging="284"/>
      </w:pPr>
      <w:bookmarkStart w:id="1553" w:name="_Toc331084243"/>
      <w:r>
        <w:t>Multi-Platform Issues</w:t>
      </w:r>
      <w:bookmarkEnd w:id="1546"/>
      <w:bookmarkEnd w:id="1547"/>
      <w:bookmarkEnd w:id="1548"/>
      <w:bookmarkEnd w:id="1549"/>
      <w:bookmarkEnd w:id="1550"/>
      <w:bookmarkEnd w:id="1551"/>
      <w:bookmarkEnd w:id="1553"/>
    </w:p>
    <w:p w:rsidR="00515D3B" w:rsidRDefault="00515D3B" w:rsidP="00463E91">
      <w:pPr>
        <w:ind w:left="709"/>
      </w:pPr>
      <w:r>
        <w:t>We would like the program to run on different platforms. Thus</w:t>
      </w:r>
      <w:r w:rsidR="001E79E8">
        <w:t>,</w:t>
      </w:r>
      <w:r w:rsidR="00F92805">
        <w:t xml:space="preserve"> implementation is done in J</w:t>
      </w:r>
      <w:r>
        <w:t>ava. However</w:t>
      </w:r>
      <w:r w:rsidR="001E79E8">
        <w:t>,</w:t>
      </w:r>
      <w:r>
        <w:t xml:space="preserve"> since we intend to use packages that are written in different languages, the use of these packages may be platform dependent.</w:t>
      </w:r>
    </w:p>
    <w:p w:rsidR="00515D3B" w:rsidRDefault="00515D3B" w:rsidP="00463E91">
      <w:pPr>
        <w:ind w:left="709"/>
      </w:pPr>
      <w:r>
        <w:t>There are two options to overcome this. The first option is to refrain from using packages written in languages other than Java and thus</w:t>
      </w:r>
      <w:r w:rsidR="00213E3D">
        <w:t>,</w:t>
      </w:r>
      <w:r>
        <w:t xml:space="preserve"> provide a slimmer S</w:t>
      </w:r>
      <w:r w:rsidR="00205A28">
        <w:t>CAPI</w:t>
      </w:r>
      <w:r>
        <w:t xml:space="preserve"> package. </w:t>
      </w:r>
    </w:p>
    <w:p w:rsidR="00D51C93" w:rsidRPr="00D51C93" w:rsidRDefault="00515D3B" w:rsidP="00D51C93">
      <w:pPr>
        <w:ind w:left="709"/>
      </w:pPr>
      <w:r>
        <w:t>The other option is to build a version for each platform. This means that the integrated used package is buil</w:t>
      </w:r>
      <w:r w:rsidR="00F92805">
        <w:t>t</w:t>
      </w:r>
      <w:r>
        <w:t xml:space="preserve"> for each platform separately and we keep a version for each platform.</w:t>
      </w:r>
      <w:r w:rsidR="00D51C93">
        <w:t xml:space="preserve"> </w:t>
      </w:r>
      <w:r w:rsidR="00D51C93" w:rsidRPr="00D51C93">
        <w:t>The second option is preferable. We can decide what our priorities are, but something in Linux would also be good to have.</w:t>
      </w:r>
    </w:p>
    <w:p w:rsidR="00515D3B" w:rsidRPr="00CF7E06" w:rsidRDefault="00515D3B" w:rsidP="00F92805">
      <w:pPr>
        <w:ind w:left="709"/>
      </w:pPr>
    </w:p>
    <w:p w:rsidR="00515D3B" w:rsidRPr="00CF7E06" w:rsidRDefault="00515D3B" w:rsidP="00515D3B"/>
    <w:p w:rsidR="00515D3B" w:rsidRDefault="00515D3B" w:rsidP="007C5F01">
      <w:pPr>
        <w:pStyle w:val="Heading1"/>
        <w:numPr>
          <w:ilvl w:val="0"/>
          <w:numId w:val="33"/>
        </w:numPr>
        <w:tabs>
          <w:tab w:val="left" w:pos="1134"/>
        </w:tabs>
        <w:ind w:left="284" w:hanging="284"/>
      </w:pPr>
      <w:bookmarkStart w:id="1554" w:name="_Toc277840094"/>
      <w:bookmarkStart w:id="1555" w:name="_Toc277840447"/>
      <w:bookmarkStart w:id="1556" w:name="_Toc277840504"/>
      <w:bookmarkStart w:id="1557" w:name="_Toc277840650"/>
      <w:bookmarkStart w:id="1558" w:name="_Toc277840696"/>
      <w:bookmarkStart w:id="1559" w:name="_Toc277840858"/>
      <w:bookmarkStart w:id="1560" w:name="_Toc331084244"/>
      <w:r>
        <w:t>Backward-Compatibility</w:t>
      </w:r>
      <w:bookmarkEnd w:id="1554"/>
      <w:bookmarkEnd w:id="1555"/>
      <w:bookmarkEnd w:id="1556"/>
      <w:bookmarkEnd w:id="1557"/>
      <w:bookmarkEnd w:id="1558"/>
      <w:bookmarkEnd w:id="1559"/>
      <w:bookmarkEnd w:id="1560"/>
    </w:p>
    <w:p w:rsidR="00515D3B" w:rsidRPr="00CC2271" w:rsidRDefault="00515D3B" w:rsidP="007C5F01">
      <w:pPr>
        <w:pStyle w:val="Heading1"/>
        <w:numPr>
          <w:ilvl w:val="0"/>
          <w:numId w:val="33"/>
        </w:numPr>
        <w:tabs>
          <w:tab w:val="left" w:pos="1134"/>
        </w:tabs>
        <w:ind w:left="284" w:hanging="284"/>
      </w:pPr>
      <w:bookmarkStart w:id="1561" w:name="_Toc277840095"/>
      <w:bookmarkStart w:id="1562" w:name="_Toc277840448"/>
      <w:bookmarkStart w:id="1563" w:name="_Toc277840505"/>
      <w:bookmarkStart w:id="1564" w:name="_Toc277840651"/>
      <w:bookmarkStart w:id="1565" w:name="_Toc277840697"/>
      <w:bookmarkStart w:id="1566" w:name="_Toc277840859"/>
      <w:bookmarkStart w:id="1567" w:name="_Toc331084245"/>
      <w:r>
        <w:t>Benchmarking</w:t>
      </w:r>
      <w:bookmarkEnd w:id="1561"/>
      <w:bookmarkEnd w:id="1562"/>
      <w:bookmarkEnd w:id="1563"/>
      <w:bookmarkEnd w:id="1564"/>
      <w:bookmarkEnd w:id="1565"/>
      <w:bookmarkEnd w:id="1566"/>
      <w:bookmarkEnd w:id="1567"/>
    </w:p>
    <w:p w:rsidR="00515D3B" w:rsidRDefault="00515D3B" w:rsidP="00463E91">
      <w:pPr>
        <w:ind w:left="709"/>
      </w:pPr>
      <w:r>
        <w:t>We have checked the raw RSA (encrypt and decrypt) of crypto++ and Bouncy Castle and received the following results.</w:t>
      </w:r>
    </w:p>
    <w:p w:rsidR="00515D3B" w:rsidRDefault="00515D3B" w:rsidP="00463E91">
      <w:pPr>
        <w:ind w:left="709"/>
      </w:pPr>
    </w:p>
    <w:tbl>
      <w:tblPr>
        <w:tblW w:w="7120" w:type="dxa"/>
        <w:tblInd w:w="98" w:type="dxa"/>
        <w:tblLook w:val="04A0" w:firstRow="1" w:lastRow="0" w:firstColumn="1" w:lastColumn="0" w:noHBand="0" w:noVBand="1"/>
      </w:tblPr>
      <w:tblGrid>
        <w:gridCol w:w="2870"/>
        <w:gridCol w:w="1476"/>
        <w:gridCol w:w="1598"/>
        <w:gridCol w:w="1598"/>
        <w:gridCol w:w="1660"/>
      </w:tblGrid>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Encrypt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0.031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0.421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4.235</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0.062</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0.657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6.578</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Decrypt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0.265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0.718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7.109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Encrypt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10.953</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24.65</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Decrypt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1.578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15.843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4.547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45.516</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bl>
    <w:p w:rsidR="00515D3B" w:rsidRDefault="00515D3B" w:rsidP="00515D3B"/>
    <w:p w:rsidR="00515D3B" w:rsidRDefault="00515D3B" w:rsidP="00515D3B"/>
    <w:p w:rsidR="00515D3B" w:rsidRDefault="00515D3B" w:rsidP="007C5F01">
      <w:pPr>
        <w:pStyle w:val="Heading1"/>
        <w:numPr>
          <w:ilvl w:val="0"/>
          <w:numId w:val="33"/>
        </w:numPr>
        <w:tabs>
          <w:tab w:val="left" w:pos="1134"/>
        </w:tabs>
        <w:ind w:left="284" w:hanging="284"/>
      </w:pPr>
      <w:bookmarkStart w:id="1568" w:name="_Open_Issues"/>
      <w:bookmarkStart w:id="1569" w:name="_Toc277840096"/>
      <w:bookmarkStart w:id="1570" w:name="_Toc277840449"/>
      <w:bookmarkStart w:id="1571" w:name="_Toc277840506"/>
      <w:bookmarkStart w:id="1572" w:name="_Toc277840652"/>
      <w:bookmarkStart w:id="1573" w:name="_Toc277840698"/>
      <w:bookmarkStart w:id="1574" w:name="_Toc277840860"/>
      <w:bookmarkStart w:id="1575" w:name="_Toc331084246"/>
      <w:bookmarkEnd w:id="1568"/>
      <w:r>
        <w:t>Open Issues</w:t>
      </w:r>
      <w:bookmarkEnd w:id="1569"/>
      <w:bookmarkEnd w:id="1570"/>
      <w:bookmarkEnd w:id="1571"/>
      <w:bookmarkEnd w:id="1572"/>
      <w:bookmarkEnd w:id="1573"/>
      <w:bookmarkEnd w:id="1574"/>
      <w:bookmarkEnd w:id="1575"/>
    </w:p>
    <w:p w:rsidR="00515D3B" w:rsidRDefault="00515D3B" w:rsidP="00515D3B">
      <w:pPr>
        <w:pStyle w:val="StyleBefore025"/>
      </w:pPr>
    </w:p>
    <w:p w:rsidR="00E64B7A" w:rsidRDefault="00E64B7A" w:rsidP="007C5F01">
      <w:pPr>
        <w:numPr>
          <w:ilvl w:val="0"/>
          <w:numId w:val="5"/>
        </w:numPr>
      </w:pPr>
      <w:r>
        <w:t xml:space="preserve">AES instruction set: Since the beginning of 2010 some of Intel CPUs support a new instruction set called the </w:t>
      </w:r>
      <w:r>
        <w:rPr>
          <w:rStyle w:val="il"/>
        </w:rPr>
        <w:t>AES</w:t>
      </w:r>
      <w:r>
        <w:t xml:space="preserve"> instruction set.</w:t>
      </w:r>
      <w:r w:rsidR="00A36334">
        <w:t xml:space="preserve"> This instruction set may speed up the performance of computer</w:t>
      </w:r>
      <w:r w:rsidR="00A175ED">
        <w:t>s</w:t>
      </w:r>
      <w:r w:rsidR="00A36334">
        <w:t xml:space="preserve"> that support it in the block cipher AES, in elliptic curves over GF(2</w:t>
      </w:r>
      <w:r w:rsidR="00A36334" w:rsidRPr="00A36334">
        <w:rPr>
          <w:vertAlign w:val="superscript"/>
        </w:rPr>
        <w:t>m</w:t>
      </w:r>
      <w:r w:rsidR="00A36334">
        <w:t>) and the EvaluationHashFunction that also uses operations in GF(2</w:t>
      </w:r>
      <w:r w:rsidR="00A36334" w:rsidRPr="00A36334">
        <w:rPr>
          <w:vertAlign w:val="superscript"/>
        </w:rPr>
        <w:t>m</w:t>
      </w:r>
      <w:r w:rsidR="00A36334">
        <w:t xml:space="preserve">). </w:t>
      </w:r>
    </w:p>
    <w:p w:rsidR="00FB519F" w:rsidRDefault="00A36334" w:rsidP="00FB519F">
      <w:pPr>
        <w:ind w:left="720"/>
      </w:pPr>
      <w:r>
        <w:t>To use it there are a few options</w:t>
      </w:r>
      <w:r w:rsidR="00FB519F">
        <w:t>.</w:t>
      </w:r>
    </w:p>
    <w:p w:rsidR="00FB519F" w:rsidRPr="00FD2334" w:rsidRDefault="00FD2334" w:rsidP="00D54590">
      <w:pPr>
        <w:pStyle w:val="ListParagraph"/>
        <w:numPr>
          <w:ilvl w:val="0"/>
          <w:numId w:val="58"/>
        </w:numPr>
        <w:ind w:left="1068"/>
        <w:rPr>
          <w:rFonts w:ascii="Times New Roman" w:hAnsi="Times New Roman" w:cs="Times New Roman"/>
          <w:sz w:val="24"/>
          <w:szCs w:val="24"/>
          <w:lang w:bidi="he-IL"/>
        </w:rPr>
      </w:pPr>
      <w:r w:rsidRPr="00FD2334">
        <w:rPr>
          <w:rFonts w:ascii="Times New Roman" w:hAnsi="Times New Roman" w:cs="Times New Roman"/>
          <w:sz w:val="24"/>
          <w:szCs w:val="24"/>
          <w:lang w:bidi="he-IL"/>
        </w:rPr>
        <w:t>Use</w:t>
      </w:r>
      <w:r w:rsidR="00A36334" w:rsidRPr="00FD2334">
        <w:rPr>
          <w:rFonts w:ascii="Times New Roman" w:hAnsi="Times New Roman" w:cs="Times New Roman"/>
          <w:sz w:val="24"/>
          <w:szCs w:val="24"/>
          <w:lang w:bidi="he-IL"/>
        </w:rPr>
        <w:t xml:space="preserve"> assembly directly. That would require writing our own code in c/c++. </w:t>
      </w:r>
    </w:p>
    <w:p w:rsidR="00FB519F" w:rsidRPr="00FD2334" w:rsidRDefault="00FB519F" w:rsidP="00D54590">
      <w:pPr>
        <w:pStyle w:val="ListParagraph"/>
        <w:numPr>
          <w:ilvl w:val="0"/>
          <w:numId w:val="58"/>
        </w:numPr>
        <w:ind w:left="1068"/>
        <w:rPr>
          <w:rFonts w:ascii="Times New Roman" w:hAnsi="Times New Roman" w:cs="Times New Roman"/>
          <w:sz w:val="24"/>
          <w:szCs w:val="24"/>
          <w:lang w:bidi="he-IL"/>
        </w:rPr>
      </w:pPr>
      <w:r w:rsidRPr="00FD2334">
        <w:rPr>
          <w:rFonts w:ascii="Times New Roman" w:hAnsi="Times New Roman" w:cs="Times New Roman"/>
          <w:sz w:val="24"/>
          <w:szCs w:val="24"/>
          <w:lang w:bidi="he-IL"/>
        </w:rPr>
        <w:t xml:space="preserve">Use </w:t>
      </w:r>
      <w:proofErr w:type="gramStart"/>
      <w:r w:rsidRPr="00FD2334">
        <w:rPr>
          <w:rFonts w:ascii="Times New Roman" w:hAnsi="Times New Roman" w:cs="Times New Roman"/>
          <w:sz w:val="24"/>
          <w:szCs w:val="24"/>
          <w:lang w:bidi="he-IL"/>
        </w:rPr>
        <w:t>intel's</w:t>
      </w:r>
      <w:proofErr w:type="gramEnd"/>
      <w:r w:rsidRPr="00FD2334">
        <w:rPr>
          <w:rFonts w:ascii="Times New Roman" w:hAnsi="Times New Roman" w:cs="Times New Roman"/>
          <w:sz w:val="24"/>
          <w:szCs w:val="24"/>
          <w:lang w:bidi="he-IL"/>
        </w:rPr>
        <w:t xml:space="preserve"> crypto wrapping. </w:t>
      </w:r>
      <w:r w:rsidR="00FD2334" w:rsidRPr="00FD2334">
        <w:rPr>
          <w:rFonts w:ascii="Times New Roman" w:hAnsi="Times New Roman" w:cs="Times New Roman"/>
          <w:sz w:val="24"/>
          <w:szCs w:val="24"/>
          <w:lang w:bidi="he-IL"/>
        </w:rPr>
        <w:t xml:space="preserve">Intel has written a cryptographic library that uses this instruction set. If we </w:t>
      </w:r>
      <w:r w:rsidRPr="00FD2334">
        <w:rPr>
          <w:rFonts w:ascii="Times New Roman" w:hAnsi="Times New Roman" w:cs="Times New Roman"/>
          <w:sz w:val="24"/>
          <w:szCs w:val="24"/>
          <w:lang w:bidi="he-IL"/>
        </w:rPr>
        <w:t xml:space="preserve">wrap </w:t>
      </w:r>
      <w:proofErr w:type="gramStart"/>
      <w:r w:rsidRPr="00FD2334">
        <w:rPr>
          <w:rFonts w:ascii="Times New Roman" w:hAnsi="Times New Roman" w:cs="Times New Roman"/>
          <w:sz w:val="24"/>
          <w:szCs w:val="24"/>
          <w:lang w:bidi="he-IL"/>
        </w:rPr>
        <w:t>intel's</w:t>
      </w:r>
      <w:proofErr w:type="gramEnd"/>
      <w:r w:rsidRPr="00FD2334">
        <w:rPr>
          <w:rFonts w:ascii="Times New Roman" w:hAnsi="Times New Roman" w:cs="Times New Roman"/>
          <w:sz w:val="24"/>
          <w:szCs w:val="24"/>
          <w:lang w:bidi="he-IL"/>
        </w:rPr>
        <w:t xml:space="preserve"> crypto package</w:t>
      </w:r>
      <w:r w:rsidR="00FD2334" w:rsidRPr="00FD2334">
        <w:rPr>
          <w:rFonts w:ascii="Times New Roman" w:hAnsi="Times New Roman" w:cs="Times New Roman"/>
          <w:sz w:val="24"/>
          <w:szCs w:val="24"/>
          <w:lang w:bidi="he-IL"/>
        </w:rPr>
        <w:t xml:space="preserve"> we will not have to call the instructions directly through assembly, rather use it as an external library. For this case license of use should be examined. </w:t>
      </w:r>
    </w:p>
    <w:p w:rsidR="00FB519F" w:rsidRPr="00FD2334" w:rsidRDefault="00A175ED" w:rsidP="00D54590">
      <w:pPr>
        <w:pStyle w:val="ListParagraph"/>
        <w:numPr>
          <w:ilvl w:val="0"/>
          <w:numId w:val="58"/>
        </w:numPr>
        <w:ind w:left="1068"/>
        <w:rPr>
          <w:rFonts w:ascii="Times New Roman" w:hAnsi="Times New Roman" w:cs="Times New Roman"/>
          <w:sz w:val="24"/>
          <w:szCs w:val="24"/>
          <w:lang w:bidi="he-IL"/>
        </w:rPr>
      </w:pPr>
      <w:r>
        <w:rPr>
          <w:rFonts w:ascii="Times New Roman" w:hAnsi="Times New Roman" w:cs="Times New Roman"/>
          <w:sz w:val="24"/>
          <w:szCs w:val="24"/>
          <w:lang w:bidi="he-IL"/>
        </w:rPr>
        <w:t>Use</w:t>
      </w:r>
      <w:r w:rsidR="00A36334" w:rsidRPr="00FD2334">
        <w:rPr>
          <w:rFonts w:ascii="Times New Roman" w:hAnsi="Times New Roman" w:cs="Times New Roman"/>
          <w:sz w:val="24"/>
          <w:szCs w:val="24"/>
          <w:lang w:bidi="he-IL"/>
        </w:rPr>
        <w:t xml:space="preserve"> package</w:t>
      </w:r>
      <w:r w:rsidR="00FD2334" w:rsidRPr="00FD2334">
        <w:rPr>
          <w:rFonts w:ascii="Times New Roman" w:hAnsi="Times New Roman" w:cs="Times New Roman"/>
          <w:sz w:val="24"/>
          <w:szCs w:val="24"/>
          <w:lang w:bidi="he-IL"/>
        </w:rPr>
        <w:t>s</w:t>
      </w:r>
      <w:r>
        <w:rPr>
          <w:rFonts w:ascii="Times New Roman" w:hAnsi="Times New Roman" w:cs="Times New Roman"/>
          <w:sz w:val="24"/>
          <w:szCs w:val="24"/>
          <w:lang w:bidi="he-IL"/>
        </w:rPr>
        <w:t xml:space="preserve"> that already use</w:t>
      </w:r>
      <w:r w:rsidR="00A36334" w:rsidRPr="00FD2334">
        <w:rPr>
          <w:rFonts w:ascii="Times New Roman" w:hAnsi="Times New Roman" w:cs="Times New Roman"/>
          <w:sz w:val="24"/>
          <w:szCs w:val="24"/>
          <w:lang w:bidi="he-IL"/>
        </w:rPr>
        <w:t xml:space="preserve"> this instruction set. </w:t>
      </w:r>
      <w:r w:rsidR="00FD2334" w:rsidRPr="00FD2334">
        <w:rPr>
          <w:rFonts w:ascii="Times New Roman" w:hAnsi="Times New Roman" w:cs="Times New Roman"/>
          <w:sz w:val="24"/>
          <w:szCs w:val="24"/>
          <w:lang w:bidi="he-IL"/>
        </w:rPr>
        <w:t xml:space="preserve">For example, </w:t>
      </w:r>
      <w:r w:rsidR="00A36334" w:rsidRPr="00FD2334">
        <w:rPr>
          <w:rFonts w:ascii="Times New Roman" w:hAnsi="Times New Roman" w:cs="Times New Roman"/>
          <w:sz w:val="24"/>
          <w:szCs w:val="24"/>
          <w:lang w:bidi="he-IL"/>
        </w:rPr>
        <w:t>crypto++</w:t>
      </w:r>
      <w:r w:rsidR="00A36334" w:rsidRPr="00FD2334">
        <w:rPr>
          <w:rFonts w:ascii="Times New Roman" w:hAnsi="Times New Roman" w:cs="Times New Roman"/>
          <w:sz w:val="24"/>
          <w:szCs w:val="24"/>
          <w:lang w:bidi="he-IL"/>
        </w:rPr>
        <w:br/>
        <w:t xml:space="preserve">started to use it for their AES implementation but not for EC. However they may </w:t>
      </w:r>
      <w:r w:rsidR="00FD2334" w:rsidRPr="00FD2334">
        <w:rPr>
          <w:rFonts w:ascii="Times New Roman" w:hAnsi="Times New Roman" w:cs="Times New Roman"/>
          <w:sz w:val="24"/>
          <w:szCs w:val="24"/>
          <w:lang w:bidi="he-IL"/>
        </w:rPr>
        <w:t>support EC</w:t>
      </w:r>
      <w:r w:rsidR="00A36334" w:rsidRPr="00FD2334">
        <w:rPr>
          <w:rFonts w:ascii="Times New Roman" w:hAnsi="Times New Roman" w:cs="Times New Roman"/>
          <w:sz w:val="24"/>
          <w:szCs w:val="24"/>
          <w:lang w:bidi="he-IL"/>
        </w:rPr>
        <w:t xml:space="preserve"> it in the near future. Since the AES instruction set is relatively new it is very likely that more and more libraries, for which we write wrappers for, will incorporate this set of instructions into their code</w:t>
      </w:r>
      <w:r w:rsidR="00BB342A" w:rsidRPr="00FD2334">
        <w:rPr>
          <w:rFonts w:ascii="Times New Roman" w:hAnsi="Times New Roman" w:cs="Times New Roman"/>
          <w:sz w:val="24"/>
          <w:szCs w:val="24"/>
          <w:lang w:bidi="he-IL"/>
        </w:rPr>
        <w:t>,</w:t>
      </w:r>
      <w:r w:rsidR="00A36334" w:rsidRPr="00FD2334">
        <w:rPr>
          <w:rFonts w:ascii="Times New Roman" w:hAnsi="Times New Roman" w:cs="Times New Roman"/>
          <w:sz w:val="24"/>
          <w:szCs w:val="24"/>
          <w:lang w:bidi="he-IL"/>
        </w:rPr>
        <w:t xml:space="preserve"> </w:t>
      </w:r>
      <w:r w:rsidR="00BB342A" w:rsidRPr="00FD2334">
        <w:rPr>
          <w:rFonts w:ascii="Times New Roman" w:hAnsi="Times New Roman" w:cs="Times New Roman"/>
          <w:sz w:val="24"/>
          <w:szCs w:val="24"/>
          <w:lang w:bidi="he-IL"/>
        </w:rPr>
        <w:t>e</w:t>
      </w:r>
      <w:r w:rsidR="00A36334" w:rsidRPr="00FD2334">
        <w:rPr>
          <w:rFonts w:ascii="Times New Roman" w:hAnsi="Times New Roman" w:cs="Times New Roman"/>
          <w:sz w:val="24"/>
          <w:szCs w:val="24"/>
          <w:lang w:bidi="he-IL"/>
        </w:rPr>
        <w:t xml:space="preserve">ither by direct </w:t>
      </w:r>
      <w:r w:rsidR="00BB342A" w:rsidRPr="00FD2334">
        <w:rPr>
          <w:rFonts w:ascii="Times New Roman" w:hAnsi="Times New Roman" w:cs="Times New Roman"/>
          <w:sz w:val="24"/>
          <w:szCs w:val="24"/>
          <w:lang w:bidi="he-IL"/>
        </w:rPr>
        <w:t xml:space="preserve">calls to the CPU AES instructions or by calls to the </w:t>
      </w:r>
      <w:proofErr w:type="gramStart"/>
      <w:r w:rsidR="00BB342A" w:rsidRPr="00FD2334">
        <w:rPr>
          <w:rFonts w:ascii="Times New Roman" w:hAnsi="Times New Roman" w:cs="Times New Roman"/>
          <w:sz w:val="24"/>
          <w:szCs w:val="24"/>
          <w:lang w:bidi="he-IL"/>
        </w:rPr>
        <w:t>intel</w:t>
      </w:r>
      <w:proofErr w:type="gramEnd"/>
      <w:r w:rsidR="00BB342A" w:rsidRPr="00FD2334">
        <w:rPr>
          <w:rFonts w:ascii="Times New Roman" w:hAnsi="Times New Roman" w:cs="Times New Roman"/>
          <w:sz w:val="24"/>
          <w:szCs w:val="24"/>
          <w:lang w:bidi="he-IL"/>
        </w:rPr>
        <w:t xml:space="preserve"> crypto package.</w:t>
      </w:r>
      <w:r>
        <w:rPr>
          <w:rFonts w:ascii="Times New Roman" w:hAnsi="Times New Roman" w:cs="Times New Roman"/>
          <w:sz w:val="24"/>
          <w:szCs w:val="24"/>
          <w:lang w:bidi="he-IL"/>
        </w:rPr>
        <w:t xml:space="preserve"> In this case if we already wrapped such a library no additional coding is required.</w:t>
      </w:r>
    </w:p>
    <w:p w:rsidR="00FB519F" w:rsidRDefault="00FB519F" w:rsidP="00FB519F"/>
    <w:p w:rsidR="00515D3B" w:rsidRPr="00210341" w:rsidRDefault="00515D3B" w:rsidP="007C5F01">
      <w:pPr>
        <w:pStyle w:val="ListParagraph"/>
        <w:numPr>
          <w:ilvl w:val="0"/>
          <w:numId w:val="5"/>
        </w:numPr>
        <w:rPr>
          <w:rFonts w:ascii="Times New Roman" w:hAnsi="Times New Roman" w:cs="Times New Roman"/>
          <w:sz w:val="24"/>
          <w:szCs w:val="24"/>
          <w:lang w:bidi="he-IL"/>
        </w:rPr>
      </w:pPr>
      <w:r w:rsidRPr="00210341">
        <w:rPr>
          <w:rFonts w:ascii="Times New Roman" w:hAnsi="Times New Roman" w:cs="Times New Roman"/>
          <w:sz w:val="24"/>
          <w:szCs w:val="24"/>
          <w:lang w:bidi="he-IL"/>
        </w:rPr>
        <w:t xml:space="preserve">Wrapping from </w:t>
      </w:r>
      <w:proofErr w:type="gramStart"/>
      <w:r w:rsidR="00205A28" w:rsidRPr="00210341">
        <w:rPr>
          <w:rFonts w:ascii="Times New Roman" w:hAnsi="Times New Roman" w:cs="Times New Roman"/>
          <w:sz w:val="24"/>
          <w:szCs w:val="24"/>
          <w:lang w:bidi="he-IL"/>
        </w:rPr>
        <w:t>SCAPI</w:t>
      </w:r>
      <w:r w:rsidRPr="00210341">
        <w:rPr>
          <w:rFonts w:ascii="Times New Roman" w:hAnsi="Times New Roman" w:cs="Times New Roman"/>
          <w:sz w:val="24"/>
          <w:szCs w:val="24"/>
          <w:lang w:bidi="he-IL"/>
        </w:rPr>
        <w:t xml:space="preserve"> :</w:t>
      </w:r>
      <w:proofErr w:type="gramEnd"/>
      <w:r w:rsidRPr="00210341">
        <w:rPr>
          <w:rFonts w:ascii="Times New Roman" w:hAnsi="Times New Roman" w:cs="Times New Roman"/>
          <w:sz w:val="24"/>
          <w:szCs w:val="24"/>
          <w:lang w:bidi="he-IL"/>
        </w:rPr>
        <w:t xml:space="preserve"> In order to use code from other packages we may want to wrap our implementation. For example, if we would like to use CBC-MAC we need a pseudorandom permutation. If we would like to get the CBC-MAC implementation from bouncy castle we need to wrap our implementation of PRP to Bouncy castle BlockCipher. This wrapping is shown in the following class diagram.</w:t>
      </w:r>
    </w:p>
    <w:p w:rsidR="00515D3B" w:rsidRDefault="00515D3B" w:rsidP="00515D3B"/>
    <w:p w:rsidR="00515D3B" w:rsidRDefault="00FD56B9" w:rsidP="00515D3B">
      <w:r>
        <w:rPr>
          <w:noProof/>
        </w:rPr>
        <w:lastRenderedPageBreak/>
        <w:drawing>
          <wp:inline distT="0" distB="0" distL="0" distR="0" wp14:anchorId="48605F9C" wp14:editId="3440CDC5">
            <wp:extent cx="6591300" cy="3359150"/>
            <wp:effectExtent l="19050" t="0" r="0" b="0"/>
            <wp:docPr id="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srcRect/>
                    <a:stretch>
                      <a:fillRect/>
                    </a:stretch>
                  </pic:blipFill>
                  <pic:spPr bwMode="auto">
                    <a:xfrm>
                      <a:off x="0" y="0"/>
                      <a:ext cx="6591300" cy="3359150"/>
                    </a:xfrm>
                    <a:prstGeom prst="rect">
                      <a:avLst/>
                    </a:prstGeom>
                    <a:noFill/>
                    <a:ln w="9525">
                      <a:noFill/>
                      <a:miter lim="800000"/>
                      <a:headEnd/>
                      <a:tailEnd/>
                    </a:ln>
                  </pic:spPr>
                </pic:pic>
              </a:graphicData>
            </a:graphic>
          </wp:inline>
        </w:drawing>
      </w:r>
    </w:p>
    <w:p w:rsidR="00515D3B" w:rsidRDefault="00515D3B" w:rsidP="00515D3B">
      <w:pPr>
        <w:pStyle w:val="StyleBefore025"/>
      </w:pPr>
      <w:r>
        <w:br w:type="page"/>
      </w:r>
    </w:p>
    <w:p w:rsidR="00ED7F87" w:rsidRDefault="00515D3B" w:rsidP="007C5F01">
      <w:pPr>
        <w:pStyle w:val="Heading1"/>
        <w:numPr>
          <w:ilvl w:val="0"/>
          <w:numId w:val="33"/>
        </w:numPr>
        <w:tabs>
          <w:tab w:val="left" w:pos="1134"/>
        </w:tabs>
        <w:ind w:left="284" w:hanging="284"/>
      </w:pPr>
      <w:bookmarkStart w:id="1576" w:name="_Toc30214783"/>
      <w:bookmarkStart w:id="1577" w:name="_Toc33153578"/>
      <w:bookmarkStart w:id="1578" w:name="_Toc277840450"/>
      <w:bookmarkStart w:id="1579" w:name="_Toc277840507"/>
      <w:bookmarkStart w:id="1580" w:name="_Toc277840653"/>
      <w:bookmarkStart w:id="1581" w:name="_Toc277840699"/>
      <w:bookmarkStart w:id="1582" w:name="_Toc277840861"/>
      <w:bookmarkStart w:id="1583" w:name="_Toc331084247"/>
      <w:r>
        <w:lastRenderedPageBreak/>
        <w:t>Appendix</w:t>
      </w:r>
      <w:bookmarkEnd w:id="1576"/>
      <w:bookmarkEnd w:id="1577"/>
      <w:bookmarkEnd w:id="1583"/>
      <w:r>
        <w:t xml:space="preserve"> </w:t>
      </w:r>
      <w:bookmarkStart w:id="1584" w:name="_Toc277840097"/>
      <w:bookmarkStart w:id="1585" w:name="_Toc277840451"/>
      <w:bookmarkStart w:id="1586" w:name="_Toc277840508"/>
      <w:bookmarkStart w:id="1587" w:name="_Toc277840654"/>
      <w:bookmarkStart w:id="1588" w:name="_Toc277840862"/>
      <w:bookmarkEnd w:id="1578"/>
      <w:bookmarkEnd w:id="1579"/>
      <w:bookmarkEnd w:id="1580"/>
      <w:bookmarkEnd w:id="1581"/>
      <w:bookmarkEnd w:id="1582"/>
    </w:p>
    <w:p w:rsidR="002126D1" w:rsidRDefault="002126D1" w:rsidP="007C5F01">
      <w:pPr>
        <w:pStyle w:val="Heading2"/>
        <w:numPr>
          <w:ilvl w:val="1"/>
          <w:numId w:val="11"/>
        </w:numPr>
      </w:pPr>
      <w:bookmarkStart w:id="1589" w:name="_The_provider_architecture:"/>
      <w:bookmarkStart w:id="1590" w:name="_Low-level_primitives_table:"/>
      <w:bookmarkStart w:id="1591" w:name="_Toc277840041"/>
      <w:bookmarkStart w:id="1592" w:name="_Toc277840411"/>
      <w:bookmarkStart w:id="1593" w:name="_Toc277840468"/>
      <w:bookmarkStart w:id="1594" w:name="_Toc277840614"/>
      <w:bookmarkStart w:id="1595" w:name="_Toc277840822"/>
      <w:bookmarkStart w:id="1596" w:name="_Toc331084248"/>
      <w:bookmarkEnd w:id="1589"/>
      <w:bookmarkEnd w:id="1590"/>
      <w:r>
        <w:t>Low-level primitives table:</w:t>
      </w:r>
      <w:bookmarkEnd w:id="1596"/>
    </w:p>
    <w:p w:rsidR="002126D1" w:rsidRDefault="002126D1" w:rsidP="002126D1">
      <w:pPr>
        <w:tabs>
          <w:tab w:val="left" w:pos="9498"/>
          <w:tab w:val="left" w:pos="9639"/>
          <w:tab w:val="left" w:pos="9781"/>
        </w:tabs>
        <w:autoSpaceDE/>
        <w:autoSpaceDN/>
        <w:adjustRightInd/>
        <w:rPr>
          <w:lang w:eastAsia="en-GB"/>
        </w:rPr>
      </w:pPr>
      <w:r>
        <w:rPr>
          <w:lang w:eastAsia="en-GB"/>
        </w:rPr>
        <w:t xml:space="preserve">The following table is part of the file </w:t>
      </w:r>
      <w:hyperlink w:anchor="_References" w:history="1">
        <w:r w:rsidRPr="00B8526F">
          <w:rPr>
            <w:rStyle w:val="Hyperlink"/>
            <w:lang w:eastAsia="en-GB"/>
          </w:rPr>
          <w:t>[3]</w:t>
        </w:r>
      </w:hyperlink>
      <w:r>
        <w:rPr>
          <w:lang w:eastAsia="en-GB"/>
        </w:rPr>
        <w:t xml:space="preserve"> p</w:t>
      </w:r>
      <w:r w:rsidRPr="00B7052A">
        <w:rPr>
          <w:lang w:eastAsia="en-GB"/>
        </w:rPr>
        <w:t>rimitives_for_</w:t>
      </w:r>
      <w:r w:rsidRPr="00B8526F">
        <w:rPr>
          <w:lang w:eastAsia="en-GB"/>
        </w:rPr>
        <w:t>implementationV2</w:t>
      </w:r>
      <w:r w:rsidRPr="00B7052A">
        <w:rPr>
          <w:lang w:eastAsia="en-GB"/>
        </w:rPr>
        <w:t>.2.docx</w:t>
      </w:r>
      <w:r w:rsidR="00530282">
        <w:rPr>
          <w:lang w:eastAsia="en-GB"/>
        </w:rPr>
        <w:t>. We stress that the primitives here are the minimum requirement. Thus, key lengths provided are not to be taken restrictively.</w:t>
      </w:r>
    </w:p>
    <w:p w:rsidR="002126D1" w:rsidRPr="002126D1" w:rsidRDefault="002126D1" w:rsidP="002126D1">
      <w:pPr>
        <w:rPr>
          <w:lang w:eastAsia="en-GB"/>
        </w:rPr>
      </w:pPr>
    </w:p>
    <w:tbl>
      <w:tblPr>
        <w:tblW w:w="97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6"/>
      </w:tblGrid>
      <w:tr w:rsidR="002126D1" w:rsidRPr="006F47A4" w:rsidTr="001507AA">
        <w:trPr>
          <w:trHeight w:val="360"/>
        </w:trPr>
        <w:tc>
          <w:tcPr>
            <w:tcW w:w="9796" w:type="dxa"/>
            <w:shd w:val="clear" w:color="auto" w:fill="auto"/>
            <w:vAlign w:val="bottom"/>
            <w:hideMark/>
          </w:tcPr>
          <w:p w:rsidR="002126D1" w:rsidRPr="006F47A4" w:rsidRDefault="002126D1" w:rsidP="001507AA">
            <w:pPr>
              <w:autoSpaceDE/>
              <w:autoSpaceDN/>
              <w:adjustRightInd/>
              <w:rPr>
                <w:rFonts w:ascii="Cambria" w:hAnsi="Cambria"/>
                <w:b/>
                <w:bCs/>
                <w:color w:val="365F91"/>
                <w:sz w:val="28"/>
                <w:szCs w:val="28"/>
              </w:rPr>
            </w:pPr>
            <w:r w:rsidRPr="006F47A4">
              <w:rPr>
                <w:rFonts w:ascii="Cambria" w:hAnsi="Cambria"/>
                <w:b/>
                <w:bCs/>
                <w:color w:val="365F91"/>
                <w:sz w:val="28"/>
                <w:szCs w:val="28"/>
              </w:rPr>
              <w:t>Layer 1 – Low-Level Primitives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b/>
                <w:bCs/>
                <w:color w:val="000000"/>
                <w:sz w:val="22"/>
                <w:szCs w:val="22"/>
              </w:rPr>
              <w:t>Libraries to use:</w:t>
            </w:r>
            <w:r w:rsidRPr="006F47A4">
              <w:rPr>
                <w:rFonts w:ascii="Calibri" w:hAnsi="Calibri"/>
                <w:color w:val="000000"/>
                <w:sz w:val="22"/>
                <w:szCs w:val="22"/>
              </w:rPr>
              <w:t xml:space="preserve"> Bouncy Castle, CACE, Crypto++, Certicom (if possible)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General</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GetRandom: use cryptographic call, if possible from OS</w:t>
            </w:r>
          </w:p>
        </w:tc>
      </w:tr>
      <w:tr w:rsidR="002126D1" w:rsidRPr="006F47A4" w:rsidTr="001507AA">
        <w:trPr>
          <w:trHeight w:val="600"/>
        </w:trPr>
        <w:tc>
          <w:tcPr>
            <w:tcW w:w="9796" w:type="dxa"/>
            <w:shd w:val="clear" w:color="auto" w:fill="auto"/>
            <w:vAlign w:val="bottom"/>
            <w:hideMark/>
          </w:tcPr>
          <w:p w:rsidR="002126D1" w:rsidRPr="006F47A4" w:rsidRDefault="00BA3274" w:rsidP="001507AA">
            <w:pPr>
              <w:autoSpaceDE/>
              <w:autoSpaceDN/>
              <w:adjustRightInd/>
              <w:rPr>
                <w:rFonts w:ascii="Calibri" w:hAnsi="Calibri"/>
                <w:color w:val="0000FF"/>
                <w:sz w:val="22"/>
                <w:szCs w:val="22"/>
                <w:u w:val="single"/>
              </w:rPr>
            </w:pPr>
            <w:hyperlink r:id="rId73" w:history="1">
              <w:r w:rsidR="002126D1" w:rsidRPr="006F47A4">
                <w:rPr>
                  <w:rFonts w:ascii="Calibri" w:hAnsi="Calibri" w:cstheme="minorHAnsi"/>
                  <w:color w:val="0000FF"/>
                  <w:sz w:val="22"/>
                  <w:u w:val="single"/>
                </w:rPr>
                <w:t>2.       Randomness extraction HKDF: http://eprint.iacr.org/2010/264</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1.</w:t>
            </w:r>
            <w:r w:rsidRPr="006F47A4">
              <w:rPr>
                <w:b/>
                <w:bCs/>
                <w:color w:val="000000"/>
                <w:sz w:val="14"/>
                <w:szCs w:val="14"/>
              </w:rPr>
              <w:t xml:space="preserve">       </w:t>
            </w:r>
            <w:r w:rsidRPr="006F47A4">
              <w:rPr>
                <w:rFonts w:ascii="Calibri" w:hAnsi="Calibri" w:cstheme="minorHAnsi"/>
                <w:color w:val="000000"/>
                <w:sz w:val="22"/>
                <w:szCs w:val="22"/>
              </w:rPr>
              <w:t>RC4 (throw out first 1024 bytes)</w:t>
            </w:r>
            <w:r w:rsidRPr="006F47A4">
              <w:rPr>
                <w:rFonts w:ascii="Calibri" w:hAnsi="Calibri" w:cstheme="minorHAnsi"/>
                <w:b/>
                <w:bCs/>
                <w:color w:val="000000"/>
                <w:sz w:val="22"/>
                <w:szCs w:val="22"/>
                <w:u w:val="single"/>
              </w:rPr>
              <w:t xml:space="preserve"> </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2.</w:t>
            </w:r>
            <w:r w:rsidRPr="006F47A4">
              <w:rPr>
                <w:b/>
                <w:bCs/>
                <w:color w:val="000000"/>
                <w:sz w:val="14"/>
                <w:szCs w:val="14"/>
              </w:rPr>
              <w:t xml:space="preserve">       </w:t>
            </w:r>
            <w:r w:rsidRPr="006F47A4">
              <w:rPr>
                <w:rFonts w:ascii="Calibri" w:hAnsi="Calibri" w:cstheme="minorHAnsi"/>
                <w:color w:val="000000"/>
                <w:sz w:val="22"/>
                <w:szCs w:val="22"/>
              </w:rPr>
              <w:t>SHA-based PRG</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AES_128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AES_256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3DES</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PRP for arbitrary input/output length        [Katz-Lindell, Section 6.6; start with PRF with length half of that needed for the PRP]</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All of the 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HMAC with any hash function</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w:t>
            </w:r>
            <w:r w:rsidR="00530282" w:rsidRPr="006F47A4">
              <w:rPr>
                <w:rFonts w:ascii="Calibri" w:hAnsi="Calibri"/>
                <w:color w:val="000000"/>
                <w:sz w:val="22"/>
                <w:szCs w:val="22"/>
              </w:rPr>
              <w:t>PRFs with arbitrary input and output length</w:t>
            </w:r>
            <w:r w:rsidRPr="006F47A4">
              <w:rPr>
                <w:color w:val="000000"/>
                <w:sz w:val="14"/>
                <w:szCs w:val="14"/>
              </w:rPr>
              <w:t xml:space="preserve"> </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Arbitrary input length: using any of the HMAC-SHA constructions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Arbitrary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w:t>
            </w:r>
            <w:r w:rsidRPr="006F47A4">
              <w:rPr>
                <w:color w:val="000000"/>
                <w:sz w:val="14"/>
                <w:szCs w:val="14"/>
              </w:rPr>
              <w:t xml:space="preserve">      </w:t>
            </w:r>
            <w:r w:rsidRPr="006F47A4">
              <w:rPr>
                <w:rFonts w:ascii="Calibri" w:hAnsi="Calibri" w:cstheme="minorHAnsi"/>
                <w:color w:val="000000"/>
                <w:sz w:val="22"/>
                <w:szCs w:val="22"/>
              </w:rPr>
              <w:t>If shorter than basic, truncate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ii.</w:t>
            </w:r>
            <w:r w:rsidRPr="006F47A4">
              <w:rPr>
                <w:color w:val="000000"/>
                <w:sz w:val="14"/>
                <w:szCs w:val="14"/>
              </w:rPr>
              <w:t xml:space="preserve">      </w:t>
            </w:r>
            <w:r w:rsidRPr="006F47A4">
              <w:rPr>
                <w:rFonts w:ascii="Calibri" w:hAnsi="Calibri" w:cstheme="minorHAnsi"/>
                <w:color w:val="000000"/>
                <w:sz w:val="22"/>
                <w:szCs w:val="22"/>
              </w:rPr>
              <w:t>If longer than basic: apply multiple times with CTR index and the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Collision-resistant hash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SHA-1</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SHA-224 (this is truncated 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SHA-512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5.</w:t>
            </w:r>
            <w:r w:rsidRPr="006F47A4">
              <w:rPr>
                <w:color w:val="000000"/>
                <w:sz w:val="14"/>
                <w:szCs w:val="14"/>
              </w:rPr>
              <w:t xml:space="preserve">       </w:t>
            </w:r>
            <w:r w:rsidRPr="006F47A4">
              <w:rPr>
                <w:rFonts w:ascii="Calibri" w:hAnsi="Calibri" w:cstheme="minorHAnsi"/>
                <w:color w:val="000000"/>
                <w:sz w:val="22"/>
                <w:szCs w:val="22"/>
              </w:rPr>
              <w:t>SHA-384 (this is truncated SHA-512)</w:t>
            </w:r>
          </w:p>
        </w:tc>
      </w:tr>
      <w:tr w:rsidR="002126D1" w:rsidRPr="006F47A4" w:rsidTr="001507AA">
        <w:trPr>
          <w:trHeight w:val="600"/>
        </w:trPr>
        <w:tc>
          <w:tcPr>
            <w:tcW w:w="9796" w:type="dxa"/>
            <w:shd w:val="clear" w:color="auto" w:fill="auto"/>
            <w:vAlign w:val="bottom"/>
            <w:hideMark/>
          </w:tcPr>
          <w:p w:rsidR="002126D1" w:rsidRPr="006F47A4" w:rsidRDefault="00BA3274" w:rsidP="001507AA">
            <w:pPr>
              <w:autoSpaceDE/>
              <w:autoSpaceDN/>
              <w:adjustRightInd/>
              <w:rPr>
                <w:rFonts w:ascii="Calibri" w:hAnsi="Calibri"/>
                <w:color w:val="0000FF"/>
                <w:sz w:val="22"/>
                <w:szCs w:val="22"/>
                <w:u w:val="single"/>
              </w:rPr>
            </w:pPr>
            <w:hyperlink r:id="rId74" w:history="1">
              <w:r w:rsidR="002126D1" w:rsidRPr="006F47A4">
                <w:rPr>
                  <w:rFonts w:ascii="Calibri" w:hAnsi="Calibri" w:cstheme="minorHAnsi"/>
                  <w:color w:val="0000FF"/>
                  <w:sz w:val="22"/>
                  <w:u w:val="single"/>
                </w:rPr>
                <w:t>6.       Universal one-way/target collision-resistant hashing: http://webee.technion.ac.il/~hugo/rhash/rhash.pdf</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lastRenderedPageBreak/>
              <w:t>Universal hash functions</w:t>
            </w:r>
          </w:p>
        </w:tc>
      </w:tr>
      <w:tr w:rsidR="002126D1" w:rsidRPr="006F47A4" w:rsidTr="001507AA">
        <w:trPr>
          <w:trHeight w:val="6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Perfect universal hash functions (use package giving GF[2</w:t>
            </w:r>
            <w:r w:rsidRPr="006F47A4">
              <w:rPr>
                <w:rFonts w:ascii="Calibri" w:hAnsi="Calibri" w:cstheme="minorHAnsi"/>
                <w:color w:val="000000"/>
                <w:sz w:val="22"/>
                <w:szCs w:val="22"/>
                <w:vertAlign w:val="superscript"/>
              </w:rPr>
              <w:t>k</w:t>
            </w:r>
            <w:r w:rsidRPr="006F47A4">
              <w:rPr>
                <w:rFonts w:ascii="Calibri" w:hAnsi="Calibri" w:cstheme="minorHAnsi"/>
                <w:color w:val="000000"/>
                <w:sz w:val="22"/>
                <w:szCs w:val="22"/>
              </w:rPr>
              <w:t>] computations)</w:t>
            </w:r>
          </w:p>
        </w:tc>
      </w:tr>
      <w:tr w:rsidR="002126D1" w:rsidRPr="006F47A4" w:rsidTr="001507AA">
        <w:trPr>
          <w:trHeight w:val="600"/>
        </w:trPr>
        <w:tc>
          <w:tcPr>
            <w:tcW w:w="9796" w:type="dxa"/>
            <w:shd w:val="clear" w:color="auto" w:fill="auto"/>
            <w:vAlign w:val="bottom"/>
            <w:hideMark/>
          </w:tcPr>
          <w:p w:rsidR="002126D1" w:rsidRPr="006F47A4" w:rsidRDefault="00BA3274" w:rsidP="001507AA">
            <w:pPr>
              <w:autoSpaceDE/>
              <w:autoSpaceDN/>
              <w:adjustRightInd/>
              <w:rPr>
                <w:rFonts w:ascii="Calibri" w:hAnsi="Calibri"/>
                <w:color w:val="0000FF"/>
                <w:sz w:val="22"/>
                <w:szCs w:val="22"/>
                <w:u w:val="single"/>
              </w:rPr>
            </w:pPr>
            <w:hyperlink r:id="rId75" w:history="1">
              <w:r w:rsidR="002126D1" w:rsidRPr="006F47A4">
                <w:rPr>
                  <w:rFonts w:ascii="Calibri" w:hAnsi="Calibri" w:cstheme="minorHAnsi"/>
                  <w:color w:val="0000FF"/>
                  <w:sz w:val="22"/>
                  <w:u w:val="single"/>
                </w:rPr>
                <w:t>a.       GF[2</w:t>
              </w:r>
              <w:r w:rsidR="002126D1" w:rsidRPr="00531E56">
                <w:rPr>
                  <w:rFonts w:ascii="Calibri" w:hAnsi="Calibri" w:cstheme="minorHAnsi"/>
                  <w:color w:val="0000FF"/>
                  <w:sz w:val="22"/>
                  <w:u w:val="single"/>
                  <w:vertAlign w:val="superscript"/>
                </w:rPr>
                <w:t>k</w:t>
              </w:r>
              <w:r w:rsidR="002126D1" w:rsidRPr="006F47A4">
                <w:rPr>
                  <w:rFonts w:ascii="Calibri" w:hAnsi="Calibri" w:cstheme="minorHAnsi"/>
                  <w:color w:val="0000FF"/>
                  <w:sz w:val="22"/>
                  <w:u w:val="single"/>
                </w:rPr>
                <w:t>] operations: http://www.shoup.net/ntl/doc/tour-modules.html</w:t>
              </w:r>
            </w:hyperlink>
          </w:p>
        </w:tc>
      </w:tr>
      <w:tr w:rsidR="002126D1" w:rsidRPr="006F47A4" w:rsidTr="001507AA">
        <w:trPr>
          <w:trHeight w:val="600"/>
        </w:trPr>
        <w:tc>
          <w:tcPr>
            <w:tcW w:w="9796" w:type="dxa"/>
            <w:shd w:val="clear" w:color="auto" w:fill="auto"/>
            <w:vAlign w:val="bottom"/>
            <w:hideMark/>
          </w:tcPr>
          <w:p w:rsidR="002126D1" w:rsidRPr="006F47A4" w:rsidRDefault="00BA3274" w:rsidP="001507AA">
            <w:pPr>
              <w:autoSpaceDE/>
              <w:autoSpaceDN/>
              <w:adjustRightInd/>
              <w:rPr>
                <w:rFonts w:ascii="Calibri" w:hAnsi="Calibri"/>
                <w:color w:val="0000FF"/>
                <w:sz w:val="22"/>
                <w:szCs w:val="22"/>
                <w:u w:val="single"/>
              </w:rPr>
            </w:pPr>
            <w:hyperlink r:id="rId76" w:history="1">
              <w:r w:rsidR="002126D1" w:rsidRPr="006F47A4">
                <w:rPr>
                  <w:rFonts w:ascii="Calibri" w:hAnsi="Calibri" w:cstheme="minorHAnsi"/>
                  <w:color w:val="0000FF"/>
                  <w:sz w:val="22"/>
                  <w:u w:val="single"/>
                </w:rPr>
                <w:t>b.      http://www.cosic.esat.kuleuven.be/publications/article-73.ps</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Trapdoor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RSA</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Rabin [Katz-Lindell, Section 11.2]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Discrete log</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1024, with p=2q+1 and q prime (group of order q); fine also with general q</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2048, with p=2q+1 and q prime (group of order q)</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Elliptic curve groups: as given by NIST and implemented in bouncy castle, CACE or whatever you find</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olor w:val="000000"/>
                <w:sz w:val="22"/>
                <w:szCs w:val="22"/>
              </w:rPr>
              <w:t>Minimal operations: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Get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Get random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c.</w:t>
            </w:r>
            <w:r w:rsidRPr="006F47A4">
              <w:rPr>
                <w:color w:val="000000"/>
                <w:sz w:val="14"/>
                <w:szCs w:val="14"/>
              </w:rPr>
              <w:t xml:space="preserve">       </w:t>
            </w:r>
            <w:r w:rsidRPr="006F47A4">
              <w:rPr>
                <w:rFonts w:ascii="Calibri" w:hAnsi="Calibri" w:cstheme="minorHAnsi"/>
                <w:color w:val="000000"/>
                <w:sz w:val="22"/>
                <w:szCs w:val="22"/>
              </w:rPr>
              <w:t>Multiply group elements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d.</w:t>
            </w:r>
            <w:r w:rsidRPr="006F47A4">
              <w:rPr>
                <w:color w:val="000000"/>
                <w:sz w:val="14"/>
                <w:szCs w:val="14"/>
              </w:rPr>
              <w:t xml:space="preserve">      </w:t>
            </w:r>
            <w:r w:rsidRPr="006F47A4">
              <w:rPr>
                <w:rFonts w:ascii="Calibri" w:hAnsi="Calibri" w:cstheme="minorHAnsi"/>
                <w:color w:val="000000"/>
                <w:sz w:val="22"/>
                <w:szCs w:val="22"/>
              </w:rPr>
              <w:t>Add, multiply and find inverse mod q (the order)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e.</w:t>
            </w:r>
            <w:r w:rsidRPr="006F47A4">
              <w:rPr>
                <w:color w:val="000000"/>
                <w:sz w:val="14"/>
                <w:szCs w:val="14"/>
              </w:rPr>
              <w:t xml:space="preserve">      </w:t>
            </w:r>
            <w:r w:rsidRPr="006F47A4">
              <w:rPr>
                <w:rFonts w:ascii="Calibri" w:hAnsi="Calibri" w:cstheme="minorHAnsi"/>
                <w:color w:val="000000"/>
                <w:sz w:val="22"/>
                <w:szCs w:val="22"/>
              </w:rPr>
              <w:t>Compute inverse of a group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f.</w:t>
            </w:r>
            <w:r w:rsidRPr="006F47A4">
              <w:rPr>
                <w:color w:val="000000"/>
                <w:sz w:val="14"/>
                <w:szCs w:val="14"/>
              </w:rPr>
              <w:t xml:space="preserve">        </w:t>
            </w:r>
            <w:r w:rsidRPr="006F47A4">
              <w:rPr>
                <w:rFonts w:ascii="Calibri" w:hAnsi="Calibri" w:cstheme="minorHAnsi"/>
                <w:color w:val="000000"/>
                <w:sz w:val="22"/>
                <w:szCs w:val="22"/>
              </w:rPr>
              <w:t>Exponentiate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g.</w:t>
            </w:r>
            <w:r w:rsidRPr="006F47A4">
              <w:rPr>
                <w:color w:val="000000"/>
                <w:sz w:val="14"/>
                <w:szCs w:val="14"/>
              </w:rPr>
              <w:t xml:space="preserve">       </w:t>
            </w:r>
            <w:r w:rsidRPr="006F47A4">
              <w:rPr>
                <w:rFonts w:ascii="Calibri" w:hAnsi="Calibri" w:cstheme="minorHAnsi"/>
                <w:color w:val="000000"/>
                <w:sz w:val="22"/>
                <w:szCs w:val="22"/>
              </w:rPr>
              <w:t>Multiple exponentiations with same base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h.</w:t>
            </w:r>
            <w:r w:rsidRPr="006F47A4">
              <w:rPr>
                <w:color w:val="000000"/>
                <w:sz w:val="14"/>
                <w:szCs w:val="14"/>
              </w:rPr>
              <w:t xml:space="preserve">      </w:t>
            </w:r>
            <w:r w:rsidRPr="006F47A4">
              <w:rPr>
                <w:rFonts w:ascii="Calibri" w:hAnsi="Calibri" w:cstheme="minorHAnsi"/>
                <w:color w:val="000000"/>
                <w:sz w:val="22"/>
                <w:szCs w:val="22"/>
              </w:rPr>
              <w:t>Verify membership in the group</w:t>
            </w:r>
          </w:p>
        </w:tc>
      </w:tr>
      <w:tr w:rsidR="002126D1" w:rsidRPr="006F47A4" w:rsidTr="001507AA">
        <w:trPr>
          <w:trHeight w:val="3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i.</w:t>
            </w:r>
            <w:r w:rsidRPr="006F47A4">
              <w:rPr>
                <w:color w:val="000000"/>
                <w:sz w:val="14"/>
                <w:szCs w:val="14"/>
              </w:rPr>
              <w:t xml:space="preserve">         </w:t>
            </w:r>
            <w:r w:rsidRPr="006F47A4">
              <w:rPr>
                <w:rFonts w:ascii="Calibri" w:hAnsi="Calibri" w:cstheme="minorHAnsi"/>
                <w:color w:val="000000"/>
                <w:sz w:val="22"/>
                <w:szCs w:val="22"/>
              </w:rPr>
              <w:t>g</w:t>
            </w:r>
            <w:r w:rsidRPr="006F47A4">
              <w:rPr>
                <w:rFonts w:ascii="Calibri" w:hAnsi="Calibri" w:cstheme="minorHAnsi"/>
                <w:color w:val="000000"/>
                <w:sz w:val="22"/>
                <w:szCs w:val="22"/>
                <w:vertAlign w:val="superscript"/>
              </w:rPr>
              <w:t>r</w:t>
            </w:r>
            <w:r w:rsidRPr="006F47A4">
              <w:rPr>
                <w:rFonts w:ascii="Calibri" w:hAnsi="Calibri" w:cstheme="minorHAnsi"/>
                <w:color w:val="000000"/>
                <w:sz w:val="22"/>
                <w:szCs w:val="22"/>
              </w:rPr>
              <w:t>h</w:t>
            </w:r>
            <w:r w:rsidRPr="006F47A4">
              <w:rPr>
                <w:rFonts w:ascii="Calibri" w:hAnsi="Calibri" w:cstheme="minorHAnsi"/>
                <w:color w:val="000000"/>
                <w:sz w:val="22"/>
                <w:szCs w:val="22"/>
                <w:vertAlign w:val="superscript"/>
              </w:rPr>
              <w:t>s</w:t>
            </w:r>
            <w:r w:rsidRPr="006F47A4">
              <w:rPr>
                <w:rFonts w:ascii="Calibri" w:hAnsi="Calibri" w:cstheme="minorHAnsi"/>
                <w:color w:val="000000"/>
                <w:sz w:val="22"/>
                <w:szCs w:val="22"/>
              </w:rPr>
              <w:t xml:space="preserve"> computations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j.</w:t>
            </w:r>
            <w:r w:rsidRPr="006F47A4">
              <w:rPr>
                <w:color w:val="000000"/>
                <w:sz w:val="14"/>
                <w:szCs w:val="14"/>
              </w:rPr>
              <w:t xml:space="preserve">        </w:t>
            </w:r>
            <w:r w:rsidRPr="006F47A4">
              <w:rPr>
                <w:rFonts w:ascii="Calibri" w:hAnsi="Calibri" w:cstheme="minorHAnsi"/>
                <w:b/>
                <w:bCs/>
                <w:i/>
                <w:iCs/>
                <w:color w:val="000000"/>
                <w:sz w:val="22"/>
                <w:szCs w:val="22"/>
              </w:rPr>
              <w:t>Bilinear operations</w:t>
            </w:r>
            <w:r w:rsidRPr="006F47A4">
              <w:rPr>
                <w:rFonts w:ascii="Calibri" w:hAnsi="Calibri" w:cstheme="minorHAnsi"/>
                <w:color w:val="000000"/>
                <w:sz w:val="22"/>
                <w:szCs w:val="22"/>
              </w:rPr>
              <w:t xml:space="preserve"> [references, CACE]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Quadratic residuosity (QR) </w:t>
            </w:r>
            <w:r w:rsidRPr="006F47A4">
              <w:rPr>
                <w:rFonts w:ascii="Calibri" w:hAnsi="Calibri"/>
                <w:color w:val="000000"/>
                <w:sz w:val="22"/>
                <w:szCs w:val="22"/>
                <w:u w:val="single"/>
              </w:rPr>
              <w:t>(version 2.0 of the SDK; not at this stage)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Modulus of length 1024</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Modulus of length 2048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Lattice constructions </w:t>
            </w:r>
            <w:r w:rsidRPr="006F47A4">
              <w:rPr>
                <w:rFonts w:ascii="Calibri" w:hAnsi="Calibri"/>
                <w:color w:val="000000"/>
                <w:sz w:val="22"/>
                <w:szCs w:val="22"/>
                <w:u w:val="single"/>
              </w:rPr>
              <w:t>(version 2.0)</w:t>
            </w:r>
          </w:p>
        </w:tc>
      </w:tr>
      <w:tr w:rsidR="002126D1" w:rsidRPr="006F47A4" w:rsidTr="001507AA">
        <w:trPr>
          <w:trHeight w:val="12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Note on lengths:</w:t>
            </w:r>
            <w:r w:rsidRPr="006F47A4">
              <w:rPr>
                <w:rFonts w:ascii="Calibri" w:hAnsi="Calibri"/>
                <w:b/>
                <w:bCs/>
                <w:color w:val="000000"/>
                <w:sz w:val="22"/>
                <w:szCs w:val="22"/>
              </w:rPr>
              <w:t xml:space="preserve"> </w:t>
            </w:r>
            <w:r w:rsidRPr="006F47A4">
              <w:rPr>
                <w:rFonts w:ascii="Calibri" w:hAnsi="Calibri"/>
                <w:color w:val="000000"/>
                <w:sz w:val="22"/>
                <w:szCs w:val="22"/>
              </w:rPr>
              <w:t>For all of the above, if the underlying library allows more flexibility with sizes (modulus size and dlog with arbitrary sizes for p and q) then this is even better. The above is the “minimum”.</w:t>
            </w:r>
          </w:p>
        </w:tc>
      </w:tr>
    </w:tbl>
    <w:p w:rsidR="002126D1" w:rsidRPr="002126D1" w:rsidRDefault="002126D1" w:rsidP="002126D1">
      <w:pPr>
        <w:rPr>
          <w:lang w:eastAsia="en-GB"/>
        </w:rPr>
      </w:pPr>
    </w:p>
    <w:p w:rsidR="001703F5" w:rsidRDefault="001703F5" w:rsidP="007C5F01">
      <w:pPr>
        <w:pStyle w:val="Heading2"/>
        <w:numPr>
          <w:ilvl w:val="1"/>
          <w:numId w:val="11"/>
        </w:numPr>
      </w:pPr>
      <w:bookmarkStart w:id="1597" w:name="_Toc331084249"/>
      <w:r>
        <w:lastRenderedPageBreak/>
        <w:t>Preliminary work</w:t>
      </w:r>
      <w:bookmarkEnd w:id="1597"/>
    </w:p>
    <w:p w:rsidR="001703F5" w:rsidRDefault="001703F5" w:rsidP="001703F5">
      <w:r>
        <w:t xml:space="preserve">As a first step of deciding which functionality, the interfaces of the API require we examined the JCA/JCE engines and the BC lightweight API. This </w:t>
      </w:r>
      <w:r w:rsidR="007371B8">
        <w:t>examination</w:t>
      </w:r>
      <w:r>
        <w:t xml:space="preserve"> is shown in the following table in the file: [2] </w:t>
      </w:r>
      <w:r w:rsidRPr="00E13E57">
        <w:t>SDK_interface.xlsx</w:t>
      </w:r>
      <w:r>
        <w:t>.</w:t>
      </w:r>
    </w:p>
    <w:p w:rsidR="007371B8" w:rsidRPr="001703F5" w:rsidRDefault="007371B8" w:rsidP="001703F5">
      <w:pPr>
        <w:rPr>
          <w:lang w:eastAsia="en-GB"/>
        </w:rPr>
      </w:pPr>
      <w:r>
        <w:object w:dxaOrig="9426" w:dyaOrig="196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3pt;height:699.45pt" o:ole="">
            <v:imagedata r:id="rId77" o:title=""/>
          </v:shape>
          <o:OLEObject Type="Embed" ProgID="Excel.Sheet.8" ShapeID="_x0000_i1025" DrawAspect="Content" ObjectID="_1404825122" r:id="rId78"/>
        </w:object>
      </w:r>
    </w:p>
    <w:p w:rsidR="00ED7F87" w:rsidRDefault="00ED7F87" w:rsidP="007C5F01">
      <w:pPr>
        <w:pStyle w:val="Heading2"/>
        <w:numPr>
          <w:ilvl w:val="1"/>
          <w:numId w:val="11"/>
        </w:numPr>
      </w:pPr>
      <w:bookmarkStart w:id="1598" w:name="_Toc331084250"/>
      <w:r>
        <w:lastRenderedPageBreak/>
        <w:t>The provider architecture</w:t>
      </w:r>
      <w:r w:rsidRPr="002A6978">
        <w:t>:</w:t>
      </w:r>
      <w:bookmarkEnd w:id="1591"/>
      <w:bookmarkEnd w:id="1592"/>
      <w:bookmarkEnd w:id="1593"/>
      <w:bookmarkEnd w:id="1594"/>
      <w:bookmarkEnd w:id="1595"/>
      <w:bookmarkEnd w:id="1598"/>
    </w:p>
    <w:p w:rsidR="00ED7F87" w:rsidRDefault="00ED7F87" w:rsidP="00ED7F87">
      <w:r w:rsidRPr="00544B6B">
        <w:t>The following text is taken from chapter 8 of the book Java™ Security</w:t>
      </w:r>
      <w:r>
        <w:t xml:space="preserve"> </w:t>
      </w:r>
      <w:r w:rsidRPr="00544B6B">
        <w:t>by Scott Oaks</w:t>
      </w:r>
      <w:r>
        <w:t xml:space="preserve">. For further information, follow this link: </w:t>
      </w:r>
      <w:hyperlink r:id="rId79" w:history="1">
        <w:r w:rsidRPr="00031832">
          <w:rPr>
            <w:rStyle w:val="Hyperlink"/>
          </w:rPr>
          <w:t>http://docstore.mik.ua/orelly/java-ent/security/ch08_01.htm</w:t>
        </w:r>
      </w:hyperlink>
    </w:p>
    <w:p w:rsidR="00ED7F87" w:rsidRDefault="00ED7F87" w:rsidP="00ED7F87"/>
    <w:p w:rsidR="00ED7F87" w:rsidRDefault="00ED7F87" w:rsidP="00ED7F87">
      <w:pPr>
        <w:pStyle w:val="NormalWeb"/>
        <w:ind w:left="708"/>
      </w:pPr>
      <w:r>
        <w:t xml:space="preserve">"The security provider abstracts two ideas: engines and algorithms. In this context, "engine" is just another word for operation; there are certain operations the security provider knows about, and in Java, these operations are known as engines. An algorithm defines how a particular operation should be executed. An algorithm can be thought of as an implementation of an engine, but that can lead to confusion, because there may be several implementations of an algorithm. </w:t>
      </w:r>
    </w:p>
    <w:p w:rsidR="00ED7F87" w:rsidRDefault="00ED7F87" w:rsidP="00ED7F87">
      <w:pPr>
        <w:pStyle w:val="NormalWeb"/>
        <w:ind w:left="708"/>
      </w:pPr>
      <w:r>
        <w:t xml:space="preserve">As a simple example, the Java security package knows about </w:t>
      </w:r>
      <w:bookmarkStart w:id="1599" w:name="INDEX-1002"/>
      <w:bookmarkEnd w:id="1599"/>
      <w:r>
        <w:t xml:space="preserve">message digests. A message digest is an engine: it is an operation a programmer can perform. The idea behind a message digest is independent of how any particular message digest may be calculated. All message digests share certain features, and the class that abstracts these common features into a single interface is termed an engine. Engines are generally abstract, and are always independent of any particular algorithm. </w:t>
      </w:r>
    </w:p>
    <w:p w:rsidR="00ED7F87" w:rsidRDefault="00ED7F87" w:rsidP="00ED7F87">
      <w:pPr>
        <w:pStyle w:val="NormalWeb"/>
        <w:ind w:left="708"/>
      </w:pPr>
      <w:r>
        <w:t xml:space="preserve">A message digest may be implemented by a particular algorithm, such as MD5 or SHA. An algorithm is generally provided as a concrete class that extends an abstract engine class, completing the definition of the class. However, there may be many classes that provide a particular algorithm; you may have an SHA class that came with your Java platform, and you may also have obtained an SHA class from a third party. Both classes should provide the same results, but their internal implementations may be vastly different. </w:t>
      </w:r>
    </w:p>
    <w:p w:rsidR="00ED7F87" w:rsidRDefault="00ED7F87" w:rsidP="00ED7F87">
      <w:pPr>
        <w:pStyle w:val="NormalWeb"/>
        <w:ind w:left="708"/>
      </w:pPr>
      <w:r>
        <w:t xml:space="preserve">Security providers are the glue that manages the mapping between the engines used by the rest of the security package (such as a message digest), the specific algorithms that are valid for those engines (such as an SHA digest), and the specific implementations of that algorithm/engine pair that might be available to any particular Java virtual machine. The goal of the security provider interface is to allow an easy mechanism where the specific algorithms and their implementations can be easily changed or substituted. The security provider allows us to change the implementation of the SHA digest algorithm that is in use, and to introduce a new algorithm to generate a digest. </w:t>
      </w:r>
    </w:p>
    <w:p w:rsidR="00ED7F87" w:rsidRDefault="00ED7F87" w:rsidP="00ED7F87">
      <w:pPr>
        <w:pStyle w:val="NormalWeb"/>
        <w:ind w:left="708"/>
      </w:pPr>
      <w:r>
        <w:t xml:space="preserve">Hence, a typical programmer only uses the engine classes to perform particular operations. You don't need to worry about the classes that actually perform the computation. The engine classes provide the primary interface to the security package." </w:t>
      </w:r>
    </w:p>
    <w:p w:rsidR="00ED7F87" w:rsidRDefault="00ED7F87" w:rsidP="00ED7F87">
      <w:pPr>
        <w:ind w:left="708"/>
      </w:pPr>
    </w:p>
    <w:p w:rsidR="00ED7F87" w:rsidRDefault="00ED7F87" w:rsidP="00ED7F87">
      <w:r>
        <w:t>SCAPI primitive layer will be written also using the provider architecture and thus</w:t>
      </w:r>
      <w:r w:rsidR="00213E3D">
        <w:t>,</w:t>
      </w:r>
      <w:r>
        <w:t xml:space="preserve"> will supply SCAPI provider. This will give the user a simple and known way to call functionalities.</w:t>
      </w:r>
    </w:p>
    <w:p w:rsidR="00ED7F87" w:rsidRDefault="00ED7F87" w:rsidP="00ED7F87">
      <w:r>
        <w:t>Part of this layer is to write providers for other known packages and java interface if required.</w:t>
      </w:r>
    </w:p>
    <w:p w:rsidR="00ED7F87" w:rsidRDefault="00ED7F87" w:rsidP="00ED7F87"/>
    <w:p w:rsidR="00D75295" w:rsidRDefault="00D75295" w:rsidP="007C5F01">
      <w:pPr>
        <w:pStyle w:val="Heading2"/>
        <w:numPr>
          <w:ilvl w:val="1"/>
          <w:numId w:val="11"/>
        </w:numPr>
      </w:pPr>
      <w:bookmarkStart w:id="1600" w:name="_JNI_(Java_Native"/>
      <w:bookmarkStart w:id="1601" w:name="_Toc277840042"/>
      <w:bookmarkStart w:id="1602" w:name="_Toc277840412"/>
      <w:bookmarkStart w:id="1603" w:name="_Toc277840469"/>
      <w:bookmarkStart w:id="1604" w:name="_Toc277840615"/>
      <w:bookmarkStart w:id="1605" w:name="_Toc277840823"/>
      <w:bookmarkStart w:id="1606" w:name="_Toc331084251"/>
      <w:bookmarkEnd w:id="1600"/>
      <w:r w:rsidRPr="002F0DD1">
        <w:lastRenderedPageBreak/>
        <w:t xml:space="preserve">JNI </w:t>
      </w:r>
      <w:r>
        <w:t>(</w:t>
      </w:r>
      <w:r w:rsidRPr="00145B93">
        <w:t xml:space="preserve">Java Native </w:t>
      </w:r>
      <w:proofErr w:type="gramStart"/>
      <w:r w:rsidRPr="00145B93">
        <w:t>Interface</w:t>
      </w:r>
      <w:r w:rsidRPr="002F0DD1">
        <w:t xml:space="preserve"> </w:t>
      </w:r>
      <w:r>
        <w:t>)</w:t>
      </w:r>
      <w:proofErr w:type="gramEnd"/>
      <w:r>
        <w:t xml:space="preserve"> </w:t>
      </w:r>
      <w:r w:rsidRPr="002F0DD1">
        <w:t>technology</w:t>
      </w:r>
      <w:bookmarkEnd w:id="1606"/>
      <w:r>
        <w:t xml:space="preserve"> </w:t>
      </w:r>
    </w:p>
    <w:p w:rsidR="00D75295" w:rsidRDefault="00D75295" w:rsidP="00D75295">
      <w:r w:rsidRPr="002F0DD1">
        <w:t xml:space="preserve">The following text is taken from chapter </w:t>
      </w:r>
      <w:r>
        <w:t>5</w:t>
      </w:r>
      <w:r w:rsidRPr="002F0DD1">
        <w:t xml:space="preserve"> of </w:t>
      </w:r>
      <w:r>
        <w:t xml:space="preserve">Sun Developer Network. For further information, follow the following links: </w:t>
      </w:r>
      <w:hyperlink r:id="rId80" w:history="1">
        <w:r w:rsidRPr="00031832">
          <w:rPr>
            <w:rStyle w:val="Hyperlink"/>
            <w:b/>
            <w:bCs/>
          </w:rPr>
          <w:t>http://java.sun.com/developer/onlineTraining/Programming/JDCBook/jni.html</w:t>
        </w:r>
      </w:hyperlink>
    </w:p>
    <w:p w:rsidR="00D75295" w:rsidRDefault="00BA3274" w:rsidP="00D75295">
      <w:hyperlink r:id="rId81" w:history="1">
        <w:r w:rsidR="00D75295" w:rsidRPr="00031832">
          <w:rPr>
            <w:rStyle w:val="Hyperlink"/>
          </w:rPr>
          <w:t>http://java.sun.com/docs/books/jni/html/jniTOC.html</w:t>
        </w:r>
      </w:hyperlink>
    </w:p>
    <w:p w:rsidR="00D75295" w:rsidRDefault="00D75295" w:rsidP="00D75295"/>
    <w:p w:rsidR="00D75295" w:rsidRDefault="00D75295" w:rsidP="00D75295">
      <w:pPr>
        <w:pStyle w:val="NormalWeb"/>
        <w:ind w:left="708"/>
      </w:pPr>
      <w:proofErr w:type="gramStart"/>
      <w:r>
        <w:t>"</w:t>
      </w:r>
      <w:r w:rsidRPr="001E47B5">
        <w:t xml:space="preserve"> </w:t>
      </w:r>
      <w:r>
        <w:t>The</w:t>
      </w:r>
      <w:proofErr w:type="gramEnd"/>
      <w:r>
        <w:t xml:space="preserve"> Java platform is relatively new, which means there could be times when you will need to integrate programs written with the Java language with existing non-Java language services, API toolkits, and programs. The Java platform provides the Java Native Interface (JNI) to help ease this type of integration. </w:t>
      </w:r>
    </w:p>
    <w:p w:rsidR="00D75295" w:rsidRDefault="00D75295" w:rsidP="00D75295">
      <w:pPr>
        <w:pStyle w:val="NormalWeb"/>
        <w:ind w:left="708"/>
      </w:pPr>
      <w:r>
        <w:t>The JNI defines a standard naming and calling convention so the Java</w:t>
      </w:r>
      <w:hyperlink r:id="rId82" w:anchor="TJVM" w:history="1">
        <w:r>
          <w:rPr>
            <w:rStyle w:val="Hyperlink"/>
            <w:vertAlign w:val="superscript"/>
          </w:rPr>
          <w:t>1</w:t>
        </w:r>
      </w:hyperlink>
      <w:r>
        <w:t xml:space="preserve"> virtual machine can locate and invoke native methods. In fact, JNI is built into the Java virtual machine so the Java virtual machine can invoke local system calls to perform input and output, graphics, networking, and threading operations on the host operating system. </w:t>
      </w:r>
    </w:p>
    <w:p w:rsidR="00D75295" w:rsidRDefault="00D75295" w:rsidP="00D75295">
      <w:pPr>
        <w:pStyle w:val="NormalWeb"/>
        <w:ind w:left="708"/>
      </w:pPr>
      <w:r>
        <w:t>This chapter explains how to use JNI in programs written in the Java language to call any libraries on the local machine, call Java language methods from inside native code, and how to create and run a Java VM instance."</w:t>
      </w:r>
    </w:p>
    <w:p w:rsidR="00D75295" w:rsidRDefault="00D75295" w:rsidP="00D75295">
      <w:r>
        <w:rPr>
          <w:lang w:eastAsia="en-GB"/>
        </w:rPr>
        <w:t>An interface translating from crypto++ and CACE-salt to Java will be provided by using JNI</w:t>
      </w:r>
      <w:r>
        <w:t>. Since we do not intend to change the provided libraries of crypto++ and CACE we will provide an independent dll's for each library including the functionality we choose.</w:t>
      </w:r>
    </w:p>
    <w:p w:rsidR="00EA6C9E" w:rsidRDefault="00EA6C9E">
      <w:pPr>
        <w:autoSpaceDE/>
        <w:autoSpaceDN/>
        <w:adjustRightInd/>
        <w:rPr>
          <w:b/>
          <w:bCs/>
          <w:noProof/>
          <w:sz w:val="28"/>
        </w:rPr>
      </w:pPr>
      <w:r>
        <w:rPr>
          <w:noProof/>
        </w:rPr>
        <w:br w:type="page"/>
      </w:r>
    </w:p>
    <w:p w:rsidR="00BE6C75" w:rsidRDefault="00BE6C75" w:rsidP="00BE6C75">
      <w:pPr>
        <w:pStyle w:val="Heading2"/>
        <w:numPr>
          <w:ilvl w:val="1"/>
          <w:numId w:val="11"/>
        </w:numPr>
      </w:pPr>
      <w:r>
        <w:lastRenderedPageBreak/>
        <w:t xml:space="preserve"> </w:t>
      </w:r>
      <w:bookmarkStart w:id="1607" w:name="_Toc331084252"/>
      <w:r>
        <w:t>MIRACL library compilation</w:t>
      </w:r>
      <w:bookmarkEnd w:id="1607"/>
    </w:p>
    <w:p w:rsidR="00BE6C75" w:rsidRDefault="00BE6C75" w:rsidP="00BE6C75">
      <w:r>
        <w:t xml:space="preserve">MIRACL library has two modes of operation. The first mode is written in </w:t>
      </w:r>
      <w:r>
        <w:t>C</w:t>
      </w:r>
      <w:r>
        <w:t xml:space="preserve"> language and includes functions, such as ecurve_mult and epoint_init. The second mode is a wrapper to these functions and is written in </w:t>
      </w:r>
      <w:r>
        <w:t>C</w:t>
      </w:r>
      <w:r>
        <w:t>++ language.</w:t>
      </w:r>
    </w:p>
    <w:p w:rsidR="00BE6C75" w:rsidRDefault="00BE6C75" w:rsidP="00BE6C75">
      <w:r>
        <w:t>Naturally we would work with the wrapper classes, which make the work eas</w:t>
      </w:r>
      <w:r>
        <w:t>ier</w:t>
      </w:r>
      <w:r>
        <w:t xml:space="preserve"> and </w:t>
      </w:r>
      <w:proofErr w:type="gramStart"/>
      <w:r>
        <w:t>more</w:t>
      </w:r>
      <w:r>
        <w:t xml:space="preserve">  </w:t>
      </w:r>
      <w:r>
        <w:t>convenient</w:t>
      </w:r>
      <w:proofErr w:type="gramEnd"/>
      <w:r>
        <w:t xml:space="preserve">. But MIRACL has a huge disadvantage – there is a global MIRACL pointer called </w:t>
      </w:r>
      <w:proofErr w:type="gramStart"/>
      <w:r>
        <w:t>mip</w:t>
      </w:r>
      <w:proofErr w:type="gramEnd"/>
      <w:r>
        <w:t xml:space="preserve">. This pointer includes some parameters that define the elliptic curves. These parameters can refer to one elliptic curve at a time. So, the fact that </w:t>
      </w:r>
      <w:proofErr w:type="gramStart"/>
      <w:r>
        <w:t>mip</w:t>
      </w:r>
      <w:proofErr w:type="gramEnd"/>
      <w:r>
        <w:t xml:space="preserve"> pointer is global in other words says that there can be just one elliptic curve at a time. This is bad for us because we need to allow the existence of </w:t>
      </w:r>
      <w:r>
        <w:t xml:space="preserve">any number of </w:t>
      </w:r>
      <w:r>
        <w:t>curves in parallel.</w:t>
      </w:r>
    </w:p>
    <w:p w:rsidR="00BE6C75" w:rsidRDefault="00BE6C75" w:rsidP="00BE6C75">
      <w:r>
        <w:t xml:space="preserve">MIRACL has a solution for that problem. The file mirdef.h contains some </w:t>
      </w:r>
      <w:r>
        <w:t>#</w:t>
      </w:r>
      <w:r>
        <w:t xml:space="preserve">defines used in MIRACL library. </w:t>
      </w:r>
      <w:r>
        <w:t>I</w:t>
      </w:r>
      <w:r>
        <w:t xml:space="preserve">f we add the define of MR_GENERIC_MT to this file, the mip is no longer a global pointer, but almost every MIRACL function now gets it as the first argument. This solution looks fine but it works only in the </w:t>
      </w:r>
      <w:r>
        <w:t>C</w:t>
      </w:r>
      <w:r>
        <w:t xml:space="preserve"> mode,</w:t>
      </w:r>
      <w:r>
        <w:t xml:space="preserve"> i.</w:t>
      </w:r>
      <w:r>
        <w:t xml:space="preserve"> e. if we use this solution we can’t use the </w:t>
      </w:r>
      <w:r>
        <w:t>C</w:t>
      </w:r>
      <w:r>
        <w:t>++ wrappers.</w:t>
      </w:r>
    </w:p>
    <w:p w:rsidR="00BE6C75" w:rsidRDefault="00BE6C75" w:rsidP="00BE6C75">
      <w:r>
        <w:t xml:space="preserve">So we cannot use the MIRACL </w:t>
      </w:r>
      <w:r>
        <w:t>C</w:t>
      </w:r>
      <w:r>
        <w:t xml:space="preserve">++ code. But we want to use the MIRACL </w:t>
      </w:r>
      <w:r>
        <w:t>C</w:t>
      </w:r>
      <w:r>
        <w:t xml:space="preserve"> function</w:t>
      </w:r>
      <w:r>
        <w:t>s</w:t>
      </w:r>
      <w:r>
        <w:t xml:space="preserve"> from our </w:t>
      </w:r>
      <w:r>
        <w:t>C</w:t>
      </w:r>
      <w:r>
        <w:t>++ code. This can be done by compil</w:t>
      </w:r>
      <w:r>
        <w:t>ing</w:t>
      </w:r>
      <w:r>
        <w:t xml:space="preserve"> the MiraclLibrary and our MiraclJavaInterface</w:t>
      </w:r>
      <w:r>
        <w:t>.</w:t>
      </w:r>
      <w:r>
        <w:t xml:space="preserve">dll as </w:t>
      </w:r>
      <w:r>
        <w:t>C</w:t>
      </w:r>
      <w:r>
        <w:t>++ code (/TP). Now we face another problem. MiraclLibrary has the functions muldiv and muldvm. These functions are optimizations for multiplications and divide operations and are different in each compiler and operating system. MIRACL documentation offers many implementations to these functions and says “delete those parts irrelevant to your requirements”. It means that we need to decide which implementation to use.</w:t>
      </w:r>
    </w:p>
    <w:p w:rsidR="00BE6C75" w:rsidRDefault="00BE6C75" w:rsidP="00BE6C75">
      <w:r>
        <w:t>Our code calls the functions</w:t>
      </w:r>
      <w:r>
        <w:t>’</w:t>
      </w:r>
      <w:r>
        <w:t xml:space="preserve"> implementation</w:t>
      </w:r>
      <w:r>
        <w:t>s</w:t>
      </w:r>
      <w:r>
        <w:t xml:space="preserve"> that get and return arguments of type mr_small which </w:t>
      </w:r>
      <w:r>
        <w:t xml:space="preserve">is </w:t>
      </w:r>
      <w:r>
        <w:t>define</w:t>
      </w:r>
      <w:r>
        <w:t>d</w:t>
      </w:r>
      <w:r>
        <w:t xml:space="preserve"> as unsigned int. So we looked for implementation with th</w:t>
      </w:r>
      <w:r>
        <w:t>ose</w:t>
      </w:r>
      <w:r>
        <w:t xml:space="preserve"> types. The only suitable implementation we found is documented as “Win64 C version of mrmuldv.c, for 64-bit Visual Studio apps”. This f</w:t>
      </w:r>
      <w:r>
        <w:t>i</w:t>
      </w:r>
      <w:r>
        <w:t>t</w:t>
      </w:r>
      <w:r>
        <w:t>s</w:t>
      </w:r>
      <w:r>
        <w:t xml:space="preserve"> our requirements of arguments types and match</w:t>
      </w:r>
      <w:r>
        <w:t>es</w:t>
      </w:r>
      <w:r>
        <w:t xml:space="preserve"> our operating system. </w:t>
      </w:r>
      <w:r>
        <w:t xml:space="preserve">However, this means that the code based on the Miracl Library is not portable to other platforms. </w:t>
      </w:r>
    </w:p>
    <w:p w:rsidR="00BE6C75" w:rsidRDefault="00BE6C75" w:rsidP="00BE6C75">
      <w:r>
        <w:t>We added this implementation to the MiraclLibrary, compiled the library and the MiraclJavaInterface.dll and our test vectors result in success, so it seems to work fine.</w:t>
      </w:r>
    </w:p>
    <w:p w:rsidR="00661B61" w:rsidRDefault="00661B61" w:rsidP="00661B61"/>
    <w:p w:rsidR="00661B61" w:rsidRDefault="00661B61">
      <w:pPr>
        <w:autoSpaceDE/>
        <w:autoSpaceDN/>
        <w:adjustRightInd/>
        <w:rPr>
          <w:b/>
          <w:bCs/>
          <w:sz w:val="28"/>
          <w:lang w:eastAsia="en-GB"/>
        </w:rPr>
      </w:pPr>
      <w:r>
        <w:br w:type="page"/>
      </w:r>
    </w:p>
    <w:p w:rsidR="007F13C5" w:rsidRDefault="00D75295" w:rsidP="007C5F01">
      <w:pPr>
        <w:pStyle w:val="Heading2"/>
        <w:numPr>
          <w:ilvl w:val="1"/>
          <w:numId w:val="11"/>
        </w:numPr>
      </w:pPr>
      <w:bookmarkStart w:id="1608" w:name="_Toc331084253"/>
      <w:r>
        <w:lastRenderedPageBreak/>
        <w:t>Code for FactoriesUtility::getObject:</w:t>
      </w:r>
      <w:bookmarkEnd w:id="1584"/>
      <w:bookmarkEnd w:id="1585"/>
      <w:bookmarkEnd w:id="1586"/>
      <w:bookmarkEnd w:id="1587"/>
      <w:bookmarkEnd w:id="1588"/>
      <w:bookmarkEnd w:id="1601"/>
      <w:bookmarkEnd w:id="1602"/>
      <w:bookmarkEnd w:id="1603"/>
      <w:bookmarkEnd w:id="1604"/>
      <w:bookmarkEnd w:id="1605"/>
      <w:bookmarkEnd w:id="1608"/>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112B64" w:rsidP="007F13C5">
      <w:pPr>
        <w:rPr>
          <w:lang w:eastAsia="en-GB"/>
        </w:rPr>
      </w:pPr>
      <w:r>
        <w:rPr>
          <w:noProof/>
        </w:rPr>
        <mc:AlternateContent>
          <mc:Choice Requires="wps">
            <w:drawing>
              <wp:anchor distT="0" distB="0" distL="114300" distR="114300" simplePos="0" relativeHeight="251714560" behindDoc="0" locked="0" layoutInCell="1" allowOverlap="1" wp14:anchorId="3522E033" wp14:editId="15FFD202">
                <wp:simplePos x="0" y="0"/>
                <wp:positionH relativeFrom="column">
                  <wp:posOffset>-633730</wp:posOffset>
                </wp:positionH>
                <wp:positionV relativeFrom="paragraph">
                  <wp:posOffset>68580</wp:posOffset>
                </wp:positionV>
                <wp:extent cx="7159625" cy="6971665"/>
                <wp:effectExtent l="13970" t="11430" r="8255" b="8255"/>
                <wp:wrapNone/>
                <wp:docPr id="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9625" cy="6971665"/>
                        </a:xfrm>
                        <a:prstGeom prst="rect">
                          <a:avLst/>
                        </a:prstGeom>
                        <a:solidFill>
                          <a:srgbClr val="FFFFFF"/>
                        </a:solidFill>
                        <a:ln w="9525">
                          <a:solidFill>
                            <a:srgbClr val="000000"/>
                          </a:solidFill>
                          <a:miter lim="800000"/>
                          <a:headEnd/>
                          <a:tailEnd/>
                        </a:ln>
                      </wps:spPr>
                      <wps:txbx>
                        <w:txbxContent>
                          <w:p w:rsidR="009A500B" w:rsidRPr="00407454" w:rsidRDefault="009A500B" w:rsidP="00407454">
                            <w:pPr>
                              <w:rPr>
                                <w:rFonts w:ascii="Courier New" w:hAnsi="Courier New" w:cs="Courier New"/>
                                <w:sz w:val="18"/>
                                <w:szCs w:val="18"/>
                              </w:rPr>
                            </w:pPr>
                            <w:proofErr w:type="gramStart"/>
                            <w:r w:rsidRPr="00407454">
                              <w:rPr>
                                <w:rFonts w:ascii="Courier New" w:hAnsi="Courier New" w:cs="Courier New"/>
                                <w:b/>
                                <w:bCs/>
                                <w:color w:val="7F0055"/>
                                <w:sz w:val="18"/>
                                <w:szCs w:val="18"/>
                              </w:rPr>
                              <w:t>public</w:t>
                            </w:r>
                            <w:proofErr w:type="gramEnd"/>
                            <w:r w:rsidRPr="00407454">
                              <w:rPr>
                                <w:rFonts w:ascii="Courier New" w:hAnsi="Courier New" w:cs="Courier New"/>
                                <w:color w:val="000000"/>
                                <w:sz w:val="18"/>
                                <w:szCs w:val="18"/>
                              </w:rPr>
                              <w:t xml:space="preserve"> Object </w:t>
                            </w:r>
                            <w:r w:rsidRPr="00407454">
                              <w:rPr>
                                <w:rFonts w:ascii="Courier New" w:hAnsi="Courier New" w:cs="Courier New"/>
                                <w:color w:val="000000"/>
                                <w:sz w:val="18"/>
                                <w:szCs w:val="18"/>
                                <w:highlight w:val="lightGray"/>
                              </w:rPr>
                              <w:t>getObject</w:t>
                            </w:r>
                            <w:r w:rsidRPr="00407454">
                              <w:rPr>
                                <w:rFonts w:ascii="Courier New" w:hAnsi="Courier New" w:cs="Courier New"/>
                                <w:color w:val="000000"/>
                                <w:sz w:val="18"/>
                                <w:szCs w:val="18"/>
                              </w:rPr>
                              <w:t xml:space="preserve">(String provider, String algName, Object[] params) </w:t>
                            </w:r>
                            <w:r w:rsidRPr="00407454">
                              <w:rPr>
                                <w:rFonts w:ascii="Courier New" w:hAnsi="Courier New" w:cs="Courier New"/>
                                <w:b/>
                                <w:bCs/>
                                <w:color w:val="7F0055"/>
                                <w:sz w:val="18"/>
                                <w:szCs w:val="18"/>
                              </w:rPr>
                              <w:t>throws</w:t>
                            </w:r>
                            <w:r>
                              <w:rPr>
                                <w:rFonts w:ascii="Courier New" w:hAnsi="Courier New" w:cs="Courier New"/>
                                <w:color w:val="000000"/>
                                <w:sz w:val="18"/>
                                <w:szCs w:val="18"/>
                              </w:rPr>
                              <w:t xml:space="preserve"> FactoriesException</w:t>
                            </w:r>
                            <w:r w:rsidRPr="00407454">
                              <w:rPr>
                                <w:rFonts w:ascii="Courier New" w:hAnsi="Courier New" w:cs="Courier New"/>
                                <w:color w:val="000000"/>
                                <w:sz w:val="18"/>
                                <w:szCs w:val="18"/>
                              </w:rPr>
                              <w:t>{</w:t>
                            </w:r>
                          </w:p>
                          <w:p w:rsidR="009A500B" w:rsidRPr="00407454" w:rsidRDefault="009A500B"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p>
                          <w:p w:rsidR="009A500B" w:rsidRPr="00407454" w:rsidRDefault="009A500B" w:rsidP="00653C08">
                            <w:pPr>
                              <w:rPr>
                                <w:rFonts w:ascii="Courier New" w:hAnsi="Courier New" w:cs="Courier New"/>
                                <w:sz w:val="18"/>
                                <w:szCs w:val="18"/>
                              </w:rPr>
                            </w:pP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boolean</w:t>
                            </w:r>
                            <w:proofErr w:type="gramEnd"/>
                            <w:r w:rsidRPr="00407454">
                              <w:rPr>
                                <w:rFonts w:ascii="Courier New" w:hAnsi="Courier New" w:cs="Courier New"/>
                                <w:color w:val="000000"/>
                                <w:sz w:val="18"/>
                                <w:szCs w:val="18"/>
                              </w:rPr>
                              <w:t xml:space="preserve"> valid = checkAlgorithmsValidityForType(algName);</w:t>
                            </w:r>
                          </w:p>
                          <w:p w:rsidR="009A500B" w:rsidRPr="00407454" w:rsidRDefault="009A500B" w:rsidP="00407454">
                            <w:pPr>
                              <w:rPr>
                                <w:rFonts w:ascii="Courier New" w:hAnsi="Courier New" w:cs="Courier New"/>
                                <w:sz w:val="18"/>
                                <w:szCs w:val="18"/>
                              </w:rPr>
                            </w:pP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if</w:t>
                            </w:r>
                            <w:r w:rsidRPr="00407454">
                              <w:rPr>
                                <w:rFonts w:ascii="Courier New" w:hAnsi="Courier New" w:cs="Courier New"/>
                                <w:color w:val="000000"/>
                                <w:sz w:val="18"/>
                                <w:szCs w:val="18"/>
                              </w:rPr>
                              <w:t>(</w:t>
                            </w:r>
                            <w:proofErr w:type="gramEnd"/>
                            <w:r w:rsidRPr="00407454">
                              <w:rPr>
                                <w:rFonts w:ascii="Courier New" w:hAnsi="Courier New" w:cs="Courier New"/>
                                <w:color w:val="000000"/>
                                <w:sz w:val="18"/>
                                <w:szCs w:val="18"/>
                              </w:rPr>
                              <w:t>!valid){</w:t>
                            </w:r>
                          </w:p>
                          <w:p w:rsidR="009A500B" w:rsidRPr="00407454" w:rsidRDefault="009A500B"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throw</w:t>
                            </w:r>
                            <w:proofErr w:type="gramEnd"/>
                            <w:r w:rsidRPr="00407454">
                              <w:rPr>
                                <w:rFonts w:ascii="Courier New" w:hAnsi="Courier New" w:cs="Courier New"/>
                                <w:color w:val="000000"/>
                                <w:sz w:val="18"/>
                                <w:szCs w:val="18"/>
                              </w:rPr>
                              <w:t xml:space="preserve"> (</w:t>
                            </w:r>
                            <w:r w:rsidRPr="00407454">
                              <w:rPr>
                                <w:rFonts w:ascii="Courier New" w:hAnsi="Courier New" w:cs="Courier New"/>
                                <w:b/>
                                <w:bCs/>
                                <w:color w:val="7F0055"/>
                                <w:sz w:val="18"/>
                                <w:szCs w:val="18"/>
                              </w:rPr>
                              <w:t>new</w:t>
                            </w:r>
                            <w:r w:rsidRPr="00407454">
                              <w:rPr>
                                <w:rFonts w:ascii="Courier New" w:hAnsi="Courier New" w:cs="Courier New"/>
                                <w:color w:val="000000"/>
                                <w:sz w:val="18"/>
                                <w:szCs w:val="18"/>
                              </w:rPr>
                              <w:t xml:space="preserve"> IllegalArgumentException(</w:t>
                            </w:r>
                            <w:r w:rsidRPr="00407454">
                              <w:rPr>
                                <w:rFonts w:ascii="Courier New" w:hAnsi="Courier New" w:cs="Courier New"/>
                                <w:color w:val="2A00FF"/>
                                <w:sz w:val="18"/>
                                <w:szCs w:val="18"/>
                              </w:rPr>
                              <w:t>"This factory does not support the algorithm: "</w:t>
                            </w:r>
                            <w:r w:rsidRPr="00407454">
                              <w:rPr>
                                <w:rFonts w:ascii="Courier New" w:hAnsi="Courier New" w:cs="Courier New"/>
                                <w:color w:val="000000"/>
                                <w:sz w:val="18"/>
                                <w:szCs w:val="18"/>
                              </w:rPr>
                              <w:t xml:space="preserve"> + algName));</w:t>
                            </w:r>
                          </w:p>
                          <w:p w:rsidR="009A500B" w:rsidRPr="00407454" w:rsidRDefault="009A500B"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w:t>
                            </w:r>
                          </w:p>
                          <w:p w:rsidR="009A500B" w:rsidRPr="00407454" w:rsidRDefault="009A500B" w:rsidP="00653C08">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 xml:space="preserve"> </w:t>
                            </w:r>
                          </w:p>
                          <w:p w:rsidR="009A500B" w:rsidRPr="00407454" w:rsidRDefault="009A500B" w:rsidP="00407454">
                            <w:pPr>
                              <w:rPr>
                                <w:rFonts w:ascii="Courier New" w:hAnsi="Courier New" w:cs="Courier New"/>
                                <w:sz w:val="18"/>
                                <w:szCs w:val="18"/>
                              </w:rPr>
                            </w:pPr>
                            <w:r>
                              <w:rPr>
                                <w:rFonts w:ascii="Courier New" w:hAnsi="Courier New" w:cs="Courier New"/>
                                <w:color w:val="000000"/>
                                <w:sz w:val="18"/>
                                <w:szCs w:val="18"/>
                              </w:rPr>
                              <w:tab/>
                            </w:r>
                            <w:proofErr w:type="gramStart"/>
                            <w:r w:rsidRPr="00407454">
                              <w:rPr>
                                <w:rFonts w:ascii="Courier New" w:hAnsi="Courier New" w:cs="Courier New"/>
                                <w:color w:val="000000"/>
                                <w:sz w:val="18"/>
                                <w:szCs w:val="18"/>
                              </w:rPr>
                              <w:t>valid</w:t>
                            </w:r>
                            <w:proofErr w:type="gramEnd"/>
                            <w:r w:rsidRPr="00407454">
                              <w:rPr>
                                <w:rFonts w:ascii="Courier New" w:hAnsi="Courier New" w:cs="Courier New"/>
                                <w:color w:val="000000"/>
                                <w:sz w:val="18"/>
                                <w:szCs w:val="18"/>
                              </w:rPr>
                              <w:t xml:space="preserve"> = checkProviderImplementationOfAlgorithm(provider, algName);</w:t>
                            </w:r>
                          </w:p>
                          <w:p w:rsidR="009A500B" w:rsidRPr="00407454" w:rsidRDefault="009A500B" w:rsidP="00407454">
                            <w:pPr>
                              <w:rPr>
                                <w:rFonts w:ascii="Courier New" w:hAnsi="Courier New" w:cs="Courier New"/>
                                <w:sz w:val="18"/>
                                <w:szCs w:val="18"/>
                              </w:rPr>
                            </w:pP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if</w:t>
                            </w:r>
                            <w:r w:rsidRPr="00407454">
                              <w:rPr>
                                <w:rFonts w:ascii="Courier New" w:hAnsi="Courier New" w:cs="Courier New"/>
                                <w:color w:val="000000"/>
                                <w:sz w:val="18"/>
                                <w:szCs w:val="18"/>
                              </w:rPr>
                              <w:t>(</w:t>
                            </w:r>
                            <w:proofErr w:type="gramEnd"/>
                            <w:r w:rsidRPr="00407454">
                              <w:rPr>
                                <w:rFonts w:ascii="Courier New" w:hAnsi="Courier New" w:cs="Courier New"/>
                                <w:color w:val="000000"/>
                                <w:sz w:val="18"/>
                                <w:szCs w:val="18"/>
                              </w:rPr>
                              <w:t>!valid){</w:t>
                            </w:r>
                          </w:p>
                          <w:p w:rsidR="009A500B" w:rsidRPr="00407454" w:rsidRDefault="009A500B"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throw</w:t>
                            </w:r>
                            <w:proofErr w:type="gramEnd"/>
                            <w:r w:rsidRPr="00407454">
                              <w:rPr>
                                <w:rFonts w:ascii="Courier New" w:hAnsi="Courier New" w:cs="Courier New"/>
                                <w:color w:val="000000"/>
                                <w:sz w:val="18"/>
                                <w:szCs w:val="18"/>
                              </w:rPr>
                              <w:t xml:space="preserve"> (</w:t>
                            </w:r>
                            <w:r w:rsidRPr="00407454">
                              <w:rPr>
                                <w:rFonts w:ascii="Courier New" w:hAnsi="Courier New" w:cs="Courier New"/>
                                <w:b/>
                                <w:bCs/>
                                <w:color w:val="7F0055"/>
                                <w:sz w:val="18"/>
                                <w:szCs w:val="18"/>
                              </w:rPr>
                              <w:t>new</w:t>
                            </w:r>
                            <w:r w:rsidRPr="00407454">
                              <w:rPr>
                                <w:rFonts w:ascii="Courier New" w:hAnsi="Courier New" w:cs="Courier New"/>
                                <w:color w:val="000000"/>
                                <w:sz w:val="18"/>
                                <w:szCs w:val="18"/>
                              </w:rPr>
                              <w:t xml:space="preserve"> IllegalArgumentException(</w:t>
                            </w:r>
                            <w:r w:rsidRPr="00407454">
                              <w:rPr>
                                <w:rFonts w:ascii="Courier New" w:hAnsi="Courier New" w:cs="Courier New"/>
                                <w:color w:val="2A00FF"/>
                                <w:sz w:val="18"/>
                                <w:szCs w:val="18"/>
                              </w:rPr>
                              <w:t>"Algorithm "</w:t>
                            </w:r>
                            <w:r w:rsidRPr="00407454">
                              <w:rPr>
                                <w:rFonts w:ascii="Courier New" w:hAnsi="Courier New" w:cs="Courier New"/>
                                <w:color w:val="000000"/>
                                <w:sz w:val="18"/>
                                <w:szCs w:val="18"/>
                              </w:rPr>
                              <w:t xml:space="preserve"> + algName + </w:t>
                            </w:r>
                            <w:r w:rsidRPr="00407454">
                              <w:rPr>
                                <w:rFonts w:ascii="Courier New" w:hAnsi="Courier New" w:cs="Courier New"/>
                                <w:color w:val="2A00FF"/>
                                <w:sz w:val="18"/>
                                <w:szCs w:val="18"/>
                              </w:rPr>
                              <w:t>" is not supported for provider "</w:t>
                            </w:r>
                            <w:r w:rsidRPr="00407454">
                              <w:rPr>
                                <w:rFonts w:ascii="Courier New" w:hAnsi="Courier New" w:cs="Courier New"/>
                                <w:color w:val="000000"/>
                                <w:sz w:val="18"/>
                                <w:szCs w:val="18"/>
                              </w:rPr>
                              <w:t xml:space="preserve"> + provider));</w:t>
                            </w:r>
                          </w:p>
                          <w:p w:rsidR="009A500B" w:rsidRPr="00407454" w:rsidRDefault="009A500B" w:rsidP="00653C08">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w:t>
                            </w:r>
                            <w:r w:rsidRPr="00407454">
                              <w:rPr>
                                <w:rFonts w:ascii="Courier New" w:hAnsi="Courier New" w:cs="Courier New"/>
                                <w:color w:val="000000"/>
                                <w:sz w:val="18"/>
                                <w:szCs w:val="18"/>
                              </w:rPr>
                              <w:tab/>
                            </w:r>
                          </w:p>
                          <w:p w:rsidR="009A500B" w:rsidRPr="00407454" w:rsidRDefault="009A500B"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 xml:space="preserve">String keyToMap = </w:t>
                            </w:r>
                            <w:proofErr w:type="gramStart"/>
                            <w:r w:rsidRPr="00407454">
                              <w:rPr>
                                <w:rFonts w:ascii="Courier New" w:hAnsi="Courier New" w:cs="Courier New"/>
                                <w:color w:val="000000"/>
                                <w:sz w:val="18"/>
                                <w:szCs w:val="18"/>
                              </w:rPr>
                              <w:t>prepareKey(</w:t>
                            </w:r>
                            <w:proofErr w:type="gramEnd"/>
                            <w:r w:rsidRPr="00407454">
                              <w:rPr>
                                <w:rFonts w:ascii="Courier New" w:hAnsi="Courier New" w:cs="Courier New"/>
                                <w:color w:val="000000"/>
                                <w:sz w:val="18"/>
                                <w:szCs w:val="18"/>
                              </w:rPr>
                              <w:t>provider, algName);</w:t>
                            </w:r>
                          </w:p>
                          <w:p w:rsidR="009A500B" w:rsidRPr="00407454" w:rsidRDefault="009A500B" w:rsidP="00407454">
                            <w:pPr>
                              <w:rPr>
                                <w:rFonts w:ascii="Courier New" w:hAnsi="Courier New" w:cs="Courier New"/>
                                <w:sz w:val="18"/>
                                <w:szCs w:val="18"/>
                              </w:rPr>
                            </w:pPr>
                            <w:r w:rsidRPr="00407454">
                              <w:rPr>
                                <w:rFonts w:ascii="Courier New" w:hAnsi="Courier New" w:cs="Courier New"/>
                                <w:color w:val="000000"/>
                                <w:sz w:val="18"/>
                                <w:szCs w:val="18"/>
                              </w:rPr>
                              <w:tab/>
                            </w:r>
                          </w:p>
                          <w:p w:rsidR="009A500B" w:rsidRPr="00407454" w:rsidRDefault="009A500B" w:rsidP="00653C08">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 xml:space="preserve">String className = </w:t>
                            </w:r>
                            <w:proofErr w:type="gramStart"/>
                            <w:r w:rsidRPr="00407454">
                              <w:rPr>
                                <w:rFonts w:ascii="Courier New" w:hAnsi="Courier New" w:cs="Courier New"/>
                                <w:color w:val="0000C0"/>
                                <w:sz w:val="18"/>
                                <w:szCs w:val="18"/>
                              </w:rPr>
                              <w:t>algsInType</w:t>
                            </w:r>
                            <w:r w:rsidRPr="00407454">
                              <w:rPr>
                                <w:rFonts w:ascii="Courier New" w:hAnsi="Courier New" w:cs="Courier New"/>
                                <w:color w:val="000000"/>
                                <w:sz w:val="18"/>
                                <w:szCs w:val="18"/>
                              </w:rPr>
                              <w:t>.getProperty(</w:t>
                            </w:r>
                            <w:proofErr w:type="gramEnd"/>
                            <w:r w:rsidRPr="00407454">
                              <w:rPr>
                                <w:rFonts w:ascii="Courier New" w:hAnsi="Courier New" w:cs="Courier New"/>
                                <w:color w:val="000000"/>
                                <w:sz w:val="18"/>
                                <w:szCs w:val="18"/>
                              </w:rPr>
                              <w:t>keyToMap);</w:t>
                            </w:r>
                          </w:p>
                          <w:p w:rsidR="009A500B" w:rsidRPr="00407454" w:rsidRDefault="009A500B"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u w:val="single"/>
                              </w:rPr>
                              <w:t>Class</w:t>
                            </w:r>
                            <w:r w:rsidRPr="00407454">
                              <w:rPr>
                                <w:rFonts w:ascii="Courier New" w:hAnsi="Courier New" w:cs="Courier New"/>
                                <w:color w:val="000000"/>
                                <w:sz w:val="18"/>
                                <w:szCs w:val="18"/>
                              </w:rPr>
                              <w:t xml:space="preserve"> </w:t>
                            </w:r>
                            <w:proofErr w:type="gramStart"/>
                            <w:r w:rsidRPr="00407454">
                              <w:rPr>
                                <w:rFonts w:ascii="Courier New" w:hAnsi="Courier New" w:cs="Courier New"/>
                                <w:color w:val="000000"/>
                                <w:sz w:val="18"/>
                                <w:szCs w:val="18"/>
                              </w:rPr>
                              <w:t>algClass  =</w:t>
                            </w:r>
                            <w:proofErr w:type="gramEnd"/>
                            <w:r w:rsidRPr="00407454">
                              <w:rPr>
                                <w:rFonts w:ascii="Courier New" w:hAnsi="Courier New" w:cs="Courier New"/>
                                <w:color w:val="000000"/>
                                <w:sz w:val="18"/>
                                <w:szCs w:val="18"/>
                              </w:rPr>
                              <w:t xml:space="preserve"> </w:t>
                            </w:r>
                            <w:r w:rsidRPr="00407454">
                              <w:rPr>
                                <w:rFonts w:ascii="Courier New" w:hAnsi="Courier New" w:cs="Courier New"/>
                                <w:b/>
                                <w:bCs/>
                                <w:color w:val="7F0055"/>
                                <w:sz w:val="18"/>
                                <w:szCs w:val="18"/>
                              </w:rPr>
                              <w:t>null</w:t>
                            </w:r>
                            <w:r w:rsidRPr="00407454">
                              <w:rPr>
                                <w:rFonts w:ascii="Courier New" w:hAnsi="Courier New" w:cs="Courier New"/>
                                <w:color w:val="000000"/>
                                <w:sz w:val="18"/>
                                <w:szCs w:val="18"/>
                              </w:rPr>
                              <w:t>;</w:t>
                            </w: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 xml:space="preserve">//will hold an Object of type Class representing our </w:t>
                            </w:r>
                            <w:r w:rsidRPr="00407454">
                              <w:rPr>
                                <w:rFonts w:ascii="Courier New" w:hAnsi="Courier New" w:cs="Courier New"/>
                                <w:color w:val="3F7F5F"/>
                                <w:sz w:val="18"/>
                                <w:szCs w:val="18"/>
                                <w:u w:val="single"/>
                              </w:rPr>
                              <w:t>alg</w:t>
                            </w:r>
                            <w:r w:rsidRPr="00407454">
                              <w:rPr>
                                <w:rFonts w:ascii="Courier New" w:hAnsi="Courier New" w:cs="Courier New"/>
                                <w:color w:val="3F7F5F"/>
                                <w:sz w:val="18"/>
                                <w:szCs w:val="18"/>
                              </w:rPr>
                              <w:t xml:space="preserve"> class</w:t>
                            </w:r>
                          </w:p>
                          <w:p w:rsidR="009A500B" w:rsidRPr="00407454" w:rsidRDefault="009A500B"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 xml:space="preserve">Object newObj = </w:t>
                            </w:r>
                            <w:r w:rsidRPr="00407454">
                              <w:rPr>
                                <w:rFonts w:ascii="Courier New" w:hAnsi="Courier New" w:cs="Courier New"/>
                                <w:b/>
                                <w:bCs/>
                                <w:color w:val="7F0055"/>
                                <w:sz w:val="18"/>
                                <w:szCs w:val="18"/>
                              </w:rPr>
                              <w:t>null</w:t>
                            </w:r>
                            <w:r w:rsidRPr="00407454">
                              <w:rPr>
                                <w:rFonts w:ascii="Courier New" w:hAnsi="Courier New" w:cs="Courier New"/>
                                <w:color w:val="000000"/>
                                <w:sz w:val="18"/>
                                <w:szCs w:val="18"/>
                              </w:rPr>
                              <w:t>;</w:t>
                            </w: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//will the final create algorithm object</w:t>
                            </w:r>
                          </w:p>
                          <w:p w:rsidR="009A500B" w:rsidRPr="00407454" w:rsidRDefault="009A500B" w:rsidP="00653C08">
                            <w:pPr>
                              <w:rPr>
                                <w:rFonts w:ascii="Courier New" w:hAnsi="Courier New" w:cs="Courier New"/>
                                <w:sz w:val="18"/>
                                <w:szCs w:val="18"/>
                              </w:rPr>
                            </w:pP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try</w:t>
                            </w:r>
                            <w:proofErr w:type="gramEnd"/>
                            <w:r w:rsidRPr="00407454">
                              <w:rPr>
                                <w:rFonts w:ascii="Courier New" w:hAnsi="Courier New" w:cs="Courier New"/>
                                <w:color w:val="000000"/>
                                <w:sz w:val="18"/>
                                <w:szCs w:val="18"/>
                              </w:rPr>
                              <w:t xml:space="preserve"> {</w:t>
                            </w:r>
                            <w:r w:rsidRPr="00407454">
                              <w:rPr>
                                <w:rFonts w:ascii="Courier New" w:hAnsi="Courier New" w:cs="Courier New"/>
                                <w:color w:val="000000"/>
                                <w:sz w:val="18"/>
                                <w:szCs w:val="18"/>
                              </w:rPr>
                              <w:tab/>
                            </w:r>
                          </w:p>
                          <w:p w:rsidR="009A500B" w:rsidRPr="00407454" w:rsidRDefault="009A500B"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//get the class object thru the name of the algorithm class</w:t>
                            </w:r>
                          </w:p>
                          <w:p w:rsidR="009A500B" w:rsidRPr="00653C08" w:rsidRDefault="009A500B" w:rsidP="00653C08">
                            <w:pPr>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proofErr w:type="gramStart"/>
                            <w:r w:rsidRPr="00653C08">
                              <w:rPr>
                                <w:rFonts w:ascii="Courier New" w:hAnsi="Courier New" w:cs="Courier New"/>
                                <w:color w:val="000000"/>
                                <w:sz w:val="18"/>
                                <w:szCs w:val="18"/>
                              </w:rPr>
                              <w:t>algClass</w:t>
                            </w:r>
                            <w:proofErr w:type="gramEnd"/>
                            <w:r w:rsidRPr="00653C08">
                              <w:rPr>
                                <w:rFonts w:ascii="Courier New" w:hAnsi="Courier New" w:cs="Courier New"/>
                                <w:color w:val="000000"/>
                                <w:sz w:val="18"/>
                                <w:szCs w:val="18"/>
                              </w:rPr>
                              <w:t xml:space="preserve"> = Class.</w:t>
                            </w:r>
                            <w:r w:rsidRPr="00653C08">
                              <w:rPr>
                                <w:rFonts w:ascii="Courier New" w:hAnsi="Courier New" w:cs="Courier New"/>
                                <w:i/>
                                <w:iCs/>
                                <w:color w:val="000000"/>
                                <w:sz w:val="18"/>
                                <w:szCs w:val="18"/>
                              </w:rPr>
                              <w:t>forName</w:t>
                            </w:r>
                            <w:r w:rsidRPr="00653C08">
                              <w:rPr>
                                <w:rFonts w:ascii="Courier New" w:hAnsi="Courier New" w:cs="Courier New"/>
                                <w:color w:val="000000"/>
                                <w:sz w:val="18"/>
                                <w:szCs w:val="18"/>
                              </w:rPr>
                              <w:t>(className);</w:t>
                            </w:r>
                          </w:p>
                          <w:p w:rsidR="009A500B" w:rsidRPr="00653C08" w:rsidRDefault="009A500B"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color w:val="3F7F5F"/>
                                <w:sz w:val="18"/>
                                <w:szCs w:val="18"/>
                              </w:rPr>
                              <w:t>//fill the classes of strings with the length of the vector.</w:t>
                            </w:r>
                            <w:proofErr w:type="gramEnd"/>
                            <w:r w:rsidRPr="00653C08">
                              <w:rPr>
                                <w:rFonts w:ascii="Courier New" w:hAnsi="Courier New" w:cs="Courier New"/>
                                <w:color w:val="3F7F5F"/>
                                <w:sz w:val="18"/>
                                <w:szCs w:val="18"/>
                              </w:rPr>
                              <w:t xml:space="preserve"> </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int</w:t>
                            </w:r>
                            <w:proofErr w:type="gramEnd"/>
                            <w:r w:rsidRPr="00653C08">
                              <w:rPr>
                                <w:rFonts w:ascii="Courier New" w:hAnsi="Courier New" w:cs="Courier New"/>
                                <w:color w:val="000000"/>
                                <w:sz w:val="18"/>
                                <w:szCs w:val="18"/>
                              </w:rPr>
                              <w:t xml:space="preserve"> size = params.</w:t>
                            </w:r>
                            <w:r w:rsidRPr="00653C08">
                              <w:rPr>
                                <w:rFonts w:ascii="Courier New" w:hAnsi="Courier New" w:cs="Courier New"/>
                                <w:color w:val="0000C0"/>
                                <w:sz w:val="18"/>
                                <w:szCs w:val="18"/>
                              </w:rPr>
                              <w:t>length</w:t>
                            </w:r>
                            <w:r w:rsidRPr="00653C08">
                              <w:rPr>
                                <w:rFonts w:ascii="Courier New" w:hAnsi="Courier New" w:cs="Courier New"/>
                                <w:color w:val="000000"/>
                                <w:sz w:val="18"/>
                                <w:szCs w:val="18"/>
                              </w:rPr>
                              <w:t>;</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color w:val="000000"/>
                                <w:sz w:val="18"/>
                                <w:szCs w:val="18"/>
                                <w:u w:val="single"/>
                              </w:rPr>
                              <w:t>Class</w:t>
                            </w:r>
                            <w:r w:rsidRPr="00653C08">
                              <w:rPr>
                                <w:rFonts w:ascii="Courier New" w:hAnsi="Courier New" w:cs="Courier New"/>
                                <w:color w:val="000000"/>
                                <w:sz w:val="18"/>
                                <w:szCs w:val="18"/>
                              </w:rPr>
                              <w:t>[</w:t>
                            </w:r>
                            <w:proofErr w:type="gramEnd"/>
                            <w:r w:rsidRPr="00653C08">
                              <w:rPr>
                                <w:rFonts w:ascii="Courier New" w:hAnsi="Courier New" w:cs="Courier New"/>
                                <w:color w:val="000000"/>
                                <w:sz w:val="18"/>
                                <w:szCs w:val="18"/>
                              </w:rPr>
                              <w:t xml:space="preserve">] classes =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Class[size]; </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3F7F5F"/>
                                <w:sz w:val="18"/>
                                <w:szCs w:val="18"/>
                              </w:rPr>
                              <w:t>//fill the array with String classes</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for</w:t>
                            </w:r>
                            <w:r w:rsidRPr="00653C08">
                              <w:rPr>
                                <w:rFonts w:ascii="Courier New" w:hAnsi="Courier New" w:cs="Courier New"/>
                                <w:color w:val="000000"/>
                                <w:sz w:val="18"/>
                                <w:szCs w:val="18"/>
                              </w:rPr>
                              <w:t>(</w:t>
                            </w:r>
                            <w:proofErr w:type="gramEnd"/>
                            <w:r w:rsidRPr="00653C08">
                              <w:rPr>
                                <w:rFonts w:ascii="Courier New" w:hAnsi="Courier New" w:cs="Courier New"/>
                                <w:b/>
                                <w:bCs/>
                                <w:color w:val="7F0055"/>
                                <w:sz w:val="18"/>
                                <w:szCs w:val="18"/>
                              </w:rPr>
                              <w:t>int</w:t>
                            </w:r>
                            <w:r w:rsidRPr="00653C08">
                              <w:rPr>
                                <w:rFonts w:ascii="Courier New" w:hAnsi="Courier New" w:cs="Courier New"/>
                                <w:color w:val="000000"/>
                                <w:sz w:val="18"/>
                                <w:szCs w:val="18"/>
                              </w:rPr>
                              <w:t xml:space="preserve"> i=0;i&lt;size;i++){</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color w:val="000000"/>
                                <w:sz w:val="18"/>
                                <w:szCs w:val="18"/>
                              </w:rPr>
                              <w:t>classes[</w:t>
                            </w:r>
                            <w:proofErr w:type="gramEnd"/>
                            <w:r w:rsidRPr="00653C08">
                              <w:rPr>
                                <w:rFonts w:ascii="Courier New" w:hAnsi="Courier New" w:cs="Courier New"/>
                                <w:color w:val="000000"/>
                                <w:sz w:val="18"/>
                                <w:szCs w:val="18"/>
                              </w:rPr>
                              <w:t>i] = params[i].getClass();</w:t>
                            </w:r>
                          </w:p>
                          <w:p w:rsidR="009A500B" w:rsidRPr="00653C08" w:rsidRDefault="009A500B"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w:t>
                            </w:r>
                            <w:r w:rsidRPr="00653C08">
                              <w:rPr>
                                <w:rFonts w:ascii="Courier New" w:hAnsi="Courier New" w:cs="Courier New"/>
                                <w:color w:val="3F7F5F"/>
                                <w:sz w:val="18"/>
                                <w:szCs w:val="18"/>
                              </w:rPr>
                              <w:t xml:space="preserve"> </w:t>
                            </w:r>
                          </w:p>
                          <w:p w:rsidR="009A500B" w:rsidRPr="00653C08" w:rsidRDefault="009A500B"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u w:val="single"/>
                              </w:rPr>
                              <w:t>Constructor</w:t>
                            </w:r>
                            <w:r w:rsidRPr="00653C08">
                              <w:rPr>
                                <w:rFonts w:ascii="Courier New" w:hAnsi="Courier New" w:cs="Courier New"/>
                                <w:color w:val="000000"/>
                                <w:sz w:val="18"/>
                                <w:szCs w:val="18"/>
                              </w:rPr>
                              <w:t xml:space="preserve"> constructor = </w:t>
                            </w:r>
                            <w:proofErr w:type="gramStart"/>
                            <w:r w:rsidRPr="00653C08">
                              <w:rPr>
                                <w:rFonts w:ascii="Courier New" w:hAnsi="Courier New" w:cs="Courier New"/>
                                <w:color w:val="000000"/>
                                <w:sz w:val="18"/>
                                <w:szCs w:val="18"/>
                                <w:u w:val="single"/>
                              </w:rPr>
                              <w:t>algClass.getConstructor(</w:t>
                            </w:r>
                            <w:proofErr w:type="gramEnd"/>
                            <w:r w:rsidRPr="00653C08">
                              <w:rPr>
                                <w:rFonts w:ascii="Courier New" w:hAnsi="Courier New" w:cs="Courier New"/>
                                <w:color w:val="000000"/>
                                <w:sz w:val="18"/>
                                <w:szCs w:val="18"/>
                                <w:u w:val="single"/>
                              </w:rPr>
                              <w:t>classes)</w:t>
                            </w:r>
                            <w:r w:rsidRPr="00653C08">
                              <w:rPr>
                                <w:rFonts w:ascii="Courier New" w:hAnsi="Courier New" w:cs="Courier New"/>
                                <w:color w:val="000000"/>
                                <w:sz w:val="18"/>
                                <w:szCs w:val="18"/>
                              </w:rPr>
                              <w:t>;</w:t>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color w:val="000000"/>
                                <w:sz w:val="18"/>
                                <w:szCs w:val="18"/>
                              </w:rPr>
                              <w:t>newObj</w:t>
                            </w:r>
                            <w:proofErr w:type="gramEnd"/>
                            <w:r w:rsidRPr="00653C08">
                              <w:rPr>
                                <w:rFonts w:ascii="Courier New" w:hAnsi="Courier New" w:cs="Courier New"/>
                                <w:color w:val="000000"/>
                                <w:sz w:val="18"/>
                                <w:szCs w:val="18"/>
                              </w:rPr>
                              <w:t xml:space="preserve"> = constructor.newInstance(params);</w:t>
                            </w:r>
                          </w:p>
                          <w:p w:rsidR="009A500B" w:rsidRPr="00653C08" w:rsidRDefault="009A500B"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(SecurityException e) {</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(NoSuchMethodException e) {</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(ClassNotFoundException e) {</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(IllegalArgumentException e) {</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(InstantiationException e) {</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(IllegalAccessException e) {</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(InvocationTargetException e) {</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3F7F5F"/>
                                <w:sz w:val="18"/>
                                <w:szCs w:val="18"/>
                              </w:rPr>
                              <w:t>//Finally, if we got to this, return the newly created object!!</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return</w:t>
                            </w:r>
                            <w:r w:rsidRPr="00653C08">
                              <w:rPr>
                                <w:rFonts w:ascii="Courier New" w:hAnsi="Courier New" w:cs="Courier New"/>
                                <w:color w:val="000000"/>
                                <w:sz w:val="18"/>
                                <w:szCs w:val="18"/>
                              </w:rPr>
                              <w:t xml:space="preserve">  newObj</w:t>
                            </w:r>
                            <w:proofErr w:type="gramEnd"/>
                            <w:r w:rsidRPr="00653C08">
                              <w:rPr>
                                <w:rFonts w:ascii="Courier New" w:hAnsi="Courier New" w:cs="Courier New"/>
                                <w:color w:val="000000"/>
                                <w:sz w:val="18"/>
                                <w:szCs w:val="18"/>
                              </w:rPr>
                              <w:t>;</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9A500B" w:rsidRDefault="009A500B" w:rsidP="00407454">
                            <w:pPr>
                              <w:rPr>
                                <w:rFonts w:ascii="Courier New" w:hAnsi="Courier New"/>
                                <w:b/>
                                <w:bCs/>
                                <w:color w:val="4F81BD" w:themeColor="accent1"/>
                                <w:sz w:val="18"/>
                              </w:rPr>
                            </w:pPr>
                            <w:r>
                              <w:rPr>
                                <w:rFonts w:ascii="Courier New" w:hAnsi="Courier New" w:cs="Courier New"/>
                                <w:color w:val="000000"/>
                                <w:sz w:val="20"/>
                                <w:szCs w:val="20"/>
                              </w:rPr>
                              <w:tab/>
                              <w:t>}</w:t>
                            </w:r>
                            <w:r>
                              <w:rPr>
                                <w:rFonts w:ascii="Courier New" w:hAnsi="Courier New" w:cs="Courier New"/>
                                <w:color w:val="000000"/>
                                <w:sz w:val="20"/>
                                <w:szCs w:val="20"/>
                              </w:rPr>
                              <w:tab/>
                            </w:r>
                          </w:p>
                          <w:p w:rsidR="009A500B" w:rsidRDefault="009A500B" w:rsidP="00DC7FB7">
                            <w:pPr>
                              <w:rPr>
                                <w:rFonts w:ascii="Courier New" w:hAnsi="Courier New"/>
                                <w:b/>
                                <w:bCs/>
                                <w:color w:val="4F81BD" w:themeColor="accent1"/>
                                <w:sz w:val="18"/>
                              </w:rPr>
                            </w:pPr>
                          </w:p>
                          <w:p w:rsidR="009A500B" w:rsidRDefault="009A500B" w:rsidP="00DC7FB7">
                            <w:pPr>
                              <w:rPr>
                                <w:rFonts w:ascii="Courier New" w:hAnsi="Courier New"/>
                                <w:b/>
                                <w:bCs/>
                                <w:color w:val="4F81BD" w:themeColor="accent1"/>
                                <w:sz w:val="18"/>
                              </w:rPr>
                            </w:pPr>
                          </w:p>
                          <w:p w:rsidR="009A500B" w:rsidRPr="00493A89" w:rsidRDefault="009A500B" w:rsidP="00653C08">
                            <w:pPr>
                              <w:rPr>
                                <w:rFonts w:ascii="Courier New" w:hAnsi="Courier New"/>
                                <w:sz w:val="18"/>
                              </w:rPr>
                            </w:pPr>
                            <w:r w:rsidRPr="00493A89">
                              <w:rPr>
                                <w:rFonts w:ascii="Courier New" w:hAnsi="Courier New"/>
                                <w:sz w:val="18"/>
                              </w:rPr>
                              <w:tab/>
                            </w:r>
                          </w:p>
                          <w:p w:rsidR="009A500B" w:rsidRDefault="009A500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8" o:spid="_x0000_s1026" type="#_x0000_t202" style="position:absolute;margin-left:-49.9pt;margin-top:5.4pt;width:563.75pt;height:548.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">
                <v:textbox>
                  <w:txbxContent>
                    <w:p w:rsidR="009A500B" w:rsidRPr="00407454" w:rsidRDefault="009A500B" w:rsidP="00407454">
                      <w:pPr>
                        <w:rPr>
                          <w:rFonts w:ascii="Courier New" w:hAnsi="Courier New" w:cs="Courier New"/>
                          <w:sz w:val="18"/>
                          <w:szCs w:val="18"/>
                        </w:rPr>
                      </w:pPr>
                      <w:proofErr w:type="gramStart"/>
                      <w:r w:rsidRPr="00407454">
                        <w:rPr>
                          <w:rFonts w:ascii="Courier New" w:hAnsi="Courier New" w:cs="Courier New"/>
                          <w:b/>
                          <w:bCs/>
                          <w:color w:val="7F0055"/>
                          <w:sz w:val="18"/>
                          <w:szCs w:val="18"/>
                        </w:rPr>
                        <w:t>public</w:t>
                      </w:r>
                      <w:proofErr w:type="gramEnd"/>
                      <w:r w:rsidRPr="00407454">
                        <w:rPr>
                          <w:rFonts w:ascii="Courier New" w:hAnsi="Courier New" w:cs="Courier New"/>
                          <w:color w:val="000000"/>
                          <w:sz w:val="18"/>
                          <w:szCs w:val="18"/>
                        </w:rPr>
                        <w:t xml:space="preserve"> Object </w:t>
                      </w:r>
                      <w:r w:rsidRPr="00407454">
                        <w:rPr>
                          <w:rFonts w:ascii="Courier New" w:hAnsi="Courier New" w:cs="Courier New"/>
                          <w:color w:val="000000"/>
                          <w:sz w:val="18"/>
                          <w:szCs w:val="18"/>
                          <w:highlight w:val="lightGray"/>
                        </w:rPr>
                        <w:t>getObject</w:t>
                      </w:r>
                      <w:r w:rsidRPr="00407454">
                        <w:rPr>
                          <w:rFonts w:ascii="Courier New" w:hAnsi="Courier New" w:cs="Courier New"/>
                          <w:color w:val="000000"/>
                          <w:sz w:val="18"/>
                          <w:szCs w:val="18"/>
                        </w:rPr>
                        <w:t xml:space="preserve">(String provider, String algName, Object[] params) </w:t>
                      </w:r>
                      <w:r w:rsidRPr="00407454">
                        <w:rPr>
                          <w:rFonts w:ascii="Courier New" w:hAnsi="Courier New" w:cs="Courier New"/>
                          <w:b/>
                          <w:bCs/>
                          <w:color w:val="7F0055"/>
                          <w:sz w:val="18"/>
                          <w:szCs w:val="18"/>
                        </w:rPr>
                        <w:t>throws</w:t>
                      </w:r>
                      <w:r>
                        <w:rPr>
                          <w:rFonts w:ascii="Courier New" w:hAnsi="Courier New" w:cs="Courier New"/>
                          <w:color w:val="000000"/>
                          <w:sz w:val="18"/>
                          <w:szCs w:val="18"/>
                        </w:rPr>
                        <w:t xml:space="preserve"> FactoriesException</w:t>
                      </w:r>
                      <w:r w:rsidRPr="00407454">
                        <w:rPr>
                          <w:rFonts w:ascii="Courier New" w:hAnsi="Courier New" w:cs="Courier New"/>
                          <w:color w:val="000000"/>
                          <w:sz w:val="18"/>
                          <w:szCs w:val="18"/>
                        </w:rPr>
                        <w:t>{</w:t>
                      </w:r>
                    </w:p>
                    <w:p w:rsidR="009A500B" w:rsidRPr="00407454" w:rsidRDefault="009A500B"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p>
                    <w:p w:rsidR="009A500B" w:rsidRPr="00407454" w:rsidRDefault="009A500B" w:rsidP="00653C08">
                      <w:pPr>
                        <w:rPr>
                          <w:rFonts w:ascii="Courier New" w:hAnsi="Courier New" w:cs="Courier New"/>
                          <w:sz w:val="18"/>
                          <w:szCs w:val="18"/>
                        </w:rPr>
                      </w:pP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boolean</w:t>
                      </w:r>
                      <w:proofErr w:type="gramEnd"/>
                      <w:r w:rsidRPr="00407454">
                        <w:rPr>
                          <w:rFonts w:ascii="Courier New" w:hAnsi="Courier New" w:cs="Courier New"/>
                          <w:color w:val="000000"/>
                          <w:sz w:val="18"/>
                          <w:szCs w:val="18"/>
                        </w:rPr>
                        <w:t xml:space="preserve"> valid = checkAlgorithmsValidityForType(algName);</w:t>
                      </w:r>
                    </w:p>
                    <w:p w:rsidR="009A500B" w:rsidRPr="00407454" w:rsidRDefault="009A500B" w:rsidP="00407454">
                      <w:pPr>
                        <w:rPr>
                          <w:rFonts w:ascii="Courier New" w:hAnsi="Courier New" w:cs="Courier New"/>
                          <w:sz w:val="18"/>
                          <w:szCs w:val="18"/>
                        </w:rPr>
                      </w:pP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if</w:t>
                      </w:r>
                      <w:r w:rsidRPr="00407454">
                        <w:rPr>
                          <w:rFonts w:ascii="Courier New" w:hAnsi="Courier New" w:cs="Courier New"/>
                          <w:color w:val="000000"/>
                          <w:sz w:val="18"/>
                          <w:szCs w:val="18"/>
                        </w:rPr>
                        <w:t>(</w:t>
                      </w:r>
                      <w:proofErr w:type="gramEnd"/>
                      <w:r w:rsidRPr="00407454">
                        <w:rPr>
                          <w:rFonts w:ascii="Courier New" w:hAnsi="Courier New" w:cs="Courier New"/>
                          <w:color w:val="000000"/>
                          <w:sz w:val="18"/>
                          <w:szCs w:val="18"/>
                        </w:rPr>
                        <w:t>!valid){</w:t>
                      </w:r>
                    </w:p>
                    <w:p w:rsidR="009A500B" w:rsidRPr="00407454" w:rsidRDefault="009A500B"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throw</w:t>
                      </w:r>
                      <w:proofErr w:type="gramEnd"/>
                      <w:r w:rsidRPr="00407454">
                        <w:rPr>
                          <w:rFonts w:ascii="Courier New" w:hAnsi="Courier New" w:cs="Courier New"/>
                          <w:color w:val="000000"/>
                          <w:sz w:val="18"/>
                          <w:szCs w:val="18"/>
                        </w:rPr>
                        <w:t xml:space="preserve"> (</w:t>
                      </w:r>
                      <w:r w:rsidRPr="00407454">
                        <w:rPr>
                          <w:rFonts w:ascii="Courier New" w:hAnsi="Courier New" w:cs="Courier New"/>
                          <w:b/>
                          <w:bCs/>
                          <w:color w:val="7F0055"/>
                          <w:sz w:val="18"/>
                          <w:szCs w:val="18"/>
                        </w:rPr>
                        <w:t>new</w:t>
                      </w:r>
                      <w:r w:rsidRPr="00407454">
                        <w:rPr>
                          <w:rFonts w:ascii="Courier New" w:hAnsi="Courier New" w:cs="Courier New"/>
                          <w:color w:val="000000"/>
                          <w:sz w:val="18"/>
                          <w:szCs w:val="18"/>
                        </w:rPr>
                        <w:t xml:space="preserve"> IllegalArgumentException(</w:t>
                      </w:r>
                      <w:r w:rsidRPr="00407454">
                        <w:rPr>
                          <w:rFonts w:ascii="Courier New" w:hAnsi="Courier New" w:cs="Courier New"/>
                          <w:color w:val="2A00FF"/>
                          <w:sz w:val="18"/>
                          <w:szCs w:val="18"/>
                        </w:rPr>
                        <w:t>"This factory does not support the algorithm: "</w:t>
                      </w:r>
                      <w:r w:rsidRPr="00407454">
                        <w:rPr>
                          <w:rFonts w:ascii="Courier New" w:hAnsi="Courier New" w:cs="Courier New"/>
                          <w:color w:val="000000"/>
                          <w:sz w:val="18"/>
                          <w:szCs w:val="18"/>
                        </w:rPr>
                        <w:t xml:space="preserve"> + algName));</w:t>
                      </w:r>
                    </w:p>
                    <w:p w:rsidR="009A500B" w:rsidRPr="00407454" w:rsidRDefault="009A500B"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w:t>
                      </w:r>
                    </w:p>
                    <w:p w:rsidR="009A500B" w:rsidRPr="00407454" w:rsidRDefault="009A500B" w:rsidP="00653C08">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 xml:space="preserve"> </w:t>
                      </w:r>
                    </w:p>
                    <w:p w:rsidR="009A500B" w:rsidRPr="00407454" w:rsidRDefault="009A500B" w:rsidP="00407454">
                      <w:pPr>
                        <w:rPr>
                          <w:rFonts w:ascii="Courier New" w:hAnsi="Courier New" w:cs="Courier New"/>
                          <w:sz w:val="18"/>
                          <w:szCs w:val="18"/>
                        </w:rPr>
                      </w:pPr>
                      <w:r>
                        <w:rPr>
                          <w:rFonts w:ascii="Courier New" w:hAnsi="Courier New" w:cs="Courier New"/>
                          <w:color w:val="000000"/>
                          <w:sz w:val="18"/>
                          <w:szCs w:val="18"/>
                        </w:rPr>
                        <w:tab/>
                      </w:r>
                      <w:proofErr w:type="gramStart"/>
                      <w:r w:rsidRPr="00407454">
                        <w:rPr>
                          <w:rFonts w:ascii="Courier New" w:hAnsi="Courier New" w:cs="Courier New"/>
                          <w:color w:val="000000"/>
                          <w:sz w:val="18"/>
                          <w:szCs w:val="18"/>
                        </w:rPr>
                        <w:t>valid</w:t>
                      </w:r>
                      <w:proofErr w:type="gramEnd"/>
                      <w:r w:rsidRPr="00407454">
                        <w:rPr>
                          <w:rFonts w:ascii="Courier New" w:hAnsi="Courier New" w:cs="Courier New"/>
                          <w:color w:val="000000"/>
                          <w:sz w:val="18"/>
                          <w:szCs w:val="18"/>
                        </w:rPr>
                        <w:t xml:space="preserve"> = checkProviderImplementationOfAlgorithm(provider, algName);</w:t>
                      </w:r>
                    </w:p>
                    <w:p w:rsidR="009A500B" w:rsidRPr="00407454" w:rsidRDefault="009A500B" w:rsidP="00407454">
                      <w:pPr>
                        <w:rPr>
                          <w:rFonts w:ascii="Courier New" w:hAnsi="Courier New" w:cs="Courier New"/>
                          <w:sz w:val="18"/>
                          <w:szCs w:val="18"/>
                        </w:rPr>
                      </w:pP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if</w:t>
                      </w:r>
                      <w:r w:rsidRPr="00407454">
                        <w:rPr>
                          <w:rFonts w:ascii="Courier New" w:hAnsi="Courier New" w:cs="Courier New"/>
                          <w:color w:val="000000"/>
                          <w:sz w:val="18"/>
                          <w:szCs w:val="18"/>
                        </w:rPr>
                        <w:t>(</w:t>
                      </w:r>
                      <w:proofErr w:type="gramEnd"/>
                      <w:r w:rsidRPr="00407454">
                        <w:rPr>
                          <w:rFonts w:ascii="Courier New" w:hAnsi="Courier New" w:cs="Courier New"/>
                          <w:color w:val="000000"/>
                          <w:sz w:val="18"/>
                          <w:szCs w:val="18"/>
                        </w:rPr>
                        <w:t>!valid){</w:t>
                      </w:r>
                    </w:p>
                    <w:p w:rsidR="009A500B" w:rsidRPr="00407454" w:rsidRDefault="009A500B"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throw</w:t>
                      </w:r>
                      <w:proofErr w:type="gramEnd"/>
                      <w:r w:rsidRPr="00407454">
                        <w:rPr>
                          <w:rFonts w:ascii="Courier New" w:hAnsi="Courier New" w:cs="Courier New"/>
                          <w:color w:val="000000"/>
                          <w:sz w:val="18"/>
                          <w:szCs w:val="18"/>
                        </w:rPr>
                        <w:t xml:space="preserve"> (</w:t>
                      </w:r>
                      <w:r w:rsidRPr="00407454">
                        <w:rPr>
                          <w:rFonts w:ascii="Courier New" w:hAnsi="Courier New" w:cs="Courier New"/>
                          <w:b/>
                          <w:bCs/>
                          <w:color w:val="7F0055"/>
                          <w:sz w:val="18"/>
                          <w:szCs w:val="18"/>
                        </w:rPr>
                        <w:t>new</w:t>
                      </w:r>
                      <w:r w:rsidRPr="00407454">
                        <w:rPr>
                          <w:rFonts w:ascii="Courier New" w:hAnsi="Courier New" w:cs="Courier New"/>
                          <w:color w:val="000000"/>
                          <w:sz w:val="18"/>
                          <w:szCs w:val="18"/>
                        </w:rPr>
                        <w:t xml:space="preserve"> IllegalArgumentException(</w:t>
                      </w:r>
                      <w:r w:rsidRPr="00407454">
                        <w:rPr>
                          <w:rFonts w:ascii="Courier New" w:hAnsi="Courier New" w:cs="Courier New"/>
                          <w:color w:val="2A00FF"/>
                          <w:sz w:val="18"/>
                          <w:szCs w:val="18"/>
                        </w:rPr>
                        <w:t>"Algorithm "</w:t>
                      </w:r>
                      <w:r w:rsidRPr="00407454">
                        <w:rPr>
                          <w:rFonts w:ascii="Courier New" w:hAnsi="Courier New" w:cs="Courier New"/>
                          <w:color w:val="000000"/>
                          <w:sz w:val="18"/>
                          <w:szCs w:val="18"/>
                        </w:rPr>
                        <w:t xml:space="preserve"> + algName + </w:t>
                      </w:r>
                      <w:r w:rsidRPr="00407454">
                        <w:rPr>
                          <w:rFonts w:ascii="Courier New" w:hAnsi="Courier New" w:cs="Courier New"/>
                          <w:color w:val="2A00FF"/>
                          <w:sz w:val="18"/>
                          <w:szCs w:val="18"/>
                        </w:rPr>
                        <w:t>" is not supported for provider "</w:t>
                      </w:r>
                      <w:r w:rsidRPr="00407454">
                        <w:rPr>
                          <w:rFonts w:ascii="Courier New" w:hAnsi="Courier New" w:cs="Courier New"/>
                          <w:color w:val="000000"/>
                          <w:sz w:val="18"/>
                          <w:szCs w:val="18"/>
                        </w:rPr>
                        <w:t xml:space="preserve"> + provider));</w:t>
                      </w:r>
                    </w:p>
                    <w:p w:rsidR="009A500B" w:rsidRPr="00407454" w:rsidRDefault="009A500B" w:rsidP="00653C08">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w:t>
                      </w:r>
                      <w:r w:rsidRPr="00407454">
                        <w:rPr>
                          <w:rFonts w:ascii="Courier New" w:hAnsi="Courier New" w:cs="Courier New"/>
                          <w:color w:val="000000"/>
                          <w:sz w:val="18"/>
                          <w:szCs w:val="18"/>
                        </w:rPr>
                        <w:tab/>
                      </w:r>
                    </w:p>
                    <w:p w:rsidR="009A500B" w:rsidRPr="00407454" w:rsidRDefault="009A500B"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 xml:space="preserve">String keyToMap = </w:t>
                      </w:r>
                      <w:proofErr w:type="gramStart"/>
                      <w:r w:rsidRPr="00407454">
                        <w:rPr>
                          <w:rFonts w:ascii="Courier New" w:hAnsi="Courier New" w:cs="Courier New"/>
                          <w:color w:val="000000"/>
                          <w:sz w:val="18"/>
                          <w:szCs w:val="18"/>
                        </w:rPr>
                        <w:t>prepareKey(</w:t>
                      </w:r>
                      <w:proofErr w:type="gramEnd"/>
                      <w:r w:rsidRPr="00407454">
                        <w:rPr>
                          <w:rFonts w:ascii="Courier New" w:hAnsi="Courier New" w:cs="Courier New"/>
                          <w:color w:val="000000"/>
                          <w:sz w:val="18"/>
                          <w:szCs w:val="18"/>
                        </w:rPr>
                        <w:t>provider, algName);</w:t>
                      </w:r>
                    </w:p>
                    <w:p w:rsidR="009A500B" w:rsidRPr="00407454" w:rsidRDefault="009A500B" w:rsidP="00407454">
                      <w:pPr>
                        <w:rPr>
                          <w:rFonts w:ascii="Courier New" w:hAnsi="Courier New" w:cs="Courier New"/>
                          <w:sz w:val="18"/>
                          <w:szCs w:val="18"/>
                        </w:rPr>
                      </w:pPr>
                      <w:r w:rsidRPr="00407454">
                        <w:rPr>
                          <w:rFonts w:ascii="Courier New" w:hAnsi="Courier New" w:cs="Courier New"/>
                          <w:color w:val="000000"/>
                          <w:sz w:val="18"/>
                          <w:szCs w:val="18"/>
                        </w:rPr>
                        <w:tab/>
                      </w:r>
                    </w:p>
                    <w:p w:rsidR="009A500B" w:rsidRPr="00407454" w:rsidRDefault="009A500B" w:rsidP="00653C08">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 xml:space="preserve">String className = </w:t>
                      </w:r>
                      <w:proofErr w:type="gramStart"/>
                      <w:r w:rsidRPr="00407454">
                        <w:rPr>
                          <w:rFonts w:ascii="Courier New" w:hAnsi="Courier New" w:cs="Courier New"/>
                          <w:color w:val="0000C0"/>
                          <w:sz w:val="18"/>
                          <w:szCs w:val="18"/>
                        </w:rPr>
                        <w:t>algsInType</w:t>
                      </w:r>
                      <w:r w:rsidRPr="00407454">
                        <w:rPr>
                          <w:rFonts w:ascii="Courier New" w:hAnsi="Courier New" w:cs="Courier New"/>
                          <w:color w:val="000000"/>
                          <w:sz w:val="18"/>
                          <w:szCs w:val="18"/>
                        </w:rPr>
                        <w:t>.getProperty(</w:t>
                      </w:r>
                      <w:proofErr w:type="gramEnd"/>
                      <w:r w:rsidRPr="00407454">
                        <w:rPr>
                          <w:rFonts w:ascii="Courier New" w:hAnsi="Courier New" w:cs="Courier New"/>
                          <w:color w:val="000000"/>
                          <w:sz w:val="18"/>
                          <w:szCs w:val="18"/>
                        </w:rPr>
                        <w:t>keyToMap);</w:t>
                      </w:r>
                    </w:p>
                    <w:p w:rsidR="009A500B" w:rsidRPr="00407454" w:rsidRDefault="009A500B"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u w:val="single"/>
                        </w:rPr>
                        <w:t>Class</w:t>
                      </w:r>
                      <w:r w:rsidRPr="00407454">
                        <w:rPr>
                          <w:rFonts w:ascii="Courier New" w:hAnsi="Courier New" w:cs="Courier New"/>
                          <w:color w:val="000000"/>
                          <w:sz w:val="18"/>
                          <w:szCs w:val="18"/>
                        </w:rPr>
                        <w:t xml:space="preserve"> </w:t>
                      </w:r>
                      <w:proofErr w:type="gramStart"/>
                      <w:r w:rsidRPr="00407454">
                        <w:rPr>
                          <w:rFonts w:ascii="Courier New" w:hAnsi="Courier New" w:cs="Courier New"/>
                          <w:color w:val="000000"/>
                          <w:sz w:val="18"/>
                          <w:szCs w:val="18"/>
                        </w:rPr>
                        <w:t>algClass  =</w:t>
                      </w:r>
                      <w:proofErr w:type="gramEnd"/>
                      <w:r w:rsidRPr="00407454">
                        <w:rPr>
                          <w:rFonts w:ascii="Courier New" w:hAnsi="Courier New" w:cs="Courier New"/>
                          <w:color w:val="000000"/>
                          <w:sz w:val="18"/>
                          <w:szCs w:val="18"/>
                        </w:rPr>
                        <w:t xml:space="preserve"> </w:t>
                      </w:r>
                      <w:r w:rsidRPr="00407454">
                        <w:rPr>
                          <w:rFonts w:ascii="Courier New" w:hAnsi="Courier New" w:cs="Courier New"/>
                          <w:b/>
                          <w:bCs/>
                          <w:color w:val="7F0055"/>
                          <w:sz w:val="18"/>
                          <w:szCs w:val="18"/>
                        </w:rPr>
                        <w:t>null</w:t>
                      </w:r>
                      <w:r w:rsidRPr="00407454">
                        <w:rPr>
                          <w:rFonts w:ascii="Courier New" w:hAnsi="Courier New" w:cs="Courier New"/>
                          <w:color w:val="000000"/>
                          <w:sz w:val="18"/>
                          <w:szCs w:val="18"/>
                        </w:rPr>
                        <w:t>;</w:t>
                      </w: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 xml:space="preserve">//will hold an Object of type Class representing our </w:t>
                      </w:r>
                      <w:r w:rsidRPr="00407454">
                        <w:rPr>
                          <w:rFonts w:ascii="Courier New" w:hAnsi="Courier New" w:cs="Courier New"/>
                          <w:color w:val="3F7F5F"/>
                          <w:sz w:val="18"/>
                          <w:szCs w:val="18"/>
                          <w:u w:val="single"/>
                        </w:rPr>
                        <w:t>alg</w:t>
                      </w:r>
                      <w:r w:rsidRPr="00407454">
                        <w:rPr>
                          <w:rFonts w:ascii="Courier New" w:hAnsi="Courier New" w:cs="Courier New"/>
                          <w:color w:val="3F7F5F"/>
                          <w:sz w:val="18"/>
                          <w:szCs w:val="18"/>
                        </w:rPr>
                        <w:t xml:space="preserve"> class</w:t>
                      </w:r>
                    </w:p>
                    <w:p w:rsidR="009A500B" w:rsidRPr="00407454" w:rsidRDefault="009A500B"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 xml:space="preserve">Object newObj = </w:t>
                      </w:r>
                      <w:r w:rsidRPr="00407454">
                        <w:rPr>
                          <w:rFonts w:ascii="Courier New" w:hAnsi="Courier New" w:cs="Courier New"/>
                          <w:b/>
                          <w:bCs/>
                          <w:color w:val="7F0055"/>
                          <w:sz w:val="18"/>
                          <w:szCs w:val="18"/>
                        </w:rPr>
                        <w:t>null</w:t>
                      </w:r>
                      <w:r w:rsidRPr="00407454">
                        <w:rPr>
                          <w:rFonts w:ascii="Courier New" w:hAnsi="Courier New" w:cs="Courier New"/>
                          <w:color w:val="000000"/>
                          <w:sz w:val="18"/>
                          <w:szCs w:val="18"/>
                        </w:rPr>
                        <w:t>;</w:t>
                      </w: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//will the final create algorithm object</w:t>
                      </w:r>
                    </w:p>
                    <w:p w:rsidR="009A500B" w:rsidRPr="00407454" w:rsidRDefault="009A500B" w:rsidP="00653C08">
                      <w:pPr>
                        <w:rPr>
                          <w:rFonts w:ascii="Courier New" w:hAnsi="Courier New" w:cs="Courier New"/>
                          <w:sz w:val="18"/>
                          <w:szCs w:val="18"/>
                        </w:rPr>
                      </w:pPr>
                      <w:r w:rsidRPr="00407454">
                        <w:rPr>
                          <w:rFonts w:ascii="Courier New" w:hAnsi="Courier New" w:cs="Courier New"/>
                          <w:color w:val="000000"/>
                          <w:sz w:val="18"/>
                          <w:szCs w:val="18"/>
                        </w:rPr>
                        <w:tab/>
                      </w:r>
                      <w:proofErr w:type="gramStart"/>
                      <w:r w:rsidRPr="00407454">
                        <w:rPr>
                          <w:rFonts w:ascii="Courier New" w:hAnsi="Courier New" w:cs="Courier New"/>
                          <w:b/>
                          <w:bCs/>
                          <w:color w:val="7F0055"/>
                          <w:sz w:val="18"/>
                          <w:szCs w:val="18"/>
                        </w:rPr>
                        <w:t>try</w:t>
                      </w:r>
                      <w:proofErr w:type="gramEnd"/>
                      <w:r w:rsidRPr="00407454">
                        <w:rPr>
                          <w:rFonts w:ascii="Courier New" w:hAnsi="Courier New" w:cs="Courier New"/>
                          <w:color w:val="000000"/>
                          <w:sz w:val="18"/>
                          <w:szCs w:val="18"/>
                        </w:rPr>
                        <w:t xml:space="preserve"> {</w:t>
                      </w:r>
                      <w:r w:rsidRPr="00407454">
                        <w:rPr>
                          <w:rFonts w:ascii="Courier New" w:hAnsi="Courier New" w:cs="Courier New"/>
                          <w:color w:val="000000"/>
                          <w:sz w:val="18"/>
                          <w:szCs w:val="18"/>
                        </w:rPr>
                        <w:tab/>
                      </w:r>
                    </w:p>
                    <w:p w:rsidR="009A500B" w:rsidRPr="00407454" w:rsidRDefault="009A500B"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//get the class object thru the name of the algorithm class</w:t>
                      </w:r>
                    </w:p>
                    <w:p w:rsidR="009A500B" w:rsidRPr="00653C08" w:rsidRDefault="009A500B" w:rsidP="00653C08">
                      <w:pPr>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proofErr w:type="gramStart"/>
                      <w:r w:rsidRPr="00653C08">
                        <w:rPr>
                          <w:rFonts w:ascii="Courier New" w:hAnsi="Courier New" w:cs="Courier New"/>
                          <w:color w:val="000000"/>
                          <w:sz w:val="18"/>
                          <w:szCs w:val="18"/>
                        </w:rPr>
                        <w:t>algClass</w:t>
                      </w:r>
                      <w:proofErr w:type="gramEnd"/>
                      <w:r w:rsidRPr="00653C08">
                        <w:rPr>
                          <w:rFonts w:ascii="Courier New" w:hAnsi="Courier New" w:cs="Courier New"/>
                          <w:color w:val="000000"/>
                          <w:sz w:val="18"/>
                          <w:szCs w:val="18"/>
                        </w:rPr>
                        <w:t xml:space="preserve"> = Class.</w:t>
                      </w:r>
                      <w:r w:rsidRPr="00653C08">
                        <w:rPr>
                          <w:rFonts w:ascii="Courier New" w:hAnsi="Courier New" w:cs="Courier New"/>
                          <w:i/>
                          <w:iCs/>
                          <w:color w:val="000000"/>
                          <w:sz w:val="18"/>
                          <w:szCs w:val="18"/>
                        </w:rPr>
                        <w:t>forName</w:t>
                      </w:r>
                      <w:r w:rsidRPr="00653C08">
                        <w:rPr>
                          <w:rFonts w:ascii="Courier New" w:hAnsi="Courier New" w:cs="Courier New"/>
                          <w:color w:val="000000"/>
                          <w:sz w:val="18"/>
                          <w:szCs w:val="18"/>
                        </w:rPr>
                        <w:t>(className);</w:t>
                      </w:r>
                    </w:p>
                    <w:p w:rsidR="009A500B" w:rsidRPr="00653C08" w:rsidRDefault="009A500B"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color w:val="3F7F5F"/>
                          <w:sz w:val="18"/>
                          <w:szCs w:val="18"/>
                        </w:rPr>
                        <w:t>//fill the classes of strings with the length of the vector.</w:t>
                      </w:r>
                      <w:proofErr w:type="gramEnd"/>
                      <w:r w:rsidRPr="00653C08">
                        <w:rPr>
                          <w:rFonts w:ascii="Courier New" w:hAnsi="Courier New" w:cs="Courier New"/>
                          <w:color w:val="3F7F5F"/>
                          <w:sz w:val="18"/>
                          <w:szCs w:val="18"/>
                        </w:rPr>
                        <w:t xml:space="preserve"> </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int</w:t>
                      </w:r>
                      <w:proofErr w:type="gramEnd"/>
                      <w:r w:rsidRPr="00653C08">
                        <w:rPr>
                          <w:rFonts w:ascii="Courier New" w:hAnsi="Courier New" w:cs="Courier New"/>
                          <w:color w:val="000000"/>
                          <w:sz w:val="18"/>
                          <w:szCs w:val="18"/>
                        </w:rPr>
                        <w:t xml:space="preserve"> size = params.</w:t>
                      </w:r>
                      <w:r w:rsidRPr="00653C08">
                        <w:rPr>
                          <w:rFonts w:ascii="Courier New" w:hAnsi="Courier New" w:cs="Courier New"/>
                          <w:color w:val="0000C0"/>
                          <w:sz w:val="18"/>
                          <w:szCs w:val="18"/>
                        </w:rPr>
                        <w:t>length</w:t>
                      </w:r>
                      <w:r w:rsidRPr="00653C08">
                        <w:rPr>
                          <w:rFonts w:ascii="Courier New" w:hAnsi="Courier New" w:cs="Courier New"/>
                          <w:color w:val="000000"/>
                          <w:sz w:val="18"/>
                          <w:szCs w:val="18"/>
                        </w:rPr>
                        <w:t>;</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color w:val="000000"/>
                          <w:sz w:val="18"/>
                          <w:szCs w:val="18"/>
                          <w:u w:val="single"/>
                        </w:rPr>
                        <w:t>Class</w:t>
                      </w:r>
                      <w:r w:rsidRPr="00653C08">
                        <w:rPr>
                          <w:rFonts w:ascii="Courier New" w:hAnsi="Courier New" w:cs="Courier New"/>
                          <w:color w:val="000000"/>
                          <w:sz w:val="18"/>
                          <w:szCs w:val="18"/>
                        </w:rPr>
                        <w:t>[</w:t>
                      </w:r>
                      <w:proofErr w:type="gramEnd"/>
                      <w:r w:rsidRPr="00653C08">
                        <w:rPr>
                          <w:rFonts w:ascii="Courier New" w:hAnsi="Courier New" w:cs="Courier New"/>
                          <w:color w:val="000000"/>
                          <w:sz w:val="18"/>
                          <w:szCs w:val="18"/>
                        </w:rPr>
                        <w:t xml:space="preserve">] classes =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Class[size]; </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3F7F5F"/>
                          <w:sz w:val="18"/>
                          <w:szCs w:val="18"/>
                        </w:rPr>
                        <w:t>//fill the array with String classes</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for</w:t>
                      </w:r>
                      <w:r w:rsidRPr="00653C08">
                        <w:rPr>
                          <w:rFonts w:ascii="Courier New" w:hAnsi="Courier New" w:cs="Courier New"/>
                          <w:color w:val="000000"/>
                          <w:sz w:val="18"/>
                          <w:szCs w:val="18"/>
                        </w:rPr>
                        <w:t>(</w:t>
                      </w:r>
                      <w:proofErr w:type="gramEnd"/>
                      <w:r w:rsidRPr="00653C08">
                        <w:rPr>
                          <w:rFonts w:ascii="Courier New" w:hAnsi="Courier New" w:cs="Courier New"/>
                          <w:b/>
                          <w:bCs/>
                          <w:color w:val="7F0055"/>
                          <w:sz w:val="18"/>
                          <w:szCs w:val="18"/>
                        </w:rPr>
                        <w:t>int</w:t>
                      </w:r>
                      <w:r w:rsidRPr="00653C08">
                        <w:rPr>
                          <w:rFonts w:ascii="Courier New" w:hAnsi="Courier New" w:cs="Courier New"/>
                          <w:color w:val="000000"/>
                          <w:sz w:val="18"/>
                          <w:szCs w:val="18"/>
                        </w:rPr>
                        <w:t xml:space="preserve"> i=0;i&lt;size;i++){</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color w:val="000000"/>
                          <w:sz w:val="18"/>
                          <w:szCs w:val="18"/>
                        </w:rPr>
                        <w:t>classes[</w:t>
                      </w:r>
                      <w:proofErr w:type="gramEnd"/>
                      <w:r w:rsidRPr="00653C08">
                        <w:rPr>
                          <w:rFonts w:ascii="Courier New" w:hAnsi="Courier New" w:cs="Courier New"/>
                          <w:color w:val="000000"/>
                          <w:sz w:val="18"/>
                          <w:szCs w:val="18"/>
                        </w:rPr>
                        <w:t>i] = params[i].getClass();</w:t>
                      </w:r>
                    </w:p>
                    <w:p w:rsidR="009A500B" w:rsidRPr="00653C08" w:rsidRDefault="009A500B"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w:t>
                      </w:r>
                      <w:r w:rsidRPr="00653C08">
                        <w:rPr>
                          <w:rFonts w:ascii="Courier New" w:hAnsi="Courier New" w:cs="Courier New"/>
                          <w:color w:val="3F7F5F"/>
                          <w:sz w:val="18"/>
                          <w:szCs w:val="18"/>
                        </w:rPr>
                        <w:t xml:space="preserve"> </w:t>
                      </w:r>
                    </w:p>
                    <w:p w:rsidR="009A500B" w:rsidRPr="00653C08" w:rsidRDefault="009A500B"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u w:val="single"/>
                        </w:rPr>
                        <w:t>Constructor</w:t>
                      </w:r>
                      <w:r w:rsidRPr="00653C08">
                        <w:rPr>
                          <w:rFonts w:ascii="Courier New" w:hAnsi="Courier New" w:cs="Courier New"/>
                          <w:color w:val="000000"/>
                          <w:sz w:val="18"/>
                          <w:szCs w:val="18"/>
                        </w:rPr>
                        <w:t xml:space="preserve"> constructor = </w:t>
                      </w:r>
                      <w:proofErr w:type="gramStart"/>
                      <w:r w:rsidRPr="00653C08">
                        <w:rPr>
                          <w:rFonts w:ascii="Courier New" w:hAnsi="Courier New" w:cs="Courier New"/>
                          <w:color w:val="000000"/>
                          <w:sz w:val="18"/>
                          <w:szCs w:val="18"/>
                          <w:u w:val="single"/>
                        </w:rPr>
                        <w:t>algClass.getConstructor(</w:t>
                      </w:r>
                      <w:proofErr w:type="gramEnd"/>
                      <w:r w:rsidRPr="00653C08">
                        <w:rPr>
                          <w:rFonts w:ascii="Courier New" w:hAnsi="Courier New" w:cs="Courier New"/>
                          <w:color w:val="000000"/>
                          <w:sz w:val="18"/>
                          <w:szCs w:val="18"/>
                          <w:u w:val="single"/>
                        </w:rPr>
                        <w:t>classes)</w:t>
                      </w:r>
                      <w:r w:rsidRPr="00653C08">
                        <w:rPr>
                          <w:rFonts w:ascii="Courier New" w:hAnsi="Courier New" w:cs="Courier New"/>
                          <w:color w:val="000000"/>
                          <w:sz w:val="18"/>
                          <w:szCs w:val="18"/>
                        </w:rPr>
                        <w:t>;</w:t>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color w:val="000000"/>
                          <w:sz w:val="18"/>
                          <w:szCs w:val="18"/>
                        </w:rPr>
                        <w:t>newObj</w:t>
                      </w:r>
                      <w:proofErr w:type="gramEnd"/>
                      <w:r w:rsidRPr="00653C08">
                        <w:rPr>
                          <w:rFonts w:ascii="Courier New" w:hAnsi="Courier New" w:cs="Courier New"/>
                          <w:color w:val="000000"/>
                          <w:sz w:val="18"/>
                          <w:szCs w:val="18"/>
                        </w:rPr>
                        <w:t xml:space="preserve"> = constructor.newInstance(params);</w:t>
                      </w:r>
                    </w:p>
                    <w:p w:rsidR="009A500B" w:rsidRPr="00653C08" w:rsidRDefault="009A500B"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(SecurityException e) {</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(NoSuchMethodException e) {</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(ClassNotFoundException e) {</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(IllegalArgumentException e) {</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(InstantiationException e) {</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(IllegalAccessException e) {</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(InvocationTargetException e) {</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throw</w:t>
                      </w:r>
                      <w:proofErr w:type="gramEnd"/>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3F7F5F"/>
                          <w:sz w:val="18"/>
                          <w:szCs w:val="18"/>
                        </w:rPr>
                        <w:t>//Finally, if we got to this, return the newly created object!!</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roofErr w:type="gramStart"/>
                      <w:r w:rsidRPr="00653C08">
                        <w:rPr>
                          <w:rFonts w:ascii="Courier New" w:hAnsi="Courier New" w:cs="Courier New"/>
                          <w:b/>
                          <w:bCs/>
                          <w:color w:val="7F0055"/>
                          <w:sz w:val="18"/>
                          <w:szCs w:val="18"/>
                        </w:rPr>
                        <w:t>return</w:t>
                      </w:r>
                      <w:r w:rsidRPr="00653C08">
                        <w:rPr>
                          <w:rFonts w:ascii="Courier New" w:hAnsi="Courier New" w:cs="Courier New"/>
                          <w:color w:val="000000"/>
                          <w:sz w:val="18"/>
                          <w:szCs w:val="18"/>
                        </w:rPr>
                        <w:t xml:space="preserve">  newObj</w:t>
                      </w:r>
                      <w:proofErr w:type="gramEnd"/>
                      <w:r w:rsidRPr="00653C08">
                        <w:rPr>
                          <w:rFonts w:ascii="Courier New" w:hAnsi="Courier New" w:cs="Courier New"/>
                          <w:color w:val="000000"/>
                          <w:sz w:val="18"/>
                          <w:szCs w:val="18"/>
                        </w:rPr>
                        <w:t>;</w:t>
                      </w:r>
                    </w:p>
                    <w:p w:rsidR="009A500B" w:rsidRPr="00653C08" w:rsidRDefault="009A500B"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9A500B" w:rsidRDefault="009A500B" w:rsidP="00407454">
                      <w:pPr>
                        <w:rPr>
                          <w:rFonts w:ascii="Courier New" w:hAnsi="Courier New"/>
                          <w:b/>
                          <w:bCs/>
                          <w:color w:val="4F81BD" w:themeColor="accent1"/>
                          <w:sz w:val="18"/>
                        </w:rPr>
                      </w:pPr>
                      <w:r>
                        <w:rPr>
                          <w:rFonts w:ascii="Courier New" w:hAnsi="Courier New" w:cs="Courier New"/>
                          <w:color w:val="000000"/>
                          <w:sz w:val="20"/>
                          <w:szCs w:val="20"/>
                        </w:rPr>
                        <w:tab/>
                        <w:t>}</w:t>
                      </w:r>
                      <w:r>
                        <w:rPr>
                          <w:rFonts w:ascii="Courier New" w:hAnsi="Courier New" w:cs="Courier New"/>
                          <w:color w:val="000000"/>
                          <w:sz w:val="20"/>
                          <w:szCs w:val="20"/>
                        </w:rPr>
                        <w:tab/>
                      </w:r>
                    </w:p>
                    <w:p w:rsidR="009A500B" w:rsidRDefault="009A500B" w:rsidP="00DC7FB7">
                      <w:pPr>
                        <w:rPr>
                          <w:rFonts w:ascii="Courier New" w:hAnsi="Courier New"/>
                          <w:b/>
                          <w:bCs/>
                          <w:color w:val="4F81BD" w:themeColor="accent1"/>
                          <w:sz w:val="18"/>
                        </w:rPr>
                      </w:pPr>
                    </w:p>
                    <w:p w:rsidR="009A500B" w:rsidRDefault="009A500B" w:rsidP="00DC7FB7">
                      <w:pPr>
                        <w:rPr>
                          <w:rFonts w:ascii="Courier New" w:hAnsi="Courier New"/>
                          <w:b/>
                          <w:bCs/>
                          <w:color w:val="4F81BD" w:themeColor="accent1"/>
                          <w:sz w:val="18"/>
                        </w:rPr>
                      </w:pPr>
                    </w:p>
                    <w:p w:rsidR="009A500B" w:rsidRPr="00493A89" w:rsidRDefault="009A500B" w:rsidP="00653C08">
                      <w:pPr>
                        <w:rPr>
                          <w:rFonts w:ascii="Courier New" w:hAnsi="Courier New"/>
                          <w:sz w:val="18"/>
                        </w:rPr>
                      </w:pPr>
                      <w:r w:rsidRPr="00493A89">
                        <w:rPr>
                          <w:rFonts w:ascii="Courier New" w:hAnsi="Courier New"/>
                          <w:sz w:val="18"/>
                        </w:rPr>
                        <w:tab/>
                      </w:r>
                    </w:p>
                    <w:p w:rsidR="009A500B" w:rsidRDefault="009A500B"/>
                  </w:txbxContent>
                </v:textbox>
              </v:shape>
            </w:pict>
          </mc:Fallback>
        </mc:AlternateContent>
      </w: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27067D" w:rsidRDefault="0027067D" w:rsidP="007F13C5">
      <w:pPr>
        <w:rPr>
          <w:lang w:eastAsia="en-GB"/>
        </w:rPr>
      </w:pPr>
    </w:p>
    <w:p w:rsidR="0027067D" w:rsidRDefault="0027067D" w:rsidP="007F13C5">
      <w:pPr>
        <w:rPr>
          <w:lang w:eastAsia="en-GB"/>
        </w:rPr>
      </w:pPr>
    </w:p>
    <w:p w:rsidR="0027067D" w:rsidRDefault="0027067D" w:rsidP="007F13C5">
      <w:pPr>
        <w:rPr>
          <w:lang w:eastAsia="en-GB"/>
        </w:rPr>
      </w:pPr>
    </w:p>
    <w:p w:rsidR="0027067D" w:rsidRDefault="0027067D" w:rsidP="007F13C5">
      <w:pPr>
        <w:rPr>
          <w:lang w:eastAsia="en-GB"/>
        </w:rPr>
      </w:pPr>
    </w:p>
    <w:p w:rsidR="0027067D" w:rsidRDefault="007F13C5" w:rsidP="007C5F01">
      <w:pPr>
        <w:pStyle w:val="Heading2"/>
        <w:numPr>
          <w:ilvl w:val="1"/>
          <w:numId w:val="11"/>
        </w:numPr>
      </w:pPr>
      <w:bookmarkStart w:id="1609" w:name="_Performance_Conclusions_for"/>
      <w:bookmarkEnd w:id="1609"/>
      <w:r>
        <w:lastRenderedPageBreak/>
        <w:t xml:space="preserve"> </w:t>
      </w:r>
      <w:bookmarkStart w:id="1610" w:name="_Toc331084254"/>
      <w:r w:rsidR="0027067D">
        <w:t>Performance Conclusions for Dlog Group Simultaneous Multiple Exponentiations</w:t>
      </w:r>
      <w:bookmarkEnd w:id="1610"/>
    </w:p>
    <w:p w:rsidR="0027067D" w:rsidRDefault="0027067D">
      <w:r>
        <w:t>Implementations</w:t>
      </w:r>
    </w:p>
    <w:tbl>
      <w:tblPr>
        <w:tblStyle w:val="MediumShading2-Accent5"/>
        <w:tblW w:w="5000" w:type="pct"/>
        <w:tblBorders>
          <w:left w:val="single" w:sz="18" w:space="0" w:color="auto"/>
          <w:right w:val="single" w:sz="18" w:space="0" w:color="auto"/>
          <w:insideH w:val="single" w:sz="18" w:space="0" w:color="auto"/>
          <w:insideV w:val="single" w:sz="18" w:space="0" w:color="auto"/>
        </w:tblBorders>
        <w:tblLook w:val="0660" w:firstRow="1" w:lastRow="1" w:firstColumn="0" w:lastColumn="0" w:noHBand="1" w:noVBand="1"/>
      </w:tblPr>
      <w:tblGrid>
        <w:gridCol w:w="2482"/>
        <w:gridCol w:w="2982"/>
        <w:gridCol w:w="2552"/>
        <w:gridCol w:w="1981"/>
      </w:tblGrid>
      <w:tr w:rsidR="0027067D" w:rsidTr="0061437F">
        <w:trPr>
          <w:cnfStyle w:val="100000000000" w:firstRow="1" w:lastRow="0" w:firstColumn="0" w:lastColumn="0" w:oddVBand="0" w:evenVBand="0" w:oddHBand="0" w:evenHBand="0" w:firstRowFirstColumn="0" w:firstRowLastColumn="0" w:lastRowFirstColumn="0" w:lastRowLastColumn="0"/>
        </w:trPr>
        <w:tc>
          <w:tcPr>
            <w:tcW w:w="1241" w:type="pct"/>
            <w:tcBorders>
              <w:top w:val="none" w:sz="0" w:space="0" w:color="auto"/>
              <w:left w:val="none" w:sz="0" w:space="0" w:color="auto"/>
              <w:bottom w:val="none" w:sz="0" w:space="0" w:color="auto"/>
              <w:right w:val="none" w:sz="0" w:space="0" w:color="auto"/>
            </w:tcBorders>
            <w:noWrap/>
          </w:tcPr>
          <w:p w:rsidR="0027067D" w:rsidRDefault="0027067D">
            <w:r>
              <w:t>Library</w:t>
            </w:r>
          </w:p>
        </w:tc>
        <w:tc>
          <w:tcPr>
            <w:tcW w:w="1491" w:type="pct"/>
            <w:tcBorders>
              <w:top w:val="none" w:sz="0" w:space="0" w:color="auto"/>
              <w:left w:val="none" w:sz="0" w:space="0" w:color="auto"/>
              <w:bottom w:val="none" w:sz="0" w:space="0" w:color="auto"/>
              <w:right w:val="none" w:sz="0" w:space="0" w:color="auto"/>
            </w:tcBorders>
          </w:tcPr>
          <w:p w:rsidR="0027067D" w:rsidRDefault="0027067D">
            <w:r>
              <w:t>EC F2m</w:t>
            </w:r>
          </w:p>
        </w:tc>
        <w:tc>
          <w:tcPr>
            <w:tcW w:w="1276" w:type="pct"/>
            <w:tcBorders>
              <w:top w:val="none" w:sz="0" w:space="0" w:color="auto"/>
              <w:left w:val="none" w:sz="0" w:space="0" w:color="auto"/>
              <w:bottom w:val="none" w:sz="0" w:space="0" w:color="auto"/>
              <w:right w:val="none" w:sz="0" w:space="0" w:color="auto"/>
            </w:tcBorders>
          </w:tcPr>
          <w:p w:rsidR="0027067D" w:rsidRDefault="0027067D">
            <w:r>
              <w:t>EC Fp</w:t>
            </w:r>
          </w:p>
        </w:tc>
        <w:tc>
          <w:tcPr>
            <w:tcW w:w="991" w:type="pct"/>
            <w:tcBorders>
              <w:top w:val="none" w:sz="0" w:space="0" w:color="auto"/>
              <w:left w:val="none" w:sz="0" w:space="0" w:color="auto"/>
              <w:bottom w:val="none" w:sz="0" w:space="0" w:color="auto"/>
              <w:right w:val="none" w:sz="0" w:space="0" w:color="auto"/>
            </w:tcBorders>
          </w:tcPr>
          <w:p w:rsidR="0027067D" w:rsidRDefault="0027067D">
            <w:r>
              <w:t>Zp</w:t>
            </w:r>
          </w:p>
        </w:tc>
      </w:tr>
      <w:tr w:rsidR="0027067D" w:rsidTr="0061437F">
        <w:tc>
          <w:tcPr>
            <w:tcW w:w="1241" w:type="pct"/>
            <w:noWrap/>
          </w:tcPr>
          <w:p w:rsidR="0027067D" w:rsidRDefault="0027067D"/>
        </w:tc>
        <w:tc>
          <w:tcPr>
            <w:tcW w:w="1491" w:type="pct"/>
          </w:tcPr>
          <w:p w:rsidR="0027067D" w:rsidRDefault="0027067D" w:rsidP="0027067D">
            <w:pPr>
              <w:rPr>
                <w:rStyle w:val="SubtleEmphasis"/>
              </w:rPr>
            </w:pPr>
            <w:r>
              <w:rPr>
                <w:rStyle w:val="SubtleEmphasis"/>
              </w:rPr>
              <w:t>Implementing Algorithm</w:t>
            </w:r>
          </w:p>
        </w:tc>
        <w:tc>
          <w:tcPr>
            <w:tcW w:w="1276" w:type="pct"/>
          </w:tcPr>
          <w:p w:rsidR="0027067D" w:rsidRDefault="0027067D"/>
        </w:tc>
        <w:tc>
          <w:tcPr>
            <w:tcW w:w="991" w:type="pct"/>
          </w:tcPr>
          <w:p w:rsidR="0027067D" w:rsidRDefault="0027067D"/>
        </w:tc>
      </w:tr>
      <w:tr w:rsidR="0027067D" w:rsidTr="0061437F">
        <w:tc>
          <w:tcPr>
            <w:tcW w:w="1241" w:type="pct"/>
            <w:noWrap/>
          </w:tcPr>
          <w:p w:rsidR="0027067D" w:rsidRDefault="0061437F">
            <w:r>
              <w:t>BC</w:t>
            </w:r>
          </w:p>
        </w:tc>
        <w:tc>
          <w:tcPr>
            <w:tcW w:w="1491" w:type="pct"/>
          </w:tcPr>
          <w:p w:rsidR="0027067D" w:rsidRDefault="0061437F">
            <w:pPr>
              <w:pStyle w:val="DecimalAligned"/>
            </w:pPr>
            <w:r>
              <w:t>LL algorithm</w:t>
            </w:r>
          </w:p>
        </w:tc>
        <w:tc>
          <w:tcPr>
            <w:tcW w:w="1276" w:type="pct"/>
          </w:tcPr>
          <w:p w:rsidR="0027067D" w:rsidRDefault="0061437F">
            <w:pPr>
              <w:pStyle w:val="DecimalAligned"/>
            </w:pPr>
            <w:r>
              <w:t>LL algorithm</w:t>
            </w:r>
          </w:p>
        </w:tc>
        <w:tc>
          <w:tcPr>
            <w:tcW w:w="991" w:type="pct"/>
          </w:tcPr>
          <w:p w:rsidR="0027067D" w:rsidRDefault="0027067D">
            <w:pPr>
              <w:pStyle w:val="DecimalAligned"/>
            </w:pPr>
          </w:p>
        </w:tc>
      </w:tr>
      <w:tr w:rsidR="0027067D" w:rsidTr="0061437F">
        <w:tc>
          <w:tcPr>
            <w:tcW w:w="1241" w:type="pct"/>
            <w:noWrap/>
          </w:tcPr>
          <w:p w:rsidR="0027067D" w:rsidRDefault="0061437F">
            <w:r>
              <w:t>Crypto++</w:t>
            </w:r>
          </w:p>
        </w:tc>
        <w:tc>
          <w:tcPr>
            <w:tcW w:w="1491" w:type="pct"/>
          </w:tcPr>
          <w:p w:rsidR="0027067D" w:rsidRDefault="0027067D">
            <w:pPr>
              <w:pStyle w:val="DecimalAligned"/>
            </w:pPr>
          </w:p>
        </w:tc>
        <w:tc>
          <w:tcPr>
            <w:tcW w:w="1276" w:type="pct"/>
          </w:tcPr>
          <w:p w:rsidR="0027067D" w:rsidRDefault="0027067D">
            <w:pPr>
              <w:pStyle w:val="DecimalAligned"/>
            </w:pPr>
          </w:p>
        </w:tc>
        <w:tc>
          <w:tcPr>
            <w:tcW w:w="991" w:type="pct"/>
          </w:tcPr>
          <w:p w:rsidR="0027067D" w:rsidRDefault="0061437F">
            <w:pPr>
              <w:pStyle w:val="DecimalAligned"/>
            </w:pPr>
            <w:r>
              <w:t>Naïve algorithm (due to the fact that in the “optimized” algorithm there are too many calls through the JNI).</w:t>
            </w:r>
          </w:p>
        </w:tc>
      </w:tr>
      <w:tr w:rsidR="0027067D" w:rsidTr="0061437F">
        <w:trPr>
          <w:cnfStyle w:val="010000000000" w:firstRow="0" w:lastRow="1" w:firstColumn="0" w:lastColumn="0" w:oddVBand="0" w:evenVBand="0" w:oddHBand="0" w:evenHBand="0" w:firstRowFirstColumn="0" w:firstRowLastColumn="0" w:lastRowFirstColumn="0" w:lastRowLastColumn="0"/>
        </w:trPr>
        <w:tc>
          <w:tcPr>
            <w:tcW w:w="1241" w:type="pct"/>
            <w:tcBorders>
              <w:top w:val="none" w:sz="0" w:space="0" w:color="auto"/>
              <w:left w:val="none" w:sz="0" w:space="0" w:color="auto"/>
              <w:bottom w:val="none" w:sz="0" w:space="0" w:color="auto"/>
              <w:right w:val="none" w:sz="0" w:space="0" w:color="auto"/>
            </w:tcBorders>
            <w:noWrap/>
          </w:tcPr>
          <w:p w:rsidR="0027067D" w:rsidRDefault="0061437F">
            <w:r>
              <w:t>Miracl</w:t>
            </w:r>
            <w:r w:rsidR="0027067D">
              <w:t xml:space="preserve"> </w:t>
            </w:r>
          </w:p>
        </w:tc>
        <w:tc>
          <w:tcPr>
            <w:tcW w:w="1491" w:type="pct"/>
            <w:tcBorders>
              <w:top w:val="none" w:sz="0" w:space="0" w:color="auto"/>
              <w:left w:val="none" w:sz="0" w:space="0" w:color="auto"/>
              <w:bottom w:val="none" w:sz="0" w:space="0" w:color="auto"/>
              <w:right w:val="none" w:sz="0" w:space="0" w:color="auto"/>
            </w:tcBorders>
          </w:tcPr>
          <w:p w:rsidR="0027067D" w:rsidRDefault="0061437F">
            <w:pPr>
              <w:pStyle w:val="DecimalAligned"/>
            </w:pPr>
            <w:r>
              <w:t>Koblitz curve: naïve algorithm</w:t>
            </w:r>
          </w:p>
          <w:p w:rsidR="0061437F" w:rsidRDefault="0061437F">
            <w:pPr>
              <w:pStyle w:val="DecimalAligned"/>
            </w:pPr>
            <w:r>
              <w:t>Other curves:</w:t>
            </w:r>
          </w:p>
          <w:p w:rsidR="0061437F" w:rsidRDefault="0061437F" w:rsidP="0061437F">
            <w:pPr>
              <w:pStyle w:val="DecimalAligned"/>
            </w:pPr>
            <w:r>
              <w:t>If the number of group elements &lt; 60 : use naïve algorithm</w:t>
            </w:r>
          </w:p>
          <w:p w:rsidR="0061437F" w:rsidRDefault="0061437F" w:rsidP="0061437F">
            <w:pPr>
              <w:pStyle w:val="DecimalAligned"/>
            </w:pPr>
            <w:r>
              <w:t>Else, use Miracl native implementation via simultaneousMultiplyF2m</w:t>
            </w:r>
          </w:p>
          <w:p w:rsidR="0061437F" w:rsidRDefault="0061437F">
            <w:pPr>
              <w:pStyle w:val="DecimalAligned"/>
            </w:pPr>
          </w:p>
        </w:tc>
        <w:tc>
          <w:tcPr>
            <w:tcW w:w="1276" w:type="pct"/>
            <w:tcBorders>
              <w:top w:val="none" w:sz="0" w:space="0" w:color="auto"/>
              <w:left w:val="none" w:sz="0" w:space="0" w:color="auto"/>
              <w:bottom w:val="none" w:sz="0" w:space="0" w:color="auto"/>
              <w:right w:val="none" w:sz="0" w:space="0" w:color="auto"/>
            </w:tcBorders>
          </w:tcPr>
          <w:p w:rsidR="0061437F" w:rsidRDefault="0061437F" w:rsidP="0061437F">
            <w:pPr>
              <w:pStyle w:val="DecimalAligned"/>
            </w:pPr>
            <w:r>
              <w:t>If the number of group elements &lt; 25 : use naïve algorithm</w:t>
            </w:r>
          </w:p>
          <w:p w:rsidR="0027067D" w:rsidRDefault="0061437F" w:rsidP="005A003F">
            <w:pPr>
              <w:pStyle w:val="DecimalAligned"/>
            </w:pPr>
            <w:r>
              <w:t xml:space="preserve">Else, use </w:t>
            </w:r>
            <w:r w:rsidR="005A003F">
              <w:t>SCAPI’s</w:t>
            </w:r>
            <w:r>
              <w:t xml:space="preserve"> native implementation </w:t>
            </w:r>
            <w:r w:rsidR="005A003F">
              <w:t xml:space="preserve">of the LL algorithm </w:t>
            </w:r>
            <w:r>
              <w:t>via simultaneousMultiplyF</w:t>
            </w:r>
            <w:r w:rsidR="00116730">
              <w:t>p</w:t>
            </w:r>
            <w:r w:rsidR="005A003F">
              <w:t>. The LL algorithm implemented here uses Miracl’s arithmetic functions</w:t>
            </w:r>
          </w:p>
        </w:tc>
        <w:tc>
          <w:tcPr>
            <w:tcW w:w="991" w:type="pct"/>
            <w:tcBorders>
              <w:top w:val="none" w:sz="0" w:space="0" w:color="auto"/>
              <w:left w:val="none" w:sz="0" w:space="0" w:color="auto"/>
              <w:bottom w:val="none" w:sz="0" w:space="0" w:color="auto"/>
              <w:right w:val="none" w:sz="0" w:space="0" w:color="auto"/>
            </w:tcBorders>
          </w:tcPr>
          <w:p w:rsidR="0027067D" w:rsidRDefault="0027067D">
            <w:pPr>
              <w:pStyle w:val="DecimalAligned"/>
            </w:pPr>
            <w:r>
              <w:t>+77</w:t>
            </w:r>
          </w:p>
        </w:tc>
      </w:tr>
    </w:tbl>
    <w:p w:rsidR="0027067D" w:rsidRPr="0027067D" w:rsidRDefault="0027067D" w:rsidP="0027067D">
      <w:pPr>
        <w:rPr>
          <w:lang w:eastAsia="en-GB"/>
        </w:rPr>
      </w:pPr>
    </w:p>
    <w:p w:rsidR="0027067D" w:rsidRPr="0027067D" w:rsidRDefault="0027067D" w:rsidP="0027067D">
      <w:pPr>
        <w:rPr>
          <w:lang w:eastAsia="en-GB"/>
        </w:rPr>
      </w:pPr>
    </w:p>
    <w:p w:rsidR="00BE6C75" w:rsidRDefault="00BE6C75">
      <w:pPr>
        <w:autoSpaceDE/>
        <w:autoSpaceDN/>
        <w:adjustRightInd/>
        <w:rPr>
          <w:b/>
          <w:bCs/>
          <w:sz w:val="28"/>
          <w:lang w:eastAsia="en-GB"/>
        </w:rPr>
      </w:pPr>
      <w:bookmarkStart w:id="1611" w:name="_Elliptic_Curves_Parameters"/>
      <w:bookmarkEnd w:id="1611"/>
      <w:r>
        <w:br w:type="page"/>
      </w:r>
    </w:p>
    <w:p w:rsidR="007F13C5" w:rsidRDefault="0027067D" w:rsidP="00DE7EC1">
      <w:pPr>
        <w:pStyle w:val="Heading2"/>
        <w:numPr>
          <w:ilvl w:val="1"/>
          <w:numId w:val="11"/>
        </w:numPr>
      </w:pPr>
      <w:r>
        <w:lastRenderedPageBreak/>
        <w:t xml:space="preserve"> </w:t>
      </w:r>
      <w:bookmarkStart w:id="1612" w:name="_Toc331084255"/>
      <w:r w:rsidR="00DE7EC1" w:rsidRPr="00A64BB2">
        <w:rPr>
          <w:sz w:val="24"/>
        </w:rPr>
        <w:t>E</w:t>
      </w:r>
      <w:r w:rsidR="00DE7EC1">
        <w:t>lliptic Curves P</w:t>
      </w:r>
      <w:r w:rsidR="00DE7EC1" w:rsidRPr="00A64BB2">
        <w:rPr>
          <w:sz w:val="24"/>
        </w:rPr>
        <w:t>aram</w:t>
      </w:r>
      <w:r w:rsidR="00DE7EC1">
        <w:t xml:space="preserve">eters File </w:t>
      </w:r>
      <w:r w:rsidR="00DE7EC1" w:rsidRPr="00A64BB2">
        <w:rPr>
          <w:sz w:val="24"/>
        </w:rPr>
        <w:t>Format</w:t>
      </w:r>
      <w:bookmarkEnd w:id="1612"/>
    </w:p>
    <w:p w:rsidR="007F13C5" w:rsidRDefault="007F13C5" w:rsidP="00661B61">
      <w:pPr>
        <w:rPr>
          <w:lang w:eastAsia="en-GB"/>
        </w:rPr>
      </w:pPr>
      <w:r>
        <w:rPr>
          <w:lang w:eastAsia="en-GB"/>
        </w:rPr>
        <w:t>Below there is an example o</w:t>
      </w:r>
      <w:r w:rsidR="00661B61">
        <w:rPr>
          <w:lang w:eastAsia="en-GB"/>
        </w:rPr>
        <w:t>f</w:t>
      </w:r>
      <w:r>
        <w:rPr>
          <w:lang w:eastAsia="en-GB"/>
        </w:rPr>
        <w:t xml:space="preserve"> the format of the curves properties file. This example is taken from NIST curves file, which </w:t>
      </w:r>
      <w:r w:rsidR="00661B61">
        <w:rPr>
          <w:lang w:eastAsia="en-GB"/>
        </w:rPr>
        <w:t xml:space="preserve">is </w:t>
      </w:r>
      <w:r>
        <w:rPr>
          <w:lang w:eastAsia="en-GB"/>
        </w:rPr>
        <w:t xml:space="preserve">attached to our library. </w:t>
      </w:r>
      <w:r w:rsidR="00661B61">
        <w:rPr>
          <w:lang w:eastAsia="en-GB"/>
        </w:rPr>
        <w:t>A u</w:t>
      </w:r>
      <w:r>
        <w:rPr>
          <w:lang w:eastAsia="en-GB"/>
        </w:rPr>
        <w:t>ser who wants to use curve</w:t>
      </w:r>
      <w:r w:rsidR="00661B61">
        <w:rPr>
          <w:lang w:eastAsia="en-GB"/>
        </w:rPr>
        <w:t>s</w:t>
      </w:r>
      <w:r>
        <w:rPr>
          <w:lang w:eastAsia="en-GB"/>
        </w:rPr>
        <w:t xml:space="preserve"> other than NIST recommended curves should provide a file in the following format:</w:t>
      </w:r>
    </w:p>
    <w:p w:rsidR="00661B61" w:rsidRDefault="00661B61" w:rsidP="00661B61">
      <w:pPr>
        <w:rPr>
          <w:lang w:eastAsia="en-GB"/>
        </w:rPr>
      </w:pPr>
    </w:p>
    <w:p w:rsidR="00661B61" w:rsidRDefault="00661B61" w:rsidP="00661B61">
      <w:pPr>
        <w:rPr>
          <w:lang w:eastAsia="en-GB"/>
        </w:rPr>
      </w:pPr>
      <w:r>
        <w:t>The parameters (that are inside brackets and marked with blue) need to be replaced with actual parameters, as shown in the example below each elliptic curve format.</w:t>
      </w:r>
      <w:r>
        <w:t xml:space="preserve"> </w:t>
      </w:r>
      <w:r>
        <w:rPr>
          <w:lang w:eastAsia="en-GB"/>
        </w:rPr>
        <w:t>In all the curves, the</w:t>
      </w:r>
      <w:r w:rsidRPr="005160B6">
        <w:rPr>
          <w:lang w:eastAsia="en-GB"/>
        </w:rPr>
        <w:t xml:space="preserve"> </w:t>
      </w:r>
      <w:r>
        <w:rPr>
          <w:lang w:eastAsia="en-GB"/>
        </w:rPr>
        <w:t>fi</w:t>
      </w:r>
      <w:r w:rsidRPr="005160B6">
        <w:rPr>
          <w:lang w:eastAsia="en-GB"/>
        </w:rPr>
        <w:t>eld elements</w:t>
      </w:r>
      <w:r>
        <w:rPr>
          <w:lang w:eastAsia="en-GB"/>
        </w:rPr>
        <w:t xml:space="preserve"> b, x and y are given in hex and the other variables are given in</w:t>
      </w:r>
      <w:r>
        <w:rPr>
          <w:lang w:eastAsia="en-GB"/>
        </w:rPr>
        <w:t xml:space="preserve"> </w:t>
      </w:r>
      <w:r>
        <w:rPr>
          <w:lang w:eastAsia="en-GB"/>
        </w:rPr>
        <w:t>decimal form.</w:t>
      </w:r>
    </w:p>
    <w:p w:rsidR="00661B61" w:rsidRDefault="00661B61" w:rsidP="00661B61"/>
    <w:p w:rsidR="00661B61" w:rsidRDefault="00661B61" w:rsidP="00661B61"/>
    <w:p w:rsidR="00661B61" w:rsidRDefault="00661B61" w:rsidP="00661B61">
      <w:r>
        <w:t># Format of elliptic curves over Fp field:</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rsidRPr="00146BE7">
        <w:rPr>
          <w:i/>
          <w:iCs/>
          <w:color w:val="0070C0"/>
        </w:rPr>
        <w:t>}</w:t>
      </w:r>
      <w:r w:rsidRPr="00146BE7">
        <w:rPr>
          <w:color w:val="0070C0"/>
        </w:rPr>
        <w:t xml:space="preserve"> </w:t>
      </w:r>
      <w:r>
        <w:t xml:space="preserve">= </w:t>
      </w:r>
      <w:r w:rsidRPr="00146BE7">
        <w:rPr>
          <w:i/>
          <w:iCs/>
          <w:color w:val="0070C0"/>
        </w:rPr>
        <w:t>{modulus. decimal}</w:t>
      </w:r>
    </w:p>
    <w:p w:rsidR="00661B61" w:rsidRDefault="00661B61" w:rsidP="00661B61">
      <w:r w:rsidRPr="00146BE7">
        <w:rPr>
          <w:i/>
          <w:iCs/>
          <w:color w:val="0070C0"/>
        </w:rPr>
        <w:t>{</w:t>
      </w:r>
      <w:proofErr w:type="gramStart"/>
      <w:r w:rsidRPr="00146BE7">
        <w:rPr>
          <w:i/>
          <w:iCs/>
          <w:color w:val="0070C0"/>
        </w:rPr>
        <w:t>curveName}</w:t>
      </w:r>
      <w:proofErr w:type="gramEnd"/>
      <w:r>
        <w:t xml:space="preserve">a = </w:t>
      </w:r>
      <w:r w:rsidRPr="00146BE7">
        <w:rPr>
          <w:i/>
          <w:iCs/>
          <w:color w:val="0070C0"/>
        </w:rPr>
        <w:t>{a coefficient of the curve equation. decimal}</w:t>
      </w:r>
    </w:p>
    <w:p w:rsidR="00661B61" w:rsidRDefault="00661B61" w:rsidP="00661B61">
      <w:r w:rsidRPr="00146BE7">
        <w:rPr>
          <w:i/>
          <w:iCs/>
          <w:color w:val="0070C0"/>
        </w:rPr>
        <w:t>{</w:t>
      </w:r>
      <w:proofErr w:type="gramStart"/>
      <w:r w:rsidRPr="00146BE7">
        <w:rPr>
          <w:i/>
          <w:iCs/>
          <w:color w:val="0070C0"/>
        </w:rPr>
        <w:t>curveName}</w:t>
      </w:r>
      <w:proofErr w:type="gramEnd"/>
      <w:r>
        <w:t xml:space="preserve">b = </w:t>
      </w:r>
      <w:r w:rsidRPr="00146BE7">
        <w:rPr>
          <w:i/>
          <w:iCs/>
          <w:color w:val="0070C0"/>
        </w:rPr>
        <w:t>{b coefficient of the curve equation. hexadecimal}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r = </w:t>
      </w:r>
      <w:r w:rsidRPr="00146BE7">
        <w:rPr>
          <w:i/>
          <w:iCs/>
          <w:color w:val="0070C0"/>
        </w:rPr>
        <w:t>{prime order of the group. 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x = </w:t>
      </w:r>
      <w:r w:rsidRPr="00146BE7">
        <w:rPr>
          <w:i/>
          <w:iCs/>
          <w:color w:val="0070C0"/>
        </w:rPr>
        <w:t>{x coordinate of the generator point. hexadecimal }</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y = </w:t>
      </w:r>
      <w:r w:rsidRPr="00146BE7">
        <w:rPr>
          <w:i/>
          <w:iCs/>
          <w:color w:val="0070C0"/>
        </w:rPr>
        <w:t>{y coordinate of the generator point. hexadecimal}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h = </w:t>
      </w:r>
      <w:r w:rsidRPr="00146BE7">
        <w:rPr>
          <w:i/>
          <w:iCs/>
          <w:color w:val="0070C0"/>
        </w:rPr>
        <w:t>{cofactor. decimal}</w:t>
      </w:r>
    </w:p>
    <w:p w:rsidR="00661B61" w:rsidRPr="00146BE7" w:rsidRDefault="00661B61" w:rsidP="00661B61">
      <w:pPr>
        <w:rPr>
          <w:i/>
          <w:iCs/>
          <w:color w:val="0070C0"/>
        </w:rPr>
      </w:pPr>
    </w:p>
    <w:p w:rsidR="00661B61" w:rsidRDefault="00661B61" w:rsidP="00661B61">
      <w:r>
        <w:t>For example:</w:t>
      </w:r>
    </w:p>
    <w:p w:rsidR="00661B61" w:rsidRDefault="00661B61" w:rsidP="00661B61">
      <w:r>
        <w:t>P-192 = 6277101735386680763835789423207666416083908700390324961279</w:t>
      </w:r>
    </w:p>
    <w:p w:rsidR="00661B61" w:rsidRDefault="00661B61" w:rsidP="00661B61">
      <w:r>
        <w:t>P-192a = -3</w:t>
      </w:r>
    </w:p>
    <w:p w:rsidR="00661B61" w:rsidRDefault="00661B61" w:rsidP="00661B61">
      <w:r>
        <w:t>P-192b = 64210519 e59c80e7 0fa7e9ab 72243049 feb8deec c146b9b1</w:t>
      </w:r>
    </w:p>
    <w:p w:rsidR="00661B61" w:rsidRDefault="00661B61" w:rsidP="00661B61">
      <w:r>
        <w:t>P-192r = 6277101735386680763835789423176059013767194773182842284081</w:t>
      </w:r>
    </w:p>
    <w:p w:rsidR="00661B61" w:rsidRDefault="00661B61" w:rsidP="00661B61">
      <w:r>
        <w:t>P-192x = 188da80e b03090f6 7cbf20eb 43a18800 f4ff0afd 82ff1012</w:t>
      </w:r>
    </w:p>
    <w:p w:rsidR="00661B61" w:rsidRDefault="00661B61" w:rsidP="00661B61">
      <w:r>
        <w:t>P-192y = 07192b95 ffc8da78 631011ed 6b24cdd5 73f977a1 1e794811</w:t>
      </w:r>
    </w:p>
    <w:p w:rsidR="00661B61" w:rsidRDefault="00661B61" w:rsidP="00661B61">
      <w:r>
        <w:t>P-192h = 1</w:t>
      </w:r>
    </w:p>
    <w:p w:rsidR="00661B61" w:rsidRDefault="00661B61" w:rsidP="00661B61"/>
    <w:p w:rsidR="00661B61" w:rsidRDefault="00661B61" w:rsidP="00661B61">
      <w:r>
        <w:t># Format of elliptic curves over F2m field with a trinomial basis:</w:t>
      </w:r>
    </w:p>
    <w:p w:rsidR="00661B61" w:rsidRDefault="00661B61" w:rsidP="00661B61">
      <w:pPr>
        <w:rPr>
          <w:i/>
          <w:iCs/>
        </w:rPr>
      </w:pPr>
      <w:r w:rsidRPr="00146BE7">
        <w:rPr>
          <w:i/>
          <w:iCs/>
          <w:color w:val="0070C0"/>
        </w:rPr>
        <w:t>{</w:t>
      </w:r>
      <w:proofErr w:type="gramStart"/>
      <w:r w:rsidRPr="00146BE7">
        <w:rPr>
          <w:i/>
          <w:iCs/>
          <w:color w:val="0070C0"/>
        </w:rPr>
        <w:t>curveName</w:t>
      </w:r>
      <w:proofErr w:type="gramEnd"/>
      <w:r w:rsidRPr="00146BE7">
        <w:rPr>
          <w:i/>
          <w:iCs/>
          <w:color w:val="0070C0"/>
        </w:rPr>
        <w:t>}</w:t>
      </w:r>
      <w:r>
        <w:t xml:space="preserve"> = </w:t>
      </w:r>
      <w:r w:rsidRPr="00146BE7">
        <w:rPr>
          <w:i/>
          <w:iCs/>
          <w:color w:val="0070C0"/>
        </w:rPr>
        <w:t>{bit size. decimal}</w:t>
      </w:r>
    </w:p>
    <w:p w:rsidR="00661B61" w:rsidRDefault="00661B61" w:rsidP="00661B61">
      <w:pPr>
        <w:rPr>
          <w:i/>
          <w:iCs/>
        </w:rPr>
      </w:pPr>
      <w:r w:rsidRPr="00146BE7">
        <w:rPr>
          <w:i/>
          <w:iCs/>
          <w:color w:val="0070C0"/>
        </w:rPr>
        <w:t>{</w:t>
      </w:r>
      <w:proofErr w:type="gramStart"/>
      <w:r w:rsidRPr="00146BE7">
        <w:rPr>
          <w:i/>
          <w:iCs/>
          <w:color w:val="0070C0"/>
        </w:rPr>
        <w:t>curveName}</w:t>
      </w:r>
      <w:proofErr w:type="gramEnd"/>
      <w:r>
        <w:rPr>
          <w:i/>
          <w:iCs/>
        </w:rPr>
        <w:t>k</w:t>
      </w:r>
      <w:r>
        <w:t xml:space="preserve"> = </w:t>
      </w:r>
      <w:r w:rsidRPr="00146BE7">
        <w:rPr>
          <w:i/>
          <w:iCs/>
          <w:color w:val="0070C0"/>
        </w:rPr>
        <w:t>{</w:t>
      </w:r>
      <w:r w:rsidRPr="00146BE7">
        <w:rPr>
          <w:rFonts w:asciiTheme="minorHAnsi" w:hAnsiTheme="minorHAnsi" w:cstheme="minorBidi"/>
          <w:i/>
          <w:iCs/>
          <w:color w:val="0070C0"/>
          <w:sz w:val="22"/>
          <w:szCs w:val="22"/>
        </w:rPr>
        <w:t>integer k</w:t>
      </w:r>
      <w:r w:rsidRPr="00146BE7">
        <w:rPr>
          <w:i/>
          <w:iCs/>
          <w:color w:val="0070C0"/>
        </w:rPr>
        <w:t xml:space="preserve">, </w:t>
      </w:r>
      <w:r w:rsidRPr="00146BE7">
        <w:rPr>
          <w:rFonts w:asciiTheme="minorHAnsi" w:hAnsiTheme="minorHAnsi" w:cstheme="minorBidi"/>
          <w:i/>
          <w:iCs/>
          <w:color w:val="0070C0"/>
          <w:sz w:val="22"/>
          <w:szCs w:val="22"/>
        </w:rPr>
        <w:t>where xm+ xk+ 1 represents the reduction polynomial f(z</w:t>
      </w:r>
      <w:r w:rsidRPr="00146BE7">
        <w:rPr>
          <w:i/>
          <w:iCs/>
          <w:color w:val="0070C0"/>
        </w:rPr>
        <w:t>). decimal}</w:t>
      </w:r>
    </w:p>
    <w:p w:rsidR="00661B61" w:rsidRDefault="00661B61" w:rsidP="00661B61">
      <w:r w:rsidRPr="00146BE7">
        <w:rPr>
          <w:i/>
          <w:iCs/>
          <w:color w:val="0070C0"/>
        </w:rPr>
        <w:t>{</w:t>
      </w:r>
      <w:proofErr w:type="gramStart"/>
      <w:r w:rsidRPr="00146BE7">
        <w:rPr>
          <w:i/>
          <w:iCs/>
          <w:color w:val="0070C0"/>
        </w:rPr>
        <w:t>curveName}</w:t>
      </w:r>
      <w:proofErr w:type="gramEnd"/>
      <w:r>
        <w:t xml:space="preserve">a = </w:t>
      </w:r>
      <w:r w:rsidRPr="00146BE7">
        <w:rPr>
          <w:i/>
          <w:iCs/>
          <w:color w:val="0070C0"/>
        </w:rPr>
        <w:t>{a coefficient of the curve equation. 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b = </w:t>
      </w:r>
      <w:r w:rsidRPr="00146BE7">
        <w:rPr>
          <w:i/>
          <w:iCs/>
          <w:color w:val="0070C0"/>
        </w:rPr>
        <w:t>{b coefficient of the curve equation. hexadecimal}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r</w:t>
      </w:r>
      <w:r w:rsidRPr="00146BE7">
        <w:rPr>
          <w:i/>
          <w:iCs/>
          <w:color w:val="0070C0"/>
        </w:rPr>
        <w:t xml:space="preserve"> </w:t>
      </w:r>
      <w:r>
        <w:t xml:space="preserve">= </w:t>
      </w:r>
      <w:r w:rsidRPr="00146BE7">
        <w:rPr>
          <w:i/>
          <w:iCs/>
          <w:color w:val="0070C0"/>
        </w:rPr>
        <w:t>{prime order of the group. 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x = </w:t>
      </w:r>
      <w:r w:rsidRPr="00146BE7">
        <w:rPr>
          <w:i/>
          <w:iCs/>
          <w:color w:val="0070C0"/>
        </w:rPr>
        <w:t>{x coordinate of the generator point. hexadecimal }</w:t>
      </w:r>
    </w:p>
    <w:p w:rsidR="00661B61" w:rsidRDefault="00661B61" w:rsidP="00661B61">
      <w:r w:rsidRPr="00146BE7">
        <w:rPr>
          <w:i/>
          <w:iCs/>
          <w:color w:val="0070C0"/>
        </w:rPr>
        <w:t>{</w:t>
      </w:r>
      <w:proofErr w:type="gramStart"/>
      <w:r w:rsidRPr="00146BE7">
        <w:rPr>
          <w:i/>
          <w:iCs/>
          <w:color w:val="0070C0"/>
        </w:rPr>
        <w:t>curveName}</w:t>
      </w:r>
      <w:proofErr w:type="gramEnd"/>
      <w:r>
        <w:t xml:space="preserve">y = </w:t>
      </w:r>
      <w:r w:rsidRPr="00146BE7">
        <w:rPr>
          <w:i/>
          <w:iCs/>
          <w:color w:val="0070C0"/>
        </w:rPr>
        <w:t>{y coordinate of the generator point. hexadecimal}</w:t>
      </w:r>
    </w:p>
    <w:p w:rsidR="00661B61"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h = </w:t>
      </w:r>
      <w:r w:rsidRPr="00146BE7">
        <w:rPr>
          <w:i/>
          <w:iCs/>
          <w:color w:val="0070C0"/>
        </w:rPr>
        <w:t>{cofactor. decimal}</w:t>
      </w:r>
    </w:p>
    <w:p w:rsidR="00661B61" w:rsidRDefault="00661B61" w:rsidP="00661B61">
      <w:r>
        <w:t>For example:</w:t>
      </w:r>
    </w:p>
    <w:p w:rsidR="00661B61" w:rsidRDefault="00661B61" w:rsidP="00661B61">
      <w:r>
        <w:t>B-233 = 233</w:t>
      </w:r>
    </w:p>
    <w:p w:rsidR="00661B61" w:rsidRDefault="00661B61" w:rsidP="00661B61">
      <w:r>
        <w:t>B-233k = 74</w:t>
      </w:r>
    </w:p>
    <w:p w:rsidR="00661B61" w:rsidRDefault="00661B61" w:rsidP="00661B61">
      <w:r>
        <w:t>B-233a = 1</w:t>
      </w:r>
    </w:p>
    <w:p w:rsidR="00661B61" w:rsidRDefault="00661B61" w:rsidP="00661B61">
      <w:r>
        <w:t>B-233b = 00000066 647ede6c 332c7f8c 0923bb58 213b333b 20e9ce42 81fe115f 7d8f90ad</w:t>
      </w:r>
    </w:p>
    <w:p w:rsidR="00661B61" w:rsidRDefault="00661B61" w:rsidP="00661B61">
      <w:r>
        <w:t>B-233r = 6901746346790563787434755862277025555839812737345013555379383634485463</w:t>
      </w:r>
    </w:p>
    <w:p w:rsidR="00661B61" w:rsidRDefault="00661B61" w:rsidP="00661B61">
      <w:r>
        <w:t>B-233x = 000000fa c9dfcbac 8313bb21 39f1bb75 5fef65bc 391f8b36 f8f8eb73 71fd558b</w:t>
      </w:r>
    </w:p>
    <w:p w:rsidR="00661B61" w:rsidRDefault="00661B61" w:rsidP="00661B61">
      <w:r>
        <w:t>B-233y = 00000100 6a08a419 03350678 e58528be bf8a0bef f867a7ca 36716f7e 01f81052</w:t>
      </w:r>
    </w:p>
    <w:p w:rsidR="00661B61" w:rsidRDefault="00661B61" w:rsidP="00661B61">
      <w:r>
        <w:t>B-233h = 1</w:t>
      </w:r>
    </w:p>
    <w:p w:rsidR="00661B61" w:rsidRDefault="00661B61" w:rsidP="00661B61"/>
    <w:p w:rsidR="00661B61" w:rsidRDefault="00661B61" w:rsidP="00661B61"/>
    <w:p w:rsidR="00661B61" w:rsidRDefault="00661B61" w:rsidP="00661B61"/>
    <w:p w:rsidR="00661B61" w:rsidRDefault="00661B61" w:rsidP="00661B61">
      <w:r>
        <w:t># Format of elliptic curves over F2m field with a pentanomial basis:</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rsidRPr="00146BE7">
        <w:rPr>
          <w:i/>
          <w:iCs/>
          <w:color w:val="0070C0"/>
        </w:rPr>
        <w:t>}</w:t>
      </w:r>
      <w:r>
        <w:t xml:space="preserve"> = </w:t>
      </w:r>
      <w:r w:rsidRPr="00146BE7">
        <w:rPr>
          <w:i/>
          <w:iCs/>
          <w:color w:val="0070C0"/>
        </w:rPr>
        <w:t>{bit size. decimal}</w:t>
      </w:r>
    </w:p>
    <w:p w:rsidR="00661B61" w:rsidRPr="00146BE7" w:rsidRDefault="00661B61" w:rsidP="00661B61">
      <w:pPr>
        <w:rPr>
          <w:i/>
          <w:iCs/>
          <w:color w:val="0070C0"/>
          <w:sz w:val="18"/>
          <w:szCs w:val="18"/>
        </w:rPr>
      </w:pPr>
      <w:r w:rsidRPr="00146BE7">
        <w:rPr>
          <w:i/>
          <w:iCs/>
          <w:color w:val="0070C0"/>
        </w:rPr>
        <w:t>{</w:t>
      </w:r>
      <w:proofErr w:type="gramStart"/>
      <w:r w:rsidRPr="00146BE7">
        <w:rPr>
          <w:i/>
          <w:iCs/>
          <w:color w:val="0070C0"/>
        </w:rPr>
        <w:t>curveName}</w:t>
      </w:r>
      <w:proofErr w:type="gramEnd"/>
      <w:r>
        <w:rPr>
          <w:i/>
          <w:iCs/>
        </w:rPr>
        <w:t>k1</w:t>
      </w:r>
      <w:r>
        <w:t xml:space="preserve"> </w:t>
      </w:r>
      <w:r w:rsidRPr="00146BE7">
        <w:rPr>
          <w:sz w:val="18"/>
          <w:szCs w:val="18"/>
        </w:rPr>
        <w:t xml:space="preserve">= </w:t>
      </w:r>
      <w:r w:rsidRPr="00146BE7">
        <w:rPr>
          <w:i/>
          <w:iCs/>
          <w:color w:val="0070C0"/>
          <w:sz w:val="18"/>
          <w:szCs w:val="18"/>
        </w:rPr>
        <w:t>{</w:t>
      </w:r>
      <w:r w:rsidRPr="00146BE7">
        <w:rPr>
          <w:rFonts w:asciiTheme="minorHAnsi" w:hAnsiTheme="minorHAnsi" w:cstheme="minorBidi"/>
          <w:i/>
          <w:iCs/>
          <w:color w:val="0070C0"/>
          <w:sz w:val="18"/>
          <w:szCs w:val="18"/>
        </w:rPr>
        <w:t>integer k1</w:t>
      </w:r>
      <w:r w:rsidRPr="00146BE7">
        <w:rPr>
          <w:i/>
          <w:iCs/>
          <w:color w:val="0070C0"/>
          <w:sz w:val="18"/>
          <w:szCs w:val="18"/>
        </w:rPr>
        <w:t xml:space="preserve">, </w:t>
      </w:r>
      <w:r w:rsidRPr="00146BE7">
        <w:rPr>
          <w:rFonts w:asciiTheme="minorHAnsi" w:hAnsiTheme="minorHAnsi" w:cstheme="minorBidi"/>
          <w:i/>
          <w:iCs/>
          <w:color w:val="0070C0"/>
          <w:sz w:val="18"/>
          <w:szCs w:val="18"/>
        </w:rPr>
        <w:t>where x</w:t>
      </w:r>
      <w:r w:rsidRPr="00146BE7">
        <w:rPr>
          <w:rFonts w:asciiTheme="minorHAnsi" w:hAnsiTheme="minorHAnsi" w:cstheme="minorBidi"/>
          <w:i/>
          <w:iCs/>
          <w:color w:val="0070C0"/>
          <w:sz w:val="18"/>
          <w:szCs w:val="18"/>
          <w:vertAlign w:val="superscript"/>
        </w:rPr>
        <w:t>m</w:t>
      </w:r>
      <w:r w:rsidRPr="00146BE7">
        <w:rPr>
          <w:rFonts w:asciiTheme="minorHAnsi" w:hAnsiTheme="minorHAnsi" w:cstheme="minorBidi"/>
          <w:i/>
          <w:iCs/>
          <w:color w:val="0070C0"/>
          <w:sz w:val="18"/>
          <w:szCs w:val="18"/>
        </w:rPr>
        <w:t>+ x</w:t>
      </w:r>
      <w:r w:rsidRPr="00146BE7">
        <w:rPr>
          <w:rFonts w:asciiTheme="minorHAnsi" w:hAnsiTheme="minorHAnsi" w:cstheme="minorBidi"/>
          <w:i/>
          <w:iCs/>
          <w:color w:val="0070C0"/>
          <w:sz w:val="18"/>
          <w:szCs w:val="18"/>
          <w:vertAlign w:val="superscript"/>
        </w:rPr>
        <w:t>k3</w:t>
      </w:r>
      <w:r w:rsidRPr="00146BE7">
        <w:rPr>
          <w:rFonts w:asciiTheme="minorHAnsi" w:hAnsiTheme="minorHAnsi" w:cstheme="minorBidi"/>
          <w:i/>
          <w:iCs/>
          <w:color w:val="0070C0"/>
          <w:sz w:val="18"/>
          <w:szCs w:val="18"/>
        </w:rPr>
        <w:t>+ x</w:t>
      </w:r>
      <w:r w:rsidRPr="00146BE7">
        <w:rPr>
          <w:rFonts w:asciiTheme="minorHAnsi" w:hAnsiTheme="minorHAnsi" w:cstheme="minorBidi"/>
          <w:i/>
          <w:iCs/>
          <w:color w:val="0070C0"/>
          <w:sz w:val="18"/>
          <w:szCs w:val="18"/>
          <w:vertAlign w:val="superscript"/>
        </w:rPr>
        <w:t>k2</w:t>
      </w:r>
      <w:r w:rsidRPr="00146BE7">
        <w:rPr>
          <w:rFonts w:asciiTheme="minorHAnsi" w:hAnsiTheme="minorHAnsi" w:cstheme="minorBidi"/>
          <w:i/>
          <w:iCs/>
          <w:color w:val="0070C0"/>
          <w:sz w:val="18"/>
          <w:szCs w:val="18"/>
        </w:rPr>
        <w:t>+ x</w:t>
      </w:r>
      <w:r w:rsidRPr="00146BE7">
        <w:rPr>
          <w:rFonts w:asciiTheme="minorHAnsi" w:hAnsiTheme="minorHAnsi" w:cstheme="minorBidi"/>
          <w:i/>
          <w:iCs/>
          <w:color w:val="0070C0"/>
          <w:sz w:val="18"/>
          <w:szCs w:val="18"/>
          <w:vertAlign w:val="superscript"/>
        </w:rPr>
        <w:t>k1</w:t>
      </w:r>
      <w:r w:rsidRPr="00146BE7">
        <w:rPr>
          <w:rFonts w:asciiTheme="minorHAnsi" w:hAnsiTheme="minorHAnsi" w:cstheme="minorBidi"/>
          <w:i/>
          <w:iCs/>
          <w:color w:val="0070C0"/>
          <w:sz w:val="18"/>
          <w:szCs w:val="18"/>
        </w:rPr>
        <w:t>+ 1</w:t>
      </w:r>
      <w:r w:rsidRPr="00146BE7">
        <w:rPr>
          <w:i/>
          <w:iCs/>
          <w:color w:val="0070C0"/>
          <w:sz w:val="18"/>
          <w:szCs w:val="18"/>
        </w:rPr>
        <w:t xml:space="preserve"> </w:t>
      </w:r>
      <w:r w:rsidRPr="00146BE7">
        <w:rPr>
          <w:rFonts w:asciiTheme="minorHAnsi" w:hAnsiTheme="minorHAnsi" w:cstheme="minorBidi"/>
          <w:i/>
          <w:iCs/>
          <w:color w:val="0070C0"/>
          <w:sz w:val="18"/>
          <w:szCs w:val="18"/>
        </w:rPr>
        <w:t>represents the reduction polynomial &gt;f(z</w:t>
      </w:r>
      <w:r w:rsidRPr="00146BE7">
        <w:rPr>
          <w:i/>
          <w:iCs/>
          <w:color w:val="0070C0"/>
          <w:sz w:val="18"/>
          <w:szCs w:val="18"/>
        </w:rPr>
        <w:t>). decimal}</w:t>
      </w:r>
    </w:p>
    <w:p w:rsidR="00661B61" w:rsidRPr="00146BE7" w:rsidRDefault="00661B61" w:rsidP="00661B61">
      <w:pPr>
        <w:rPr>
          <w:i/>
          <w:iCs/>
          <w:color w:val="0070C0"/>
          <w:sz w:val="18"/>
          <w:szCs w:val="18"/>
        </w:rPr>
      </w:pPr>
      <w:r w:rsidRPr="00146BE7">
        <w:rPr>
          <w:i/>
          <w:iCs/>
          <w:color w:val="0070C0"/>
        </w:rPr>
        <w:t>{</w:t>
      </w:r>
      <w:proofErr w:type="gramStart"/>
      <w:r w:rsidRPr="00146BE7">
        <w:rPr>
          <w:i/>
          <w:iCs/>
          <w:color w:val="0070C0"/>
        </w:rPr>
        <w:t>curveName}</w:t>
      </w:r>
      <w:proofErr w:type="gramEnd"/>
      <w:r>
        <w:rPr>
          <w:i/>
          <w:iCs/>
        </w:rPr>
        <w:t>k2</w:t>
      </w:r>
      <w:r>
        <w:t xml:space="preserve"> = </w:t>
      </w:r>
      <w:r w:rsidRPr="00146BE7">
        <w:rPr>
          <w:i/>
          <w:iCs/>
          <w:color w:val="0070C0"/>
          <w:sz w:val="18"/>
          <w:szCs w:val="18"/>
        </w:rPr>
        <w:t>{integer k2, where x</w:t>
      </w:r>
      <w:r w:rsidRPr="00146BE7">
        <w:rPr>
          <w:i/>
          <w:iCs/>
          <w:color w:val="0070C0"/>
          <w:sz w:val="18"/>
          <w:szCs w:val="18"/>
          <w:vertAlign w:val="superscript"/>
        </w:rPr>
        <w:t>m</w:t>
      </w:r>
      <w:r w:rsidRPr="00146BE7">
        <w:rPr>
          <w:i/>
          <w:iCs/>
          <w:color w:val="0070C0"/>
          <w:sz w:val="18"/>
          <w:szCs w:val="18"/>
        </w:rPr>
        <w:t>+ x</w:t>
      </w:r>
      <w:r w:rsidRPr="00146BE7">
        <w:rPr>
          <w:i/>
          <w:iCs/>
          <w:color w:val="0070C0"/>
          <w:sz w:val="18"/>
          <w:szCs w:val="18"/>
          <w:vertAlign w:val="superscript"/>
        </w:rPr>
        <w:t>k3</w:t>
      </w:r>
      <w:r w:rsidRPr="00146BE7">
        <w:rPr>
          <w:i/>
          <w:iCs/>
          <w:color w:val="0070C0"/>
          <w:sz w:val="18"/>
          <w:szCs w:val="18"/>
        </w:rPr>
        <w:t>+ x</w:t>
      </w:r>
      <w:r w:rsidRPr="00146BE7">
        <w:rPr>
          <w:i/>
          <w:iCs/>
          <w:color w:val="0070C0"/>
          <w:sz w:val="18"/>
          <w:szCs w:val="18"/>
          <w:vertAlign w:val="superscript"/>
        </w:rPr>
        <w:t>k2</w:t>
      </w:r>
      <w:r w:rsidRPr="00146BE7">
        <w:rPr>
          <w:i/>
          <w:iCs/>
          <w:color w:val="0070C0"/>
          <w:sz w:val="18"/>
          <w:szCs w:val="18"/>
        </w:rPr>
        <w:t>+ x</w:t>
      </w:r>
      <w:r w:rsidRPr="00146BE7">
        <w:rPr>
          <w:i/>
          <w:iCs/>
          <w:color w:val="0070C0"/>
          <w:sz w:val="18"/>
          <w:szCs w:val="18"/>
          <w:vertAlign w:val="superscript"/>
        </w:rPr>
        <w:t>k1</w:t>
      </w:r>
      <w:r w:rsidRPr="00146BE7">
        <w:rPr>
          <w:i/>
          <w:iCs/>
          <w:color w:val="0070C0"/>
          <w:sz w:val="18"/>
          <w:szCs w:val="18"/>
        </w:rPr>
        <w:t>+ 1 represents the reduction polynomial &gt;f(z). decimal}</w:t>
      </w:r>
    </w:p>
    <w:p w:rsidR="00661B61" w:rsidRPr="00146BE7" w:rsidRDefault="00661B61" w:rsidP="00661B61">
      <w:pPr>
        <w:rPr>
          <w:i/>
          <w:iCs/>
          <w:color w:val="0070C0"/>
          <w:sz w:val="18"/>
          <w:szCs w:val="18"/>
        </w:rPr>
      </w:pPr>
      <w:r w:rsidRPr="00146BE7">
        <w:rPr>
          <w:i/>
          <w:iCs/>
          <w:color w:val="0070C0"/>
        </w:rPr>
        <w:t>{</w:t>
      </w:r>
      <w:proofErr w:type="gramStart"/>
      <w:r w:rsidRPr="00146BE7">
        <w:rPr>
          <w:i/>
          <w:iCs/>
          <w:color w:val="0070C0"/>
        </w:rPr>
        <w:t>curveName}</w:t>
      </w:r>
      <w:proofErr w:type="gramEnd"/>
      <w:r>
        <w:rPr>
          <w:i/>
          <w:iCs/>
        </w:rPr>
        <w:t>k3</w:t>
      </w:r>
      <w:r>
        <w:t xml:space="preserve">= </w:t>
      </w:r>
      <w:r w:rsidRPr="00146BE7">
        <w:rPr>
          <w:i/>
          <w:iCs/>
          <w:color w:val="0070C0"/>
          <w:sz w:val="18"/>
          <w:szCs w:val="18"/>
        </w:rPr>
        <w:t>{integer k3, where x</w:t>
      </w:r>
      <w:r w:rsidRPr="00146BE7">
        <w:rPr>
          <w:i/>
          <w:iCs/>
          <w:color w:val="0070C0"/>
          <w:sz w:val="18"/>
          <w:szCs w:val="18"/>
          <w:vertAlign w:val="superscript"/>
        </w:rPr>
        <w:t>m</w:t>
      </w:r>
      <w:r w:rsidRPr="00146BE7">
        <w:rPr>
          <w:i/>
          <w:iCs/>
          <w:color w:val="0070C0"/>
          <w:sz w:val="18"/>
          <w:szCs w:val="18"/>
        </w:rPr>
        <w:t>+ x</w:t>
      </w:r>
      <w:r w:rsidRPr="00146BE7">
        <w:rPr>
          <w:i/>
          <w:iCs/>
          <w:color w:val="0070C0"/>
          <w:sz w:val="18"/>
          <w:szCs w:val="18"/>
          <w:vertAlign w:val="superscript"/>
        </w:rPr>
        <w:t>k3</w:t>
      </w:r>
      <w:r w:rsidRPr="00146BE7">
        <w:rPr>
          <w:i/>
          <w:iCs/>
          <w:color w:val="0070C0"/>
          <w:sz w:val="18"/>
          <w:szCs w:val="18"/>
        </w:rPr>
        <w:t>+ x</w:t>
      </w:r>
      <w:r w:rsidRPr="00146BE7">
        <w:rPr>
          <w:i/>
          <w:iCs/>
          <w:color w:val="0070C0"/>
          <w:sz w:val="18"/>
          <w:szCs w:val="18"/>
          <w:vertAlign w:val="superscript"/>
        </w:rPr>
        <w:t>k2</w:t>
      </w:r>
      <w:r w:rsidRPr="00146BE7">
        <w:rPr>
          <w:i/>
          <w:iCs/>
          <w:color w:val="0070C0"/>
          <w:sz w:val="18"/>
          <w:szCs w:val="18"/>
        </w:rPr>
        <w:t>+ x</w:t>
      </w:r>
      <w:r w:rsidRPr="00146BE7">
        <w:rPr>
          <w:i/>
          <w:iCs/>
          <w:color w:val="0070C0"/>
          <w:sz w:val="18"/>
          <w:szCs w:val="18"/>
          <w:vertAlign w:val="superscript"/>
        </w:rPr>
        <w:t>k1</w:t>
      </w:r>
      <w:r w:rsidRPr="00146BE7">
        <w:rPr>
          <w:i/>
          <w:iCs/>
          <w:color w:val="0070C0"/>
          <w:sz w:val="18"/>
          <w:szCs w:val="18"/>
        </w:rPr>
        <w:t>+ 1 represents the reduction polynomial &gt;f(z). 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a = </w:t>
      </w:r>
      <w:r w:rsidRPr="00146BE7">
        <w:rPr>
          <w:i/>
          <w:iCs/>
          <w:color w:val="0070C0"/>
        </w:rPr>
        <w:t>{a coefficient of the curve equation. 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b = </w:t>
      </w:r>
      <w:r w:rsidRPr="00146BE7">
        <w:rPr>
          <w:i/>
          <w:iCs/>
          <w:color w:val="0070C0"/>
        </w:rPr>
        <w:t>{b coefficient of the curve equation. hexadecimal}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r = </w:t>
      </w:r>
      <w:r w:rsidRPr="00146BE7">
        <w:rPr>
          <w:i/>
          <w:iCs/>
          <w:color w:val="0070C0"/>
        </w:rPr>
        <w:t>{prime order of the group. decimal}</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x = </w:t>
      </w:r>
      <w:r w:rsidRPr="00146BE7">
        <w:rPr>
          <w:i/>
          <w:iCs/>
          <w:color w:val="0070C0"/>
        </w:rPr>
        <w:t>{x coordinate of the generator point. hexadecimal }</w:t>
      </w:r>
    </w:p>
    <w:p w:rsidR="00661B61" w:rsidRPr="00146BE7"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y = </w:t>
      </w:r>
      <w:r w:rsidRPr="00146BE7">
        <w:rPr>
          <w:i/>
          <w:iCs/>
          <w:color w:val="0070C0"/>
        </w:rPr>
        <w:t>{y coordinate of the generator point. hexadecimal}</w:t>
      </w:r>
    </w:p>
    <w:p w:rsidR="00661B61" w:rsidRDefault="00661B61" w:rsidP="00661B61">
      <w:pPr>
        <w:rPr>
          <w:i/>
          <w:iCs/>
          <w:color w:val="0070C0"/>
        </w:rPr>
      </w:pPr>
      <w:r w:rsidRPr="00146BE7">
        <w:rPr>
          <w:i/>
          <w:iCs/>
          <w:color w:val="0070C0"/>
        </w:rPr>
        <w:t>{</w:t>
      </w:r>
      <w:proofErr w:type="gramStart"/>
      <w:r w:rsidRPr="00146BE7">
        <w:rPr>
          <w:i/>
          <w:iCs/>
          <w:color w:val="0070C0"/>
        </w:rPr>
        <w:t>curveName}</w:t>
      </w:r>
      <w:proofErr w:type="gramEnd"/>
      <w:r>
        <w:t xml:space="preserve">h = </w:t>
      </w:r>
      <w:r w:rsidRPr="00146BE7">
        <w:rPr>
          <w:i/>
          <w:iCs/>
          <w:color w:val="0070C0"/>
        </w:rPr>
        <w:t>{cofactor. decimal}</w:t>
      </w:r>
    </w:p>
    <w:p w:rsidR="00661B61" w:rsidRDefault="00661B61" w:rsidP="00661B61"/>
    <w:p w:rsidR="00661B61" w:rsidRDefault="00661B61" w:rsidP="00661B61">
      <w:r>
        <w:t>For example:</w:t>
      </w:r>
    </w:p>
    <w:p w:rsidR="00661B61" w:rsidRDefault="00661B61" w:rsidP="00661B61">
      <w:r>
        <w:t>B-163 = 163</w:t>
      </w:r>
    </w:p>
    <w:p w:rsidR="00661B61" w:rsidRDefault="00661B61" w:rsidP="00661B61">
      <w:r>
        <w:t>B-163k = 3</w:t>
      </w:r>
    </w:p>
    <w:p w:rsidR="00661B61" w:rsidRDefault="00661B61" w:rsidP="00661B61">
      <w:r>
        <w:t>B-163k2 = 6</w:t>
      </w:r>
    </w:p>
    <w:p w:rsidR="00661B61" w:rsidRDefault="00661B61" w:rsidP="00661B61">
      <w:r>
        <w:t>B-163k3 = 7</w:t>
      </w:r>
    </w:p>
    <w:p w:rsidR="00661B61" w:rsidRDefault="00661B61" w:rsidP="00661B61">
      <w:r>
        <w:t>B-163a = 1</w:t>
      </w:r>
    </w:p>
    <w:p w:rsidR="00661B61" w:rsidRDefault="00661B61" w:rsidP="00661B61">
      <w:r>
        <w:t>B-163b = 00000002 0a601907 b8c953ca 1481eb10 512f7874 4a3205fd</w:t>
      </w:r>
    </w:p>
    <w:p w:rsidR="00661B61" w:rsidRDefault="00661B61" w:rsidP="00661B61">
      <w:r>
        <w:t>B-163r = 5846006549323611672814742442876390689256843201587</w:t>
      </w:r>
    </w:p>
    <w:p w:rsidR="00661B61" w:rsidRDefault="00661B61" w:rsidP="00661B61">
      <w:r>
        <w:t>B-163x = 00000003 f0eba162 86a2d57e a0991168 d4994637 e8343e36</w:t>
      </w:r>
    </w:p>
    <w:p w:rsidR="00661B61" w:rsidRDefault="00661B61" w:rsidP="00661B61">
      <w:r>
        <w:t>B-163y = 00000000 d51fbc6c 71a0094f a2cdd545 b11c5c0c 797324f1</w:t>
      </w:r>
    </w:p>
    <w:p w:rsidR="00661B61" w:rsidRDefault="00661B61" w:rsidP="00661B61">
      <w:r>
        <w:t>B-163h = 1</w:t>
      </w:r>
    </w:p>
    <w:p w:rsidR="00661B61" w:rsidRDefault="00661B61" w:rsidP="00661B61">
      <w:pPr>
        <w:rPr>
          <w:lang w:eastAsia="en-GB"/>
        </w:rPr>
      </w:pPr>
    </w:p>
    <w:p w:rsidR="00661B61" w:rsidRDefault="00661B61">
      <w:pPr>
        <w:autoSpaceDE/>
        <w:autoSpaceDN/>
        <w:adjustRightInd/>
        <w:rPr>
          <w:lang w:eastAsia="en-GB"/>
        </w:rPr>
      </w:pPr>
      <w:r>
        <w:rPr>
          <w:lang w:eastAsia="en-GB"/>
        </w:rPr>
        <w:br w:type="page"/>
      </w:r>
    </w:p>
    <w:p w:rsidR="007F13C5" w:rsidRDefault="007F13C5" w:rsidP="007F13C5">
      <w:pPr>
        <w:rPr>
          <w:lang w:eastAsia="en-GB"/>
        </w:rPr>
      </w:pPr>
    </w:p>
    <w:p w:rsidR="00661B61" w:rsidRDefault="00661B61" w:rsidP="00661B61">
      <w:pPr>
        <w:rPr>
          <w:lang w:eastAsia="en-GB"/>
        </w:rPr>
      </w:pPr>
      <w:r>
        <w:rPr>
          <w:lang w:eastAsia="en-GB"/>
        </w:rPr>
        <w:t>Below we show the curves we support by default</w:t>
      </w:r>
      <w:r w:rsidR="009937A8">
        <w:rPr>
          <w:lang w:eastAsia="en-GB"/>
        </w:rPr>
        <w:t xml:space="preserve"> in the file </w:t>
      </w:r>
      <w:r w:rsidR="009937A8" w:rsidRPr="009937A8">
        <w:rPr>
          <w:lang w:eastAsia="en-GB"/>
        </w:rPr>
        <w:t>NISTEC.properties</w:t>
      </w:r>
      <w:r>
        <w:rPr>
          <w:lang w:eastAsia="en-GB"/>
        </w:rPr>
        <w:t>. The data is taken from NIST. Some of the curves were shown already just above as examples for each type of field.</w:t>
      </w:r>
    </w:p>
    <w:p w:rsidR="007F13C5" w:rsidRDefault="007F13C5" w:rsidP="007F13C5">
      <w:pPr>
        <w:rPr>
          <w:lang w:eastAsia="en-GB"/>
        </w:rPr>
      </w:pPr>
    </w:p>
    <w:p w:rsidR="009937A8" w:rsidRDefault="009937A8" w:rsidP="007F13C5">
      <w:pPr>
        <w:rPr>
          <w:lang w:eastAsia="en-GB"/>
        </w:rPr>
      </w:pPr>
      <w:r w:rsidRPr="009937A8">
        <w:rPr>
          <w:lang w:eastAsia="en-GB"/>
        </w:rPr>
        <w:t># NIST recomended elliptic curves</w:t>
      </w:r>
    </w:p>
    <w:p w:rsidR="009937A8" w:rsidRDefault="009937A8" w:rsidP="007F13C5">
      <w:pPr>
        <w:rPr>
          <w:lang w:eastAsia="en-GB"/>
        </w:rPr>
      </w:pPr>
    </w:p>
    <w:p w:rsidR="007F13C5" w:rsidRDefault="007F13C5" w:rsidP="007F13C5">
      <w:pPr>
        <w:rPr>
          <w:lang w:eastAsia="en-GB"/>
        </w:rPr>
      </w:pPr>
      <w:r>
        <w:rPr>
          <w:lang w:eastAsia="en-GB"/>
        </w:rPr>
        <w:t># P-192 is the curve name. This is a pseudo random curve over the Fp field.</w:t>
      </w:r>
    </w:p>
    <w:p w:rsidR="007F13C5" w:rsidRDefault="007F13C5" w:rsidP="007F13C5">
      <w:pPr>
        <w:rPr>
          <w:lang w:eastAsia="en-GB"/>
        </w:rPr>
      </w:pPr>
      <w:r>
        <w:rPr>
          <w:lang w:eastAsia="en-GB"/>
        </w:rPr>
        <w:t xml:space="preserve">P-192 = 6277101735386680763835789423207666416083908700390324961279 </w:t>
      </w:r>
    </w:p>
    <w:p w:rsidR="007F13C5" w:rsidRDefault="007F13C5" w:rsidP="007F13C5">
      <w:pPr>
        <w:rPr>
          <w:lang w:eastAsia="en-GB"/>
        </w:rPr>
      </w:pPr>
      <w:r>
        <w:rPr>
          <w:lang w:eastAsia="en-GB"/>
        </w:rPr>
        <w:t xml:space="preserve">P-192a = -3 </w:t>
      </w:r>
      <w:r>
        <w:rPr>
          <w:lang w:eastAsia="en-GB"/>
        </w:rPr>
        <w:tab/>
      </w:r>
      <w:r>
        <w:rPr>
          <w:lang w:eastAsia="en-GB"/>
        </w:rPr>
        <w:tab/>
      </w:r>
      <w:r>
        <w:rPr>
          <w:lang w:eastAsia="en-GB"/>
        </w:rPr>
        <w:tab/>
      </w:r>
      <w:r>
        <w:rPr>
          <w:lang w:eastAsia="en-GB"/>
        </w:rPr>
        <w:tab/>
      </w:r>
      <w:r>
        <w:rPr>
          <w:lang w:eastAsia="en-GB"/>
        </w:rPr>
        <w:tab/>
      </w:r>
      <w:r>
        <w:rPr>
          <w:lang w:eastAsia="en-GB"/>
        </w:rPr>
        <w:tab/>
      </w:r>
      <w:r>
        <w:rPr>
          <w:lang w:eastAsia="en-GB"/>
        </w:rPr>
        <w:tab/>
      </w:r>
      <w:r>
        <w:rPr>
          <w:lang w:eastAsia="en-GB"/>
        </w:rPr>
        <w:tab/>
        <w:t xml:space="preserve"> </w:t>
      </w:r>
    </w:p>
    <w:p w:rsidR="007F13C5" w:rsidRDefault="007F13C5" w:rsidP="007F13C5">
      <w:pPr>
        <w:rPr>
          <w:lang w:eastAsia="en-GB"/>
        </w:rPr>
      </w:pPr>
      <w:r>
        <w:rPr>
          <w:lang w:eastAsia="en-GB"/>
        </w:rPr>
        <w:t>P-192b = 64210519 e59c80e7 0fa7e9ab 72243049 feb8deec c146b9b1</w:t>
      </w:r>
      <w:r>
        <w:rPr>
          <w:lang w:eastAsia="en-GB"/>
        </w:rPr>
        <w:tab/>
      </w:r>
    </w:p>
    <w:p w:rsidR="007F13C5" w:rsidRDefault="007F13C5" w:rsidP="007F13C5">
      <w:pPr>
        <w:rPr>
          <w:lang w:eastAsia="en-GB"/>
        </w:rPr>
      </w:pPr>
      <w:r>
        <w:rPr>
          <w:lang w:eastAsia="en-GB"/>
        </w:rPr>
        <w:t>P-192r = 6277101735386680763835789423176059013767194773182842284081</w:t>
      </w:r>
    </w:p>
    <w:p w:rsidR="007F13C5" w:rsidRDefault="007F13C5" w:rsidP="007F13C5">
      <w:pPr>
        <w:rPr>
          <w:lang w:eastAsia="en-GB"/>
        </w:rPr>
      </w:pPr>
      <w:r>
        <w:rPr>
          <w:lang w:eastAsia="en-GB"/>
        </w:rPr>
        <w:t>P-192x = 188da80e b03090f6 7cbf20eb 43a18800 f4ff0afd 82ff1012</w:t>
      </w:r>
    </w:p>
    <w:p w:rsidR="007F13C5" w:rsidRPr="009E5454" w:rsidRDefault="007F13C5" w:rsidP="007F13C5">
      <w:pPr>
        <w:rPr>
          <w:lang w:eastAsia="en-GB"/>
        </w:rPr>
      </w:pPr>
      <w:r>
        <w:rPr>
          <w:lang w:eastAsia="en-GB"/>
        </w:rPr>
        <w:t>P-192y = 07192b95 ffc8da78 631011ed 6b24cdd5 73f977a1 1e794811</w:t>
      </w:r>
    </w:p>
    <w:p w:rsidR="007F13C5" w:rsidRDefault="007F13C5" w:rsidP="007F13C5">
      <w:pPr>
        <w:rPr>
          <w:lang w:eastAsia="en-GB"/>
        </w:rPr>
      </w:pPr>
    </w:p>
    <w:p w:rsidR="007F13C5" w:rsidRDefault="007F13C5" w:rsidP="007F13C5">
      <w:pPr>
        <w:rPr>
          <w:lang w:eastAsia="en-GB"/>
        </w:rPr>
      </w:pPr>
      <w:r>
        <w:rPr>
          <w:lang w:eastAsia="en-GB"/>
        </w:rPr>
        <w:t># B-163 is the curve name. This is a pseudo random curve over the F2m field with pentanomial basis.</w:t>
      </w:r>
    </w:p>
    <w:p w:rsidR="007F13C5" w:rsidRDefault="007F13C5" w:rsidP="007F13C5">
      <w:pPr>
        <w:rPr>
          <w:lang w:eastAsia="en-GB"/>
        </w:rPr>
      </w:pPr>
      <w:r>
        <w:rPr>
          <w:lang w:eastAsia="en-GB"/>
        </w:rPr>
        <w:t>B-163 = 163</w:t>
      </w:r>
    </w:p>
    <w:p w:rsidR="007F13C5" w:rsidRDefault="007F13C5" w:rsidP="007F13C5">
      <w:pPr>
        <w:rPr>
          <w:lang w:eastAsia="en-GB"/>
        </w:rPr>
      </w:pPr>
      <w:r>
        <w:rPr>
          <w:lang w:eastAsia="en-GB"/>
        </w:rPr>
        <w:t>B-163k = 7</w:t>
      </w:r>
    </w:p>
    <w:p w:rsidR="007F13C5" w:rsidRDefault="007F13C5" w:rsidP="007F13C5">
      <w:pPr>
        <w:rPr>
          <w:lang w:eastAsia="en-GB"/>
        </w:rPr>
      </w:pPr>
      <w:r>
        <w:rPr>
          <w:lang w:eastAsia="en-GB"/>
        </w:rPr>
        <w:t>B-163k2 = 6</w:t>
      </w:r>
    </w:p>
    <w:p w:rsidR="007F13C5" w:rsidRDefault="007F13C5" w:rsidP="007F13C5">
      <w:pPr>
        <w:rPr>
          <w:lang w:eastAsia="en-GB"/>
        </w:rPr>
      </w:pPr>
      <w:r>
        <w:rPr>
          <w:lang w:eastAsia="en-GB"/>
        </w:rPr>
        <w:t>B-163k3 = 3</w:t>
      </w:r>
    </w:p>
    <w:p w:rsidR="007F13C5" w:rsidRDefault="007F13C5" w:rsidP="007F13C5">
      <w:pPr>
        <w:rPr>
          <w:lang w:eastAsia="en-GB"/>
        </w:rPr>
      </w:pPr>
      <w:r>
        <w:rPr>
          <w:lang w:eastAsia="en-GB"/>
        </w:rPr>
        <w:t>B-163a = 1</w:t>
      </w:r>
    </w:p>
    <w:p w:rsidR="007F13C5" w:rsidRDefault="007F13C5" w:rsidP="007F13C5">
      <w:pPr>
        <w:rPr>
          <w:lang w:eastAsia="en-GB"/>
        </w:rPr>
      </w:pPr>
      <w:r>
        <w:rPr>
          <w:lang w:eastAsia="en-GB"/>
        </w:rPr>
        <w:t>B-163b = 00000002 0a601907 b8c953ca 1481eb10 512f7874 4a3205fd</w:t>
      </w:r>
    </w:p>
    <w:p w:rsidR="007F13C5" w:rsidRDefault="007F13C5" w:rsidP="007F13C5">
      <w:pPr>
        <w:rPr>
          <w:lang w:eastAsia="en-GB"/>
        </w:rPr>
      </w:pPr>
      <w:r>
        <w:rPr>
          <w:lang w:eastAsia="en-GB"/>
        </w:rPr>
        <w:t>B-163r = 5846006549323611672814742442876390689256843201587</w:t>
      </w:r>
    </w:p>
    <w:p w:rsidR="007F13C5" w:rsidRDefault="007F13C5" w:rsidP="007F13C5">
      <w:pPr>
        <w:rPr>
          <w:lang w:eastAsia="en-GB"/>
        </w:rPr>
      </w:pPr>
      <w:r>
        <w:rPr>
          <w:lang w:eastAsia="en-GB"/>
        </w:rPr>
        <w:t>B-163x = 00000003 f0eba162 86a2d57e a0991168 d4994637 e8343e36</w:t>
      </w:r>
    </w:p>
    <w:p w:rsidR="007F13C5" w:rsidRDefault="007F13C5" w:rsidP="007F13C5">
      <w:pPr>
        <w:rPr>
          <w:lang w:eastAsia="en-GB"/>
        </w:rPr>
      </w:pPr>
      <w:r>
        <w:rPr>
          <w:lang w:eastAsia="en-GB"/>
        </w:rPr>
        <w:t>B-163y = 00000000 d51fbc6c 71a0094f a2cdd545 b11c5c0c 797324f1</w:t>
      </w:r>
    </w:p>
    <w:p w:rsidR="007F13C5" w:rsidRDefault="007F13C5" w:rsidP="007F13C5">
      <w:pPr>
        <w:rPr>
          <w:lang w:eastAsia="en-GB"/>
        </w:rPr>
      </w:pPr>
    </w:p>
    <w:p w:rsidR="007F13C5" w:rsidRDefault="007F13C5" w:rsidP="007F13C5">
      <w:pPr>
        <w:rPr>
          <w:lang w:eastAsia="en-GB"/>
        </w:rPr>
      </w:pPr>
      <w:r>
        <w:rPr>
          <w:lang w:eastAsia="en-GB"/>
        </w:rPr>
        <w:t># This is a koblitz curve over the F2m field with pentanomial basis.</w:t>
      </w:r>
    </w:p>
    <w:p w:rsidR="007F13C5" w:rsidRDefault="007F13C5" w:rsidP="007F13C5">
      <w:pPr>
        <w:rPr>
          <w:lang w:eastAsia="en-GB"/>
        </w:rPr>
      </w:pPr>
      <w:r>
        <w:rPr>
          <w:lang w:eastAsia="en-GB"/>
        </w:rPr>
        <w:t>K-163 = 163</w:t>
      </w:r>
    </w:p>
    <w:p w:rsidR="007F13C5" w:rsidRDefault="007F13C5" w:rsidP="007F13C5">
      <w:pPr>
        <w:rPr>
          <w:lang w:eastAsia="en-GB"/>
        </w:rPr>
      </w:pPr>
      <w:r>
        <w:rPr>
          <w:lang w:eastAsia="en-GB"/>
        </w:rPr>
        <w:t>K-163k = 7</w:t>
      </w:r>
    </w:p>
    <w:p w:rsidR="007F13C5" w:rsidRDefault="007F13C5" w:rsidP="007F13C5">
      <w:pPr>
        <w:rPr>
          <w:lang w:eastAsia="en-GB"/>
        </w:rPr>
      </w:pPr>
      <w:r>
        <w:rPr>
          <w:lang w:eastAsia="en-GB"/>
        </w:rPr>
        <w:t>K-163k2 = 6</w:t>
      </w:r>
    </w:p>
    <w:p w:rsidR="007F13C5" w:rsidRDefault="007F13C5" w:rsidP="007F13C5">
      <w:pPr>
        <w:rPr>
          <w:lang w:eastAsia="en-GB"/>
        </w:rPr>
      </w:pPr>
      <w:r>
        <w:rPr>
          <w:lang w:eastAsia="en-GB"/>
        </w:rPr>
        <w:t>K-163k3 = 3</w:t>
      </w:r>
    </w:p>
    <w:p w:rsidR="007F13C5" w:rsidRDefault="007F13C5" w:rsidP="007F13C5">
      <w:pPr>
        <w:rPr>
          <w:lang w:eastAsia="en-GB"/>
        </w:rPr>
      </w:pPr>
      <w:r>
        <w:rPr>
          <w:lang w:eastAsia="en-GB"/>
        </w:rPr>
        <w:t>K-163a = 1</w:t>
      </w:r>
    </w:p>
    <w:p w:rsidR="007F13C5" w:rsidRDefault="007F13C5" w:rsidP="007F13C5">
      <w:pPr>
        <w:rPr>
          <w:lang w:eastAsia="en-GB"/>
        </w:rPr>
      </w:pPr>
      <w:r>
        <w:rPr>
          <w:lang w:eastAsia="en-GB"/>
        </w:rPr>
        <w:t>K-163b = 01</w:t>
      </w:r>
    </w:p>
    <w:p w:rsidR="007F13C5" w:rsidRDefault="007F13C5" w:rsidP="007F13C5">
      <w:pPr>
        <w:rPr>
          <w:lang w:eastAsia="en-GB"/>
        </w:rPr>
      </w:pPr>
      <w:r>
        <w:rPr>
          <w:lang w:eastAsia="en-GB"/>
        </w:rPr>
        <w:t>K-163r = 5846006549323611672814741753598448348329118574063</w:t>
      </w:r>
    </w:p>
    <w:p w:rsidR="007F13C5" w:rsidRDefault="007F13C5" w:rsidP="007F13C5">
      <w:pPr>
        <w:rPr>
          <w:lang w:eastAsia="en-GB"/>
        </w:rPr>
      </w:pPr>
      <w:r>
        <w:rPr>
          <w:lang w:eastAsia="en-GB"/>
        </w:rPr>
        <w:t>K-163x = 00000002 fe13c053 7bbc11ac aa07d793 de4e6d5e 5c94eee8</w:t>
      </w:r>
    </w:p>
    <w:p w:rsidR="007F13C5" w:rsidRDefault="007F13C5" w:rsidP="007F13C5">
      <w:pPr>
        <w:rPr>
          <w:lang w:eastAsia="en-GB"/>
        </w:rPr>
      </w:pPr>
      <w:r>
        <w:rPr>
          <w:lang w:eastAsia="en-GB"/>
        </w:rPr>
        <w:t>K-163y = 00000002 89070fb0 5d38ff58 321f2e80 0536d538 ccdaa3d9</w:t>
      </w:r>
    </w:p>
    <w:p w:rsidR="007F13C5" w:rsidRDefault="007F13C5" w:rsidP="007F13C5">
      <w:pPr>
        <w:rPr>
          <w:lang w:eastAsia="en-GB"/>
        </w:rPr>
      </w:pPr>
    </w:p>
    <w:p w:rsidR="007F13C5" w:rsidRDefault="007F13C5" w:rsidP="007F13C5">
      <w:pPr>
        <w:rPr>
          <w:lang w:eastAsia="en-GB"/>
        </w:rPr>
      </w:pPr>
      <w:r>
        <w:rPr>
          <w:lang w:eastAsia="en-GB"/>
        </w:rPr>
        <w:t># B-233 is the curve name. This is a pseudo random curve over the F2m field with trinomial basis.</w:t>
      </w:r>
    </w:p>
    <w:p w:rsidR="007F13C5" w:rsidRDefault="007F13C5" w:rsidP="007F13C5">
      <w:pPr>
        <w:rPr>
          <w:lang w:eastAsia="en-GB"/>
        </w:rPr>
      </w:pPr>
      <w:r>
        <w:rPr>
          <w:lang w:eastAsia="en-GB"/>
        </w:rPr>
        <w:t>B-233 = 233</w:t>
      </w:r>
    </w:p>
    <w:p w:rsidR="007F13C5" w:rsidRDefault="007F13C5" w:rsidP="007F13C5">
      <w:pPr>
        <w:rPr>
          <w:lang w:eastAsia="en-GB"/>
        </w:rPr>
      </w:pPr>
      <w:r>
        <w:rPr>
          <w:lang w:eastAsia="en-GB"/>
        </w:rPr>
        <w:t>B-233k = 74</w:t>
      </w:r>
    </w:p>
    <w:p w:rsidR="007F13C5" w:rsidRDefault="007F13C5" w:rsidP="007F13C5">
      <w:pPr>
        <w:rPr>
          <w:lang w:eastAsia="en-GB"/>
        </w:rPr>
      </w:pPr>
      <w:r>
        <w:rPr>
          <w:lang w:eastAsia="en-GB"/>
        </w:rPr>
        <w:t>B-233a = 1</w:t>
      </w:r>
    </w:p>
    <w:p w:rsidR="007F13C5" w:rsidRDefault="007F13C5" w:rsidP="007F13C5">
      <w:pPr>
        <w:rPr>
          <w:lang w:eastAsia="en-GB"/>
        </w:rPr>
      </w:pPr>
      <w:r>
        <w:rPr>
          <w:lang w:eastAsia="en-GB"/>
        </w:rPr>
        <w:t>B-233b = 00000066 647ede6c 332c7f8c 0923bb58 213b333b 20e9ce42 81fe115f 7d8f90ad</w:t>
      </w:r>
    </w:p>
    <w:p w:rsidR="007F13C5" w:rsidRDefault="007F13C5" w:rsidP="007F13C5">
      <w:pPr>
        <w:rPr>
          <w:lang w:eastAsia="en-GB"/>
        </w:rPr>
      </w:pPr>
      <w:r>
        <w:rPr>
          <w:lang w:eastAsia="en-GB"/>
        </w:rPr>
        <w:t>B-233r = 6901746346790563787434755862277025555839812737345013555379383634485463</w:t>
      </w:r>
    </w:p>
    <w:p w:rsidR="007F13C5" w:rsidRDefault="007F13C5" w:rsidP="007F13C5">
      <w:pPr>
        <w:rPr>
          <w:lang w:eastAsia="en-GB"/>
        </w:rPr>
      </w:pPr>
      <w:r>
        <w:rPr>
          <w:lang w:eastAsia="en-GB"/>
        </w:rPr>
        <w:t>B-233x = 000000fa c9dfcbac 8313bb21 39f1bb75 5fef65bc 391f8b36 f8f8eb73 71fd558b</w:t>
      </w:r>
    </w:p>
    <w:p w:rsidR="007F13C5" w:rsidRDefault="007F13C5" w:rsidP="007F13C5">
      <w:pPr>
        <w:rPr>
          <w:lang w:eastAsia="en-GB"/>
        </w:rPr>
      </w:pPr>
      <w:r>
        <w:rPr>
          <w:lang w:eastAsia="en-GB"/>
        </w:rPr>
        <w:t>B-233y = 00000100 6a08a419 03350678 e58528be bf8a0bef f867a7ca 36716f7e 01f81052</w:t>
      </w:r>
    </w:p>
    <w:p w:rsidR="007F13C5" w:rsidRDefault="007F13C5" w:rsidP="007F13C5">
      <w:pPr>
        <w:rPr>
          <w:lang w:eastAsia="en-GB"/>
        </w:rPr>
      </w:pPr>
    </w:p>
    <w:p w:rsidR="007F13C5" w:rsidRDefault="007F13C5" w:rsidP="007F13C5">
      <w:pPr>
        <w:rPr>
          <w:lang w:eastAsia="en-GB"/>
        </w:rPr>
      </w:pPr>
      <w:r>
        <w:rPr>
          <w:lang w:eastAsia="en-GB"/>
        </w:rPr>
        <w:t># This is a koblitz curve over the F2m field with trinomial basis.</w:t>
      </w:r>
    </w:p>
    <w:p w:rsidR="007F13C5" w:rsidRDefault="007F13C5" w:rsidP="007F13C5">
      <w:pPr>
        <w:rPr>
          <w:lang w:eastAsia="en-GB"/>
        </w:rPr>
      </w:pPr>
      <w:r>
        <w:rPr>
          <w:lang w:eastAsia="en-GB"/>
        </w:rPr>
        <w:t>K-233 = 233</w:t>
      </w:r>
    </w:p>
    <w:p w:rsidR="007F13C5" w:rsidRDefault="007F13C5" w:rsidP="007F13C5">
      <w:pPr>
        <w:rPr>
          <w:lang w:eastAsia="en-GB"/>
        </w:rPr>
      </w:pPr>
      <w:r>
        <w:rPr>
          <w:lang w:eastAsia="en-GB"/>
        </w:rPr>
        <w:t>K-233k = 74</w:t>
      </w:r>
    </w:p>
    <w:p w:rsidR="007F13C5" w:rsidRDefault="007F13C5" w:rsidP="007F13C5">
      <w:pPr>
        <w:rPr>
          <w:lang w:eastAsia="en-GB"/>
        </w:rPr>
      </w:pPr>
      <w:r>
        <w:rPr>
          <w:lang w:eastAsia="en-GB"/>
        </w:rPr>
        <w:lastRenderedPageBreak/>
        <w:t>K-233a = 0</w:t>
      </w:r>
    </w:p>
    <w:p w:rsidR="007F13C5" w:rsidRDefault="007F13C5" w:rsidP="007F13C5">
      <w:pPr>
        <w:rPr>
          <w:lang w:eastAsia="en-GB"/>
        </w:rPr>
      </w:pPr>
      <w:r>
        <w:rPr>
          <w:lang w:eastAsia="en-GB"/>
        </w:rPr>
        <w:t>K-233b = 01</w:t>
      </w:r>
    </w:p>
    <w:p w:rsidR="007F13C5" w:rsidRDefault="007F13C5" w:rsidP="007F13C5">
      <w:pPr>
        <w:rPr>
          <w:lang w:eastAsia="en-GB"/>
        </w:rPr>
      </w:pPr>
      <w:r>
        <w:rPr>
          <w:lang w:eastAsia="en-GB"/>
        </w:rPr>
        <w:t>K-233r = 3450873173395281893717377931138512760570940988862252126328087024741343</w:t>
      </w:r>
    </w:p>
    <w:p w:rsidR="007F13C5" w:rsidRDefault="007F13C5" w:rsidP="007F13C5">
      <w:pPr>
        <w:rPr>
          <w:lang w:eastAsia="en-GB"/>
        </w:rPr>
      </w:pPr>
      <w:r>
        <w:rPr>
          <w:lang w:eastAsia="en-GB"/>
        </w:rPr>
        <w:t>K-233x = 00000172 32ba853a 7e731af1 29f22ff4 149563a4 19c26bf5 0a4c9d6e efad6126</w:t>
      </w:r>
    </w:p>
    <w:p w:rsidR="007F13C5" w:rsidRPr="009E5454" w:rsidRDefault="007F13C5" w:rsidP="007F13C5">
      <w:pPr>
        <w:rPr>
          <w:lang w:eastAsia="en-GB"/>
        </w:rPr>
      </w:pPr>
      <w:r>
        <w:rPr>
          <w:lang w:eastAsia="en-GB"/>
        </w:rPr>
        <w:t>K-233y = 000001db 537dece8 19b7f70f 555a67c4 27a8cd9b f18aeb9b 56e0c110 56fae6a3</w:t>
      </w:r>
    </w:p>
    <w:p w:rsidR="00BE6C75" w:rsidRPr="007F13C5" w:rsidRDefault="00BE6C75" w:rsidP="009937A8"/>
    <w:sectPr w:rsidR="00BE6C75" w:rsidRPr="007F13C5" w:rsidSect="00B8526F">
      <w:headerReference w:type="default" r:id="rId83"/>
      <w:footerReference w:type="default" r:id="rId84"/>
      <w:pgSz w:w="11906" w:h="16838" w:code="9"/>
      <w:pgMar w:top="1418" w:right="707" w:bottom="1418"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04" w:author="Yael Ejgenberg" w:date="2011-08-22T10:11:00Z" w:initials="Y">
    <w:p w:rsidR="009A500B" w:rsidRDefault="009A500B" w:rsidP="00787CA1">
      <w:pPr>
        <w:pStyle w:val="CommentText"/>
        <w:rPr>
          <w:sz w:val="16"/>
        </w:rPr>
      </w:pPr>
      <w:r>
        <w:rPr>
          <w:rStyle w:val="CommentReference"/>
        </w:rPr>
        <w:annotationRef/>
      </w:r>
      <w:r>
        <w:t>The typo is till here, note the bold “the” in following sentence:</w:t>
      </w:r>
      <w:r w:rsidRPr="00787CA1">
        <w:rPr>
          <w:sz w:val="16"/>
        </w:rPr>
        <w:t xml:space="preserve"> </w:t>
      </w:r>
      <w:r w:rsidRPr="00787CA1">
        <w:annotationRef/>
      </w:r>
    </w:p>
    <w:p w:rsidR="009A500B" w:rsidRDefault="009A500B" w:rsidP="00787CA1">
      <w:pPr>
        <w:pStyle w:val="CommentText"/>
      </w:pPr>
    </w:p>
    <w:p w:rsidR="009A500B" w:rsidRPr="00787CA1" w:rsidRDefault="009A500B" w:rsidP="00787CA1">
      <w:pPr>
        <w:pStyle w:val="CommentText"/>
      </w:pPr>
      <w:r w:rsidRPr="00787CA1">
        <w:t xml:space="preserve">HKDF needs </w:t>
      </w:r>
      <w:r w:rsidRPr="00787CA1">
        <w:rPr>
          <w:b/>
          <w:bCs/>
        </w:rPr>
        <w:t>the</w:t>
      </w:r>
      <w:r w:rsidRPr="00787CA1">
        <w:t xml:space="preserve"> to get the underlying…</w:t>
      </w:r>
    </w:p>
    <w:p w:rsidR="009A500B" w:rsidRDefault="009A500B">
      <w:pPr>
        <w:pStyle w:val="CommentText"/>
      </w:pPr>
    </w:p>
  </w:comment>
  <w:comment w:id="905" w:author="LabTest" w:date="2011-08-22T10:11:00Z" w:initials="L">
    <w:p w:rsidR="009A500B" w:rsidRDefault="009A500B">
      <w:pPr>
        <w:pStyle w:val="CommentText"/>
      </w:pPr>
      <w:r>
        <w:rPr>
          <w:rStyle w:val="CommentReference"/>
        </w:rPr>
        <w:annotationRef/>
      </w:r>
      <w:r>
        <w:t>Rephrased the note. Please check.</w:t>
      </w:r>
    </w:p>
  </w:comment>
  <w:comment w:id="912" w:author="Yael Ejgenberg" w:date="2011-08-22T10:11:00Z" w:initials="Y">
    <w:p w:rsidR="009A500B" w:rsidRDefault="009A500B" w:rsidP="00347EFD">
      <w:pPr>
        <w:pStyle w:val="CommentText"/>
      </w:pPr>
      <w:r>
        <w:rPr>
          <w:rStyle w:val="CommentReference"/>
        </w:rPr>
        <w:annotationRef/>
      </w:r>
      <w:r w:rsidRPr="00347EFD">
        <w:rPr>
          <w:lang w:bidi="en-US"/>
        </w:rPr>
        <w:t>There are three functions that generate a key in the interface and there's</w:t>
      </w:r>
      <w:r w:rsidRPr="00347EFD">
        <w:rPr>
          <w:lang w:bidi="en-US"/>
        </w:rPr>
        <w:br/>
        <w:t>&gt; no details about how they differ in their implementation.</w:t>
      </w:r>
      <w:r w:rsidRPr="00347EFD">
        <w:rPr>
          <w:lang w:bidi="en-US"/>
        </w:rPr>
        <w:br/>
        <w:t>&gt;</w:t>
      </w:r>
      <w:r w:rsidRPr="00347EFD">
        <w:rPr>
          <w:lang w:bidi="en-US"/>
        </w:rPr>
        <w:br/>
        <w:t>&gt; If one calls the other, please s</w:t>
      </w:r>
      <w:r>
        <w:rPr>
          <w:lang w:bidi="en-US"/>
        </w:rPr>
        <w:t>t</w:t>
      </w:r>
      <w:r w:rsidRPr="00347EFD">
        <w:rPr>
          <w:lang w:bidi="en-US"/>
        </w:rPr>
        <w:t>ate how.</w:t>
      </w:r>
    </w:p>
  </w:comment>
  <w:comment w:id="913" w:author="LabTest" w:date="2011-08-22T10:11:00Z" w:initials="L">
    <w:p w:rsidR="009A500B" w:rsidRDefault="009A500B">
      <w:pPr>
        <w:pStyle w:val="CommentText"/>
      </w:pPr>
      <w:r>
        <w:rPr>
          <w:rStyle w:val="CommentReference"/>
        </w:rPr>
        <w:annotationRef/>
      </w:r>
      <w:r>
        <w:t>Please check the email. I asked you if you think we should have all 3 options.</w:t>
      </w:r>
    </w:p>
  </w:comment>
  <w:comment w:id="914" w:author="Yael Ejgenberg" w:date="2011-08-22T10:11:00Z" w:initials="Y">
    <w:p w:rsidR="009A500B" w:rsidRPr="00787CA1" w:rsidRDefault="009A500B" w:rsidP="00787CA1">
      <w:pPr>
        <w:pStyle w:val="CommentText"/>
      </w:pPr>
      <w:r>
        <w:rPr>
          <w:rStyle w:val="CommentReference"/>
        </w:rPr>
        <w:annotationRef/>
      </w:r>
      <w:r w:rsidRPr="00787CA1">
        <w:t>Needs bullets, like any other pseudocode.</w:t>
      </w:r>
    </w:p>
    <w:p w:rsidR="009A500B" w:rsidRDefault="009A500B">
      <w:pPr>
        <w:pStyle w:val="CommentText"/>
      </w:pPr>
    </w:p>
  </w:comment>
  <w:comment w:id="915" w:author="LabTest" w:date="2011-08-22T10:11:00Z" w:initials="L">
    <w:p w:rsidR="009A500B" w:rsidRDefault="009A500B">
      <w:pPr>
        <w:pStyle w:val="CommentText"/>
      </w:pPr>
      <w:r>
        <w:rPr>
          <w:rStyle w:val="CommentReference"/>
        </w:rPr>
        <w:annotationRef/>
      </w:r>
      <w:r>
        <w:t>Added bullets.</w:t>
      </w:r>
    </w:p>
  </w:comment>
  <w:comment w:id="927" w:author="Yael Ejgenberg" w:date="2011-08-22T10:11:00Z" w:initials="Y">
    <w:p w:rsidR="009A500B" w:rsidRDefault="009A500B">
      <w:pPr>
        <w:pStyle w:val="CommentText"/>
      </w:pPr>
      <w:r>
        <w:rPr>
          <w:rStyle w:val="CommentReference"/>
        </w:rPr>
        <w:annotationRef/>
      </w:r>
      <w:r>
        <w:t xml:space="preserve">Rewrite </w:t>
      </w:r>
      <w:r w:rsidRPr="00347EFD">
        <w:t>+</w:t>
      </w:r>
      <w:r>
        <w:t xml:space="preserve"> check meaning of wither. </w:t>
      </w:r>
    </w:p>
  </w:comment>
  <w:comment w:id="926" w:author="LabTest" w:date="2011-08-22T10:11:00Z" w:initials="L">
    <w:p w:rsidR="009A500B" w:rsidRDefault="009A500B">
      <w:pPr>
        <w:pStyle w:val="CommentText"/>
      </w:pPr>
      <w:r>
        <w:rPr>
          <w:rStyle w:val="CommentReference"/>
        </w:rPr>
        <w:annotationRef/>
      </w:r>
      <w:r>
        <w:t xml:space="preserve">Rephrased the sentence. </w:t>
      </w:r>
    </w:p>
  </w:comment>
  <w:comment w:id="1121" w:author="Yael Ejgenberg" w:date="2011-08-22T10:11:00Z" w:initials="Y">
    <w:p w:rsidR="009A500B" w:rsidRDefault="009A500B">
      <w:pPr>
        <w:pStyle w:val="CommentText"/>
      </w:pPr>
      <w:r>
        <w:rPr>
          <w:rStyle w:val="CommentReference"/>
        </w:rPr>
        <w:annotationRef/>
      </w:r>
      <w:r>
        <w:t>Is this the tertiary goal?</w:t>
      </w:r>
    </w:p>
  </w:comment>
  <w:comment w:id="1122" w:author="LabTest" w:date="2011-08-22T10:11:00Z" w:initials="L">
    <w:p w:rsidR="009A500B" w:rsidRDefault="009A500B" w:rsidP="006F220B">
      <w:pPr>
        <w:pStyle w:val="CommentText"/>
      </w:pPr>
      <w:r>
        <w:rPr>
          <w:rStyle w:val="CommentReference"/>
        </w:rPr>
        <w:annotationRef/>
      </w:r>
      <w:r>
        <w:t>Actually the 2 first goals are for the external user, for which we have created the factories. The other part is for the efficiency of use of the internal user. I have split it into two main goals.</w:t>
      </w:r>
    </w:p>
  </w:comment>
  <w:comment w:id="1126" w:author="Yael Ejgenberg" w:date="2011-08-22T10:11:00Z" w:initials="Y">
    <w:p w:rsidR="009A500B" w:rsidRDefault="009A500B">
      <w:pPr>
        <w:pStyle w:val="CommentText"/>
      </w:pPr>
      <w:r>
        <w:rPr>
          <w:rStyle w:val="CommentReference"/>
        </w:rPr>
        <w:annotationRef/>
      </w:r>
      <w:r>
        <w:t>???</w:t>
      </w:r>
    </w:p>
  </w:comment>
  <w:comment w:id="1127" w:author="LabTest" w:date="2011-08-22T10:11:00Z" w:initials="L">
    <w:p w:rsidR="009A500B" w:rsidRDefault="009A500B">
      <w:pPr>
        <w:pStyle w:val="CommentText"/>
      </w:pPr>
      <w:r>
        <w:rPr>
          <w:rStyle w:val="CommentReference"/>
        </w:rPr>
        <w:annotationRef/>
      </w:r>
      <w:r>
        <w:t>Changed the phrasing</w:t>
      </w:r>
    </w:p>
  </w:comment>
  <w:comment w:id="1138" w:author="Yael Ejgenberg" w:date="2011-08-22T10:11:00Z" w:initials="Y">
    <w:p w:rsidR="009A500B" w:rsidRDefault="009A500B">
      <w:pPr>
        <w:pStyle w:val="CommentText"/>
      </w:pPr>
      <w:r>
        <w:rPr>
          <w:rStyle w:val="CommentReference"/>
        </w:rPr>
        <w:annotationRef/>
      </w:r>
      <w:r>
        <w:t>We don’t assume anything. We require the object to be initialized. This is checked. If not, throws excp.</w:t>
      </w:r>
    </w:p>
  </w:comment>
  <w:comment w:id="1139" w:author="LabTest" w:date="2011-08-22T10:11:00Z" w:initials="L">
    <w:p w:rsidR="009A500B" w:rsidRDefault="009A500B">
      <w:pPr>
        <w:pStyle w:val="CommentText"/>
      </w:pPr>
      <w:r>
        <w:rPr>
          <w:rStyle w:val="CommentReference"/>
        </w:rPr>
        <w:annotationRef/>
      </w:r>
      <w:r>
        <w:t>Changed to "check".</w:t>
      </w:r>
    </w:p>
  </w:comment>
  <w:comment w:id="1158" w:author="Yael Ejgenberg" w:date="2011-08-22T10:11:00Z" w:initials="Y">
    <w:p w:rsidR="009A500B" w:rsidRPr="004A34D9" w:rsidRDefault="009A500B" w:rsidP="00AF7117">
      <w:pPr>
        <w:pStyle w:val="CommentText"/>
      </w:pPr>
      <w:r>
        <w:rPr>
          <w:rStyle w:val="CommentReference"/>
        </w:rPr>
        <w:annotationRef/>
      </w:r>
      <w:r>
        <w:t>Not clear both ways related to what. I know what you mean bit it’s not clear from text.</w:t>
      </w:r>
    </w:p>
  </w:comment>
  <w:comment w:id="1159" w:author="LabTest" w:date="2011-08-22T10:11:00Z" w:initials="L">
    <w:p w:rsidR="009A500B" w:rsidRDefault="009A500B">
      <w:pPr>
        <w:pStyle w:val="CommentText"/>
      </w:pPr>
      <w:r>
        <w:rPr>
          <w:rStyle w:val="CommentReference"/>
        </w:rPr>
        <w:annotationRef/>
      </w:r>
      <w:r>
        <w:t>Total rephrasing. See above.</w:t>
      </w:r>
    </w:p>
  </w:comment>
  <w:comment w:id="1164" w:author="Yael Ejgenberg" w:date="2011-08-22T10:11:00Z" w:initials="Y">
    <w:p w:rsidR="009A500B" w:rsidRDefault="009A500B" w:rsidP="00AF7117">
      <w:pPr>
        <w:pStyle w:val="CommentText"/>
      </w:pPr>
      <w:r>
        <w:rPr>
          <w:rStyle w:val="CommentReference"/>
        </w:rPr>
        <w:annotationRef/>
      </w:r>
      <w:r>
        <w:t>Revise.</w:t>
      </w:r>
    </w:p>
  </w:comment>
  <w:comment w:id="1165" w:author="LabTest" w:date="2011-08-22T10:11:00Z" w:initials="L">
    <w:p w:rsidR="009A500B" w:rsidRDefault="009A500B">
      <w:pPr>
        <w:pStyle w:val="CommentText"/>
      </w:pPr>
      <w:r>
        <w:rPr>
          <w:rStyle w:val="CommentReference"/>
        </w:rPr>
        <w:annotationRef/>
      </w:r>
      <w:r>
        <w:t>Revised</w:t>
      </w:r>
    </w:p>
  </w:comment>
  <w:comment w:id="1167" w:author="LabTest" w:date="2011-08-22T10:11:00Z" w:initials="L">
    <w:p w:rsidR="009A500B" w:rsidRDefault="009A500B">
      <w:pPr>
        <w:pStyle w:val="CommentText"/>
      </w:pPr>
      <w:r>
        <w:rPr>
          <w:rStyle w:val="CommentReference"/>
        </w:rPr>
        <w:annotationRef/>
      </w:r>
      <w:r>
        <w:rPr>
          <w:rStyle w:val="CommentReference"/>
        </w:rPr>
        <w:t>We stress that from now on we only talk about the factories and thus, regarding comment y35 the two goals are the goals for the external user general tool.</w:t>
      </w:r>
    </w:p>
  </w:comment>
  <w:comment w:id="1170" w:author="Yael Ejgenberg" w:date="2011-08-22T10:11:00Z" w:initials="Y">
    <w:p w:rsidR="009A500B" w:rsidRDefault="009A500B">
      <w:pPr>
        <w:pStyle w:val="CommentText"/>
      </w:pPr>
      <w:r>
        <w:rPr>
          <w:rStyle w:val="CommentReference"/>
        </w:rPr>
        <w:annotationRef/>
      </w:r>
      <w:r>
        <w:t>Do we have two goals or three goals?</w:t>
      </w:r>
    </w:p>
  </w:comment>
  <w:comment w:id="1171" w:author="LabTest" w:date="2011-08-22T10:11:00Z" w:initials="L">
    <w:p w:rsidR="009A500B" w:rsidRDefault="009A500B">
      <w:pPr>
        <w:pStyle w:val="CommentText"/>
      </w:pPr>
      <w:r>
        <w:rPr>
          <w:rStyle w:val="CommentReference"/>
        </w:rPr>
        <w:annotationRef/>
      </w:r>
      <w:r>
        <w:t>See previous comment.</w:t>
      </w:r>
    </w:p>
  </w:comment>
  <w:comment w:id="1174" w:author="Yael Ejgenberg" w:date="2011-08-22T10:11:00Z" w:initials="Y">
    <w:p w:rsidR="009A500B" w:rsidRDefault="009A500B" w:rsidP="004A34D9">
      <w:pPr>
        <w:pStyle w:val="CommentText"/>
      </w:pPr>
      <w:r>
        <w:rPr>
          <w:rStyle w:val="CommentReference"/>
        </w:rPr>
        <w:annotationRef/>
      </w:r>
      <w:r>
        <w:t xml:space="preserve">Not true anymore. Please change to: </w:t>
      </w:r>
      <w:r w:rsidRPr="004A34D9">
        <w:rPr>
          <w:lang w:bidi="en-US"/>
        </w:rPr>
        <w:t>A complex class has to have at least a constructor that gets the underlying basic objects names as a string. Other constructors can be added as necessary and desired.</w:t>
      </w:r>
    </w:p>
  </w:comment>
  <w:comment w:id="1175" w:author="LabTest" w:date="2011-08-22T10:11:00Z" w:initials="L">
    <w:p w:rsidR="009A500B" w:rsidRDefault="009A500B">
      <w:pPr>
        <w:pStyle w:val="CommentText"/>
      </w:pPr>
      <w:r>
        <w:rPr>
          <w:rStyle w:val="CommentReference"/>
        </w:rPr>
        <w:annotationRef/>
      </w:r>
      <w:r>
        <w:rPr>
          <w:rStyle w:val="CommentReference"/>
        </w:rPr>
        <w:t>Removed this part from here since this part only considers the factories. The solution for the internal user is written in the beginning of this section.</w:t>
      </w:r>
    </w:p>
  </w:comment>
  <w:comment w:id="1438" w:author="LabTest" w:date="2011-08-22T12:13:00Z" w:initials="L">
    <w:p w:rsidR="009A500B" w:rsidRDefault="009A500B">
      <w:pPr>
        <w:pStyle w:val="CommentText"/>
      </w:pPr>
      <w:r>
        <w:rPr>
          <w:rStyle w:val="CommentReference"/>
        </w:rPr>
        <w:annotationRef/>
      </w:r>
      <w:r>
        <w:t>Added the KdfFactory</w:t>
      </w:r>
    </w:p>
  </w:comment>
  <w:comment w:id="1494" w:author="LabTest" w:date="2011-08-22T12:20:00Z" w:initials="L">
    <w:p w:rsidR="009A500B" w:rsidRDefault="009A500B">
      <w:pPr>
        <w:pStyle w:val="CommentText"/>
      </w:pPr>
      <w:r>
        <w:rPr>
          <w:rStyle w:val="CommentReference"/>
        </w:rPr>
        <w:annotationRef/>
      </w:r>
      <w:r>
        <w:t>The previous diagram used old classes.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4590" w:rsidRDefault="00D54590">
      <w:r>
        <w:separator/>
      </w:r>
    </w:p>
  </w:endnote>
  <w:endnote w:type="continuationSeparator" w:id="0">
    <w:p w:rsidR="00D54590" w:rsidRDefault="00D54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20B05020501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500B" w:rsidRPr="00966109" w:rsidRDefault="009A500B" w:rsidP="00515D3B">
    <w:pPr>
      <w:pStyle w:val="Footer"/>
      <w:tabs>
        <w:tab w:val="left" w:pos="4140"/>
      </w:tabs>
      <w:rPr>
        <w:i/>
        <w:iCs/>
      </w:rPr>
    </w:pPr>
    <w:r>
      <w:fldChar w:fldCharType="begin"/>
    </w:r>
    <w:r>
      <w:instrText xml:space="preserve"> DOCPROPERTY "DocumentCode" </w:instrText>
    </w:r>
    <w:r>
      <w:fldChar w:fldCharType="separate"/>
    </w:r>
    <w:r>
      <w:t>SDD</w:t>
    </w:r>
    <w:r>
      <w:fldChar w:fldCharType="end"/>
    </w:r>
    <w:r>
      <w:tab/>
    </w:r>
    <w:r>
      <w:tab/>
      <w:t>High Level</w:t>
    </w:r>
    <w:r>
      <w:tab/>
    </w:r>
    <w:r>
      <w:rPr>
        <w:lang w:eastAsia="en-GB"/>
      </w:rPr>
      <w:t xml:space="preserve">Page </w:t>
    </w:r>
    <w:r>
      <w:fldChar w:fldCharType="begin"/>
    </w:r>
    <w:r>
      <w:rPr>
        <w:lang w:eastAsia="en-GB"/>
      </w:rPr>
      <w:instrText xml:space="preserve"> PAGE  \* FIRSTCAP </w:instrText>
    </w:r>
    <w:r>
      <w:fldChar w:fldCharType="separate"/>
    </w:r>
    <w:r w:rsidR="00D276DE">
      <w:rPr>
        <w:noProof/>
        <w:lang w:eastAsia="en-GB"/>
      </w:rPr>
      <w:t>1</w:t>
    </w:r>
    <w:r>
      <w:fldChar w:fldCharType="end"/>
    </w:r>
    <w:r>
      <w:rPr>
        <w:lang w:eastAsia="en-GB"/>
      </w:rPr>
      <w:t xml:space="preserve"> of </w:t>
    </w:r>
    <w:r>
      <w:fldChar w:fldCharType="begin"/>
    </w:r>
    <w:r>
      <w:rPr>
        <w:lang w:eastAsia="en-GB"/>
      </w:rPr>
      <w:instrText xml:space="preserve"> NUMPAGES  \* FIRSTCAP </w:instrText>
    </w:r>
    <w:r>
      <w:fldChar w:fldCharType="separate"/>
    </w:r>
    <w:r w:rsidR="00D276DE">
      <w:rPr>
        <w:noProof/>
        <w:lang w:eastAsia="en-GB"/>
      </w:rPr>
      <w:t>130</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4590" w:rsidRDefault="00D54590">
      <w:r>
        <w:separator/>
      </w:r>
    </w:p>
  </w:footnote>
  <w:footnote w:type="continuationSeparator" w:id="0">
    <w:p w:rsidR="00D54590" w:rsidRDefault="00D545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500B" w:rsidRDefault="009A500B"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9A500B" w:rsidRDefault="009A500B"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9A500B" w:rsidRDefault="009A500B"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9A500B" w:rsidRPr="00D83456" w:rsidRDefault="009A500B" w:rsidP="00515D3B">
    <w:pPr>
      <w:rPr>
        <w:rFonts w:ascii="Calibri" w:hAnsi="Calibri"/>
        <w:b/>
        <w:bCs/>
        <w:color w:val="7BA0CD"/>
        <w:spacing w:val="60"/>
        <w:sz w:val="16"/>
        <w:szCs w:val="16"/>
        <w:lang w:val="en-GB"/>
      </w:rPr>
    </w:pPr>
    <w:r>
      <w:rPr>
        <w:rFonts w:ascii="Calibri" w:hAnsi="Calibri"/>
        <w:b/>
        <w:bCs/>
        <w:color w:val="7BA0CD"/>
        <w:spacing w:val="60"/>
        <w:sz w:val="16"/>
        <w:szCs w:val="16"/>
        <w:lang w:val="en-GB"/>
      </w:rPr>
      <w:t>Bar-Ilan University</w:t>
    </w:r>
  </w:p>
  <w:p w:rsidR="009A500B" w:rsidRPr="00D83456" w:rsidRDefault="009A500B" w:rsidP="00EB72E0">
    <w:pPr>
      <w:pStyle w:val="Header"/>
    </w:pPr>
    <w:r w:rsidRPr="008518D0">
      <w:tab/>
    </w:r>
    <w:r>
      <w:t>SCAPI Primitives Layer</w:t>
    </w:r>
  </w:p>
  <w:p w:rsidR="009A500B" w:rsidRPr="00515D3B" w:rsidRDefault="009A500B" w:rsidP="008518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F9D4E356"/>
    <w:lvl w:ilvl="0">
      <w:start w:val="1"/>
      <w:numFmt w:val="decimal"/>
      <w:pStyle w:val="ListNumber4"/>
      <w:lvlText w:val="%1."/>
      <w:lvlJc w:val="left"/>
      <w:pPr>
        <w:tabs>
          <w:tab w:val="num" w:pos="-1059"/>
        </w:tabs>
        <w:ind w:left="-1059" w:hanging="360"/>
      </w:pPr>
    </w:lvl>
  </w:abstractNum>
  <w:abstractNum w:abstractNumId="1">
    <w:nsid w:val="004B6898"/>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
    <w:nsid w:val="01276ADD"/>
    <w:multiLevelType w:val="hybridMultilevel"/>
    <w:tmpl w:val="B4EEBAAA"/>
    <w:lvl w:ilvl="0" w:tplc="A79EF32C">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15D7962"/>
    <w:multiLevelType w:val="multilevel"/>
    <w:tmpl w:val="9268223E"/>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0"/>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4">
    <w:nsid w:val="01611F8B"/>
    <w:multiLevelType w:val="hybridMultilevel"/>
    <w:tmpl w:val="645448F4"/>
    <w:lvl w:ilvl="0" w:tplc="04090001">
      <w:start w:val="1"/>
      <w:numFmt w:val="bullet"/>
      <w:lvlText w:val=""/>
      <w:lvlJc w:val="left"/>
      <w:pPr>
        <w:ind w:left="2148" w:hanging="360"/>
      </w:pPr>
      <w:rPr>
        <w:rFonts w:ascii="Symbol" w:hAnsi="Symbol" w:hint="default"/>
      </w:rPr>
    </w:lvl>
    <w:lvl w:ilvl="1" w:tplc="04090003">
      <w:start w:val="1"/>
      <w:numFmt w:val="bullet"/>
      <w:lvlText w:val="o"/>
      <w:lvlJc w:val="left"/>
      <w:pPr>
        <w:ind w:left="2868" w:hanging="360"/>
      </w:pPr>
      <w:rPr>
        <w:rFonts w:ascii="Courier New" w:hAnsi="Courier New" w:cs="Courier New" w:hint="default"/>
      </w:rPr>
    </w:lvl>
    <w:lvl w:ilvl="2" w:tplc="04090005">
      <w:start w:val="1"/>
      <w:numFmt w:val="bullet"/>
      <w:lvlText w:val=""/>
      <w:lvlJc w:val="left"/>
      <w:pPr>
        <w:ind w:left="3588" w:hanging="360"/>
      </w:pPr>
      <w:rPr>
        <w:rFonts w:ascii="Wingdings" w:hAnsi="Wingdings" w:hint="default"/>
      </w:rPr>
    </w:lvl>
    <w:lvl w:ilvl="3" w:tplc="04090001">
      <w:start w:val="1"/>
      <w:numFmt w:val="bullet"/>
      <w:lvlText w:val=""/>
      <w:lvlJc w:val="left"/>
      <w:pPr>
        <w:ind w:left="4308" w:hanging="360"/>
      </w:pPr>
      <w:rPr>
        <w:rFonts w:ascii="Symbol" w:hAnsi="Symbol" w:hint="default"/>
      </w:rPr>
    </w:lvl>
    <w:lvl w:ilvl="4" w:tplc="04090003">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5">
    <w:nsid w:val="02552E17"/>
    <w:multiLevelType w:val="hybridMultilevel"/>
    <w:tmpl w:val="F62A29D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6">
    <w:nsid w:val="036561CA"/>
    <w:multiLevelType w:val="hybridMultilevel"/>
    <w:tmpl w:val="0464D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7660767"/>
    <w:multiLevelType w:val="hybridMultilevel"/>
    <w:tmpl w:val="CDDAB3FE"/>
    <w:lvl w:ilvl="0" w:tplc="A79EF32C">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8734D1E"/>
    <w:multiLevelType w:val="hybridMultilevel"/>
    <w:tmpl w:val="0ADE3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8BE1C5B"/>
    <w:multiLevelType w:val="hybridMultilevel"/>
    <w:tmpl w:val="86BEA326"/>
    <w:lvl w:ilvl="0" w:tplc="EA5A42C2">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017C6D06" w:tentative="1">
      <w:start w:val="1"/>
      <w:numFmt w:val="bullet"/>
      <w:lvlText w:val="•"/>
      <w:lvlJc w:val="left"/>
      <w:pPr>
        <w:tabs>
          <w:tab w:val="num" w:pos="2160"/>
        </w:tabs>
        <w:ind w:left="2160" w:hanging="360"/>
      </w:pPr>
      <w:rPr>
        <w:rFonts w:ascii="Times New Roman" w:hAnsi="Times New Roman" w:hint="default"/>
      </w:rPr>
    </w:lvl>
    <w:lvl w:ilvl="3" w:tplc="F7D07250" w:tentative="1">
      <w:start w:val="1"/>
      <w:numFmt w:val="bullet"/>
      <w:lvlText w:val="•"/>
      <w:lvlJc w:val="left"/>
      <w:pPr>
        <w:tabs>
          <w:tab w:val="num" w:pos="2880"/>
        </w:tabs>
        <w:ind w:left="2880" w:hanging="360"/>
      </w:pPr>
      <w:rPr>
        <w:rFonts w:ascii="Times New Roman" w:hAnsi="Times New Roman" w:hint="default"/>
      </w:rPr>
    </w:lvl>
    <w:lvl w:ilvl="4" w:tplc="CF64D090" w:tentative="1">
      <w:start w:val="1"/>
      <w:numFmt w:val="bullet"/>
      <w:lvlText w:val="•"/>
      <w:lvlJc w:val="left"/>
      <w:pPr>
        <w:tabs>
          <w:tab w:val="num" w:pos="3600"/>
        </w:tabs>
        <w:ind w:left="3600" w:hanging="360"/>
      </w:pPr>
      <w:rPr>
        <w:rFonts w:ascii="Times New Roman" w:hAnsi="Times New Roman" w:hint="default"/>
      </w:rPr>
    </w:lvl>
    <w:lvl w:ilvl="5" w:tplc="BC86E032" w:tentative="1">
      <w:start w:val="1"/>
      <w:numFmt w:val="bullet"/>
      <w:lvlText w:val="•"/>
      <w:lvlJc w:val="left"/>
      <w:pPr>
        <w:tabs>
          <w:tab w:val="num" w:pos="4320"/>
        </w:tabs>
        <w:ind w:left="4320" w:hanging="360"/>
      </w:pPr>
      <w:rPr>
        <w:rFonts w:ascii="Times New Roman" w:hAnsi="Times New Roman" w:hint="default"/>
      </w:rPr>
    </w:lvl>
    <w:lvl w:ilvl="6" w:tplc="6D6A15AC" w:tentative="1">
      <w:start w:val="1"/>
      <w:numFmt w:val="bullet"/>
      <w:lvlText w:val="•"/>
      <w:lvlJc w:val="left"/>
      <w:pPr>
        <w:tabs>
          <w:tab w:val="num" w:pos="5040"/>
        </w:tabs>
        <w:ind w:left="5040" w:hanging="360"/>
      </w:pPr>
      <w:rPr>
        <w:rFonts w:ascii="Times New Roman" w:hAnsi="Times New Roman" w:hint="default"/>
      </w:rPr>
    </w:lvl>
    <w:lvl w:ilvl="7" w:tplc="EC900F98" w:tentative="1">
      <w:start w:val="1"/>
      <w:numFmt w:val="bullet"/>
      <w:lvlText w:val="•"/>
      <w:lvlJc w:val="left"/>
      <w:pPr>
        <w:tabs>
          <w:tab w:val="num" w:pos="5760"/>
        </w:tabs>
        <w:ind w:left="5760" w:hanging="360"/>
      </w:pPr>
      <w:rPr>
        <w:rFonts w:ascii="Times New Roman" w:hAnsi="Times New Roman" w:hint="default"/>
      </w:rPr>
    </w:lvl>
    <w:lvl w:ilvl="8" w:tplc="9BAEEF74" w:tentative="1">
      <w:start w:val="1"/>
      <w:numFmt w:val="bullet"/>
      <w:lvlText w:val="•"/>
      <w:lvlJc w:val="left"/>
      <w:pPr>
        <w:tabs>
          <w:tab w:val="num" w:pos="6480"/>
        </w:tabs>
        <w:ind w:left="6480" w:hanging="360"/>
      </w:pPr>
      <w:rPr>
        <w:rFonts w:ascii="Times New Roman" w:hAnsi="Times New Roman" w:hint="default"/>
      </w:rPr>
    </w:lvl>
  </w:abstractNum>
  <w:abstractNum w:abstractNumId="10">
    <w:nsid w:val="09400625"/>
    <w:multiLevelType w:val="hybridMultilevel"/>
    <w:tmpl w:val="D16E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1F67A5"/>
    <w:multiLevelType w:val="hybridMultilevel"/>
    <w:tmpl w:val="E77C35BA"/>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nsid w:val="0B66697E"/>
    <w:multiLevelType w:val="multilevel"/>
    <w:tmpl w:val="8BD63C0C"/>
    <w:lvl w:ilvl="0">
      <w:start w:val="1"/>
      <w:numFmt w:val="bullet"/>
      <w:lvlText w:val=""/>
      <w:lvlJc w:val="left"/>
      <w:pPr>
        <w:ind w:left="720" w:hanging="720"/>
      </w:pPr>
      <w:rPr>
        <w:rFonts w:ascii="Symbol" w:hAnsi="Symbol" w:hint="default"/>
      </w:rPr>
    </w:lvl>
    <w:lvl w:ilvl="1">
      <w:start w:val="3"/>
      <w:numFmt w:val="decimal"/>
      <w:lvlText w:val="%1.%2"/>
      <w:lvlJc w:val="left"/>
      <w:pPr>
        <w:ind w:left="1003" w:hanging="720"/>
      </w:pPr>
      <w:rPr>
        <w:rFonts w:hint="default"/>
      </w:rPr>
    </w:lvl>
    <w:lvl w:ilvl="2">
      <w:start w:val="8"/>
      <w:numFmt w:val="decimal"/>
      <w:lvlText w:val="%1.%2.%3"/>
      <w:lvlJc w:val="left"/>
      <w:pPr>
        <w:ind w:left="1286" w:hanging="720"/>
      </w:pPr>
      <w:rPr>
        <w:rFonts w:hint="default"/>
      </w:rPr>
    </w:lvl>
    <w:lvl w:ilvl="3">
      <w:start w:val="1"/>
      <w:numFmt w:val="bullet"/>
      <w:lvlText w:val=""/>
      <w:lvlJc w:val="left"/>
      <w:pPr>
        <w:ind w:left="1569" w:hanging="720"/>
      </w:pPr>
      <w:rPr>
        <w:rFonts w:ascii="Wingdings" w:hAnsi="Wingdings" w:hint="default"/>
      </w:rPr>
    </w:lvl>
    <w:lvl w:ilvl="4">
      <w:start w:val="1"/>
      <w:numFmt w:val="bullet"/>
      <w:lvlText w:val="o"/>
      <w:lvlJc w:val="left"/>
      <w:pPr>
        <w:ind w:left="2212" w:hanging="1080"/>
      </w:pPr>
      <w:rPr>
        <w:rFonts w:ascii="Courier New" w:hAnsi="Courier New" w:cs="Courier New"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3">
    <w:nsid w:val="0BC07E5A"/>
    <w:multiLevelType w:val="multilevel"/>
    <w:tmpl w:val="DB24ACE4"/>
    <w:lvl w:ilvl="0">
      <w:start w:val="1"/>
      <w:numFmt w:val="bullet"/>
      <w:lvlText w:val=""/>
      <w:lvlJc w:val="left"/>
      <w:pPr>
        <w:ind w:left="720" w:hanging="720"/>
      </w:pPr>
      <w:rPr>
        <w:rFonts w:ascii="Wingdings" w:hAnsi="Wingdings" w:hint="default"/>
      </w:rPr>
    </w:lvl>
    <w:lvl w:ilvl="1">
      <w:start w:val="1"/>
      <w:numFmt w:val="bullet"/>
      <w:lvlText w:val=""/>
      <w:lvlJc w:val="left"/>
      <w:pPr>
        <w:ind w:left="1003" w:hanging="720"/>
      </w:pPr>
      <w:rPr>
        <w:rFonts w:ascii="Wingdings" w:hAnsi="Wingdings" w:hint="default"/>
      </w:rPr>
    </w:lvl>
    <w:lvl w:ilvl="2">
      <w:start w:val="1"/>
      <w:numFmt w:val="bullet"/>
      <w:lvlText w:val=""/>
      <w:lvlJc w:val="left"/>
      <w:pPr>
        <w:ind w:left="1286" w:hanging="720"/>
      </w:pPr>
      <w:rPr>
        <w:rFonts w:ascii="Wingdings" w:hAnsi="Wingdings" w:hint="default"/>
      </w:rPr>
    </w:lvl>
    <w:lvl w:ilvl="3">
      <w:start w:val="1"/>
      <w:numFmt w:val="bullet"/>
      <w:lvlText w:val=""/>
      <w:lvlJc w:val="left"/>
      <w:pPr>
        <w:ind w:left="1569" w:hanging="720"/>
      </w:pPr>
      <w:rPr>
        <w:rFonts w:ascii="Wingdings" w:hAnsi="Wingdings" w:hint="default"/>
      </w:rPr>
    </w:lvl>
    <w:lvl w:ilvl="4">
      <w:start w:val="1"/>
      <w:numFmt w:val="bullet"/>
      <w:lvlText w:val="o"/>
      <w:lvlJc w:val="left"/>
      <w:pPr>
        <w:ind w:left="2212" w:hanging="1080"/>
      </w:pPr>
      <w:rPr>
        <w:rFonts w:ascii="Courier New" w:hAnsi="Courier New" w:cs="Courier New"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4">
    <w:nsid w:val="0C072244"/>
    <w:multiLevelType w:val="hybridMultilevel"/>
    <w:tmpl w:val="3CB67C24"/>
    <w:lvl w:ilvl="0" w:tplc="2E46A36C">
      <w:start w:val="1"/>
      <w:numFmt w:val="bullet"/>
      <w:lvlText w:val=""/>
      <w:lvlJc w:val="left"/>
      <w:pPr>
        <w:ind w:left="2868" w:hanging="360"/>
      </w:pPr>
      <w:rPr>
        <w:rFonts w:ascii="Symbol" w:hAnsi="Symbol" w:hint="default"/>
      </w:rPr>
    </w:lvl>
    <w:lvl w:ilvl="1" w:tplc="04090003" w:tentative="1">
      <w:start w:val="1"/>
      <w:numFmt w:val="bullet"/>
      <w:lvlText w:val="o"/>
      <w:lvlJc w:val="left"/>
      <w:pPr>
        <w:ind w:left="3588" w:hanging="360"/>
      </w:pPr>
      <w:rPr>
        <w:rFonts w:ascii="Courier New" w:hAnsi="Courier New" w:cs="Courier New" w:hint="default"/>
      </w:rPr>
    </w:lvl>
    <w:lvl w:ilvl="2" w:tplc="04090005" w:tentative="1">
      <w:start w:val="1"/>
      <w:numFmt w:val="bullet"/>
      <w:lvlText w:val=""/>
      <w:lvlJc w:val="left"/>
      <w:pPr>
        <w:ind w:left="4308" w:hanging="360"/>
      </w:pPr>
      <w:rPr>
        <w:rFonts w:ascii="Wingdings" w:hAnsi="Wingdings" w:hint="default"/>
      </w:rPr>
    </w:lvl>
    <w:lvl w:ilvl="3" w:tplc="04090001" w:tentative="1">
      <w:start w:val="1"/>
      <w:numFmt w:val="bullet"/>
      <w:lvlText w:val=""/>
      <w:lvlJc w:val="left"/>
      <w:pPr>
        <w:ind w:left="5028" w:hanging="360"/>
      </w:pPr>
      <w:rPr>
        <w:rFonts w:ascii="Symbol" w:hAnsi="Symbol" w:hint="default"/>
      </w:rPr>
    </w:lvl>
    <w:lvl w:ilvl="4" w:tplc="04090003" w:tentative="1">
      <w:start w:val="1"/>
      <w:numFmt w:val="bullet"/>
      <w:lvlText w:val="o"/>
      <w:lvlJc w:val="left"/>
      <w:pPr>
        <w:ind w:left="5748" w:hanging="360"/>
      </w:pPr>
      <w:rPr>
        <w:rFonts w:ascii="Courier New" w:hAnsi="Courier New" w:cs="Courier New" w:hint="default"/>
      </w:rPr>
    </w:lvl>
    <w:lvl w:ilvl="5" w:tplc="04090005" w:tentative="1">
      <w:start w:val="1"/>
      <w:numFmt w:val="bullet"/>
      <w:lvlText w:val=""/>
      <w:lvlJc w:val="left"/>
      <w:pPr>
        <w:ind w:left="6468" w:hanging="360"/>
      </w:pPr>
      <w:rPr>
        <w:rFonts w:ascii="Wingdings" w:hAnsi="Wingdings" w:hint="default"/>
      </w:rPr>
    </w:lvl>
    <w:lvl w:ilvl="6" w:tplc="04090001" w:tentative="1">
      <w:start w:val="1"/>
      <w:numFmt w:val="bullet"/>
      <w:lvlText w:val=""/>
      <w:lvlJc w:val="left"/>
      <w:pPr>
        <w:ind w:left="7188" w:hanging="360"/>
      </w:pPr>
      <w:rPr>
        <w:rFonts w:ascii="Symbol" w:hAnsi="Symbol" w:hint="default"/>
      </w:rPr>
    </w:lvl>
    <w:lvl w:ilvl="7" w:tplc="04090003" w:tentative="1">
      <w:start w:val="1"/>
      <w:numFmt w:val="bullet"/>
      <w:lvlText w:val="o"/>
      <w:lvlJc w:val="left"/>
      <w:pPr>
        <w:ind w:left="7908" w:hanging="360"/>
      </w:pPr>
      <w:rPr>
        <w:rFonts w:ascii="Courier New" w:hAnsi="Courier New" w:cs="Courier New" w:hint="default"/>
      </w:rPr>
    </w:lvl>
    <w:lvl w:ilvl="8" w:tplc="04090005" w:tentative="1">
      <w:start w:val="1"/>
      <w:numFmt w:val="bullet"/>
      <w:lvlText w:val=""/>
      <w:lvlJc w:val="left"/>
      <w:pPr>
        <w:ind w:left="8628" w:hanging="360"/>
      </w:pPr>
      <w:rPr>
        <w:rFonts w:ascii="Wingdings" w:hAnsi="Wingdings" w:hint="default"/>
      </w:rPr>
    </w:lvl>
  </w:abstractNum>
  <w:abstractNum w:abstractNumId="15">
    <w:nsid w:val="0E5D34A9"/>
    <w:multiLevelType w:val="hybridMultilevel"/>
    <w:tmpl w:val="02DE5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EC667EF"/>
    <w:multiLevelType w:val="multilevel"/>
    <w:tmpl w:val="217880B0"/>
    <w:lvl w:ilvl="0">
      <w:start w:val="1"/>
      <w:numFmt w:val="decimal"/>
      <w:lvlText w:val="%1"/>
      <w:lvlJc w:val="left"/>
      <w:pPr>
        <w:ind w:left="375" w:hanging="375"/>
      </w:pPr>
      <w:rPr>
        <w:rFonts w:hint="default"/>
      </w:rPr>
    </w:lvl>
    <w:lvl w:ilvl="1">
      <w:start w:val="2"/>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7">
    <w:nsid w:val="13682477"/>
    <w:multiLevelType w:val="hybridMultilevel"/>
    <w:tmpl w:val="4FBAF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3803AD1"/>
    <w:multiLevelType w:val="hybridMultilevel"/>
    <w:tmpl w:val="35CC3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40F29DA"/>
    <w:multiLevelType w:val="hybridMultilevel"/>
    <w:tmpl w:val="B6D4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4635769"/>
    <w:multiLevelType w:val="hybridMultilevel"/>
    <w:tmpl w:val="F7F8861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14E82BC0"/>
    <w:multiLevelType w:val="hybridMultilevel"/>
    <w:tmpl w:val="551C86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14FE7854"/>
    <w:multiLevelType w:val="hybridMultilevel"/>
    <w:tmpl w:val="F3BE5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8110223"/>
    <w:multiLevelType w:val="hybridMultilevel"/>
    <w:tmpl w:val="2EB8C09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nsid w:val="18923B9D"/>
    <w:multiLevelType w:val="hybridMultilevel"/>
    <w:tmpl w:val="7EF270A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18C61B77"/>
    <w:multiLevelType w:val="multilevel"/>
    <w:tmpl w:val="DCF672D8"/>
    <w:lvl w:ilvl="0">
      <w:start w:val="1"/>
      <w:numFmt w:val="decimal"/>
      <w:lvlText w:val="%1."/>
      <w:lvlJc w:val="left"/>
      <w:pPr>
        <w:ind w:left="360" w:hanging="360"/>
      </w:pPr>
      <w:rPr>
        <w:rFonts w:hint="default"/>
      </w:rPr>
    </w:lvl>
    <w:lvl w:ilvl="1">
      <w:start w:val="2"/>
      <w:numFmt w:val="decimal"/>
      <w:isLgl/>
      <w:lvlText w:val="%1.%2"/>
      <w:lvlJc w:val="left"/>
      <w:pPr>
        <w:ind w:left="1368" w:hanging="375"/>
      </w:pPr>
      <w:rPr>
        <w:rFonts w:hint="default"/>
      </w:rPr>
    </w:lvl>
    <w:lvl w:ilvl="2">
      <w:start w:val="1"/>
      <w:numFmt w:val="decimal"/>
      <w:isLgl/>
      <w:lvlText w:val="%1.%2.%3"/>
      <w:lvlJc w:val="left"/>
      <w:pPr>
        <w:ind w:left="2706" w:hanging="720"/>
      </w:pPr>
      <w:rPr>
        <w:rFonts w:hint="default"/>
      </w:rPr>
    </w:lvl>
    <w:lvl w:ilvl="3">
      <w:start w:val="1"/>
      <w:numFmt w:val="decimal"/>
      <w:isLgl/>
      <w:lvlText w:val="%1.%2.%3.%4"/>
      <w:lvlJc w:val="left"/>
      <w:pPr>
        <w:ind w:left="4059" w:hanging="1080"/>
      </w:pPr>
      <w:rPr>
        <w:rFonts w:hint="default"/>
      </w:rPr>
    </w:lvl>
    <w:lvl w:ilvl="4">
      <w:start w:val="1"/>
      <w:numFmt w:val="decimal"/>
      <w:isLgl/>
      <w:lvlText w:val="%1.%2.%3.%4.%5"/>
      <w:lvlJc w:val="left"/>
      <w:pPr>
        <w:ind w:left="5052" w:hanging="1080"/>
      </w:pPr>
      <w:rPr>
        <w:rFonts w:hint="default"/>
      </w:rPr>
    </w:lvl>
    <w:lvl w:ilvl="5">
      <w:start w:val="1"/>
      <w:numFmt w:val="decimal"/>
      <w:isLgl/>
      <w:lvlText w:val="%1.%2.%3.%4.%5.%6"/>
      <w:lvlJc w:val="left"/>
      <w:pPr>
        <w:ind w:left="6405" w:hanging="1440"/>
      </w:pPr>
      <w:rPr>
        <w:rFonts w:hint="default"/>
      </w:rPr>
    </w:lvl>
    <w:lvl w:ilvl="6">
      <w:start w:val="1"/>
      <w:numFmt w:val="decimal"/>
      <w:isLgl/>
      <w:lvlText w:val="%1.%2.%3.%4.%5.%6.%7"/>
      <w:lvlJc w:val="left"/>
      <w:pPr>
        <w:ind w:left="7398" w:hanging="1440"/>
      </w:pPr>
      <w:rPr>
        <w:rFonts w:hint="default"/>
      </w:rPr>
    </w:lvl>
    <w:lvl w:ilvl="7">
      <w:start w:val="1"/>
      <w:numFmt w:val="decimal"/>
      <w:isLgl/>
      <w:lvlText w:val="%1.%2.%3.%4.%5.%6.%7.%8"/>
      <w:lvlJc w:val="left"/>
      <w:pPr>
        <w:ind w:left="8751" w:hanging="1800"/>
      </w:pPr>
      <w:rPr>
        <w:rFonts w:hint="default"/>
      </w:rPr>
    </w:lvl>
    <w:lvl w:ilvl="8">
      <w:start w:val="1"/>
      <w:numFmt w:val="decimal"/>
      <w:isLgl/>
      <w:lvlText w:val="%1.%2.%3.%4.%5.%6.%7.%8.%9"/>
      <w:lvlJc w:val="left"/>
      <w:pPr>
        <w:ind w:left="10104" w:hanging="2160"/>
      </w:pPr>
      <w:rPr>
        <w:rFonts w:hint="default"/>
      </w:rPr>
    </w:lvl>
  </w:abstractNum>
  <w:abstractNum w:abstractNumId="26">
    <w:nsid w:val="197A01AB"/>
    <w:multiLevelType w:val="hybridMultilevel"/>
    <w:tmpl w:val="490A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B0B2274"/>
    <w:multiLevelType w:val="multilevel"/>
    <w:tmpl w:val="AE82456E"/>
    <w:lvl w:ilvl="0">
      <w:start w:val="1"/>
      <w:numFmt w:val="decimal"/>
      <w:pStyle w:val="Heading1"/>
      <w:lvlText w:val="%1"/>
      <w:lvlJc w:val="left"/>
      <w:pPr>
        <w:tabs>
          <w:tab w:val="num" w:pos="2912"/>
        </w:tabs>
        <w:ind w:left="2836" w:hanging="284"/>
      </w:pPr>
      <w:rPr>
        <w:rFonts w:ascii="Times New Roman" w:eastAsia="Times New Roman" w:hAnsi="Times New Roman" w:cs="Times New Roman"/>
        <w:b/>
        <w:bCs/>
      </w:rPr>
    </w:lvl>
    <w:lvl w:ilvl="1">
      <w:start w:val="3"/>
      <w:numFmt w:val="decimal"/>
      <w:pStyle w:val="Heading2"/>
      <w:lvlText w:val="%1.1"/>
      <w:lvlJc w:val="left"/>
      <w:pPr>
        <w:tabs>
          <w:tab w:val="num" w:pos="1854"/>
        </w:tabs>
        <w:ind w:left="850" w:firstLine="284"/>
      </w:pPr>
      <w:rPr>
        <w:rFonts w:ascii="Times New Roman" w:hAnsi="Times New Roman" w:cs="Times New Roman"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2"/>
      <w:numFmt w:val="decimal"/>
      <w:pStyle w:val="Heading3"/>
      <w:lvlText w:val="%1.%2.%3"/>
      <w:lvlJc w:val="left"/>
      <w:pPr>
        <w:tabs>
          <w:tab w:val="num" w:pos="1287"/>
        </w:tabs>
        <w:ind w:left="0" w:firstLine="567"/>
      </w:pPr>
      <w:rPr>
        <w:rFonts w:hint="default"/>
      </w:rPr>
    </w:lvl>
    <w:lvl w:ilvl="3">
      <w:start w:val="1"/>
      <w:numFmt w:val="none"/>
      <w:lvlRestart w:val="0"/>
      <w:lvlText w:val="%45.7.3.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28">
    <w:nsid w:val="1CBF08B4"/>
    <w:multiLevelType w:val="hybridMultilevel"/>
    <w:tmpl w:val="426A2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DAC0A1A"/>
    <w:multiLevelType w:val="hybridMultilevel"/>
    <w:tmpl w:val="7638A76A"/>
    <w:lvl w:ilvl="0" w:tplc="D4101ABA">
      <w:numFmt w:val="bullet"/>
      <w:lvlText w:val=""/>
      <w:lvlJc w:val="left"/>
      <w:pPr>
        <w:ind w:left="1423" w:hanging="360"/>
      </w:pPr>
      <w:rPr>
        <w:rFonts w:ascii="Wingdings" w:eastAsiaTheme="minorHAnsi" w:hAnsi="Wingdings" w:cstheme="minorBidi"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30">
    <w:nsid w:val="1FAD6F92"/>
    <w:multiLevelType w:val="hybridMultilevel"/>
    <w:tmpl w:val="25CEC2C2"/>
    <w:lvl w:ilvl="0" w:tplc="04090005">
      <w:start w:val="1"/>
      <w:numFmt w:val="bullet"/>
      <w:lvlText w:val=""/>
      <w:lvlJc w:val="left"/>
      <w:pPr>
        <w:ind w:left="3588" w:hanging="360"/>
      </w:pPr>
      <w:rPr>
        <w:rFonts w:ascii="Wingdings" w:hAnsi="Wingdings"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1">
    <w:nsid w:val="20017DA9"/>
    <w:multiLevelType w:val="hybridMultilevel"/>
    <w:tmpl w:val="44142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0731241"/>
    <w:multiLevelType w:val="hybridMultilevel"/>
    <w:tmpl w:val="4AB223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225A7C73"/>
    <w:multiLevelType w:val="hybridMultilevel"/>
    <w:tmpl w:val="DA5A5E9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372047B"/>
    <w:multiLevelType w:val="hybridMultilevel"/>
    <w:tmpl w:val="46743E7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35">
    <w:nsid w:val="23E414CB"/>
    <w:multiLevelType w:val="hybridMultilevel"/>
    <w:tmpl w:val="26EC7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5ED2ABB"/>
    <w:multiLevelType w:val="hybridMultilevel"/>
    <w:tmpl w:val="EC7CEC1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2611159D"/>
    <w:multiLevelType w:val="hybridMultilevel"/>
    <w:tmpl w:val="FF809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64144DA"/>
    <w:multiLevelType w:val="multilevel"/>
    <w:tmpl w:val="3B102A20"/>
    <w:lvl w:ilvl="0">
      <w:start w:val="1"/>
      <w:numFmt w:val="bullet"/>
      <w:lvlText w:val=""/>
      <w:lvlJc w:val="left"/>
      <w:pPr>
        <w:ind w:left="720" w:hanging="720"/>
      </w:pPr>
      <w:rPr>
        <w:rFonts w:ascii="Symbol" w:hAnsi="Symbol" w:hint="default"/>
      </w:rPr>
    </w:lvl>
    <w:lvl w:ilvl="1">
      <w:start w:val="1"/>
      <w:numFmt w:val="bullet"/>
      <w:lvlText w:val=""/>
      <w:lvlJc w:val="left"/>
      <w:pPr>
        <w:ind w:left="1003" w:hanging="720"/>
      </w:pPr>
      <w:rPr>
        <w:rFonts w:ascii="Wingdings" w:hAnsi="Wingdings" w:hint="default"/>
      </w:rPr>
    </w:lvl>
    <w:lvl w:ilvl="2">
      <w:start w:val="1"/>
      <w:numFmt w:val="bullet"/>
      <w:lvlText w:val=""/>
      <w:lvlJc w:val="left"/>
      <w:pPr>
        <w:ind w:left="1286" w:hanging="720"/>
      </w:pPr>
      <w:rPr>
        <w:rFonts w:ascii="Wingdings" w:hAnsi="Wingdings" w:hint="default"/>
      </w:rPr>
    </w:lvl>
    <w:lvl w:ilvl="3">
      <w:start w:val="1"/>
      <w:numFmt w:val="bullet"/>
      <w:lvlText w:val=""/>
      <w:lvlJc w:val="left"/>
      <w:pPr>
        <w:ind w:left="1569" w:hanging="720"/>
      </w:pPr>
      <w:rPr>
        <w:rFonts w:ascii="Wingdings" w:hAnsi="Wingdings" w:hint="default"/>
      </w:rPr>
    </w:lvl>
    <w:lvl w:ilvl="4">
      <w:start w:val="1"/>
      <w:numFmt w:val="bullet"/>
      <w:lvlText w:val="o"/>
      <w:lvlJc w:val="left"/>
      <w:pPr>
        <w:ind w:left="2212" w:hanging="1080"/>
      </w:pPr>
      <w:rPr>
        <w:rFonts w:ascii="Courier New" w:hAnsi="Courier New" w:cs="Courier New"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9">
    <w:nsid w:val="28835F72"/>
    <w:multiLevelType w:val="hybridMultilevel"/>
    <w:tmpl w:val="D480D5D2"/>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0">
    <w:nsid w:val="2D8034F5"/>
    <w:multiLevelType w:val="hybridMultilevel"/>
    <w:tmpl w:val="000C2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D9310A1"/>
    <w:multiLevelType w:val="multilevel"/>
    <w:tmpl w:val="291C83DC"/>
    <w:lvl w:ilvl="0">
      <w:start w:val="1"/>
      <w:numFmt w:val="bullet"/>
      <w:lvlText w:val=""/>
      <w:lvlJc w:val="left"/>
      <w:pPr>
        <w:ind w:left="720" w:hanging="720"/>
      </w:pPr>
      <w:rPr>
        <w:rFonts w:ascii="Symbol" w:hAnsi="Symbol" w:hint="default"/>
      </w:rPr>
    </w:lvl>
    <w:lvl w:ilvl="1">
      <w:start w:val="1"/>
      <w:numFmt w:val="bullet"/>
      <w:lvlText w:val=""/>
      <w:lvlJc w:val="left"/>
      <w:pPr>
        <w:ind w:left="1003" w:hanging="720"/>
      </w:pPr>
      <w:rPr>
        <w:rFonts w:ascii="Symbol" w:hAnsi="Symbol"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2">
    <w:nsid w:val="2DF67FAD"/>
    <w:multiLevelType w:val="hybridMultilevel"/>
    <w:tmpl w:val="D96A5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E1C15B9"/>
    <w:multiLevelType w:val="hybridMultilevel"/>
    <w:tmpl w:val="82DE1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0101251"/>
    <w:multiLevelType w:val="hybridMultilevel"/>
    <w:tmpl w:val="270EBD10"/>
    <w:lvl w:ilvl="0" w:tplc="EA5A42C2">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3CB2C0B"/>
    <w:multiLevelType w:val="hybridMultilevel"/>
    <w:tmpl w:val="F3B4E3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344F09F0"/>
    <w:multiLevelType w:val="hybridMultilevel"/>
    <w:tmpl w:val="08D8B5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346B296C"/>
    <w:multiLevelType w:val="hybridMultilevel"/>
    <w:tmpl w:val="A7C0F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56C26F3"/>
    <w:multiLevelType w:val="hybridMultilevel"/>
    <w:tmpl w:val="0E5428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nsid w:val="35DF7C82"/>
    <w:multiLevelType w:val="hybridMultilevel"/>
    <w:tmpl w:val="ACBC5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6843283"/>
    <w:multiLevelType w:val="hybridMultilevel"/>
    <w:tmpl w:val="3FC6E570"/>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1">
    <w:nsid w:val="370A3A4D"/>
    <w:multiLevelType w:val="hybridMultilevel"/>
    <w:tmpl w:val="84B81C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7E17434"/>
    <w:multiLevelType w:val="hybridMultilevel"/>
    <w:tmpl w:val="15E8B3C0"/>
    <w:lvl w:ilvl="0" w:tplc="D4101ABA">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3A075ABC"/>
    <w:multiLevelType w:val="hybridMultilevel"/>
    <w:tmpl w:val="1520B35E"/>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4">
    <w:nsid w:val="3B281A79"/>
    <w:multiLevelType w:val="hybridMultilevel"/>
    <w:tmpl w:val="4E325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3B950CA5"/>
    <w:multiLevelType w:val="multilevel"/>
    <w:tmpl w:val="9B80085A"/>
    <w:lvl w:ilvl="0">
      <w:start w:val="11"/>
      <w:numFmt w:val="decimal"/>
      <w:lvlText w:val="%1"/>
      <w:lvlJc w:val="left"/>
      <w:pPr>
        <w:ind w:left="525" w:hanging="525"/>
      </w:pPr>
      <w:rPr>
        <w:rFonts w:hint="default"/>
      </w:rPr>
    </w:lvl>
    <w:lvl w:ilvl="1">
      <w:start w:val="1"/>
      <w:numFmt w:val="decimal"/>
      <w:lvlText w:val="%1.%2"/>
      <w:lvlJc w:val="left"/>
      <w:pPr>
        <w:ind w:left="1515" w:hanging="52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56">
    <w:nsid w:val="3BE15F96"/>
    <w:multiLevelType w:val="hybridMultilevel"/>
    <w:tmpl w:val="EF540F9C"/>
    <w:lvl w:ilvl="0" w:tplc="04090005">
      <w:start w:val="1"/>
      <w:numFmt w:val="bullet"/>
      <w:lvlText w:val=""/>
      <w:lvlJc w:val="left"/>
      <w:pPr>
        <w:ind w:left="1068" w:hanging="360"/>
      </w:pPr>
      <w:rPr>
        <w:rFonts w:ascii="Wingdings" w:hAnsi="Wingdings"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7">
    <w:nsid w:val="3C263E14"/>
    <w:multiLevelType w:val="multilevel"/>
    <w:tmpl w:val="1636993A"/>
    <w:lvl w:ilvl="0">
      <w:start w:val="1"/>
      <w:numFmt w:val="decimal"/>
      <w:lvlText w:val="%1."/>
      <w:lvlJc w:val="left"/>
      <w:pPr>
        <w:ind w:left="360" w:hanging="360"/>
      </w:pPr>
      <w:rPr>
        <w:rFonts w:hint="default"/>
      </w:rPr>
    </w:lvl>
    <w:lvl w:ilvl="1">
      <w:start w:val="3"/>
      <w:numFmt w:val="decimal"/>
      <w:isLgl/>
      <w:lvlText w:val="%1.%2"/>
      <w:lvlJc w:val="left"/>
      <w:pPr>
        <w:ind w:left="1046" w:hanging="810"/>
      </w:pPr>
      <w:rPr>
        <w:rFonts w:hint="default"/>
      </w:rPr>
    </w:lvl>
    <w:lvl w:ilvl="2">
      <w:start w:val="11"/>
      <w:numFmt w:val="decimal"/>
      <w:isLgl/>
      <w:lvlText w:val="%1.%2.%3"/>
      <w:lvlJc w:val="left"/>
      <w:pPr>
        <w:ind w:left="1282" w:hanging="810"/>
      </w:pPr>
      <w:rPr>
        <w:rFonts w:hint="default"/>
      </w:rPr>
    </w:lvl>
    <w:lvl w:ilvl="3">
      <w:start w:val="2"/>
      <w:numFmt w:val="decimal"/>
      <w:isLgl/>
      <w:lvlText w:val="%1.%2.%3.%4"/>
      <w:lvlJc w:val="left"/>
      <w:pPr>
        <w:ind w:left="1518" w:hanging="810"/>
      </w:pPr>
      <w:rPr>
        <w:rFonts w:hint="default"/>
      </w:rPr>
    </w:lvl>
    <w:lvl w:ilvl="4">
      <w:start w:val="1"/>
      <w:numFmt w:val="decimal"/>
      <w:isLgl/>
      <w:lvlText w:val="%1.%2.%3.%4.%5"/>
      <w:lvlJc w:val="left"/>
      <w:pPr>
        <w:ind w:left="2024" w:hanging="1080"/>
      </w:pPr>
      <w:rPr>
        <w:rFonts w:hint="default"/>
      </w:rPr>
    </w:lvl>
    <w:lvl w:ilvl="5">
      <w:start w:val="1"/>
      <w:numFmt w:val="decimal"/>
      <w:isLgl/>
      <w:lvlText w:val="%1.%2.%3.%4.%5.%6"/>
      <w:lvlJc w:val="left"/>
      <w:pPr>
        <w:ind w:left="2260"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3092" w:hanging="1440"/>
      </w:pPr>
      <w:rPr>
        <w:rFonts w:hint="default"/>
      </w:rPr>
    </w:lvl>
    <w:lvl w:ilvl="8">
      <w:start w:val="1"/>
      <w:numFmt w:val="decimal"/>
      <w:isLgl/>
      <w:lvlText w:val="%1.%2.%3.%4.%5.%6.%7.%8.%9"/>
      <w:lvlJc w:val="left"/>
      <w:pPr>
        <w:ind w:left="3688" w:hanging="1800"/>
      </w:pPr>
      <w:rPr>
        <w:rFonts w:hint="default"/>
      </w:rPr>
    </w:lvl>
  </w:abstractNum>
  <w:abstractNum w:abstractNumId="58">
    <w:nsid w:val="3D034E39"/>
    <w:multiLevelType w:val="hybridMultilevel"/>
    <w:tmpl w:val="46E085BC"/>
    <w:lvl w:ilvl="0" w:tplc="04090001">
      <w:start w:val="1"/>
      <w:numFmt w:val="bullet"/>
      <w:lvlText w:val=""/>
      <w:lvlJc w:val="left"/>
      <w:pPr>
        <w:ind w:left="1852" w:hanging="360"/>
      </w:pPr>
      <w:rPr>
        <w:rFonts w:ascii="Symbol" w:hAnsi="Symbol" w:hint="default"/>
      </w:rPr>
    </w:lvl>
    <w:lvl w:ilvl="1" w:tplc="04090003" w:tentative="1">
      <w:start w:val="1"/>
      <w:numFmt w:val="bullet"/>
      <w:lvlText w:val="o"/>
      <w:lvlJc w:val="left"/>
      <w:pPr>
        <w:ind w:left="2572" w:hanging="360"/>
      </w:pPr>
      <w:rPr>
        <w:rFonts w:ascii="Courier New" w:hAnsi="Courier New" w:cs="Courier New" w:hint="default"/>
      </w:rPr>
    </w:lvl>
    <w:lvl w:ilvl="2" w:tplc="04090005" w:tentative="1">
      <w:start w:val="1"/>
      <w:numFmt w:val="bullet"/>
      <w:lvlText w:val=""/>
      <w:lvlJc w:val="left"/>
      <w:pPr>
        <w:ind w:left="3292" w:hanging="360"/>
      </w:pPr>
      <w:rPr>
        <w:rFonts w:ascii="Wingdings" w:hAnsi="Wingdings" w:hint="default"/>
      </w:rPr>
    </w:lvl>
    <w:lvl w:ilvl="3" w:tplc="04090001" w:tentative="1">
      <w:start w:val="1"/>
      <w:numFmt w:val="bullet"/>
      <w:lvlText w:val=""/>
      <w:lvlJc w:val="left"/>
      <w:pPr>
        <w:ind w:left="4012" w:hanging="360"/>
      </w:pPr>
      <w:rPr>
        <w:rFonts w:ascii="Symbol" w:hAnsi="Symbol" w:hint="default"/>
      </w:rPr>
    </w:lvl>
    <w:lvl w:ilvl="4" w:tplc="04090003" w:tentative="1">
      <w:start w:val="1"/>
      <w:numFmt w:val="bullet"/>
      <w:lvlText w:val="o"/>
      <w:lvlJc w:val="left"/>
      <w:pPr>
        <w:ind w:left="4732" w:hanging="360"/>
      </w:pPr>
      <w:rPr>
        <w:rFonts w:ascii="Courier New" w:hAnsi="Courier New" w:cs="Courier New" w:hint="default"/>
      </w:rPr>
    </w:lvl>
    <w:lvl w:ilvl="5" w:tplc="04090005" w:tentative="1">
      <w:start w:val="1"/>
      <w:numFmt w:val="bullet"/>
      <w:lvlText w:val=""/>
      <w:lvlJc w:val="left"/>
      <w:pPr>
        <w:ind w:left="5452" w:hanging="360"/>
      </w:pPr>
      <w:rPr>
        <w:rFonts w:ascii="Wingdings" w:hAnsi="Wingdings" w:hint="default"/>
      </w:rPr>
    </w:lvl>
    <w:lvl w:ilvl="6" w:tplc="04090001" w:tentative="1">
      <w:start w:val="1"/>
      <w:numFmt w:val="bullet"/>
      <w:lvlText w:val=""/>
      <w:lvlJc w:val="left"/>
      <w:pPr>
        <w:ind w:left="6172" w:hanging="360"/>
      </w:pPr>
      <w:rPr>
        <w:rFonts w:ascii="Symbol" w:hAnsi="Symbol" w:hint="default"/>
      </w:rPr>
    </w:lvl>
    <w:lvl w:ilvl="7" w:tplc="04090003" w:tentative="1">
      <w:start w:val="1"/>
      <w:numFmt w:val="bullet"/>
      <w:lvlText w:val="o"/>
      <w:lvlJc w:val="left"/>
      <w:pPr>
        <w:ind w:left="6892" w:hanging="360"/>
      </w:pPr>
      <w:rPr>
        <w:rFonts w:ascii="Courier New" w:hAnsi="Courier New" w:cs="Courier New" w:hint="default"/>
      </w:rPr>
    </w:lvl>
    <w:lvl w:ilvl="8" w:tplc="04090005" w:tentative="1">
      <w:start w:val="1"/>
      <w:numFmt w:val="bullet"/>
      <w:lvlText w:val=""/>
      <w:lvlJc w:val="left"/>
      <w:pPr>
        <w:ind w:left="7612" w:hanging="360"/>
      </w:pPr>
      <w:rPr>
        <w:rFonts w:ascii="Wingdings" w:hAnsi="Wingdings" w:hint="default"/>
      </w:rPr>
    </w:lvl>
  </w:abstractNum>
  <w:abstractNum w:abstractNumId="59">
    <w:nsid w:val="3D0D5D39"/>
    <w:multiLevelType w:val="hybridMultilevel"/>
    <w:tmpl w:val="410CEE3C"/>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60">
    <w:nsid w:val="3E9635A0"/>
    <w:multiLevelType w:val="hybridMultilevel"/>
    <w:tmpl w:val="B0DC9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03730E7"/>
    <w:multiLevelType w:val="hybridMultilevel"/>
    <w:tmpl w:val="AD1A343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40443D36"/>
    <w:multiLevelType w:val="hybridMultilevel"/>
    <w:tmpl w:val="1AF8D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2904CC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4">
    <w:nsid w:val="464213E6"/>
    <w:multiLevelType w:val="multilevel"/>
    <w:tmpl w:val="0562FDE4"/>
    <w:lvl w:ilvl="0">
      <w:start w:val="5"/>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Restart w:val="0"/>
      <w:suff w:val="space"/>
      <w:lvlText w:val="%1.%2.%3.%4"/>
      <w:lvlJc w:val="left"/>
      <w:pPr>
        <w:ind w:left="1418" w:hanging="284"/>
      </w:pPr>
      <w:rPr>
        <w:rFonts w:hint="default"/>
        <w:b/>
        <w:bCs/>
        <w:sz w:val="20"/>
        <w:szCs w:val="2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nsid w:val="46CA048A"/>
    <w:multiLevelType w:val="multilevel"/>
    <w:tmpl w:val="40F09F28"/>
    <w:lvl w:ilvl="0">
      <w:start w:val="1"/>
      <w:numFmt w:val="decimal"/>
      <w:lvlText w:val="%1."/>
      <w:lvlJc w:val="left"/>
      <w:pPr>
        <w:tabs>
          <w:tab w:val="num" w:pos="2912"/>
        </w:tabs>
        <w:ind w:left="2836" w:hanging="284"/>
      </w:pPr>
      <w:rPr>
        <w:rFonts w:hint="default"/>
      </w:rPr>
    </w:lvl>
    <w:lvl w:ilvl="1">
      <w:start w:val="1"/>
      <w:numFmt w:val="decimal"/>
      <w:lvlText w:val="%1.%2"/>
      <w:lvlJc w:val="left"/>
      <w:pPr>
        <w:tabs>
          <w:tab w:val="num" w:pos="1713"/>
        </w:tabs>
        <w:ind w:left="709" w:firstLine="284"/>
      </w:pPr>
      <w:rPr>
        <w:rFonts w:hint="default"/>
      </w:rPr>
    </w:lvl>
    <w:lvl w:ilvl="2">
      <w:start w:val="1"/>
      <w:numFmt w:val="decimal"/>
      <w:lvlText w:val="%1.%2.%3"/>
      <w:lvlJc w:val="left"/>
      <w:pPr>
        <w:tabs>
          <w:tab w:val="num" w:pos="1287"/>
        </w:tabs>
        <w:ind w:left="0" w:firstLine="567"/>
      </w:pPr>
      <w:rPr>
        <w:rFonts w:hint="default"/>
      </w:rPr>
    </w:lvl>
    <w:lvl w:ilvl="3">
      <w:start w:val="1"/>
      <w:numFmt w:val="none"/>
      <w:lvlRestart w:val="0"/>
      <w:lvlText w:val="%45.3.6.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66">
    <w:nsid w:val="47043719"/>
    <w:multiLevelType w:val="hybridMultilevel"/>
    <w:tmpl w:val="0134A61A"/>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67">
    <w:nsid w:val="48A4047E"/>
    <w:multiLevelType w:val="multilevel"/>
    <w:tmpl w:val="3B102A20"/>
    <w:lvl w:ilvl="0">
      <w:start w:val="1"/>
      <w:numFmt w:val="bullet"/>
      <w:lvlText w:val=""/>
      <w:lvlJc w:val="left"/>
      <w:pPr>
        <w:ind w:left="1428" w:hanging="720"/>
      </w:pPr>
      <w:rPr>
        <w:rFonts w:ascii="Symbol" w:hAnsi="Symbol" w:hint="default"/>
      </w:rPr>
    </w:lvl>
    <w:lvl w:ilvl="1">
      <w:start w:val="1"/>
      <w:numFmt w:val="bullet"/>
      <w:lvlText w:val=""/>
      <w:lvlJc w:val="left"/>
      <w:pPr>
        <w:ind w:left="1711" w:hanging="720"/>
      </w:pPr>
      <w:rPr>
        <w:rFonts w:ascii="Wingdings" w:hAnsi="Wingdings" w:hint="default"/>
      </w:rPr>
    </w:lvl>
    <w:lvl w:ilvl="2">
      <w:start w:val="1"/>
      <w:numFmt w:val="bullet"/>
      <w:lvlText w:val=""/>
      <w:lvlJc w:val="left"/>
      <w:pPr>
        <w:ind w:left="1994" w:hanging="720"/>
      </w:pPr>
      <w:rPr>
        <w:rFonts w:ascii="Wingdings" w:hAnsi="Wingdings" w:hint="default"/>
      </w:rPr>
    </w:lvl>
    <w:lvl w:ilvl="3">
      <w:start w:val="1"/>
      <w:numFmt w:val="bullet"/>
      <w:lvlText w:val=""/>
      <w:lvlJc w:val="left"/>
      <w:pPr>
        <w:ind w:left="2277" w:hanging="720"/>
      </w:pPr>
      <w:rPr>
        <w:rFonts w:ascii="Wingdings" w:hAnsi="Wingdings" w:hint="default"/>
      </w:rPr>
    </w:lvl>
    <w:lvl w:ilvl="4">
      <w:start w:val="1"/>
      <w:numFmt w:val="bullet"/>
      <w:lvlText w:val="o"/>
      <w:lvlJc w:val="left"/>
      <w:pPr>
        <w:ind w:left="2920" w:hanging="1080"/>
      </w:pPr>
      <w:rPr>
        <w:rFonts w:ascii="Courier New" w:hAnsi="Courier New" w:cs="Courier New" w:hint="default"/>
      </w:rPr>
    </w:lvl>
    <w:lvl w:ilvl="5">
      <w:start w:val="1"/>
      <w:numFmt w:val="decimal"/>
      <w:lvlText w:val="%1.%2.%3.%4.%5.%6"/>
      <w:lvlJc w:val="left"/>
      <w:pPr>
        <w:ind w:left="3563" w:hanging="1440"/>
      </w:pPr>
      <w:rPr>
        <w:rFonts w:hint="default"/>
      </w:rPr>
    </w:lvl>
    <w:lvl w:ilvl="6">
      <w:start w:val="1"/>
      <w:numFmt w:val="decimal"/>
      <w:lvlText w:val="%1.%2.%3.%4.%5.%6.%7"/>
      <w:lvlJc w:val="left"/>
      <w:pPr>
        <w:ind w:left="3846" w:hanging="1440"/>
      </w:pPr>
      <w:rPr>
        <w:rFonts w:hint="default"/>
      </w:rPr>
    </w:lvl>
    <w:lvl w:ilvl="7">
      <w:start w:val="1"/>
      <w:numFmt w:val="decimal"/>
      <w:lvlText w:val="%1.%2.%3.%4.%5.%6.%7.%8"/>
      <w:lvlJc w:val="left"/>
      <w:pPr>
        <w:ind w:left="4489" w:hanging="1800"/>
      </w:pPr>
      <w:rPr>
        <w:rFonts w:hint="default"/>
      </w:rPr>
    </w:lvl>
    <w:lvl w:ilvl="8">
      <w:start w:val="1"/>
      <w:numFmt w:val="decimal"/>
      <w:lvlText w:val="%1.%2.%3.%4.%5.%6.%7.%8.%9"/>
      <w:lvlJc w:val="left"/>
      <w:pPr>
        <w:ind w:left="4772" w:hanging="1800"/>
      </w:pPr>
      <w:rPr>
        <w:rFonts w:hint="default"/>
      </w:rPr>
    </w:lvl>
  </w:abstractNum>
  <w:abstractNum w:abstractNumId="68">
    <w:nsid w:val="4960377C"/>
    <w:multiLevelType w:val="multilevel"/>
    <w:tmpl w:val="2D84AD38"/>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
      <w:numFmt w:val="decimal"/>
      <w:lvlText w:val="%1.%2.%3"/>
      <w:lvlJc w:val="left"/>
      <w:pPr>
        <w:ind w:left="1286" w:hanging="720"/>
      </w:pPr>
      <w:rPr>
        <w:rFonts w:hint="default"/>
      </w:rPr>
    </w:lvl>
    <w:lvl w:ilvl="3">
      <w:start w:val="1"/>
      <w:numFmt w:val="decimal"/>
      <w:pStyle w:val="Heading4"/>
      <w:lvlText w:val="%1.%2.%3.%4"/>
      <w:lvlJc w:val="left"/>
      <w:pPr>
        <w:ind w:left="1571" w:hanging="720"/>
      </w:pPr>
      <w:rPr>
        <w:rFonts w:ascii="Times New Roman" w:hAnsi="Times New Roman"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69">
    <w:nsid w:val="4AD50B66"/>
    <w:multiLevelType w:val="hybridMultilevel"/>
    <w:tmpl w:val="A4F84588"/>
    <w:lvl w:ilvl="0" w:tplc="EA5A42C2">
      <w:start w:val="1"/>
      <w:numFmt w:val="bullet"/>
      <w:lvlText w:val="•"/>
      <w:lvlJc w:val="left"/>
      <w:pPr>
        <w:ind w:left="360" w:hanging="360"/>
      </w:pPr>
      <w:rPr>
        <w:rFonts w:ascii="Times New Roman" w:hAnsi="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D4101ABA">
      <w:numFmt w:val="bullet"/>
      <w:lvlText w:val=""/>
      <w:lvlJc w:val="left"/>
      <w:pPr>
        <w:ind w:left="3960" w:hanging="360"/>
      </w:pPr>
      <w:rPr>
        <w:rFonts w:ascii="Wingdings" w:eastAsiaTheme="minorHAnsi" w:hAnsi="Wingdings" w:cstheme="minorBidi"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B0B1A5B"/>
    <w:multiLevelType w:val="hybridMultilevel"/>
    <w:tmpl w:val="014C307C"/>
    <w:lvl w:ilvl="0" w:tplc="04090001">
      <w:start w:val="1"/>
      <w:numFmt w:val="bullet"/>
      <w:lvlText w:val=""/>
      <w:lvlJc w:val="left"/>
      <w:pPr>
        <w:ind w:left="360" w:hanging="360"/>
      </w:pPr>
      <w:rPr>
        <w:rFonts w:ascii="Symbol" w:hAnsi="Symbol" w:hint="default"/>
      </w:rPr>
    </w:lvl>
    <w:lvl w:ilvl="1" w:tplc="81AE7628">
      <w:start w:val="1"/>
      <w:numFmt w:val="bullet"/>
      <w:lvlText w:val=""/>
      <w:lvlJc w:val="left"/>
      <w:pPr>
        <w:ind w:left="1080" w:hanging="360"/>
      </w:pPr>
      <w:rPr>
        <w:rFonts w:ascii="Wingdings" w:hAnsi="Wingdings" w:hint="default"/>
        <w:color w:val="auto"/>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BB768B9"/>
    <w:multiLevelType w:val="multilevel"/>
    <w:tmpl w:val="96142624"/>
    <w:lvl w:ilvl="0">
      <w:start w:val="5"/>
      <w:numFmt w:val="decimal"/>
      <w:lvlText w:val="%1"/>
      <w:lvlJc w:val="left"/>
      <w:pPr>
        <w:ind w:left="375" w:hanging="375"/>
      </w:pPr>
      <w:rPr>
        <w:rFonts w:hint="default"/>
      </w:rPr>
    </w:lvl>
    <w:lvl w:ilvl="1">
      <w:start w:val="1"/>
      <w:numFmt w:val="decimal"/>
      <w:lvlText w:val="%1.%2"/>
      <w:lvlJc w:val="left"/>
      <w:pPr>
        <w:ind w:left="1743" w:hanging="375"/>
      </w:pPr>
      <w:rPr>
        <w:rFonts w:hint="default"/>
      </w:rPr>
    </w:lvl>
    <w:lvl w:ilvl="2">
      <w:start w:val="1"/>
      <w:numFmt w:val="decimal"/>
      <w:lvlText w:val="%1.%2.%3"/>
      <w:lvlJc w:val="left"/>
      <w:pPr>
        <w:ind w:left="3456" w:hanging="720"/>
      </w:pPr>
      <w:rPr>
        <w:rFonts w:hint="default"/>
      </w:rPr>
    </w:lvl>
    <w:lvl w:ilvl="3">
      <w:start w:val="1"/>
      <w:numFmt w:val="decimal"/>
      <w:lvlText w:val="%1.%2.%3.%4"/>
      <w:lvlJc w:val="left"/>
      <w:pPr>
        <w:ind w:left="5184" w:hanging="1080"/>
      </w:pPr>
      <w:rPr>
        <w:rFonts w:hint="default"/>
      </w:rPr>
    </w:lvl>
    <w:lvl w:ilvl="4">
      <w:start w:val="1"/>
      <w:numFmt w:val="decimal"/>
      <w:lvlText w:val="%1.%2.%3.%4.%5"/>
      <w:lvlJc w:val="left"/>
      <w:pPr>
        <w:ind w:left="6552" w:hanging="1080"/>
      </w:pPr>
      <w:rPr>
        <w:rFonts w:hint="default"/>
      </w:rPr>
    </w:lvl>
    <w:lvl w:ilvl="5">
      <w:start w:val="1"/>
      <w:numFmt w:val="decimal"/>
      <w:lvlText w:val="%1.%2.%3.%4.%5.%6"/>
      <w:lvlJc w:val="left"/>
      <w:pPr>
        <w:ind w:left="8280" w:hanging="1440"/>
      </w:pPr>
      <w:rPr>
        <w:rFonts w:hint="default"/>
      </w:rPr>
    </w:lvl>
    <w:lvl w:ilvl="6">
      <w:start w:val="1"/>
      <w:numFmt w:val="decimal"/>
      <w:lvlText w:val="%1.%2.%3.%4.%5.%6.%7"/>
      <w:lvlJc w:val="left"/>
      <w:pPr>
        <w:ind w:left="9648" w:hanging="1440"/>
      </w:pPr>
      <w:rPr>
        <w:rFonts w:hint="default"/>
      </w:rPr>
    </w:lvl>
    <w:lvl w:ilvl="7">
      <w:start w:val="1"/>
      <w:numFmt w:val="decimal"/>
      <w:lvlText w:val="%1.%2.%3.%4.%5.%6.%7.%8"/>
      <w:lvlJc w:val="left"/>
      <w:pPr>
        <w:ind w:left="11376" w:hanging="1800"/>
      </w:pPr>
      <w:rPr>
        <w:rFonts w:hint="default"/>
      </w:rPr>
    </w:lvl>
    <w:lvl w:ilvl="8">
      <w:start w:val="1"/>
      <w:numFmt w:val="decimal"/>
      <w:lvlText w:val="%1.%2.%3.%4.%5.%6.%7.%8.%9"/>
      <w:lvlJc w:val="left"/>
      <w:pPr>
        <w:ind w:left="13104" w:hanging="2160"/>
      </w:pPr>
      <w:rPr>
        <w:rFonts w:hint="default"/>
      </w:rPr>
    </w:lvl>
  </w:abstractNum>
  <w:abstractNum w:abstractNumId="72">
    <w:nsid w:val="4C1A3ABF"/>
    <w:multiLevelType w:val="hybridMultilevel"/>
    <w:tmpl w:val="F68CE704"/>
    <w:lvl w:ilvl="0" w:tplc="0409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3">
    <w:nsid w:val="4DB42A20"/>
    <w:multiLevelType w:val="hybridMultilevel"/>
    <w:tmpl w:val="85741F7E"/>
    <w:lvl w:ilvl="0" w:tplc="04090001">
      <w:start w:val="1"/>
      <w:numFmt w:val="bullet"/>
      <w:lvlText w:val=""/>
      <w:lvlJc w:val="left"/>
      <w:pPr>
        <w:ind w:left="1492" w:hanging="360"/>
      </w:pPr>
      <w:rPr>
        <w:rFonts w:ascii="Symbol" w:hAnsi="Symbol" w:hint="default"/>
      </w:rPr>
    </w:lvl>
    <w:lvl w:ilvl="1" w:tplc="04090003">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74">
    <w:nsid w:val="50017AA1"/>
    <w:multiLevelType w:val="hybridMultilevel"/>
    <w:tmpl w:val="353497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50313A18"/>
    <w:multiLevelType w:val="multilevel"/>
    <w:tmpl w:val="FD96092C"/>
    <w:lvl w:ilvl="0">
      <w:start w:val="1"/>
      <w:numFmt w:val="bullet"/>
      <w:lvlText w:val=""/>
      <w:lvlJc w:val="left"/>
      <w:pPr>
        <w:ind w:left="720" w:hanging="720"/>
      </w:pPr>
      <w:rPr>
        <w:rFonts w:ascii="Symbol" w:hAnsi="Symbol" w:hint="default"/>
      </w:rPr>
    </w:lvl>
    <w:lvl w:ilvl="1">
      <w:start w:val="1"/>
      <w:numFmt w:val="bullet"/>
      <w:lvlText w:val=""/>
      <w:lvlJc w:val="left"/>
      <w:pPr>
        <w:ind w:left="1003" w:hanging="720"/>
      </w:pPr>
      <w:rPr>
        <w:rFonts w:ascii="Wingdings" w:hAnsi="Wingdings" w:hint="default"/>
      </w:rPr>
    </w:lvl>
    <w:lvl w:ilvl="2">
      <w:start w:val="1"/>
      <w:numFmt w:val="bullet"/>
      <w:lvlText w:val=""/>
      <w:lvlJc w:val="left"/>
      <w:pPr>
        <w:ind w:left="1286" w:hanging="720"/>
      </w:pPr>
      <w:rPr>
        <w:rFonts w:ascii="Wingdings" w:hAnsi="Wingdings" w:hint="default"/>
      </w:rPr>
    </w:lvl>
    <w:lvl w:ilvl="3">
      <w:start w:val="1"/>
      <w:numFmt w:val="bullet"/>
      <w:lvlText w:val=""/>
      <w:lvlJc w:val="left"/>
      <w:pPr>
        <w:ind w:left="1569" w:hanging="720"/>
      </w:pPr>
      <w:rPr>
        <w:rFonts w:ascii="Wingdings" w:hAnsi="Wingdings" w:hint="default"/>
      </w:rPr>
    </w:lvl>
    <w:lvl w:ilvl="4">
      <w:start w:val="1"/>
      <w:numFmt w:val="bullet"/>
      <w:lvlText w:val="o"/>
      <w:lvlJc w:val="left"/>
      <w:pPr>
        <w:ind w:left="2212" w:hanging="1080"/>
      </w:pPr>
      <w:rPr>
        <w:rFonts w:ascii="Courier New" w:hAnsi="Courier New" w:cs="Courier New"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76">
    <w:nsid w:val="50CC60A8"/>
    <w:multiLevelType w:val="hybridMultilevel"/>
    <w:tmpl w:val="69742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51C549FF"/>
    <w:multiLevelType w:val="hybridMultilevel"/>
    <w:tmpl w:val="1C881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52943C7E"/>
    <w:multiLevelType w:val="hybridMultilevel"/>
    <w:tmpl w:val="E8BAE0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nsid w:val="52B81749"/>
    <w:multiLevelType w:val="hybridMultilevel"/>
    <w:tmpl w:val="091A939A"/>
    <w:lvl w:ilvl="0" w:tplc="D4101ABA">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nsid w:val="52E73555"/>
    <w:multiLevelType w:val="hybridMultilevel"/>
    <w:tmpl w:val="F12838B4"/>
    <w:lvl w:ilvl="0" w:tplc="D4101ABA">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nsid w:val="52E84DFB"/>
    <w:multiLevelType w:val="hybridMultilevel"/>
    <w:tmpl w:val="3DB0F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5371692A"/>
    <w:multiLevelType w:val="multilevel"/>
    <w:tmpl w:val="FD96092C"/>
    <w:lvl w:ilvl="0">
      <w:start w:val="1"/>
      <w:numFmt w:val="bullet"/>
      <w:lvlText w:val=""/>
      <w:lvlJc w:val="left"/>
      <w:pPr>
        <w:ind w:left="720" w:hanging="720"/>
      </w:pPr>
      <w:rPr>
        <w:rFonts w:ascii="Symbol" w:hAnsi="Symbol" w:hint="default"/>
      </w:rPr>
    </w:lvl>
    <w:lvl w:ilvl="1">
      <w:start w:val="1"/>
      <w:numFmt w:val="bullet"/>
      <w:lvlText w:val=""/>
      <w:lvlJc w:val="left"/>
      <w:pPr>
        <w:ind w:left="1003" w:hanging="720"/>
      </w:pPr>
      <w:rPr>
        <w:rFonts w:ascii="Wingdings" w:hAnsi="Wingdings" w:hint="default"/>
      </w:rPr>
    </w:lvl>
    <w:lvl w:ilvl="2">
      <w:start w:val="1"/>
      <w:numFmt w:val="bullet"/>
      <w:lvlText w:val=""/>
      <w:lvlJc w:val="left"/>
      <w:pPr>
        <w:ind w:left="1286" w:hanging="720"/>
      </w:pPr>
      <w:rPr>
        <w:rFonts w:ascii="Wingdings" w:hAnsi="Wingdings" w:hint="default"/>
      </w:rPr>
    </w:lvl>
    <w:lvl w:ilvl="3">
      <w:start w:val="1"/>
      <w:numFmt w:val="bullet"/>
      <w:lvlText w:val=""/>
      <w:lvlJc w:val="left"/>
      <w:pPr>
        <w:ind w:left="1569" w:hanging="720"/>
      </w:pPr>
      <w:rPr>
        <w:rFonts w:ascii="Wingdings" w:hAnsi="Wingdings" w:hint="default"/>
      </w:rPr>
    </w:lvl>
    <w:lvl w:ilvl="4">
      <w:start w:val="1"/>
      <w:numFmt w:val="bullet"/>
      <w:lvlText w:val="o"/>
      <w:lvlJc w:val="left"/>
      <w:pPr>
        <w:ind w:left="2212" w:hanging="1080"/>
      </w:pPr>
      <w:rPr>
        <w:rFonts w:ascii="Courier New" w:hAnsi="Courier New" w:cs="Courier New"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83">
    <w:nsid w:val="53EC4D2E"/>
    <w:multiLevelType w:val="multilevel"/>
    <w:tmpl w:val="5094B1D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855"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84">
    <w:nsid w:val="54737E95"/>
    <w:multiLevelType w:val="hybridMultilevel"/>
    <w:tmpl w:val="D0C4A3C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nsid w:val="549C21AD"/>
    <w:multiLevelType w:val="hybridMultilevel"/>
    <w:tmpl w:val="D7161A4C"/>
    <w:lvl w:ilvl="0" w:tplc="04090003">
      <w:start w:val="1"/>
      <w:numFmt w:val="bullet"/>
      <w:lvlText w:val="o"/>
      <w:lvlJc w:val="left"/>
      <w:pPr>
        <w:ind w:left="1847" w:hanging="360"/>
      </w:pPr>
      <w:rPr>
        <w:rFonts w:ascii="Courier New" w:hAnsi="Courier New" w:cs="Courier New"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86">
    <w:nsid w:val="583655EE"/>
    <w:multiLevelType w:val="hybridMultilevel"/>
    <w:tmpl w:val="6016822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7">
    <w:nsid w:val="59BA0BEA"/>
    <w:multiLevelType w:val="hybridMultilevel"/>
    <w:tmpl w:val="9A3A3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59D806FD"/>
    <w:multiLevelType w:val="multilevel"/>
    <w:tmpl w:val="8C6218B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89">
    <w:nsid w:val="59E275EB"/>
    <w:multiLevelType w:val="multilevel"/>
    <w:tmpl w:val="3190B0CA"/>
    <w:lvl w:ilvl="0">
      <w:start w:val="5"/>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0">
    <w:nsid w:val="5B0F2959"/>
    <w:multiLevelType w:val="hybridMultilevel"/>
    <w:tmpl w:val="AA60C38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1">
    <w:nsid w:val="5B47748E"/>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92">
    <w:nsid w:val="5B76108F"/>
    <w:multiLevelType w:val="hybridMultilevel"/>
    <w:tmpl w:val="C26AE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5DB36523"/>
    <w:multiLevelType w:val="hybridMultilevel"/>
    <w:tmpl w:val="06D0DC9A"/>
    <w:lvl w:ilvl="0" w:tplc="58F8B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5DC3518A"/>
    <w:multiLevelType w:val="hybridMultilevel"/>
    <w:tmpl w:val="95043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5F73068D"/>
    <w:multiLevelType w:val="hybridMultilevel"/>
    <w:tmpl w:val="294C9656"/>
    <w:lvl w:ilvl="0" w:tplc="04090003">
      <w:start w:val="1"/>
      <w:numFmt w:val="bullet"/>
      <w:lvlText w:val="o"/>
      <w:lvlJc w:val="left"/>
      <w:pPr>
        <w:ind w:left="1428" w:hanging="360"/>
      </w:pPr>
      <w:rPr>
        <w:rFonts w:ascii="Courier New" w:hAnsi="Courier New" w:cs="Courier New"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6">
    <w:nsid w:val="61BF315A"/>
    <w:multiLevelType w:val="multilevel"/>
    <w:tmpl w:val="96142624"/>
    <w:lvl w:ilvl="0">
      <w:start w:val="5"/>
      <w:numFmt w:val="decimal"/>
      <w:lvlText w:val="%1"/>
      <w:lvlJc w:val="left"/>
      <w:pPr>
        <w:ind w:left="375" w:hanging="375"/>
      </w:pPr>
      <w:rPr>
        <w:rFonts w:hint="default"/>
      </w:rPr>
    </w:lvl>
    <w:lvl w:ilvl="1">
      <w:start w:val="1"/>
      <w:numFmt w:val="decimal"/>
      <w:lvlText w:val="%1.%2"/>
      <w:lvlJc w:val="left"/>
      <w:pPr>
        <w:ind w:left="1743" w:hanging="375"/>
      </w:pPr>
      <w:rPr>
        <w:rFonts w:hint="default"/>
      </w:rPr>
    </w:lvl>
    <w:lvl w:ilvl="2">
      <w:start w:val="1"/>
      <w:numFmt w:val="decimal"/>
      <w:lvlText w:val="%1.%2.%3"/>
      <w:lvlJc w:val="left"/>
      <w:pPr>
        <w:ind w:left="3456" w:hanging="720"/>
      </w:pPr>
      <w:rPr>
        <w:rFonts w:hint="default"/>
      </w:rPr>
    </w:lvl>
    <w:lvl w:ilvl="3">
      <w:start w:val="1"/>
      <w:numFmt w:val="decimal"/>
      <w:lvlText w:val="%1.%2.%3.%4"/>
      <w:lvlJc w:val="left"/>
      <w:pPr>
        <w:ind w:left="5184" w:hanging="1080"/>
      </w:pPr>
      <w:rPr>
        <w:rFonts w:hint="default"/>
      </w:rPr>
    </w:lvl>
    <w:lvl w:ilvl="4">
      <w:start w:val="1"/>
      <w:numFmt w:val="decimal"/>
      <w:lvlText w:val="%1.%2.%3.%4.%5"/>
      <w:lvlJc w:val="left"/>
      <w:pPr>
        <w:ind w:left="6552" w:hanging="1080"/>
      </w:pPr>
      <w:rPr>
        <w:rFonts w:hint="default"/>
      </w:rPr>
    </w:lvl>
    <w:lvl w:ilvl="5">
      <w:start w:val="1"/>
      <w:numFmt w:val="decimal"/>
      <w:lvlText w:val="%1.%2.%3.%4.%5.%6"/>
      <w:lvlJc w:val="left"/>
      <w:pPr>
        <w:ind w:left="8280" w:hanging="1440"/>
      </w:pPr>
      <w:rPr>
        <w:rFonts w:hint="default"/>
      </w:rPr>
    </w:lvl>
    <w:lvl w:ilvl="6">
      <w:start w:val="1"/>
      <w:numFmt w:val="decimal"/>
      <w:lvlText w:val="%1.%2.%3.%4.%5.%6.%7"/>
      <w:lvlJc w:val="left"/>
      <w:pPr>
        <w:ind w:left="9648" w:hanging="1440"/>
      </w:pPr>
      <w:rPr>
        <w:rFonts w:hint="default"/>
      </w:rPr>
    </w:lvl>
    <w:lvl w:ilvl="7">
      <w:start w:val="1"/>
      <w:numFmt w:val="decimal"/>
      <w:lvlText w:val="%1.%2.%3.%4.%5.%6.%7.%8"/>
      <w:lvlJc w:val="left"/>
      <w:pPr>
        <w:ind w:left="11376" w:hanging="1800"/>
      </w:pPr>
      <w:rPr>
        <w:rFonts w:hint="default"/>
      </w:rPr>
    </w:lvl>
    <w:lvl w:ilvl="8">
      <w:start w:val="1"/>
      <w:numFmt w:val="decimal"/>
      <w:lvlText w:val="%1.%2.%3.%4.%5.%6.%7.%8.%9"/>
      <w:lvlJc w:val="left"/>
      <w:pPr>
        <w:ind w:left="13104" w:hanging="2160"/>
      </w:pPr>
      <w:rPr>
        <w:rFonts w:hint="default"/>
      </w:rPr>
    </w:lvl>
  </w:abstractNum>
  <w:abstractNum w:abstractNumId="97">
    <w:nsid w:val="625347C4"/>
    <w:multiLevelType w:val="hybridMultilevel"/>
    <w:tmpl w:val="955A40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nsid w:val="6258228F"/>
    <w:multiLevelType w:val="hybridMultilevel"/>
    <w:tmpl w:val="977E459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9">
    <w:nsid w:val="643C2179"/>
    <w:multiLevelType w:val="hybridMultilevel"/>
    <w:tmpl w:val="0C6CF59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0">
    <w:nsid w:val="67B56492"/>
    <w:multiLevelType w:val="hybridMultilevel"/>
    <w:tmpl w:val="80E0723A"/>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1">
    <w:nsid w:val="689D1612"/>
    <w:multiLevelType w:val="hybridMultilevel"/>
    <w:tmpl w:val="37507B2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2">
    <w:nsid w:val="6A191459"/>
    <w:multiLevelType w:val="multilevel"/>
    <w:tmpl w:val="82B864C8"/>
    <w:lvl w:ilvl="0">
      <w:start w:val="5"/>
      <w:numFmt w:val="decimal"/>
      <w:lvlText w:val="%1"/>
      <w:lvlJc w:val="left"/>
      <w:pPr>
        <w:ind w:left="855" w:hanging="855"/>
      </w:pPr>
      <w:rPr>
        <w:rFonts w:hint="default"/>
      </w:rPr>
    </w:lvl>
    <w:lvl w:ilvl="1">
      <w:start w:val="3"/>
      <w:numFmt w:val="decimal"/>
      <w:lvlText w:val="%1.%2"/>
      <w:lvlJc w:val="left"/>
      <w:pPr>
        <w:ind w:left="1327" w:hanging="855"/>
      </w:pPr>
      <w:rPr>
        <w:rFonts w:hint="default"/>
      </w:rPr>
    </w:lvl>
    <w:lvl w:ilvl="2">
      <w:start w:val="13"/>
      <w:numFmt w:val="decimal"/>
      <w:lvlText w:val="%1.%2.%3"/>
      <w:lvlJc w:val="left"/>
      <w:pPr>
        <w:ind w:left="1799" w:hanging="855"/>
      </w:pPr>
      <w:rPr>
        <w:rFonts w:hint="default"/>
      </w:rPr>
    </w:lvl>
    <w:lvl w:ilvl="3">
      <w:start w:val="2"/>
      <w:numFmt w:val="decimal"/>
      <w:lvlText w:val="%1.%2.%3.%4"/>
      <w:lvlJc w:val="left"/>
      <w:pPr>
        <w:ind w:left="2271" w:hanging="855"/>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abstractNum w:abstractNumId="103">
    <w:nsid w:val="6A977CF0"/>
    <w:multiLevelType w:val="hybridMultilevel"/>
    <w:tmpl w:val="5A8E6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nsid w:val="6CCB759C"/>
    <w:multiLevelType w:val="hybridMultilevel"/>
    <w:tmpl w:val="596AC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6CD33B05"/>
    <w:multiLevelType w:val="hybridMultilevel"/>
    <w:tmpl w:val="8C38DB9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71510E43"/>
    <w:multiLevelType w:val="hybridMultilevel"/>
    <w:tmpl w:val="B2E6CE1C"/>
    <w:lvl w:ilvl="0" w:tplc="2E46A36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7">
    <w:nsid w:val="736D5B91"/>
    <w:multiLevelType w:val="multilevel"/>
    <w:tmpl w:val="BE02D75E"/>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7"/>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08">
    <w:nsid w:val="75C565CE"/>
    <w:multiLevelType w:val="hybridMultilevel"/>
    <w:tmpl w:val="D152D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76961971"/>
    <w:multiLevelType w:val="hybridMultilevel"/>
    <w:tmpl w:val="858CA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7A530C0C"/>
    <w:multiLevelType w:val="hybridMultilevel"/>
    <w:tmpl w:val="17B49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7AFE40CF"/>
    <w:multiLevelType w:val="hybridMultilevel"/>
    <w:tmpl w:val="15467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7E572E24"/>
    <w:multiLevelType w:val="hybridMultilevel"/>
    <w:tmpl w:val="3B1AAC94"/>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nsid w:val="7EDA5326"/>
    <w:multiLevelType w:val="hybridMultilevel"/>
    <w:tmpl w:val="44AAA2D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14">
    <w:nsid w:val="7EDD2C65"/>
    <w:multiLevelType w:val="hybridMultilevel"/>
    <w:tmpl w:val="B0507F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7FEF5B37"/>
    <w:multiLevelType w:val="hybridMultilevel"/>
    <w:tmpl w:val="510ED5E0"/>
    <w:lvl w:ilvl="0" w:tplc="2E46A36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9"/>
  </w:num>
  <w:num w:numId="2">
    <w:abstractNumId w:val="63"/>
  </w:num>
  <w:num w:numId="3">
    <w:abstractNumId w:val="50"/>
  </w:num>
  <w:num w:numId="4">
    <w:abstractNumId w:val="53"/>
  </w:num>
  <w:num w:numId="5">
    <w:abstractNumId w:val="49"/>
  </w:num>
  <w:num w:numId="6">
    <w:abstractNumId w:val="32"/>
  </w:num>
  <w:num w:numId="7">
    <w:abstractNumId w:val="68"/>
  </w:num>
  <w:num w:numId="8">
    <w:abstractNumId w:val="75"/>
  </w:num>
  <w:num w:numId="9">
    <w:abstractNumId w:val="88"/>
  </w:num>
  <w:num w:numId="10">
    <w:abstractNumId w:val="1"/>
  </w:num>
  <w:num w:numId="11">
    <w:abstractNumId w:val="55"/>
  </w:num>
  <w:num w:numId="12">
    <w:abstractNumId w:val="83"/>
  </w:num>
  <w:num w:numId="13">
    <w:abstractNumId w:val="25"/>
  </w:num>
  <w:num w:numId="14">
    <w:abstractNumId w:val="109"/>
  </w:num>
  <w:num w:numId="15">
    <w:abstractNumId w:val="10"/>
  </w:num>
  <w:num w:numId="16">
    <w:abstractNumId w:val="77"/>
  </w:num>
  <w:num w:numId="17">
    <w:abstractNumId w:val="5"/>
  </w:num>
  <w:num w:numId="18">
    <w:abstractNumId w:val="73"/>
  </w:num>
  <w:num w:numId="19">
    <w:abstractNumId w:val="66"/>
  </w:num>
  <w:num w:numId="20">
    <w:abstractNumId w:val="58"/>
  </w:num>
  <w:num w:numId="21">
    <w:abstractNumId w:val="34"/>
  </w:num>
  <w:num w:numId="22">
    <w:abstractNumId w:val="103"/>
  </w:num>
  <w:num w:numId="23">
    <w:abstractNumId w:val="59"/>
  </w:num>
  <w:num w:numId="24">
    <w:abstractNumId w:val="91"/>
  </w:num>
  <w:num w:numId="25">
    <w:abstractNumId w:val="81"/>
  </w:num>
  <w:num w:numId="26">
    <w:abstractNumId w:val="6"/>
  </w:num>
  <w:num w:numId="27">
    <w:abstractNumId w:val="19"/>
  </w:num>
  <w:num w:numId="28">
    <w:abstractNumId w:val="7"/>
  </w:num>
  <w:num w:numId="29">
    <w:abstractNumId w:val="45"/>
  </w:num>
  <w:num w:numId="30">
    <w:abstractNumId w:val="65"/>
  </w:num>
  <w:num w:numId="31">
    <w:abstractNumId w:val="0"/>
  </w:num>
  <w:num w:numId="32">
    <w:abstractNumId w:val="64"/>
  </w:num>
  <w:num w:numId="33">
    <w:abstractNumId w:val="89"/>
  </w:num>
  <w:num w:numId="34">
    <w:abstractNumId w:val="113"/>
  </w:num>
  <w:num w:numId="35">
    <w:abstractNumId w:val="3"/>
  </w:num>
  <w:num w:numId="36">
    <w:abstractNumId w:val="57"/>
  </w:num>
  <w:num w:numId="37">
    <w:abstractNumId w:val="107"/>
  </w:num>
  <w:num w:numId="38">
    <w:abstractNumId w:val="29"/>
  </w:num>
  <w:num w:numId="39">
    <w:abstractNumId w:val="69"/>
  </w:num>
  <w:num w:numId="40">
    <w:abstractNumId w:val="97"/>
  </w:num>
  <w:num w:numId="41">
    <w:abstractNumId w:val="80"/>
  </w:num>
  <w:num w:numId="42">
    <w:abstractNumId w:val="52"/>
  </w:num>
  <w:num w:numId="43">
    <w:abstractNumId w:val="27"/>
  </w:num>
  <w:num w:numId="44">
    <w:abstractNumId w:val="102"/>
  </w:num>
  <w:num w:numId="45">
    <w:abstractNumId w:val="84"/>
  </w:num>
  <w:num w:numId="46">
    <w:abstractNumId w:val="16"/>
  </w:num>
  <w:num w:numId="47">
    <w:abstractNumId w:val="71"/>
  </w:num>
  <w:num w:numId="48">
    <w:abstractNumId w:val="36"/>
  </w:num>
  <w:num w:numId="49">
    <w:abstractNumId w:val="79"/>
  </w:num>
  <w:num w:numId="50">
    <w:abstractNumId w:val="85"/>
  </w:num>
  <w:num w:numId="51">
    <w:abstractNumId w:val="20"/>
  </w:num>
  <w:num w:numId="52">
    <w:abstractNumId w:val="99"/>
  </w:num>
  <w:num w:numId="53">
    <w:abstractNumId w:val="100"/>
  </w:num>
  <w:num w:numId="54">
    <w:abstractNumId w:val="35"/>
  </w:num>
  <w:num w:numId="55">
    <w:abstractNumId w:val="110"/>
  </w:num>
  <w:num w:numId="56">
    <w:abstractNumId w:val="41"/>
  </w:num>
  <w:num w:numId="57">
    <w:abstractNumId w:val="46"/>
  </w:num>
  <w:num w:numId="58">
    <w:abstractNumId w:val="111"/>
  </w:num>
  <w:num w:numId="59">
    <w:abstractNumId w:val="23"/>
  </w:num>
  <w:num w:numId="60">
    <w:abstractNumId w:val="48"/>
  </w:num>
  <w:num w:numId="61">
    <w:abstractNumId w:val="21"/>
  </w:num>
  <w:num w:numId="62">
    <w:abstractNumId w:val="95"/>
  </w:num>
  <w:num w:numId="63">
    <w:abstractNumId w:val="4"/>
  </w:num>
  <w:num w:numId="64">
    <w:abstractNumId w:val="14"/>
  </w:num>
  <w:num w:numId="65">
    <w:abstractNumId w:val="30"/>
  </w:num>
  <w:num w:numId="66">
    <w:abstractNumId w:val="47"/>
  </w:num>
  <w:num w:numId="67">
    <w:abstractNumId w:val="44"/>
  </w:num>
  <w:num w:numId="68">
    <w:abstractNumId w:val="22"/>
  </w:num>
  <w:num w:numId="69">
    <w:abstractNumId w:val="43"/>
  </w:num>
  <w:num w:numId="70">
    <w:abstractNumId w:val="96"/>
  </w:num>
  <w:num w:numId="71">
    <w:abstractNumId w:val="87"/>
  </w:num>
  <w:num w:numId="72">
    <w:abstractNumId w:val="2"/>
  </w:num>
  <w:num w:numId="73">
    <w:abstractNumId w:val="105"/>
  </w:num>
  <w:num w:numId="74">
    <w:abstractNumId w:val="33"/>
  </w:num>
  <w:num w:numId="75">
    <w:abstractNumId w:val="24"/>
  </w:num>
  <w:num w:numId="76">
    <w:abstractNumId w:val="12"/>
  </w:num>
  <w:num w:numId="77">
    <w:abstractNumId w:val="13"/>
  </w:num>
  <w:num w:numId="78">
    <w:abstractNumId w:val="90"/>
  </w:num>
  <w:num w:numId="79">
    <w:abstractNumId w:val="15"/>
  </w:num>
  <w:num w:numId="80">
    <w:abstractNumId w:val="11"/>
  </w:num>
  <w:num w:numId="81">
    <w:abstractNumId w:val="60"/>
  </w:num>
  <w:num w:numId="82">
    <w:abstractNumId w:val="54"/>
  </w:num>
  <w:num w:numId="83">
    <w:abstractNumId w:val="51"/>
  </w:num>
  <w:num w:numId="84">
    <w:abstractNumId w:val="74"/>
  </w:num>
  <w:num w:numId="85">
    <w:abstractNumId w:val="82"/>
  </w:num>
  <w:num w:numId="86">
    <w:abstractNumId w:val="18"/>
  </w:num>
  <w:num w:numId="87">
    <w:abstractNumId w:val="62"/>
  </w:num>
  <w:num w:numId="88">
    <w:abstractNumId w:val="108"/>
  </w:num>
  <w:num w:numId="89">
    <w:abstractNumId w:val="67"/>
  </w:num>
  <w:num w:numId="90">
    <w:abstractNumId w:val="38"/>
  </w:num>
  <w:num w:numId="91">
    <w:abstractNumId w:val="114"/>
  </w:num>
  <w:num w:numId="92">
    <w:abstractNumId w:val="70"/>
  </w:num>
  <w:num w:numId="93">
    <w:abstractNumId w:val="61"/>
  </w:num>
  <w:num w:numId="94">
    <w:abstractNumId w:val="40"/>
  </w:num>
  <w:num w:numId="95">
    <w:abstractNumId w:val="8"/>
  </w:num>
  <w:num w:numId="96">
    <w:abstractNumId w:val="56"/>
  </w:num>
  <w:num w:numId="97">
    <w:abstractNumId w:val="72"/>
  </w:num>
  <w:num w:numId="98">
    <w:abstractNumId w:val="112"/>
  </w:num>
  <w:num w:numId="99">
    <w:abstractNumId w:val="76"/>
  </w:num>
  <w:num w:numId="100">
    <w:abstractNumId w:val="17"/>
  </w:num>
  <w:num w:numId="101">
    <w:abstractNumId w:val="37"/>
  </w:num>
  <w:num w:numId="102">
    <w:abstractNumId w:val="78"/>
  </w:num>
  <w:num w:numId="103">
    <w:abstractNumId w:val="98"/>
  </w:num>
  <w:num w:numId="104">
    <w:abstractNumId w:val="42"/>
  </w:num>
  <w:num w:numId="105">
    <w:abstractNumId w:val="106"/>
  </w:num>
  <w:num w:numId="106">
    <w:abstractNumId w:val="86"/>
  </w:num>
  <w:num w:numId="107">
    <w:abstractNumId w:val="39"/>
  </w:num>
  <w:num w:numId="108">
    <w:abstractNumId w:val="104"/>
  </w:num>
  <w:num w:numId="109">
    <w:abstractNumId w:val="31"/>
  </w:num>
  <w:num w:numId="110">
    <w:abstractNumId w:val="101"/>
  </w:num>
  <w:num w:numId="111">
    <w:abstractNumId w:val="115"/>
  </w:num>
  <w:num w:numId="112">
    <w:abstractNumId w:val="28"/>
  </w:num>
  <w:num w:numId="113">
    <w:abstractNumId w:val="94"/>
  </w:num>
  <w:num w:numId="114">
    <w:abstractNumId w:val="92"/>
  </w:num>
  <w:num w:numId="115">
    <w:abstractNumId w:val="26"/>
  </w:num>
  <w:num w:numId="116">
    <w:abstractNumId w:val="93"/>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style="mso-width-relative:margin;mso-height-relative:margin"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7D82"/>
    <w:rsid w:val="000012C2"/>
    <w:rsid w:val="00001B53"/>
    <w:rsid w:val="00004295"/>
    <w:rsid w:val="00004AF7"/>
    <w:rsid w:val="00007C85"/>
    <w:rsid w:val="0001096D"/>
    <w:rsid w:val="00010FEF"/>
    <w:rsid w:val="00011297"/>
    <w:rsid w:val="00011FEA"/>
    <w:rsid w:val="0001275C"/>
    <w:rsid w:val="000138F8"/>
    <w:rsid w:val="000143A2"/>
    <w:rsid w:val="00016B77"/>
    <w:rsid w:val="00016C26"/>
    <w:rsid w:val="000174C4"/>
    <w:rsid w:val="0002017C"/>
    <w:rsid w:val="00020649"/>
    <w:rsid w:val="00020C3F"/>
    <w:rsid w:val="00021C3A"/>
    <w:rsid w:val="0002214C"/>
    <w:rsid w:val="00023256"/>
    <w:rsid w:val="000240C5"/>
    <w:rsid w:val="00026BC9"/>
    <w:rsid w:val="00030E12"/>
    <w:rsid w:val="00031A67"/>
    <w:rsid w:val="00032F96"/>
    <w:rsid w:val="00033191"/>
    <w:rsid w:val="00033AE8"/>
    <w:rsid w:val="00034564"/>
    <w:rsid w:val="00034A91"/>
    <w:rsid w:val="000360F2"/>
    <w:rsid w:val="0003776D"/>
    <w:rsid w:val="00037DBF"/>
    <w:rsid w:val="000429F0"/>
    <w:rsid w:val="00043051"/>
    <w:rsid w:val="00045BC2"/>
    <w:rsid w:val="000461B7"/>
    <w:rsid w:val="0004679D"/>
    <w:rsid w:val="00047D94"/>
    <w:rsid w:val="00051273"/>
    <w:rsid w:val="00051314"/>
    <w:rsid w:val="00051D86"/>
    <w:rsid w:val="000520AB"/>
    <w:rsid w:val="00053B0C"/>
    <w:rsid w:val="00053B2B"/>
    <w:rsid w:val="000541B6"/>
    <w:rsid w:val="000548D2"/>
    <w:rsid w:val="000548FB"/>
    <w:rsid w:val="00055E12"/>
    <w:rsid w:val="00056373"/>
    <w:rsid w:val="000566C0"/>
    <w:rsid w:val="0005674A"/>
    <w:rsid w:val="00056BB0"/>
    <w:rsid w:val="00056D5C"/>
    <w:rsid w:val="000571D2"/>
    <w:rsid w:val="000601CB"/>
    <w:rsid w:val="000602CD"/>
    <w:rsid w:val="00060F60"/>
    <w:rsid w:val="00061A82"/>
    <w:rsid w:val="0006225D"/>
    <w:rsid w:val="00062269"/>
    <w:rsid w:val="00062874"/>
    <w:rsid w:val="0006304F"/>
    <w:rsid w:val="00063411"/>
    <w:rsid w:val="00063A27"/>
    <w:rsid w:val="000646B2"/>
    <w:rsid w:val="00065C3F"/>
    <w:rsid w:val="00066349"/>
    <w:rsid w:val="00070789"/>
    <w:rsid w:val="000719A5"/>
    <w:rsid w:val="0007200F"/>
    <w:rsid w:val="00072B45"/>
    <w:rsid w:val="0007542D"/>
    <w:rsid w:val="0007583B"/>
    <w:rsid w:val="00076349"/>
    <w:rsid w:val="00077276"/>
    <w:rsid w:val="0007793E"/>
    <w:rsid w:val="00077AF8"/>
    <w:rsid w:val="00077C85"/>
    <w:rsid w:val="00077FF1"/>
    <w:rsid w:val="000819B1"/>
    <w:rsid w:val="0008300F"/>
    <w:rsid w:val="00085059"/>
    <w:rsid w:val="000853D3"/>
    <w:rsid w:val="00087ED1"/>
    <w:rsid w:val="000900C7"/>
    <w:rsid w:val="00090F09"/>
    <w:rsid w:val="00093D05"/>
    <w:rsid w:val="00094324"/>
    <w:rsid w:val="00094C82"/>
    <w:rsid w:val="00094D21"/>
    <w:rsid w:val="00094E9D"/>
    <w:rsid w:val="00095339"/>
    <w:rsid w:val="000954FC"/>
    <w:rsid w:val="000958BC"/>
    <w:rsid w:val="00097D7B"/>
    <w:rsid w:val="000A0893"/>
    <w:rsid w:val="000A08FE"/>
    <w:rsid w:val="000A1F35"/>
    <w:rsid w:val="000A26AF"/>
    <w:rsid w:val="000A2FD2"/>
    <w:rsid w:val="000A423C"/>
    <w:rsid w:val="000A5F57"/>
    <w:rsid w:val="000A6B5C"/>
    <w:rsid w:val="000A7DEB"/>
    <w:rsid w:val="000B0805"/>
    <w:rsid w:val="000B0B55"/>
    <w:rsid w:val="000B1920"/>
    <w:rsid w:val="000B1B14"/>
    <w:rsid w:val="000B2AE3"/>
    <w:rsid w:val="000B37A3"/>
    <w:rsid w:val="000B3CCF"/>
    <w:rsid w:val="000B3EFB"/>
    <w:rsid w:val="000B43DF"/>
    <w:rsid w:val="000B46DF"/>
    <w:rsid w:val="000B4E01"/>
    <w:rsid w:val="000B5C9C"/>
    <w:rsid w:val="000C029C"/>
    <w:rsid w:val="000C02A5"/>
    <w:rsid w:val="000C05E4"/>
    <w:rsid w:val="000C0B7D"/>
    <w:rsid w:val="000C16F9"/>
    <w:rsid w:val="000C18D1"/>
    <w:rsid w:val="000C1D9C"/>
    <w:rsid w:val="000C3A73"/>
    <w:rsid w:val="000C4163"/>
    <w:rsid w:val="000C4E94"/>
    <w:rsid w:val="000C60A4"/>
    <w:rsid w:val="000C61C1"/>
    <w:rsid w:val="000C6715"/>
    <w:rsid w:val="000C7716"/>
    <w:rsid w:val="000D093F"/>
    <w:rsid w:val="000D0F5A"/>
    <w:rsid w:val="000D10A8"/>
    <w:rsid w:val="000D1937"/>
    <w:rsid w:val="000D1CBB"/>
    <w:rsid w:val="000D3A44"/>
    <w:rsid w:val="000D5379"/>
    <w:rsid w:val="000D5F75"/>
    <w:rsid w:val="000D6ECE"/>
    <w:rsid w:val="000E0070"/>
    <w:rsid w:val="000E009E"/>
    <w:rsid w:val="000E12FE"/>
    <w:rsid w:val="000E314D"/>
    <w:rsid w:val="000E3775"/>
    <w:rsid w:val="000E399E"/>
    <w:rsid w:val="000E4BC5"/>
    <w:rsid w:val="000E7BB5"/>
    <w:rsid w:val="000F091E"/>
    <w:rsid w:val="000F0D99"/>
    <w:rsid w:val="000F1445"/>
    <w:rsid w:val="000F1C63"/>
    <w:rsid w:val="000F20FD"/>
    <w:rsid w:val="000F240E"/>
    <w:rsid w:val="000F266C"/>
    <w:rsid w:val="000F296A"/>
    <w:rsid w:val="000F4694"/>
    <w:rsid w:val="000F521D"/>
    <w:rsid w:val="000F6391"/>
    <w:rsid w:val="000F7B8D"/>
    <w:rsid w:val="00100A50"/>
    <w:rsid w:val="0010212E"/>
    <w:rsid w:val="0010367E"/>
    <w:rsid w:val="00104350"/>
    <w:rsid w:val="00104B7F"/>
    <w:rsid w:val="00106E88"/>
    <w:rsid w:val="001075A8"/>
    <w:rsid w:val="00107C34"/>
    <w:rsid w:val="00110E09"/>
    <w:rsid w:val="001122A9"/>
    <w:rsid w:val="00112B64"/>
    <w:rsid w:val="00113042"/>
    <w:rsid w:val="00113559"/>
    <w:rsid w:val="00113E78"/>
    <w:rsid w:val="00116730"/>
    <w:rsid w:val="0011700D"/>
    <w:rsid w:val="00120873"/>
    <w:rsid w:val="001214CD"/>
    <w:rsid w:val="00122585"/>
    <w:rsid w:val="001228AA"/>
    <w:rsid w:val="00122BAF"/>
    <w:rsid w:val="00122DDA"/>
    <w:rsid w:val="0012348A"/>
    <w:rsid w:val="0012498D"/>
    <w:rsid w:val="00124D27"/>
    <w:rsid w:val="00125D12"/>
    <w:rsid w:val="00125FEA"/>
    <w:rsid w:val="00126097"/>
    <w:rsid w:val="00126577"/>
    <w:rsid w:val="00126CA7"/>
    <w:rsid w:val="00126FD2"/>
    <w:rsid w:val="0012787D"/>
    <w:rsid w:val="00127C59"/>
    <w:rsid w:val="00130241"/>
    <w:rsid w:val="001307EA"/>
    <w:rsid w:val="001308CE"/>
    <w:rsid w:val="001329A2"/>
    <w:rsid w:val="00132A24"/>
    <w:rsid w:val="00132EDF"/>
    <w:rsid w:val="001330FE"/>
    <w:rsid w:val="001337DB"/>
    <w:rsid w:val="00133A43"/>
    <w:rsid w:val="00133C0A"/>
    <w:rsid w:val="001346F5"/>
    <w:rsid w:val="00134751"/>
    <w:rsid w:val="0013491B"/>
    <w:rsid w:val="001349DB"/>
    <w:rsid w:val="00135878"/>
    <w:rsid w:val="0014175E"/>
    <w:rsid w:val="00141A0F"/>
    <w:rsid w:val="00141B19"/>
    <w:rsid w:val="00144328"/>
    <w:rsid w:val="0014591B"/>
    <w:rsid w:val="00145B93"/>
    <w:rsid w:val="00147D85"/>
    <w:rsid w:val="00150177"/>
    <w:rsid w:val="001504FB"/>
    <w:rsid w:val="001507AA"/>
    <w:rsid w:val="001510D3"/>
    <w:rsid w:val="001514FD"/>
    <w:rsid w:val="00152800"/>
    <w:rsid w:val="001549F0"/>
    <w:rsid w:val="0015576D"/>
    <w:rsid w:val="001562B1"/>
    <w:rsid w:val="00156B14"/>
    <w:rsid w:val="00157402"/>
    <w:rsid w:val="001609FB"/>
    <w:rsid w:val="00163628"/>
    <w:rsid w:val="00165310"/>
    <w:rsid w:val="001669A4"/>
    <w:rsid w:val="001675DB"/>
    <w:rsid w:val="001675E9"/>
    <w:rsid w:val="0016766C"/>
    <w:rsid w:val="00167F54"/>
    <w:rsid w:val="001703F5"/>
    <w:rsid w:val="00170BF9"/>
    <w:rsid w:val="0017252F"/>
    <w:rsid w:val="00172949"/>
    <w:rsid w:val="0017313F"/>
    <w:rsid w:val="00174551"/>
    <w:rsid w:val="00175EDF"/>
    <w:rsid w:val="0017610A"/>
    <w:rsid w:val="00176768"/>
    <w:rsid w:val="001776C1"/>
    <w:rsid w:val="00180484"/>
    <w:rsid w:val="00180A0C"/>
    <w:rsid w:val="00181CD1"/>
    <w:rsid w:val="0018288E"/>
    <w:rsid w:val="00182C1C"/>
    <w:rsid w:val="001831BF"/>
    <w:rsid w:val="001837D6"/>
    <w:rsid w:val="00183EA9"/>
    <w:rsid w:val="00184755"/>
    <w:rsid w:val="00186EB0"/>
    <w:rsid w:val="00186EB1"/>
    <w:rsid w:val="001877A3"/>
    <w:rsid w:val="00187887"/>
    <w:rsid w:val="00192A84"/>
    <w:rsid w:val="00193684"/>
    <w:rsid w:val="001951B6"/>
    <w:rsid w:val="0019590C"/>
    <w:rsid w:val="00197ABB"/>
    <w:rsid w:val="001A00D0"/>
    <w:rsid w:val="001A06EE"/>
    <w:rsid w:val="001A1A93"/>
    <w:rsid w:val="001A1D9B"/>
    <w:rsid w:val="001A2528"/>
    <w:rsid w:val="001A4211"/>
    <w:rsid w:val="001A509A"/>
    <w:rsid w:val="001A6DF0"/>
    <w:rsid w:val="001A703B"/>
    <w:rsid w:val="001B01FD"/>
    <w:rsid w:val="001B079F"/>
    <w:rsid w:val="001B1C30"/>
    <w:rsid w:val="001B2990"/>
    <w:rsid w:val="001B39A2"/>
    <w:rsid w:val="001B4C62"/>
    <w:rsid w:val="001B5537"/>
    <w:rsid w:val="001B5797"/>
    <w:rsid w:val="001B5803"/>
    <w:rsid w:val="001B6685"/>
    <w:rsid w:val="001B67F3"/>
    <w:rsid w:val="001B6DFD"/>
    <w:rsid w:val="001B705E"/>
    <w:rsid w:val="001B774A"/>
    <w:rsid w:val="001B794E"/>
    <w:rsid w:val="001B79F7"/>
    <w:rsid w:val="001B7C37"/>
    <w:rsid w:val="001C24FD"/>
    <w:rsid w:val="001C3EF0"/>
    <w:rsid w:val="001C4B84"/>
    <w:rsid w:val="001C5728"/>
    <w:rsid w:val="001C6CC0"/>
    <w:rsid w:val="001C7212"/>
    <w:rsid w:val="001D07DA"/>
    <w:rsid w:val="001D1CEE"/>
    <w:rsid w:val="001D314D"/>
    <w:rsid w:val="001D3EAC"/>
    <w:rsid w:val="001D5DAA"/>
    <w:rsid w:val="001D607C"/>
    <w:rsid w:val="001D679D"/>
    <w:rsid w:val="001D6C38"/>
    <w:rsid w:val="001D6C5E"/>
    <w:rsid w:val="001D776F"/>
    <w:rsid w:val="001E046A"/>
    <w:rsid w:val="001E0E90"/>
    <w:rsid w:val="001E0E9B"/>
    <w:rsid w:val="001E0EBF"/>
    <w:rsid w:val="001E1C83"/>
    <w:rsid w:val="001E21A4"/>
    <w:rsid w:val="001E23AA"/>
    <w:rsid w:val="001E2A37"/>
    <w:rsid w:val="001E3988"/>
    <w:rsid w:val="001E47B5"/>
    <w:rsid w:val="001E67DC"/>
    <w:rsid w:val="001E6BEA"/>
    <w:rsid w:val="001E77F5"/>
    <w:rsid w:val="001E79E8"/>
    <w:rsid w:val="001E7FA2"/>
    <w:rsid w:val="001F30F1"/>
    <w:rsid w:val="001F5283"/>
    <w:rsid w:val="001F6BDB"/>
    <w:rsid w:val="001F7DA7"/>
    <w:rsid w:val="00200A49"/>
    <w:rsid w:val="002025B5"/>
    <w:rsid w:val="00202C78"/>
    <w:rsid w:val="0020385C"/>
    <w:rsid w:val="00203A7C"/>
    <w:rsid w:val="002045EF"/>
    <w:rsid w:val="00204B9F"/>
    <w:rsid w:val="00205144"/>
    <w:rsid w:val="00205A28"/>
    <w:rsid w:val="00206C21"/>
    <w:rsid w:val="00206F48"/>
    <w:rsid w:val="00210187"/>
    <w:rsid w:val="00210341"/>
    <w:rsid w:val="00210500"/>
    <w:rsid w:val="0021156B"/>
    <w:rsid w:val="0021210C"/>
    <w:rsid w:val="002126D1"/>
    <w:rsid w:val="00212747"/>
    <w:rsid w:val="00212AF4"/>
    <w:rsid w:val="002138ED"/>
    <w:rsid w:val="00213E3D"/>
    <w:rsid w:val="00214B13"/>
    <w:rsid w:val="00214E51"/>
    <w:rsid w:val="0021647A"/>
    <w:rsid w:val="00216C4D"/>
    <w:rsid w:val="00221EDE"/>
    <w:rsid w:val="00222611"/>
    <w:rsid w:val="002230BB"/>
    <w:rsid w:val="0022413B"/>
    <w:rsid w:val="00226597"/>
    <w:rsid w:val="00227C49"/>
    <w:rsid w:val="00230737"/>
    <w:rsid w:val="002309BF"/>
    <w:rsid w:val="00230AAA"/>
    <w:rsid w:val="00231E42"/>
    <w:rsid w:val="00232FE5"/>
    <w:rsid w:val="002335CE"/>
    <w:rsid w:val="00233B85"/>
    <w:rsid w:val="00235035"/>
    <w:rsid w:val="00235591"/>
    <w:rsid w:val="002361CA"/>
    <w:rsid w:val="00236473"/>
    <w:rsid w:val="00236F21"/>
    <w:rsid w:val="00237068"/>
    <w:rsid w:val="00240869"/>
    <w:rsid w:val="00240EB5"/>
    <w:rsid w:val="00241900"/>
    <w:rsid w:val="00241C9F"/>
    <w:rsid w:val="00241CA8"/>
    <w:rsid w:val="00242508"/>
    <w:rsid w:val="00243A1F"/>
    <w:rsid w:val="00245BF3"/>
    <w:rsid w:val="00246AFB"/>
    <w:rsid w:val="002471DD"/>
    <w:rsid w:val="00247BCA"/>
    <w:rsid w:val="0025078F"/>
    <w:rsid w:val="00250B32"/>
    <w:rsid w:val="00250F3F"/>
    <w:rsid w:val="00251119"/>
    <w:rsid w:val="00252C33"/>
    <w:rsid w:val="00252C3C"/>
    <w:rsid w:val="002532E4"/>
    <w:rsid w:val="0025462B"/>
    <w:rsid w:val="00254D71"/>
    <w:rsid w:val="0025558D"/>
    <w:rsid w:val="0025590B"/>
    <w:rsid w:val="00256168"/>
    <w:rsid w:val="002566C7"/>
    <w:rsid w:val="00257DDD"/>
    <w:rsid w:val="002601C7"/>
    <w:rsid w:val="002602CE"/>
    <w:rsid w:val="00261029"/>
    <w:rsid w:val="00262261"/>
    <w:rsid w:val="002642AF"/>
    <w:rsid w:val="002644BE"/>
    <w:rsid w:val="0026480F"/>
    <w:rsid w:val="0026608A"/>
    <w:rsid w:val="00267485"/>
    <w:rsid w:val="00270266"/>
    <w:rsid w:val="0027067D"/>
    <w:rsid w:val="00270E60"/>
    <w:rsid w:val="00270F80"/>
    <w:rsid w:val="002710E7"/>
    <w:rsid w:val="002713B3"/>
    <w:rsid w:val="00273320"/>
    <w:rsid w:val="00277AD9"/>
    <w:rsid w:val="002809BA"/>
    <w:rsid w:val="002826A3"/>
    <w:rsid w:val="00282BD9"/>
    <w:rsid w:val="0028342E"/>
    <w:rsid w:val="0028405E"/>
    <w:rsid w:val="002841A1"/>
    <w:rsid w:val="00285C59"/>
    <w:rsid w:val="00287894"/>
    <w:rsid w:val="002908E4"/>
    <w:rsid w:val="002913E1"/>
    <w:rsid w:val="0029466D"/>
    <w:rsid w:val="00294DDD"/>
    <w:rsid w:val="002A0C37"/>
    <w:rsid w:val="002A12C9"/>
    <w:rsid w:val="002A1AF2"/>
    <w:rsid w:val="002A6978"/>
    <w:rsid w:val="002A6DC9"/>
    <w:rsid w:val="002A716C"/>
    <w:rsid w:val="002A75AF"/>
    <w:rsid w:val="002B0242"/>
    <w:rsid w:val="002B0880"/>
    <w:rsid w:val="002B2C8A"/>
    <w:rsid w:val="002B3979"/>
    <w:rsid w:val="002B493E"/>
    <w:rsid w:val="002B4CA1"/>
    <w:rsid w:val="002B5CF2"/>
    <w:rsid w:val="002B6723"/>
    <w:rsid w:val="002B6D21"/>
    <w:rsid w:val="002B7291"/>
    <w:rsid w:val="002C07B8"/>
    <w:rsid w:val="002C2D8A"/>
    <w:rsid w:val="002C4317"/>
    <w:rsid w:val="002C4718"/>
    <w:rsid w:val="002C4EFA"/>
    <w:rsid w:val="002C5CE2"/>
    <w:rsid w:val="002C69FE"/>
    <w:rsid w:val="002C6ACF"/>
    <w:rsid w:val="002C721A"/>
    <w:rsid w:val="002C7B20"/>
    <w:rsid w:val="002C7C9B"/>
    <w:rsid w:val="002D022D"/>
    <w:rsid w:val="002D054E"/>
    <w:rsid w:val="002D0878"/>
    <w:rsid w:val="002D139C"/>
    <w:rsid w:val="002D1777"/>
    <w:rsid w:val="002D1BC4"/>
    <w:rsid w:val="002D1C0D"/>
    <w:rsid w:val="002D21D6"/>
    <w:rsid w:val="002D287F"/>
    <w:rsid w:val="002D2F36"/>
    <w:rsid w:val="002D4BEF"/>
    <w:rsid w:val="002D7DCB"/>
    <w:rsid w:val="002E2050"/>
    <w:rsid w:val="002E23F6"/>
    <w:rsid w:val="002E3430"/>
    <w:rsid w:val="002E5789"/>
    <w:rsid w:val="002E6946"/>
    <w:rsid w:val="002E6DC7"/>
    <w:rsid w:val="002E777D"/>
    <w:rsid w:val="002E7FDB"/>
    <w:rsid w:val="002F0DD1"/>
    <w:rsid w:val="002F1B12"/>
    <w:rsid w:val="002F22DC"/>
    <w:rsid w:val="002F281A"/>
    <w:rsid w:val="002F2DCC"/>
    <w:rsid w:val="002F412D"/>
    <w:rsid w:val="002F4BAC"/>
    <w:rsid w:val="002F5368"/>
    <w:rsid w:val="00300CE0"/>
    <w:rsid w:val="00300D87"/>
    <w:rsid w:val="0030299D"/>
    <w:rsid w:val="003039F5"/>
    <w:rsid w:val="00304553"/>
    <w:rsid w:val="00304B13"/>
    <w:rsid w:val="00304BEE"/>
    <w:rsid w:val="003054CD"/>
    <w:rsid w:val="003059C3"/>
    <w:rsid w:val="003066CC"/>
    <w:rsid w:val="0030702C"/>
    <w:rsid w:val="003072EC"/>
    <w:rsid w:val="003103DA"/>
    <w:rsid w:val="00310AD4"/>
    <w:rsid w:val="003119A3"/>
    <w:rsid w:val="00311A62"/>
    <w:rsid w:val="00312641"/>
    <w:rsid w:val="003128DF"/>
    <w:rsid w:val="003150D1"/>
    <w:rsid w:val="0031565B"/>
    <w:rsid w:val="0031627A"/>
    <w:rsid w:val="00316FEC"/>
    <w:rsid w:val="0031771C"/>
    <w:rsid w:val="00317FCF"/>
    <w:rsid w:val="00320799"/>
    <w:rsid w:val="0032205B"/>
    <w:rsid w:val="003224FF"/>
    <w:rsid w:val="00322802"/>
    <w:rsid w:val="00326D97"/>
    <w:rsid w:val="003272C3"/>
    <w:rsid w:val="00327D82"/>
    <w:rsid w:val="003309AD"/>
    <w:rsid w:val="00331BB1"/>
    <w:rsid w:val="00332363"/>
    <w:rsid w:val="00332E26"/>
    <w:rsid w:val="003341D4"/>
    <w:rsid w:val="00334BDB"/>
    <w:rsid w:val="003365BD"/>
    <w:rsid w:val="00336FEC"/>
    <w:rsid w:val="00337F07"/>
    <w:rsid w:val="003404B0"/>
    <w:rsid w:val="00342D4D"/>
    <w:rsid w:val="00346439"/>
    <w:rsid w:val="0034720E"/>
    <w:rsid w:val="00347EFD"/>
    <w:rsid w:val="00350A86"/>
    <w:rsid w:val="003511BD"/>
    <w:rsid w:val="00352ADE"/>
    <w:rsid w:val="0035309D"/>
    <w:rsid w:val="003535D5"/>
    <w:rsid w:val="0035368A"/>
    <w:rsid w:val="0035383C"/>
    <w:rsid w:val="00354205"/>
    <w:rsid w:val="00354885"/>
    <w:rsid w:val="00354BE4"/>
    <w:rsid w:val="0035524D"/>
    <w:rsid w:val="00356B51"/>
    <w:rsid w:val="00357796"/>
    <w:rsid w:val="00360350"/>
    <w:rsid w:val="00362AB4"/>
    <w:rsid w:val="00362BC9"/>
    <w:rsid w:val="00363305"/>
    <w:rsid w:val="003647B1"/>
    <w:rsid w:val="00366DCC"/>
    <w:rsid w:val="00367A34"/>
    <w:rsid w:val="003709BB"/>
    <w:rsid w:val="00373437"/>
    <w:rsid w:val="003735EB"/>
    <w:rsid w:val="00373B2E"/>
    <w:rsid w:val="003754A9"/>
    <w:rsid w:val="00375B0A"/>
    <w:rsid w:val="00377B17"/>
    <w:rsid w:val="003804C7"/>
    <w:rsid w:val="00381813"/>
    <w:rsid w:val="00382055"/>
    <w:rsid w:val="00383627"/>
    <w:rsid w:val="0038415D"/>
    <w:rsid w:val="00384919"/>
    <w:rsid w:val="00384B8A"/>
    <w:rsid w:val="00385A71"/>
    <w:rsid w:val="00386326"/>
    <w:rsid w:val="003866CC"/>
    <w:rsid w:val="003867BA"/>
    <w:rsid w:val="00391332"/>
    <w:rsid w:val="00392649"/>
    <w:rsid w:val="00392CE2"/>
    <w:rsid w:val="00392D62"/>
    <w:rsid w:val="00393A7B"/>
    <w:rsid w:val="00394DBD"/>
    <w:rsid w:val="00394EB5"/>
    <w:rsid w:val="00395021"/>
    <w:rsid w:val="00395139"/>
    <w:rsid w:val="003953F1"/>
    <w:rsid w:val="00395A82"/>
    <w:rsid w:val="00395E76"/>
    <w:rsid w:val="00395F43"/>
    <w:rsid w:val="003970A3"/>
    <w:rsid w:val="003A0039"/>
    <w:rsid w:val="003A0D8C"/>
    <w:rsid w:val="003A0EA5"/>
    <w:rsid w:val="003A1EBF"/>
    <w:rsid w:val="003A42B4"/>
    <w:rsid w:val="003A4EA4"/>
    <w:rsid w:val="003A53A3"/>
    <w:rsid w:val="003A5D44"/>
    <w:rsid w:val="003A5FA1"/>
    <w:rsid w:val="003A6DE9"/>
    <w:rsid w:val="003A7042"/>
    <w:rsid w:val="003A76DA"/>
    <w:rsid w:val="003B0AE0"/>
    <w:rsid w:val="003B11F3"/>
    <w:rsid w:val="003B1C34"/>
    <w:rsid w:val="003B2463"/>
    <w:rsid w:val="003B2F31"/>
    <w:rsid w:val="003B360C"/>
    <w:rsid w:val="003B623C"/>
    <w:rsid w:val="003B64D4"/>
    <w:rsid w:val="003B6EEB"/>
    <w:rsid w:val="003B7764"/>
    <w:rsid w:val="003B78B7"/>
    <w:rsid w:val="003C02A2"/>
    <w:rsid w:val="003C1A47"/>
    <w:rsid w:val="003C1B99"/>
    <w:rsid w:val="003C1C75"/>
    <w:rsid w:val="003C1EE7"/>
    <w:rsid w:val="003C26B7"/>
    <w:rsid w:val="003C2AAA"/>
    <w:rsid w:val="003C2BA3"/>
    <w:rsid w:val="003C3AC7"/>
    <w:rsid w:val="003C606E"/>
    <w:rsid w:val="003C7976"/>
    <w:rsid w:val="003C7A7B"/>
    <w:rsid w:val="003C7F7F"/>
    <w:rsid w:val="003D1490"/>
    <w:rsid w:val="003D20A8"/>
    <w:rsid w:val="003D2613"/>
    <w:rsid w:val="003D326B"/>
    <w:rsid w:val="003D37EC"/>
    <w:rsid w:val="003D4783"/>
    <w:rsid w:val="003D5207"/>
    <w:rsid w:val="003D56B0"/>
    <w:rsid w:val="003D57D0"/>
    <w:rsid w:val="003D6F05"/>
    <w:rsid w:val="003E0BDC"/>
    <w:rsid w:val="003E0ECC"/>
    <w:rsid w:val="003E2F95"/>
    <w:rsid w:val="003E38F1"/>
    <w:rsid w:val="003E3956"/>
    <w:rsid w:val="003E3C83"/>
    <w:rsid w:val="003E3FF3"/>
    <w:rsid w:val="003E42F8"/>
    <w:rsid w:val="003E5658"/>
    <w:rsid w:val="003E5B14"/>
    <w:rsid w:val="003E6E55"/>
    <w:rsid w:val="003E6F96"/>
    <w:rsid w:val="003E75DB"/>
    <w:rsid w:val="003E781F"/>
    <w:rsid w:val="003F0909"/>
    <w:rsid w:val="003F1133"/>
    <w:rsid w:val="003F174E"/>
    <w:rsid w:val="003F2613"/>
    <w:rsid w:val="003F3800"/>
    <w:rsid w:val="003F6F86"/>
    <w:rsid w:val="00401D98"/>
    <w:rsid w:val="004024B3"/>
    <w:rsid w:val="00404CB7"/>
    <w:rsid w:val="00407454"/>
    <w:rsid w:val="00407BD4"/>
    <w:rsid w:val="00412E1E"/>
    <w:rsid w:val="00413614"/>
    <w:rsid w:val="00413BE8"/>
    <w:rsid w:val="00415AA4"/>
    <w:rsid w:val="00415CD5"/>
    <w:rsid w:val="00417D13"/>
    <w:rsid w:val="00420142"/>
    <w:rsid w:val="00420258"/>
    <w:rsid w:val="00420478"/>
    <w:rsid w:val="0042057F"/>
    <w:rsid w:val="00420E26"/>
    <w:rsid w:val="00421278"/>
    <w:rsid w:val="00421723"/>
    <w:rsid w:val="00422694"/>
    <w:rsid w:val="00422CB0"/>
    <w:rsid w:val="00422E13"/>
    <w:rsid w:val="00423DDF"/>
    <w:rsid w:val="00425380"/>
    <w:rsid w:val="00425ED4"/>
    <w:rsid w:val="00426A85"/>
    <w:rsid w:val="00431444"/>
    <w:rsid w:val="004329B7"/>
    <w:rsid w:val="00432C77"/>
    <w:rsid w:val="004333C7"/>
    <w:rsid w:val="00434D46"/>
    <w:rsid w:val="00436E65"/>
    <w:rsid w:val="00437DC4"/>
    <w:rsid w:val="00440850"/>
    <w:rsid w:val="00440C4B"/>
    <w:rsid w:val="00441090"/>
    <w:rsid w:val="0044345E"/>
    <w:rsid w:val="00445103"/>
    <w:rsid w:val="0044587E"/>
    <w:rsid w:val="0044637C"/>
    <w:rsid w:val="00446545"/>
    <w:rsid w:val="0044666D"/>
    <w:rsid w:val="004478A0"/>
    <w:rsid w:val="0044798E"/>
    <w:rsid w:val="00447B1F"/>
    <w:rsid w:val="0045125E"/>
    <w:rsid w:val="00451640"/>
    <w:rsid w:val="00453277"/>
    <w:rsid w:val="00453A48"/>
    <w:rsid w:val="00453D04"/>
    <w:rsid w:val="00457A7F"/>
    <w:rsid w:val="00463E91"/>
    <w:rsid w:val="00463FB5"/>
    <w:rsid w:val="0046512E"/>
    <w:rsid w:val="004653B9"/>
    <w:rsid w:val="00466020"/>
    <w:rsid w:val="004666F0"/>
    <w:rsid w:val="00467157"/>
    <w:rsid w:val="00467ECE"/>
    <w:rsid w:val="00470769"/>
    <w:rsid w:val="00470EE1"/>
    <w:rsid w:val="004716EF"/>
    <w:rsid w:val="004720D4"/>
    <w:rsid w:val="00472599"/>
    <w:rsid w:val="004728C3"/>
    <w:rsid w:val="00472C87"/>
    <w:rsid w:val="00473104"/>
    <w:rsid w:val="00473743"/>
    <w:rsid w:val="00476A8C"/>
    <w:rsid w:val="00476BEC"/>
    <w:rsid w:val="0048026F"/>
    <w:rsid w:val="00480C20"/>
    <w:rsid w:val="0048102F"/>
    <w:rsid w:val="00481349"/>
    <w:rsid w:val="004824CE"/>
    <w:rsid w:val="0048416A"/>
    <w:rsid w:val="004849A8"/>
    <w:rsid w:val="00484FF6"/>
    <w:rsid w:val="0048589F"/>
    <w:rsid w:val="00486255"/>
    <w:rsid w:val="0048651A"/>
    <w:rsid w:val="004872DD"/>
    <w:rsid w:val="00490B9A"/>
    <w:rsid w:val="00491519"/>
    <w:rsid w:val="00493521"/>
    <w:rsid w:val="0049388C"/>
    <w:rsid w:val="00493A89"/>
    <w:rsid w:val="004945DC"/>
    <w:rsid w:val="00494DFF"/>
    <w:rsid w:val="00496041"/>
    <w:rsid w:val="00496442"/>
    <w:rsid w:val="004975B1"/>
    <w:rsid w:val="0049798E"/>
    <w:rsid w:val="004979C4"/>
    <w:rsid w:val="004A0095"/>
    <w:rsid w:val="004A040C"/>
    <w:rsid w:val="004A1E38"/>
    <w:rsid w:val="004A2464"/>
    <w:rsid w:val="004A2F07"/>
    <w:rsid w:val="004A2FA3"/>
    <w:rsid w:val="004A34D9"/>
    <w:rsid w:val="004A4AC6"/>
    <w:rsid w:val="004A51A4"/>
    <w:rsid w:val="004B21A3"/>
    <w:rsid w:val="004B3870"/>
    <w:rsid w:val="004B3C9D"/>
    <w:rsid w:val="004B3D70"/>
    <w:rsid w:val="004B4D85"/>
    <w:rsid w:val="004B6059"/>
    <w:rsid w:val="004B7D3E"/>
    <w:rsid w:val="004C17EB"/>
    <w:rsid w:val="004C2021"/>
    <w:rsid w:val="004C3D8A"/>
    <w:rsid w:val="004C3FE3"/>
    <w:rsid w:val="004C47A0"/>
    <w:rsid w:val="004C4845"/>
    <w:rsid w:val="004C5B99"/>
    <w:rsid w:val="004C6D9D"/>
    <w:rsid w:val="004C7397"/>
    <w:rsid w:val="004D0118"/>
    <w:rsid w:val="004D0A5F"/>
    <w:rsid w:val="004D1F8E"/>
    <w:rsid w:val="004D4133"/>
    <w:rsid w:val="004D4F2F"/>
    <w:rsid w:val="004D63C3"/>
    <w:rsid w:val="004D70AB"/>
    <w:rsid w:val="004E02DE"/>
    <w:rsid w:val="004E0762"/>
    <w:rsid w:val="004E21B7"/>
    <w:rsid w:val="004E2E95"/>
    <w:rsid w:val="004E303E"/>
    <w:rsid w:val="004E48F3"/>
    <w:rsid w:val="004E4F02"/>
    <w:rsid w:val="004E663F"/>
    <w:rsid w:val="004E69BA"/>
    <w:rsid w:val="004E6B63"/>
    <w:rsid w:val="004E7481"/>
    <w:rsid w:val="004F1AB9"/>
    <w:rsid w:val="004F3257"/>
    <w:rsid w:val="004F33AE"/>
    <w:rsid w:val="004F45F9"/>
    <w:rsid w:val="004F61E3"/>
    <w:rsid w:val="004F65ED"/>
    <w:rsid w:val="004F729C"/>
    <w:rsid w:val="004F7D01"/>
    <w:rsid w:val="0050053C"/>
    <w:rsid w:val="005008AF"/>
    <w:rsid w:val="00500ADB"/>
    <w:rsid w:val="0050140E"/>
    <w:rsid w:val="00501507"/>
    <w:rsid w:val="005023A4"/>
    <w:rsid w:val="00505A7D"/>
    <w:rsid w:val="005106B4"/>
    <w:rsid w:val="00510825"/>
    <w:rsid w:val="005109D3"/>
    <w:rsid w:val="00511EFD"/>
    <w:rsid w:val="00513473"/>
    <w:rsid w:val="00513517"/>
    <w:rsid w:val="00514B9B"/>
    <w:rsid w:val="00514C96"/>
    <w:rsid w:val="005155F6"/>
    <w:rsid w:val="00515D3B"/>
    <w:rsid w:val="00516B41"/>
    <w:rsid w:val="00517726"/>
    <w:rsid w:val="00517727"/>
    <w:rsid w:val="005203AC"/>
    <w:rsid w:val="00521740"/>
    <w:rsid w:val="0052215F"/>
    <w:rsid w:val="005225F0"/>
    <w:rsid w:val="00524834"/>
    <w:rsid w:val="0052528E"/>
    <w:rsid w:val="005255AC"/>
    <w:rsid w:val="00530282"/>
    <w:rsid w:val="00531E56"/>
    <w:rsid w:val="00532645"/>
    <w:rsid w:val="00532B32"/>
    <w:rsid w:val="0053325F"/>
    <w:rsid w:val="00534999"/>
    <w:rsid w:val="0053592E"/>
    <w:rsid w:val="00535F66"/>
    <w:rsid w:val="00536079"/>
    <w:rsid w:val="0053657A"/>
    <w:rsid w:val="005407A5"/>
    <w:rsid w:val="005408F0"/>
    <w:rsid w:val="00541185"/>
    <w:rsid w:val="00541414"/>
    <w:rsid w:val="005415D1"/>
    <w:rsid w:val="00542790"/>
    <w:rsid w:val="00543972"/>
    <w:rsid w:val="00544233"/>
    <w:rsid w:val="00544445"/>
    <w:rsid w:val="00544B6B"/>
    <w:rsid w:val="00544F16"/>
    <w:rsid w:val="0054546E"/>
    <w:rsid w:val="00545828"/>
    <w:rsid w:val="00545DB0"/>
    <w:rsid w:val="00545E61"/>
    <w:rsid w:val="00554A94"/>
    <w:rsid w:val="005558C0"/>
    <w:rsid w:val="00555A03"/>
    <w:rsid w:val="00555B5C"/>
    <w:rsid w:val="0055618E"/>
    <w:rsid w:val="0055746C"/>
    <w:rsid w:val="00557E4F"/>
    <w:rsid w:val="00560538"/>
    <w:rsid w:val="00561131"/>
    <w:rsid w:val="005614AD"/>
    <w:rsid w:val="00561E59"/>
    <w:rsid w:val="00562078"/>
    <w:rsid w:val="0056244B"/>
    <w:rsid w:val="0056255D"/>
    <w:rsid w:val="00562B78"/>
    <w:rsid w:val="005631D7"/>
    <w:rsid w:val="00563214"/>
    <w:rsid w:val="0056369E"/>
    <w:rsid w:val="00563A15"/>
    <w:rsid w:val="00564210"/>
    <w:rsid w:val="00567631"/>
    <w:rsid w:val="0057042E"/>
    <w:rsid w:val="00570CDC"/>
    <w:rsid w:val="00571143"/>
    <w:rsid w:val="00571393"/>
    <w:rsid w:val="005713DC"/>
    <w:rsid w:val="00573BB5"/>
    <w:rsid w:val="00574630"/>
    <w:rsid w:val="00576375"/>
    <w:rsid w:val="00576C6C"/>
    <w:rsid w:val="005805FB"/>
    <w:rsid w:val="00581EE1"/>
    <w:rsid w:val="00583C8C"/>
    <w:rsid w:val="005844BF"/>
    <w:rsid w:val="00584D4A"/>
    <w:rsid w:val="00585E54"/>
    <w:rsid w:val="00586AB2"/>
    <w:rsid w:val="00586DBA"/>
    <w:rsid w:val="00592394"/>
    <w:rsid w:val="0059281F"/>
    <w:rsid w:val="00593CD0"/>
    <w:rsid w:val="00594A10"/>
    <w:rsid w:val="00595328"/>
    <w:rsid w:val="005953A9"/>
    <w:rsid w:val="00595503"/>
    <w:rsid w:val="005A003F"/>
    <w:rsid w:val="005A057A"/>
    <w:rsid w:val="005A237E"/>
    <w:rsid w:val="005A347D"/>
    <w:rsid w:val="005A376A"/>
    <w:rsid w:val="005A3BB8"/>
    <w:rsid w:val="005A4748"/>
    <w:rsid w:val="005A610B"/>
    <w:rsid w:val="005A67BF"/>
    <w:rsid w:val="005A73F4"/>
    <w:rsid w:val="005A7C0D"/>
    <w:rsid w:val="005B15B1"/>
    <w:rsid w:val="005B1641"/>
    <w:rsid w:val="005B19B5"/>
    <w:rsid w:val="005B3BAB"/>
    <w:rsid w:val="005B3C9F"/>
    <w:rsid w:val="005B4B17"/>
    <w:rsid w:val="005B5060"/>
    <w:rsid w:val="005B5CC4"/>
    <w:rsid w:val="005B5EA1"/>
    <w:rsid w:val="005B61F7"/>
    <w:rsid w:val="005B6928"/>
    <w:rsid w:val="005B6EBF"/>
    <w:rsid w:val="005B7DA3"/>
    <w:rsid w:val="005B7DD9"/>
    <w:rsid w:val="005C0BAF"/>
    <w:rsid w:val="005C161E"/>
    <w:rsid w:val="005C24C1"/>
    <w:rsid w:val="005C31C2"/>
    <w:rsid w:val="005C3D45"/>
    <w:rsid w:val="005C4218"/>
    <w:rsid w:val="005C489D"/>
    <w:rsid w:val="005C5963"/>
    <w:rsid w:val="005C6874"/>
    <w:rsid w:val="005C6BDD"/>
    <w:rsid w:val="005D06A3"/>
    <w:rsid w:val="005D1F35"/>
    <w:rsid w:val="005D24C8"/>
    <w:rsid w:val="005D2C6D"/>
    <w:rsid w:val="005D2D03"/>
    <w:rsid w:val="005D2D91"/>
    <w:rsid w:val="005D38BC"/>
    <w:rsid w:val="005D3EA1"/>
    <w:rsid w:val="005D413B"/>
    <w:rsid w:val="005D4504"/>
    <w:rsid w:val="005D50FF"/>
    <w:rsid w:val="005D5EE5"/>
    <w:rsid w:val="005D6076"/>
    <w:rsid w:val="005D6823"/>
    <w:rsid w:val="005D7EE8"/>
    <w:rsid w:val="005D7FA4"/>
    <w:rsid w:val="005E0EB3"/>
    <w:rsid w:val="005E0EE2"/>
    <w:rsid w:val="005E1454"/>
    <w:rsid w:val="005E2172"/>
    <w:rsid w:val="005E2491"/>
    <w:rsid w:val="005E2F05"/>
    <w:rsid w:val="005E3938"/>
    <w:rsid w:val="005E4A99"/>
    <w:rsid w:val="005E4FA4"/>
    <w:rsid w:val="005E510A"/>
    <w:rsid w:val="005E59BD"/>
    <w:rsid w:val="005E66E4"/>
    <w:rsid w:val="005E7683"/>
    <w:rsid w:val="005F1344"/>
    <w:rsid w:val="005F1D1E"/>
    <w:rsid w:val="005F3147"/>
    <w:rsid w:val="005F353B"/>
    <w:rsid w:val="005F461E"/>
    <w:rsid w:val="005F4971"/>
    <w:rsid w:val="005F4D19"/>
    <w:rsid w:val="005F615A"/>
    <w:rsid w:val="00600D24"/>
    <w:rsid w:val="00600E5C"/>
    <w:rsid w:val="006025DB"/>
    <w:rsid w:val="00602803"/>
    <w:rsid w:val="00604259"/>
    <w:rsid w:val="00604CAF"/>
    <w:rsid w:val="00606736"/>
    <w:rsid w:val="00607A0D"/>
    <w:rsid w:val="006101C4"/>
    <w:rsid w:val="006115DC"/>
    <w:rsid w:val="006117C2"/>
    <w:rsid w:val="006124FB"/>
    <w:rsid w:val="0061312E"/>
    <w:rsid w:val="006138A7"/>
    <w:rsid w:val="006142E2"/>
    <w:rsid w:val="0061437F"/>
    <w:rsid w:val="0061491F"/>
    <w:rsid w:val="00615F03"/>
    <w:rsid w:val="00616457"/>
    <w:rsid w:val="00616BAA"/>
    <w:rsid w:val="00616D94"/>
    <w:rsid w:val="00616E4D"/>
    <w:rsid w:val="00620DD4"/>
    <w:rsid w:val="006218BB"/>
    <w:rsid w:val="006221C0"/>
    <w:rsid w:val="006248AF"/>
    <w:rsid w:val="00624E7B"/>
    <w:rsid w:val="0062604D"/>
    <w:rsid w:val="006278B1"/>
    <w:rsid w:val="00630017"/>
    <w:rsid w:val="00630CB0"/>
    <w:rsid w:val="006313E8"/>
    <w:rsid w:val="00631E81"/>
    <w:rsid w:val="006321CE"/>
    <w:rsid w:val="00632892"/>
    <w:rsid w:val="00633B04"/>
    <w:rsid w:val="00635666"/>
    <w:rsid w:val="006358D1"/>
    <w:rsid w:val="00636537"/>
    <w:rsid w:val="0063706C"/>
    <w:rsid w:val="00637957"/>
    <w:rsid w:val="00640419"/>
    <w:rsid w:val="00640D79"/>
    <w:rsid w:val="006445F4"/>
    <w:rsid w:val="006449B6"/>
    <w:rsid w:val="00644FDB"/>
    <w:rsid w:val="00645084"/>
    <w:rsid w:val="006452BB"/>
    <w:rsid w:val="00645D3A"/>
    <w:rsid w:val="00647219"/>
    <w:rsid w:val="006472C2"/>
    <w:rsid w:val="00647D7D"/>
    <w:rsid w:val="00647DF7"/>
    <w:rsid w:val="00651F71"/>
    <w:rsid w:val="00652283"/>
    <w:rsid w:val="006528FF"/>
    <w:rsid w:val="00653C08"/>
    <w:rsid w:val="00654031"/>
    <w:rsid w:val="006545C1"/>
    <w:rsid w:val="00654D02"/>
    <w:rsid w:val="0065500A"/>
    <w:rsid w:val="00656EC2"/>
    <w:rsid w:val="006603B9"/>
    <w:rsid w:val="00660E8A"/>
    <w:rsid w:val="00661783"/>
    <w:rsid w:val="00661B61"/>
    <w:rsid w:val="00662E31"/>
    <w:rsid w:val="00663557"/>
    <w:rsid w:val="00664164"/>
    <w:rsid w:val="00664475"/>
    <w:rsid w:val="00665656"/>
    <w:rsid w:val="00667669"/>
    <w:rsid w:val="006677C5"/>
    <w:rsid w:val="00670187"/>
    <w:rsid w:val="006705F4"/>
    <w:rsid w:val="00670DD9"/>
    <w:rsid w:val="00673AE7"/>
    <w:rsid w:val="00674444"/>
    <w:rsid w:val="0067496B"/>
    <w:rsid w:val="00674D8E"/>
    <w:rsid w:val="00674ECC"/>
    <w:rsid w:val="006761B1"/>
    <w:rsid w:val="00681B16"/>
    <w:rsid w:val="00681B1A"/>
    <w:rsid w:val="00681C51"/>
    <w:rsid w:val="0068204B"/>
    <w:rsid w:val="0068418E"/>
    <w:rsid w:val="00685568"/>
    <w:rsid w:val="00686E75"/>
    <w:rsid w:val="00691672"/>
    <w:rsid w:val="00691D6D"/>
    <w:rsid w:val="00692D96"/>
    <w:rsid w:val="00693B33"/>
    <w:rsid w:val="00693B84"/>
    <w:rsid w:val="00694022"/>
    <w:rsid w:val="00694ADB"/>
    <w:rsid w:val="00695D44"/>
    <w:rsid w:val="00697634"/>
    <w:rsid w:val="0069774A"/>
    <w:rsid w:val="006A0376"/>
    <w:rsid w:val="006A0935"/>
    <w:rsid w:val="006A0C5C"/>
    <w:rsid w:val="006A2098"/>
    <w:rsid w:val="006A3017"/>
    <w:rsid w:val="006A3DD3"/>
    <w:rsid w:val="006A428D"/>
    <w:rsid w:val="006A5136"/>
    <w:rsid w:val="006A519D"/>
    <w:rsid w:val="006A6048"/>
    <w:rsid w:val="006A65F5"/>
    <w:rsid w:val="006A6A3B"/>
    <w:rsid w:val="006A6E69"/>
    <w:rsid w:val="006A71F2"/>
    <w:rsid w:val="006A752C"/>
    <w:rsid w:val="006B08FA"/>
    <w:rsid w:val="006B2138"/>
    <w:rsid w:val="006B5263"/>
    <w:rsid w:val="006B5267"/>
    <w:rsid w:val="006B54E8"/>
    <w:rsid w:val="006B5574"/>
    <w:rsid w:val="006B6127"/>
    <w:rsid w:val="006B6929"/>
    <w:rsid w:val="006B6ADE"/>
    <w:rsid w:val="006C03AE"/>
    <w:rsid w:val="006C06F1"/>
    <w:rsid w:val="006C1576"/>
    <w:rsid w:val="006C29AA"/>
    <w:rsid w:val="006C3403"/>
    <w:rsid w:val="006C4A13"/>
    <w:rsid w:val="006C7EF6"/>
    <w:rsid w:val="006D04F7"/>
    <w:rsid w:val="006D0E6D"/>
    <w:rsid w:val="006D11C6"/>
    <w:rsid w:val="006D1FC7"/>
    <w:rsid w:val="006D2352"/>
    <w:rsid w:val="006D2D01"/>
    <w:rsid w:val="006D3377"/>
    <w:rsid w:val="006D340B"/>
    <w:rsid w:val="006D538E"/>
    <w:rsid w:val="006D539F"/>
    <w:rsid w:val="006D6126"/>
    <w:rsid w:val="006D66F8"/>
    <w:rsid w:val="006D6B74"/>
    <w:rsid w:val="006E0972"/>
    <w:rsid w:val="006E2670"/>
    <w:rsid w:val="006E2EFD"/>
    <w:rsid w:val="006E2FB5"/>
    <w:rsid w:val="006E4FCD"/>
    <w:rsid w:val="006E515E"/>
    <w:rsid w:val="006E56BC"/>
    <w:rsid w:val="006E582A"/>
    <w:rsid w:val="006E66C7"/>
    <w:rsid w:val="006E78AA"/>
    <w:rsid w:val="006E7A3A"/>
    <w:rsid w:val="006E7E6C"/>
    <w:rsid w:val="006F0C7B"/>
    <w:rsid w:val="006F105A"/>
    <w:rsid w:val="006F220B"/>
    <w:rsid w:val="006F2688"/>
    <w:rsid w:val="006F3008"/>
    <w:rsid w:val="006F3F61"/>
    <w:rsid w:val="006F4650"/>
    <w:rsid w:val="006F47A4"/>
    <w:rsid w:val="006F640F"/>
    <w:rsid w:val="006F6B0C"/>
    <w:rsid w:val="006F75AB"/>
    <w:rsid w:val="0070043F"/>
    <w:rsid w:val="00701D6C"/>
    <w:rsid w:val="00701EA1"/>
    <w:rsid w:val="007027A7"/>
    <w:rsid w:val="00704ACE"/>
    <w:rsid w:val="0070764E"/>
    <w:rsid w:val="00707E52"/>
    <w:rsid w:val="0071071A"/>
    <w:rsid w:val="00710746"/>
    <w:rsid w:val="00710C63"/>
    <w:rsid w:val="0071102E"/>
    <w:rsid w:val="00711480"/>
    <w:rsid w:val="00712636"/>
    <w:rsid w:val="00712923"/>
    <w:rsid w:val="007132C9"/>
    <w:rsid w:val="00713710"/>
    <w:rsid w:val="00714055"/>
    <w:rsid w:val="0071449A"/>
    <w:rsid w:val="007144B9"/>
    <w:rsid w:val="0071462D"/>
    <w:rsid w:val="00715952"/>
    <w:rsid w:val="00716008"/>
    <w:rsid w:val="007176F8"/>
    <w:rsid w:val="00722104"/>
    <w:rsid w:val="00722203"/>
    <w:rsid w:val="0072313E"/>
    <w:rsid w:val="0072357B"/>
    <w:rsid w:val="00724E32"/>
    <w:rsid w:val="00725373"/>
    <w:rsid w:val="0072679E"/>
    <w:rsid w:val="007331E7"/>
    <w:rsid w:val="00733E27"/>
    <w:rsid w:val="0073435D"/>
    <w:rsid w:val="0073456A"/>
    <w:rsid w:val="00734A4E"/>
    <w:rsid w:val="0073546E"/>
    <w:rsid w:val="00735935"/>
    <w:rsid w:val="00735CB1"/>
    <w:rsid w:val="00736378"/>
    <w:rsid w:val="007371B8"/>
    <w:rsid w:val="007375AE"/>
    <w:rsid w:val="00737F37"/>
    <w:rsid w:val="007402A9"/>
    <w:rsid w:val="007406AB"/>
    <w:rsid w:val="007420EC"/>
    <w:rsid w:val="00742412"/>
    <w:rsid w:val="00742DD6"/>
    <w:rsid w:val="007448B5"/>
    <w:rsid w:val="007459F5"/>
    <w:rsid w:val="00746095"/>
    <w:rsid w:val="007465B0"/>
    <w:rsid w:val="00746F50"/>
    <w:rsid w:val="00747021"/>
    <w:rsid w:val="00747256"/>
    <w:rsid w:val="0075073F"/>
    <w:rsid w:val="0075264B"/>
    <w:rsid w:val="007537FA"/>
    <w:rsid w:val="00753E0D"/>
    <w:rsid w:val="00753F51"/>
    <w:rsid w:val="007543E8"/>
    <w:rsid w:val="0075489E"/>
    <w:rsid w:val="007555C1"/>
    <w:rsid w:val="00756305"/>
    <w:rsid w:val="00761D80"/>
    <w:rsid w:val="00763184"/>
    <w:rsid w:val="007632DC"/>
    <w:rsid w:val="00764D53"/>
    <w:rsid w:val="00764E1E"/>
    <w:rsid w:val="00764F4A"/>
    <w:rsid w:val="00764FF6"/>
    <w:rsid w:val="0076553A"/>
    <w:rsid w:val="00765ACB"/>
    <w:rsid w:val="00765EBC"/>
    <w:rsid w:val="00765FAE"/>
    <w:rsid w:val="00767D56"/>
    <w:rsid w:val="007709B8"/>
    <w:rsid w:val="0077184B"/>
    <w:rsid w:val="00771BD6"/>
    <w:rsid w:val="007727D0"/>
    <w:rsid w:val="00772DCD"/>
    <w:rsid w:val="00773E7F"/>
    <w:rsid w:val="007749C3"/>
    <w:rsid w:val="00775319"/>
    <w:rsid w:val="007762FD"/>
    <w:rsid w:val="00776C2E"/>
    <w:rsid w:val="007773A4"/>
    <w:rsid w:val="007800D7"/>
    <w:rsid w:val="0078220D"/>
    <w:rsid w:val="007828F9"/>
    <w:rsid w:val="00783CC4"/>
    <w:rsid w:val="00784070"/>
    <w:rsid w:val="007843E3"/>
    <w:rsid w:val="0078477C"/>
    <w:rsid w:val="00784826"/>
    <w:rsid w:val="007860BF"/>
    <w:rsid w:val="00786BA3"/>
    <w:rsid w:val="00787128"/>
    <w:rsid w:val="00787CA1"/>
    <w:rsid w:val="00787F16"/>
    <w:rsid w:val="0079137C"/>
    <w:rsid w:val="00791978"/>
    <w:rsid w:val="00791AD8"/>
    <w:rsid w:val="00793128"/>
    <w:rsid w:val="007936AD"/>
    <w:rsid w:val="00793898"/>
    <w:rsid w:val="007938EE"/>
    <w:rsid w:val="00794267"/>
    <w:rsid w:val="00795083"/>
    <w:rsid w:val="007951C2"/>
    <w:rsid w:val="00795875"/>
    <w:rsid w:val="00795AE9"/>
    <w:rsid w:val="0079733E"/>
    <w:rsid w:val="00797EAB"/>
    <w:rsid w:val="007A005B"/>
    <w:rsid w:val="007A0A4F"/>
    <w:rsid w:val="007A13CE"/>
    <w:rsid w:val="007A14CA"/>
    <w:rsid w:val="007A2045"/>
    <w:rsid w:val="007A21AF"/>
    <w:rsid w:val="007A3DA4"/>
    <w:rsid w:val="007A5286"/>
    <w:rsid w:val="007A59FD"/>
    <w:rsid w:val="007A7545"/>
    <w:rsid w:val="007A7822"/>
    <w:rsid w:val="007B01D5"/>
    <w:rsid w:val="007B029B"/>
    <w:rsid w:val="007B06C7"/>
    <w:rsid w:val="007B08DB"/>
    <w:rsid w:val="007B37C3"/>
    <w:rsid w:val="007B3B0F"/>
    <w:rsid w:val="007B494A"/>
    <w:rsid w:val="007B4B96"/>
    <w:rsid w:val="007B5A39"/>
    <w:rsid w:val="007B71A4"/>
    <w:rsid w:val="007B77D9"/>
    <w:rsid w:val="007B7A65"/>
    <w:rsid w:val="007B7B90"/>
    <w:rsid w:val="007C118B"/>
    <w:rsid w:val="007C20D5"/>
    <w:rsid w:val="007C51B5"/>
    <w:rsid w:val="007C54A5"/>
    <w:rsid w:val="007C5F01"/>
    <w:rsid w:val="007C67ED"/>
    <w:rsid w:val="007C761D"/>
    <w:rsid w:val="007C7D09"/>
    <w:rsid w:val="007D11EB"/>
    <w:rsid w:val="007D18A6"/>
    <w:rsid w:val="007D1962"/>
    <w:rsid w:val="007D28BB"/>
    <w:rsid w:val="007D3C1F"/>
    <w:rsid w:val="007D50F9"/>
    <w:rsid w:val="007D56CE"/>
    <w:rsid w:val="007D6145"/>
    <w:rsid w:val="007D6156"/>
    <w:rsid w:val="007D68A7"/>
    <w:rsid w:val="007E0300"/>
    <w:rsid w:val="007E07E7"/>
    <w:rsid w:val="007E1050"/>
    <w:rsid w:val="007E416C"/>
    <w:rsid w:val="007E4538"/>
    <w:rsid w:val="007E48E5"/>
    <w:rsid w:val="007E49EA"/>
    <w:rsid w:val="007E4C57"/>
    <w:rsid w:val="007F13AA"/>
    <w:rsid w:val="007F13C5"/>
    <w:rsid w:val="007F159D"/>
    <w:rsid w:val="007F1C9C"/>
    <w:rsid w:val="007F1D24"/>
    <w:rsid w:val="007F1E00"/>
    <w:rsid w:val="007F20C7"/>
    <w:rsid w:val="007F289F"/>
    <w:rsid w:val="007F2A35"/>
    <w:rsid w:val="007F3AED"/>
    <w:rsid w:val="007F4E68"/>
    <w:rsid w:val="007F6FCF"/>
    <w:rsid w:val="007F7A59"/>
    <w:rsid w:val="00800429"/>
    <w:rsid w:val="0080073B"/>
    <w:rsid w:val="00802E05"/>
    <w:rsid w:val="00802FC1"/>
    <w:rsid w:val="00803B6E"/>
    <w:rsid w:val="0080550C"/>
    <w:rsid w:val="008060E2"/>
    <w:rsid w:val="008066B4"/>
    <w:rsid w:val="00806BD5"/>
    <w:rsid w:val="00807B53"/>
    <w:rsid w:val="00807F38"/>
    <w:rsid w:val="00810E45"/>
    <w:rsid w:val="0081176F"/>
    <w:rsid w:val="008123C8"/>
    <w:rsid w:val="0081598C"/>
    <w:rsid w:val="00815A77"/>
    <w:rsid w:val="00815F69"/>
    <w:rsid w:val="0081679C"/>
    <w:rsid w:val="008170C5"/>
    <w:rsid w:val="00817F40"/>
    <w:rsid w:val="00820337"/>
    <w:rsid w:val="0082139E"/>
    <w:rsid w:val="008218DD"/>
    <w:rsid w:val="00823FEB"/>
    <w:rsid w:val="00824A25"/>
    <w:rsid w:val="00824B8A"/>
    <w:rsid w:val="00825C90"/>
    <w:rsid w:val="00826887"/>
    <w:rsid w:val="00826DC1"/>
    <w:rsid w:val="00826DE9"/>
    <w:rsid w:val="00827FC8"/>
    <w:rsid w:val="00830891"/>
    <w:rsid w:val="00831211"/>
    <w:rsid w:val="008348E5"/>
    <w:rsid w:val="008350E5"/>
    <w:rsid w:val="00836B0B"/>
    <w:rsid w:val="00837137"/>
    <w:rsid w:val="008402F4"/>
    <w:rsid w:val="00841028"/>
    <w:rsid w:val="008428E9"/>
    <w:rsid w:val="0084342A"/>
    <w:rsid w:val="0084418B"/>
    <w:rsid w:val="008462C3"/>
    <w:rsid w:val="00846D80"/>
    <w:rsid w:val="00847CA6"/>
    <w:rsid w:val="008518D0"/>
    <w:rsid w:val="00853B05"/>
    <w:rsid w:val="008540BC"/>
    <w:rsid w:val="00856E2D"/>
    <w:rsid w:val="00857D98"/>
    <w:rsid w:val="00860129"/>
    <w:rsid w:val="00860E82"/>
    <w:rsid w:val="0086295C"/>
    <w:rsid w:val="00864848"/>
    <w:rsid w:val="008668D9"/>
    <w:rsid w:val="00866B8C"/>
    <w:rsid w:val="00866BDE"/>
    <w:rsid w:val="00867786"/>
    <w:rsid w:val="00870E61"/>
    <w:rsid w:val="0087182B"/>
    <w:rsid w:val="00871F8B"/>
    <w:rsid w:val="008741C9"/>
    <w:rsid w:val="008749B3"/>
    <w:rsid w:val="00875724"/>
    <w:rsid w:val="008759AB"/>
    <w:rsid w:val="0087620C"/>
    <w:rsid w:val="008776D9"/>
    <w:rsid w:val="0088097F"/>
    <w:rsid w:val="008815A8"/>
    <w:rsid w:val="008817AF"/>
    <w:rsid w:val="008839A5"/>
    <w:rsid w:val="00883CE8"/>
    <w:rsid w:val="00884973"/>
    <w:rsid w:val="008855D8"/>
    <w:rsid w:val="0088692E"/>
    <w:rsid w:val="00886F99"/>
    <w:rsid w:val="0088745A"/>
    <w:rsid w:val="00891907"/>
    <w:rsid w:val="00891D7D"/>
    <w:rsid w:val="0089202D"/>
    <w:rsid w:val="00892460"/>
    <w:rsid w:val="00894138"/>
    <w:rsid w:val="00894440"/>
    <w:rsid w:val="00894A0D"/>
    <w:rsid w:val="00894B0B"/>
    <w:rsid w:val="0089520E"/>
    <w:rsid w:val="008955A2"/>
    <w:rsid w:val="00896A24"/>
    <w:rsid w:val="00897E92"/>
    <w:rsid w:val="008A099F"/>
    <w:rsid w:val="008A0C8B"/>
    <w:rsid w:val="008A0E11"/>
    <w:rsid w:val="008A2EBF"/>
    <w:rsid w:val="008A4C79"/>
    <w:rsid w:val="008A6656"/>
    <w:rsid w:val="008A6F27"/>
    <w:rsid w:val="008A7E74"/>
    <w:rsid w:val="008A7EB9"/>
    <w:rsid w:val="008B01FE"/>
    <w:rsid w:val="008B14AA"/>
    <w:rsid w:val="008B25D8"/>
    <w:rsid w:val="008B2CDA"/>
    <w:rsid w:val="008B3517"/>
    <w:rsid w:val="008B51C9"/>
    <w:rsid w:val="008B5A91"/>
    <w:rsid w:val="008B6225"/>
    <w:rsid w:val="008B69F6"/>
    <w:rsid w:val="008B6F0F"/>
    <w:rsid w:val="008C0F32"/>
    <w:rsid w:val="008C1DC5"/>
    <w:rsid w:val="008C20A5"/>
    <w:rsid w:val="008C242F"/>
    <w:rsid w:val="008C45B5"/>
    <w:rsid w:val="008C539E"/>
    <w:rsid w:val="008C6912"/>
    <w:rsid w:val="008C7408"/>
    <w:rsid w:val="008D1D1E"/>
    <w:rsid w:val="008D236C"/>
    <w:rsid w:val="008D2EDA"/>
    <w:rsid w:val="008D3448"/>
    <w:rsid w:val="008D4706"/>
    <w:rsid w:val="008D5DE6"/>
    <w:rsid w:val="008D61A9"/>
    <w:rsid w:val="008D7CA7"/>
    <w:rsid w:val="008E060F"/>
    <w:rsid w:val="008E0A0D"/>
    <w:rsid w:val="008E0C46"/>
    <w:rsid w:val="008E26D5"/>
    <w:rsid w:val="008E314B"/>
    <w:rsid w:val="008E3D5C"/>
    <w:rsid w:val="008E5D21"/>
    <w:rsid w:val="008E6023"/>
    <w:rsid w:val="008E6E95"/>
    <w:rsid w:val="008E6FD5"/>
    <w:rsid w:val="008E715A"/>
    <w:rsid w:val="008E7378"/>
    <w:rsid w:val="008E75D1"/>
    <w:rsid w:val="008E7FAA"/>
    <w:rsid w:val="008F008C"/>
    <w:rsid w:val="008F06E9"/>
    <w:rsid w:val="008F261D"/>
    <w:rsid w:val="008F27CF"/>
    <w:rsid w:val="008F2FDE"/>
    <w:rsid w:val="008F31EF"/>
    <w:rsid w:val="008F3AB7"/>
    <w:rsid w:val="008F432D"/>
    <w:rsid w:val="008F4873"/>
    <w:rsid w:val="008F5369"/>
    <w:rsid w:val="008F6126"/>
    <w:rsid w:val="008F72FC"/>
    <w:rsid w:val="00901516"/>
    <w:rsid w:val="00903306"/>
    <w:rsid w:val="00903673"/>
    <w:rsid w:val="00904FCE"/>
    <w:rsid w:val="00906882"/>
    <w:rsid w:val="00907576"/>
    <w:rsid w:val="00910D15"/>
    <w:rsid w:val="00911740"/>
    <w:rsid w:val="009126FC"/>
    <w:rsid w:val="0091459E"/>
    <w:rsid w:val="00914603"/>
    <w:rsid w:val="00917C87"/>
    <w:rsid w:val="00920861"/>
    <w:rsid w:val="009219B8"/>
    <w:rsid w:val="009221AB"/>
    <w:rsid w:val="00923244"/>
    <w:rsid w:val="0092337D"/>
    <w:rsid w:val="009237B0"/>
    <w:rsid w:val="00923FDE"/>
    <w:rsid w:val="009248C6"/>
    <w:rsid w:val="00925E90"/>
    <w:rsid w:val="0092611A"/>
    <w:rsid w:val="00926667"/>
    <w:rsid w:val="00926B6C"/>
    <w:rsid w:val="00927B8C"/>
    <w:rsid w:val="0093064A"/>
    <w:rsid w:val="00932102"/>
    <w:rsid w:val="00932837"/>
    <w:rsid w:val="009335AB"/>
    <w:rsid w:val="00933E6B"/>
    <w:rsid w:val="00934167"/>
    <w:rsid w:val="009347B1"/>
    <w:rsid w:val="00934C8F"/>
    <w:rsid w:val="009365F6"/>
    <w:rsid w:val="0093669C"/>
    <w:rsid w:val="00937618"/>
    <w:rsid w:val="00940AA9"/>
    <w:rsid w:val="00941417"/>
    <w:rsid w:val="0094146E"/>
    <w:rsid w:val="0094168E"/>
    <w:rsid w:val="009425D0"/>
    <w:rsid w:val="009430C0"/>
    <w:rsid w:val="009437A3"/>
    <w:rsid w:val="009465B7"/>
    <w:rsid w:val="009466EC"/>
    <w:rsid w:val="00946B97"/>
    <w:rsid w:val="009502D2"/>
    <w:rsid w:val="0095034A"/>
    <w:rsid w:val="00951753"/>
    <w:rsid w:val="00954DEE"/>
    <w:rsid w:val="00957796"/>
    <w:rsid w:val="00957A3A"/>
    <w:rsid w:val="00957E10"/>
    <w:rsid w:val="00961295"/>
    <w:rsid w:val="00961606"/>
    <w:rsid w:val="009635E1"/>
    <w:rsid w:val="00964426"/>
    <w:rsid w:val="0096457B"/>
    <w:rsid w:val="00964971"/>
    <w:rsid w:val="00964E0D"/>
    <w:rsid w:val="00965BEA"/>
    <w:rsid w:val="00966109"/>
    <w:rsid w:val="009661F7"/>
    <w:rsid w:val="0096788C"/>
    <w:rsid w:val="009708DC"/>
    <w:rsid w:val="00972002"/>
    <w:rsid w:val="00972125"/>
    <w:rsid w:val="0097417E"/>
    <w:rsid w:val="00974839"/>
    <w:rsid w:val="00974C97"/>
    <w:rsid w:val="00975691"/>
    <w:rsid w:val="009756DF"/>
    <w:rsid w:val="00975B7D"/>
    <w:rsid w:val="00976812"/>
    <w:rsid w:val="00976D63"/>
    <w:rsid w:val="00977590"/>
    <w:rsid w:val="009779AE"/>
    <w:rsid w:val="00980064"/>
    <w:rsid w:val="009812BE"/>
    <w:rsid w:val="00981414"/>
    <w:rsid w:val="0098179E"/>
    <w:rsid w:val="0098200E"/>
    <w:rsid w:val="00982311"/>
    <w:rsid w:val="00982A50"/>
    <w:rsid w:val="00983458"/>
    <w:rsid w:val="00986C0B"/>
    <w:rsid w:val="009877E9"/>
    <w:rsid w:val="00987969"/>
    <w:rsid w:val="009909FF"/>
    <w:rsid w:val="00990BBD"/>
    <w:rsid w:val="009937A8"/>
    <w:rsid w:val="00993D14"/>
    <w:rsid w:val="00994DF2"/>
    <w:rsid w:val="0099509F"/>
    <w:rsid w:val="00995511"/>
    <w:rsid w:val="00995788"/>
    <w:rsid w:val="009958B4"/>
    <w:rsid w:val="00995DCC"/>
    <w:rsid w:val="00995F85"/>
    <w:rsid w:val="00996E57"/>
    <w:rsid w:val="00997059"/>
    <w:rsid w:val="009971DD"/>
    <w:rsid w:val="00997B4E"/>
    <w:rsid w:val="00997FC2"/>
    <w:rsid w:val="009A04C3"/>
    <w:rsid w:val="009A056C"/>
    <w:rsid w:val="009A15BD"/>
    <w:rsid w:val="009A1D32"/>
    <w:rsid w:val="009A2FEA"/>
    <w:rsid w:val="009A3AD1"/>
    <w:rsid w:val="009A4418"/>
    <w:rsid w:val="009A500B"/>
    <w:rsid w:val="009A552E"/>
    <w:rsid w:val="009A7747"/>
    <w:rsid w:val="009A7939"/>
    <w:rsid w:val="009A7B10"/>
    <w:rsid w:val="009A7EAA"/>
    <w:rsid w:val="009B12F3"/>
    <w:rsid w:val="009B1790"/>
    <w:rsid w:val="009B2C0B"/>
    <w:rsid w:val="009B365A"/>
    <w:rsid w:val="009B6588"/>
    <w:rsid w:val="009B796C"/>
    <w:rsid w:val="009B7A0C"/>
    <w:rsid w:val="009B7E69"/>
    <w:rsid w:val="009C1082"/>
    <w:rsid w:val="009C1D10"/>
    <w:rsid w:val="009C1EC8"/>
    <w:rsid w:val="009C2DF5"/>
    <w:rsid w:val="009C2F8A"/>
    <w:rsid w:val="009C3C5A"/>
    <w:rsid w:val="009C452E"/>
    <w:rsid w:val="009C4F35"/>
    <w:rsid w:val="009C56FA"/>
    <w:rsid w:val="009C5FDB"/>
    <w:rsid w:val="009C68D6"/>
    <w:rsid w:val="009D0E6F"/>
    <w:rsid w:val="009D2340"/>
    <w:rsid w:val="009D4F4A"/>
    <w:rsid w:val="009D59B8"/>
    <w:rsid w:val="009D5EC0"/>
    <w:rsid w:val="009D6184"/>
    <w:rsid w:val="009D7188"/>
    <w:rsid w:val="009D72D4"/>
    <w:rsid w:val="009D7482"/>
    <w:rsid w:val="009D7A25"/>
    <w:rsid w:val="009D7A74"/>
    <w:rsid w:val="009E0AE0"/>
    <w:rsid w:val="009E174D"/>
    <w:rsid w:val="009E2756"/>
    <w:rsid w:val="009E3BB1"/>
    <w:rsid w:val="009E475A"/>
    <w:rsid w:val="009E4C9E"/>
    <w:rsid w:val="009E4D03"/>
    <w:rsid w:val="009E61C0"/>
    <w:rsid w:val="009E6F36"/>
    <w:rsid w:val="009E7006"/>
    <w:rsid w:val="009F03C3"/>
    <w:rsid w:val="009F1D61"/>
    <w:rsid w:val="009F2F22"/>
    <w:rsid w:val="009F31FC"/>
    <w:rsid w:val="009F4412"/>
    <w:rsid w:val="009F4617"/>
    <w:rsid w:val="009F62AC"/>
    <w:rsid w:val="009F65C1"/>
    <w:rsid w:val="00A00E3F"/>
    <w:rsid w:val="00A01082"/>
    <w:rsid w:val="00A06289"/>
    <w:rsid w:val="00A062FA"/>
    <w:rsid w:val="00A0699A"/>
    <w:rsid w:val="00A07295"/>
    <w:rsid w:val="00A079C4"/>
    <w:rsid w:val="00A1036F"/>
    <w:rsid w:val="00A10ADE"/>
    <w:rsid w:val="00A123F3"/>
    <w:rsid w:val="00A126C9"/>
    <w:rsid w:val="00A12B98"/>
    <w:rsid w:val="00A133DC"/>
    <w:rsid w:val="00A1377C"/>
    <w:rsid w:val="00A13CBC"/>
    <w:rsid w:val="00A15581"/>
    <w:rsid w:val="00A175ED"/>
    <w:rsid w:val="00A179BA"/>
    <w:rsid w:val="00A2093C"/>
    <w:rsid w:val="00A20B2F"/>
    <w:rsid w:val="00A21092"/>
    <w:rsid w:val="00A24914"/>
    <w:rsid w:val="00A256A2"/>
    <w:rsid w:val="00A269C6"/>
    <w:rsid w:val="00A26DA7"/>
    <w:rsid w:val="00A26E72"/>
    <w:rsid w:val="00A27CD0"/>
    <w:rsid w:val="00A27E15"/>
    <w:rsid w:val="00A30836"/>
    <w:rsid w:val="00A310F0"/>
    <w:rsid w:val="00A31547"/>
    <w:rsid w:val="00A32077"/>
    <w:rsid w:val="00A3284D"/>
    <w:rsid w:val="00A330CC"/>
    <w:rsid w:val="00A34CD5"/>
    <w:rsid w:val="00A35306"/>
    <w:rsid w:val="00A35501"/>
    <w:rsid w:val="00A36334"/>
    <w:rsid w:val="00A366A5"/>
    <w:rsid w:val="00A40459"/>
    <w:rsid w:val="00A40835"/>
    <w:rsid w:val="00A40F34"/>
    <w:rsid w:val="00A41A27"/>
    <w:rsid w:val="00A41BC0"/>
    <w:rsid w:val="00A42731"/>
    <w:rsid w:val="00A42B2A"/>
    <w:rsid w:val="00A43974"/>
    <w:rsid w:val="00A43BBE"/>
    <w:rsid w:val="00A445C7"/>
    <w:rsid w:val="00A44E39"/>
    <w:rsid w:val="00A44F2A"/>
    <w:rsid w:val="00A453D5"/>
    <w:rsid w:val="00A45C31"/>
    <w:rsid w:val="00A46359"/>
    <w:rsid w:val="00A46FCF"/>
    <w:rsid w:val="00A46FEA"/>
    <w:rsid w:val="00A47582"/>
    <w:rsid w:val="00A506F0"/>
    <w:rsid w:val="00A50E28"/>
    <w:rsid w:val="00A512FD"/>
    <w:rsid w:val="00A5197F"/>
    <w:rsid w:val="00A51D28"/>
    <w:rsid w:val="00A5290E"/>
    <w:rsid w:val="00A55A53"/>
    <w:rsid w:val="00A56680"/>
    <w:rsid w:val="00A56A2C"/>
    <w:rsid w:val="00A576C9"/>
    <w:rsid w:val="00A60127"/>
    <w:rsid w:val="00A60827"/>
    <w:rsid w:val="00A60D20"/>
    <w:rsid w:val="00A62CF8"/>
    <w:rsid w:val="00A646A6"/>
    <w:rsid w:val="00A64BB2"/>
    <w:rsid w:val="00A651CD"/>
    <w:rsid w:val="00A65B79"/>
    <w:rsid w:val="00A667CB"/>
    <w:rsid w:val="00A674C1"/>
    <w:rsid w:val="00A7140D"/>
    <w:rsid w:val="00A7548E"/>
    <w:rsid w:val="00A764FB"/>
    <w:rsid w:val="00A76C6C"/>
    <w:rsid w:val="00A77102"/>
    <w:rsid w:val="00A77CA0"/>
    <w:rsid w:val="00A80059"/>
    <w:rsid w:val="00A80072"/>
    <w:rsid w:val="00A80744"/>
    <w:rsid w:val="00A807E3"/>
    <w:rsid w:val="00A81A87"/>
    <w:rsid w:val="00A8356B"/>
    <w:rsid w:val="00A8378E"/>
    <w:rsid w:val="00A837F5"/>
    <w:rsid w:val="00A84B2E"/>
    <w:rsid w:val="00A85318"/>
    <w:rsid w:val="00A925B4"/>
    <w:rsid w:val="00A93149"/>
    <w:rsid w:val="00A9431A"/>
    <w:rsid w:val="00A954AE"/>
    <w:rsid w:val="00A95C5D"/>
    <w:rsid w:val="00A96CB2"/>
    <w:rsid w:val="00A96E11"/>
    <w:rsid w:val="00A97581"/>
    <w:rsid w:val="00AA03A9"/>
    <w:rsid w:val="00AA125D"/>
    <w:rsid w:val="00AA12E7"/>
    <w:rsid w:val="00AA1933"/>
    <w:rsid w:val="00AA29F9"/>
    <w:rsid w:val="00AA3662"/>
    <w:rsid w:val="00AA436D"/>
    <w:rsid w:val="00AA4716"/>
    <w:rsid w:val="00AA5BCB"/>
    <w:rsid w:val="00AA6182"/>
    <w:rsid w:val="00AA6218"/>
    <w:rsid w:val="00AA707D"/>
    <w:rsid w:val="00AA7A5A"/>
    <w:rsid w:val="00AB00ED"/>
    <w:rsid w:val="00AB1946"/>
    <w:rsid w:val="00AB1A70"/>
    <w:rsid w:val="00AB1C13"/>
    <w:rsid w:val="00AB2779"/>
    <w:rsid w:val="00AB3046"/>
    <w:rsid w:val="00AB3142"/>
    <w:rsid w:val="00AB487B"/>
    <w:rsid w:val="00AB4A15"/>
    <w:rsid w:val="00AB5727"/>
    <w:rsid w:val="00AB57EE"/>
    <w:rsid w:val="00AB59E2"/>
    <w:rsid w:val="00AB5E44"/>
    <w:rsid w:val="00AC014F"/>
    <w:rsid w:val="00AC0715"/>
    <w:rsid w:val="00AC12FC"/>
    <w:rsid w:val="00AC1F9E"/>
    <w:rsid w:val="00AC2483"/>
    <w:rsid w:val="00AC2F73"/>
    <w:rsid w:val="00AC3D0C"/>
    <w:rsid w:val="00AC4E34"/>
    <w:rsid w:val="00AC5539"/>
    <w:rsid w:val="00AC5A4E"/>
    <w:rsid w:val="00AC6036"/>
    <w:rsid w:val="00AC6F04"/>
    <w:rsid w:val="00AC75AD"/>
    <w:rsid w:val="00AD0487"/>
    <w:rsid w:val="00AD084F"/>
    <w:rsid w:val="00AD0EBF"/>
    <w:rsid w:val="00AD1320"/>
    <w:rsid w:val="00AD142A"/>
    <w:rsid w:val="00AD1E8A"/>
    <w:rsid w:val="00AD2447"/>
    <w:rsid w:val="00AD2924"/>
    <w:rsid w:val="00AD3CB4"/>
    <w:rsid w:val="00AD3F66"/>
    <w:rsid w:val="00AD44DB"/>
    <w:rsid w:val="00AD53CF"/>
    <w:rsid w:val="00AD5BF1"/>
    <w:rsid w:val="00AD5EAE"/>
    <w:rsid w:val="00AD712E"/>
    <w:rsid w:val="00AD75C2"/>
    <w:rsid w:val="00AD7757"/>
    <w:rsid w:val="00AD7860"/>
    <w:rsid w:val="00AE14EA"/>
    <w:rsid w:val="00AE1C5B"/>
    <w:rsid w:val="00AE2336"/>
    <w:rsid w:val="00AE307F"/>
    <w:rsid w:val="00AE4229"/>
    <w:rsid w:val="00AE54E8"/>
    <w:rsid w:val="00AE58D0"/>
    <w:rsid w:val="00AE5FF6"/>
    <w:rsid w:val="00AF0603"/>
    <w:rsid w:val="00AF07AB"/>
    <w:rsid w:val="00AF18EF"/>
    <w:rsid w:val="00AF1B5E"/>
    <w:rsid w:val="00AF2E9D"/>
    <w:rsid w:val="00AF5105"/>
    <w:rsid w:val="00AF5431"/>
    <w:rsid w:val="00AF5FFB"/>
    <w:rsid w:val="00AF6607"/>
    <w:rsid w:val="00AF6BDC"/>
    <w:rsid w:val="00AF6C0B"/>
    <w:rsid w:val="00AF7117"/>
    <w:rsid w:val="00AF7C23"/>
    <w:rsid w:val="00B0049A"/>
    <w:rsid w:val="00B01C3C"/>
    <w:rsid w:val="00B02C88"/>
    <w:rsid w:val="00B03464"/>
    <w:rsid w:val="00B0525D"/>
    <w:rsid w:val="00B062DE"/>
    <w:rsid w:val="00B06F7F"/>
    <w:rsid w:val="00B147EF"/>
    <w:rsid w:val="00B157A2"/>
    <w:rsid w:val="00B1694B"/>
    <w:rsid w:val="00B16B95"/>
    <w:rsid w:val="00B16D7B"/>
    <w:rsid w:val="00B17036"/>
    <w:rsid w:val="00B17F47"/>
    <w:rsid w:val="00B2048D"/>
    <w:rsid w:val="00B21242"/>
    <w:rsid w:val="00B21349"/>
    <w:rsid w:val="00B214B9"/>
    <w:rsid w:val="00B219D2"/>
    <w:rsid w:val="00B22893"/>
    <w:rsid w:val="00B23496"/>
    <w:rsid w:val="00B2418E"/>
    <w:rsid w:val="00B271B2"/>
    <w:rsid w:val="00B27263"/>
    <w:rsid w:val="00B3073D"/>
    <w:rsid w:val="00B31C6C"/>
    <w:rsid w:val="00B32BAA"/>
    <w:rsid w:val="00B34BC3"/>
    <w:rsid w:val="00B35128"/>
    <w:rsid w:val="00B353FE"/>
    <w:rsid w:val="00B35B2A"/>
    <w:rsid w:val="00B35B55"/>
    <w:rsid w:val="00B42790"/>
    <w:rsid w:val="00B4311C"/>
    <w:rsid w:val="00B53281"/>
    <w:rsid w:val="00B53B8F"/>
    <w:rsid w:val="00B54566"/>
    <w:rsid w:val="00B545EF"/>
    <w:rsid w:val="00B560EC"/>
    <w:rsid w:val="00B60C49"/>
    <w:rsid w:val="00B617CE"/>
    <w:rsid w:val="00B61F8F"/>
    <w:rsid w:val="00B62CB9"/>
    <w:rsid w:val="00B634E9"/>
    <w:rsid w:val="00B6420B"/>
    <w:rsid w:val="00B665AD"/>
    <w:rsid w:val="00B67075"/>
    <w:rsid w:val="00B67A2D"/>
    <w:rsid w:val="00B67FB7"/>
    <w:rsid w:val="00B7052A"/>
    <w:rsid w:val="00B71B70"/>
    <w:rsid w:val="00B724E4"/>
    <w:rsid w:val="00B73F5C"/>
    <w:rsid w:val="00B757C5"/>
    <w:rsid w:val="00B76561"/>
    <w:rsid w:val="00B77646"/>
    <w:rsid w:val="00B77D43"/>
    <w:rsid w:val="00B80B44"/>
    <w:rsid w:val="00B814C9"/>
    <w:rsid w:val="00B81E23"/>
    <w:rsid w:val="00B82C75"/>
    <w:rsid w:val="00B82CEA"/>
    <w:rsid w:val="00B82DF0"/>
    <w:rsid w:val="00B832AB"/>
    <w:rsid w:val="00B8342A"/>
    <w:rsid w:val="00B848C6"/>
    <w:rsid w:val="00B84B4A"/>
    <w:rsid w:val="00B8526F"/>
    <w:rsid w:val="00B853E3"/>
    <w:rsid w:val="00B856AF"/>
    <w:rsid w:val="00B86977"/>
    <w:rsid w:val="00B90839"/>
    <w:rsid w:val="00B9140F"/>
    <w:rsid w:val="00B91794"/>
    <w:rsid w:val="00B917CB"/>
    <w:rsid w:val="00B91B6A"/>
    <w:rsid w:val="00B9311B"/>
    <w:rsid w:val="00B9312F"/>
    <w:rsid w:val="00B9344F"/>
    <w:rsid w:val="00B935A1"/>
    <w:rsid w:val="00B947B3"/>
    <w:rsid w:val="00B95351"/>
    <w:rsid w:val="00B96149"/>
    <w:rsid w:val="00B9651D"/>
    <w:rsid w:val="00B97295"/>
    <w:rsid w:val="00BA2542"/>
    <w:rsid w:val="00BA2853"/>
    <w:rsid w:val="00BA3274"/>
    <w:rsid w:val="00BA44D9"/>
    <w:rsid w:val="00BA4B8C"/>
    <w:rsid w:val="00BA531B"/>
    <w:rsid w:val="00BA5429"/>
    <w:rsid w:val="00BA561B"/>
    <w:rsid w:val="00BA5B48"/>
    <w:rsid w:val="00BA7BD2"/>
    <w:rsid w:val="00BB035C"/>
    <w:rsid w:val="00BB1C23"/>
    <w:rsid w:val="00BB20E3"/>
    <w:rsid w:val="00BB231F"/>
    <w:rsid w:val="00BB25BC"/>
    <w:rsid w:val="00BB29AE"/>
    <w:rsid w:val="00BB342A"/>
    <w:rsid w:val="00BB5029"/>
    <w:rsid w:val="00BB557E"/>
    <w:rsid w:val="00BB5904"/>
    <w:rsid w:val="00BB5B77"/>
    <w:rsid w:val="00BB5F96"/>
    <w:rsid w:val="00BB674D"/>
    <w:rsid w:val="00BB7E86"/>
    <w:rsid w:val="00BC0767"/>
    <w:rsid w:val="00BC1B18"/>
    <w:rsid w:val="00BC2605"/>
    <w:rsid w:val="00BC2862"/>
    <w:rsid w:val="00BC2AD6"/>
    <w:rsid w:val="00BC40F9"/>
    <w:rsid w:val="00BC410A"/>
    <w:rsid w:val="00BC448E"/>
    <w:rsid w:val="00BC55FE"/>
    <w:rsid w:val="00BC5EFB"/>
    <w:rsid w:val="00BC6B3C"/>
    <w:rsid w:val="00BD04A0"/>
    <w:rsid w:val="00BD1238"/>
    <w:rsid w:val="00BD2014"/>
    <w:rsid w:val="00BD35F8"/>
    <w:rsid w:val="00BD4427"/>
    <w:rsid w:val="00BD46C3"/>
    <w:rsid w:val="00BD507F"/>
    <w:rsid w:val="00BD5481"/>
    <w:rsid w:val="00BD618E"/>
    <w:rsid w:val="00BD657D"/>
    <w:rsid w:val="00BE1FDF"/>
    <w:rsid w:val="00BE2C48"/>
    <w:rsid w:val="00BE3D48"/>
    <w:rsid w:val="00BE3E4E"/>
    <w:rsid w:val="00BE67A1"/>
    <w:rsid w:val="00BE6C75"/>
    <w:rsid w:val="00BE6DC5"/>
    <w:rsid w:val="00BE75A7"/>
    <w:rsid w:val="00BE7BA9"/>
    <w:rsid w:val="00BF400B"/>
    <w:rsid w:val="00BF4962"/>
    <w:rsid w:val="00BF4BBC"/>
    <w:rsid w:val="00BF6EA9"/>
    <w:rsid w:val="00BF70EC"/>
    <w:rsid w:val="00BF7A6E"/>
    <w:rsid w:val="00C018FC"/>
    <w:rsid w:val="00C02432"/>
    <w:rsid w:val="00C031AE"/>
    <w:rsid w:val="00C03E38"/>
    <w:rsid w:val="00C0526C"/>
    <w:rsid w:val="00C05798"/>
    <w:rsid w:val="00C058E6"/>
    <w:rsid w:val="00C05D08"/>
    <w:rsid w:val="00C07186"/>
    <w:rsid w:val="00C104ED"/>
    <w:rsid w:val="00C11BF7"/>
    <w:rsid w:val="00C12421"/>
    <w:rsid w:val="00C12BC6"/>
    <w:rsid w:val="00C14E03"/>
    <w:rsid w:val="00C173F8"/>
    <w:rsid w:val="00C17972"/>
    <w:rsid w:val="00C20E25"/>
    <w:rsid w:val="00C229CC"/>
    <w:rsid w:val="00C22A8B"/>
    <w:rsid w:val="00C248E2"/>
    <w:rsid w:val="00C24C32"/>
    <w:rsid w:val="00C2595C"/>
    <w:rsid w:val="00C26C54"/>
    <w:rsid w:val="00C30F27"/>
    <w:rsid w:val="00C314A5"/>
    <w:rsid w:val="00C32987"/>
    <w:rsid w:val="00C330E7"/>
    <w:rsid w:val="00C35094"/>
    <w:rsid w:val="00C366C5"/>
    <w:rsid w:val="00C37EAE"/>
    <w:rsid w:val="00C4009A"/>
    <w:rsid w:val="00C4102C"/>
    <w:rsid w:val="00C41240"/>
    <w:rsid w:val="00C42569"/>
    <w:rsid w:val="00C42C36"/>
    <w:rsid w:val="00C44D67"/>
    <w:rsid w:val="00C453B0"/>
    <w:rsid w:val="00C454E7"/>
    <w:rsid w:val="00C45C49"/>
    <w:rsid w:val="00C524B4"/>
    <w:rsid w:val="00C52784"/>
    <w:rsid w:val="00C52C83"/>
    <w:rsid w:val="00C54F84"/>
    <w:rsid w:val="00C54FAA"/>
    <w:rsid w:val="00C5678A"/>
    <w:rsid w:val="00C57109"/>
    <w:rsid w:val="00C57D54"/>
    <w:rsid w:val="00C606FA"/>
    <w:rsid w:val="00C608EA"/>
    <w:rsid w:val="00C61A84"/>
    <w:rsid w:val="00C62518"/>
    <w:rsid w:val="00C654AD"/>
    <w:rsid w:val="00C65BCF"/>
    <w:rsid w:val="00C65ED4"/>
    <w:rsid w:val="00C66266"/>
    <w:rsid w:val="00C67126"/>
    <w:rsid w:val="00C67128"/>
    <w:rsid w:val="00C70382"/>
    <w:rsid w:val="00C72029"/>
    <w:rsid w:val="00C73F34"/>
    <w:rsid w:val="00C752B0"/>
    <w:rsid w:val="00C75861"/>
    <w:rsid w:val="00C75A5F"/>
    <w:rsid w:val="00C76A4D"/>
    <w:rsid w:val="00C7763F"/>
    <w:rsid w:val="00C77FA3"/>
    <w:rsid w:val="00C80A3D"/>
    <w:rsid w:val="00C83A94"/>
    <w:rsid w:val="00C83C92"/>
    <w:rsid w:val="00C8416A"/>
    <w:rsid w:val="00C85B65"/>
    <w:rsid w:val="00C86AA8"/>
    <w:rsid w:val="00C8706B"/>
    <w:rsid w:val="00C87BC8"/>
    <w:rsid w:val="00C9231B"/>
    <w:rsid w:val="00C93EE1"/>
    <w:rsid w:val="00C94CB3"/>
    <w:rsid w:val="00C95B27"/>
    <w:rsid w:val="00C96553"/>
    <w:rsid w:val="00CA04EA"/>
    <w:rsid w:val="00CA0596"/>
    <w:rsid w:val="00CA2F4A"/>
    <w:rsid w:val="00CA337F"/>
    <w:rsid w:val="00CA63B9"/>
    <w:rsid w:val="00CA6D0E"/>
    <w:rsid w:val="00CA6EC0"/>
    <w:rsid w:val="00CA7357"/>
    <w:rsid w:val="00CB0682"/>
    <w:rsid w:val="00CB06F4"/>
    <w:rsid w:val="00CB29DD"/>
    <w:rsid w:val="00CB2C8C"/>
    <w:rsid w:val="00CB2F72"/>
    <w:rsid w:val="00CB3B37"/>
    <w:rsid w:val="00CB48F9"/>
    <w:rsid w:val="00CB533A"/>
    <w:rsid w:val="00CB5F25"/>
    <w:rsid w:val="00CB6BCE"/>
    <w:rsid w:val="00CC37C6"/>
    <w:rsid w:val="00CC5585"/>
    <w:rsid w:val="00CC7579"/>
    <w:rsid w:val="00CD0CD0"/>
    <w:rsid w:val="00CD17F3"/>
    <w:rsid w:val="00CD227D"/>
    <w:rsid w:val="00CD310C"/>
    <w:rsid w:val="00CD350E"/>
    <w:rsid w:val="00CD46F4"/>
    <w:rsid w:val="00CD53D5"/>
    <w:rsid w:val="00CD5827"/>
    <w:rsid w:val="00CD65EB"/>
    <w:rsid w:val="00CD6B3A"/>
    <w:rsid w:val="00CD6B9B"/>
    <w:rsid w:val="00CD6C37"/>
    <w:rsid w:val="00CD7820"/>
    <w:rsid w:val="00CE159B"/>
    <w:rsid w:val="00CE2A6E"/>
    <w:rsid w:val="00CE3DDE"/>
    <w:rsid w:val="00CE42B7"/>
    <w:rsid w:val="00CE53F9"/>
    <w:rsid w:val="00CE688C"/>
    <w:rsid w:val="00CE7902"/>
    <w:rsid w:val="00CF0979"/>
    <w:rsid w:val="00CF0A59"/>
    <w:rsid w:val="00CF12B8"/>
    <w:rsid w:val="00CF13D4"/>
    <w:rsid w:val="00CF354A"/>
    <w:rsid w:val="00CF35BF"/>
    <w:rsid w:val="00CF3983"/>
    <w:rsid w:val="00CF40A2"/>
    <w:rsid w:val="00CF425B"/>
    <w:rsid w:val="00CF485A"/>
    <w:rsid w:val="00CF5DB0"/>
    <w:rsid w:val="00CF5DD1"/>
    <w:rsid w:val="00CF7E06"/>
    <w:rsid w:val="00D000BE"/>
    <w:rsid w:val="00D00318"/>
    <w:rsid w:val="00D003FB"/>
    <w:rsid w:val="00D018B5"/>
    <w:rsid w:val="00D01A76"/>
    <w:rsid w:val="00D02AD5"/>
    <w:rsid w:val="00D032D8"/>
    <w:rsid w:val="00D03936"/>
    <w:rsid w:val="00D03B6C"/>
    <w:rsid w:val="00D04496"/>
    <w:rsid w:val="00D0685A"/>
    <w:rsid w:val="00D07E98"/>
    <w:rsid w:val="00D1225B"/>
    <w:rsid w:val="00D131E5"/>
    <w:rsid w:val="00D13D66"/>
    <w:rsid w:val="00D142D8"/>
    <w:rsid w:val="00D14AEA"/>
    <w:rsid w:val="00D15CE4"/>
    <w:rsid w:val="00D162B2"/>
    <w:rsid w:val="00D163FE"/>
    <w:rsid w:val="00D16B71"/>
    <w:rsid w:val="00D16CD8"/>
    <w:rsid w:val="00D17096"/>
    <w:rsid w:val="00D17608"/>
    <w:rsid w:val="00D17CF7"/>
    <w:rsid w:val="00D200B9"/>
    <w:rsid w:val="00D216D6"/>
    <w:rsid w:val="00D229EC"/>
    <w:rsid w:val="00D23891"/>
    <w:rsid w:val="00D24A14"/>
    <w:rsid w:val="00D254E5"/>
    <w:rsid w:val="00D25FB5"/>
    <w:rsid w:val="00D26DD9"/>
    <w:rsid w:val="00D276DE"/>
    <w:rsid w:val="00D34878"/>
    <w:rsid w:val="00D3490D"/>
    <w:rsid w:val="00D349DA"/>
    <w:rsid w:val="00D35DE6"/>
    <w:rsid w:val="00D3602C"/>
    <w:rsid w:val="00D36705"/>
    <w:rsid w:val="00D37FDC"/>
    <w:rsid w:val="00D40442"/>
    <w:rsid w:val="00D40E47"/>
    <w:rsid w:val="00D41D35"/>
    <w:rsid w:val="00D41D48"/>
    <w:rsid w:val="00D424C6"/>
    <w:rsid w:val="00D42ABC"/>
    <w:rsid w:val="00D42DD1"/>
    <w:rsid w:val="00D4342F"/>
    <w:rsid w:val="00D4428F"/>
    <w:rsid w:val="00D47CE0"/>
    <w:rsid w:val="00D50071"/>
    <w:rsid w:val="00D50926"/>
    <w:rsid w:val="00D51532"/>
    <w:rsid w:val="00D5196C"/>
    <w:rsid w:val="00D51C93"/>
    <w:rsid w:val="00D52099"/>
    <w:rsid w:val="00D539E5"/>
    <w:rsid w:val="00D54590"/>
    <w:rsid w:val="00D54E12"/>
    <w:rsid w:val="00D565F2"/>
    <w:rsid w:val="00D60E3E"/>
    <w:rsid w:val="00D620F8"/>
    <w:rsid w:val="00D62482"/>
    <w:rsid w:val="00D64742"/>
    <w:rsid w:val="00D657FD"/>
    <w:rsid w:val="00D65C41"/>
    <w:rsid w:val="00D67528"/>
    <w:rsid w:val="00D7036E"/>
    <w:rsid w:val="00D70DA5"/>
    <w:rsid w:val="00D71E55"/>
    <w:rsid w:val="00D72FCC"/>
    <w:rsid w:val="00D744AD"/>
    <w:rsid w:val="00D74C82"/>
    <w:rsid w:val="00D75295"/>
    <w:rsid w:val="00D80CCE"/>
    <w:rsid w:val="00D8138A"/>
    <w:rsid w:val="00D81585"/>
    <w:rsid w:val="00D8163D"/>
    <w:rsid w:val="00D81B59"/>
    <w:rsid w:val="00D8602B"/>
    <w:rsid w:val="00D860D9"/>
    <w:rsid w:val="00D87B9A"/>
    <w:rsid w:val="00D901BE"/>
    <w:rsid w:val="00D90294"/>
    <w:rsid w:val="00D90D7D"/>
    <w:rsid w:val="00D918F2"/>
    <w:rsid w:val="00D91F71"/>
    <w:rsid w:val="00D94501"/>
    <w:rsid w:val="00D956A8"/>
    <w:rsid w:val="00D959A6"/>
    <w:rsid w:val="00D95F07"/>
    <w:rsid w:val="00D9644E"/>
    <w:rsid w:val="00D96EE3"/>
    <w:rsid w:val="00D9744E"/>
    <w:rsid w:val="00D9797F"/>
    <w:rsid w:val="00DA1034"/>
    <w:rsid w:val="00DA150E"/>
    <w:rsid w:val="00DA1E8E"/>
    <w:rsid w:val="00DA2168"/>
    <w:rsid w:val="00DA3718"/>
    <w:rsid w:val="00DA3F5E"/>
    <w:rsid w:val="00DA53F2"/>
    <w:rsid w:val="00DA55D4"/>
    <w:rsid w:val="00DA5C33"/>
    <w:rsid w:val="00DA686F"/>
    <w:rsid w:val="00DA69A6"/>
    <w:rsid w:val="00DB06DC"/>
    <w:rsid w:val="00DB0AD6"/>
    <w:rsid w:val="00DB1538"/>
    <w:rsid w:val="00DB2004"/>
    <w:rsid w:val="00DB2248"/>
    <w:rsid w:val="00DB2E5B"/>
    <w:rsid w:val="00DB322D"/>
    <w:rsid w:val="00DB3BDA"/>
    <w:rsid w:val="00DB4C3B"/>
    <w:rsid w:val="00DB605E"/>
    <w:rsid w:val="00DB6A64"/>
    <w:rsid w:val="00DB7895"/>
    <w:rsid w:val="00DC0216"/>
    <w:rsid w:val="00DC07F7"/>
    <w:rsid w:val="00DC0DF8"/>
    <w:rsid w:val="00DC0EB6"/>
    <w:rsid w:val="00DC1041"/>
    <w:rsid w:val="00DC119B"/>
    <w:rsid w:val="00DC3788"/>
    <w:rsid w:val="00DC4B43"/>
    <w:rsid w:val="00DC4F3F"/>
    <w:rsid w:val="00DC51C9"/>
    <w:rsid w:val="00DC68D5"/>
    <w:rsid w:val="00DC6BE3"/>
    <w:rsid w:val="00DC7918"/>
    <w:rsid w:val="00DC7FB7"/>
    <w:rsid w:val="00DD1CB3"/>
    <w:rsid w:val="00DD25DF"/>
    <w:rsid w:val="00DD2B3A"/>
    <w:rsid w:val="00DD3062"/>
    <w:rsid w:val="00DD3419"/>
    <w:rsid w:val="00DD3850"/>
    <w:rsid w:val="00DD3AF0"/>
    <w:rsid w:val="00DD60BB"/>
    <w:rsid w:val="00DD6BB8"/>
    <w:rsid w:val="00DD6C5C"/>
    <w:rsid w:val="00DD750F"/>
    <w:rsid w:val="00DD7718"/>
    <w:rsid w:val="00DE0746"/>
    <w:rsid w:val="00DE0BFE"/>
    <w:rsid w:val="00DE16D5"/>
    <w:rsid w:val="00DE1AF4"/>
    <w:rsid w:val="00DE5206"/>
    <w:rsid w:val="00DE674B"/>
    <w:rsid w:val="00DE7170"/>
    <w:rsid w:val="00DE7392"/>
    <w:rsid w:val="00DE7823"/>
    <w:rsid w:val="00DE7844"/>
    <w:rsid w:val="00DE7AC5"/>
    <w:rsid w:val="00DE7EC1"/>
    <w:rsid w:val="00DF0770"/>
    <w:rsid w:val="00DF13B8"/>
    <w:rsid w:val="00DF234D"/>
    <w:rsid w:val="00DF265D"/>
    <w:rsid w:val="00DF3398"/>
    <w:rsid w:val="00DF3B8E"/>
    <w:rsid w:val="00DF4781"/>
    <w:rsid w:val="00DF5D30"/>
    <w:rsid w:val="00DF68A4"/>
    <w:rsid w:val="00DF6AD4"/>
    <w:rsid w:val="00DF71E8"/>
    <w:rsid w:val="00E00765"/>
    <w:rsid w:val="00E0080C"/>
    <w:rsid w:val="00E00BBB"/>
    <w:rsid w:val="00E00E73"/>
    <w:rsid w:val="00E03EDF"/>
    <w:rsid w:val="00E06171"/>
    <w:rsid w:val="00E06DC6"/>
    <w:rsid w:val="00E0730F"/>
    <w:rsid w:val="00E0732D"/>
    <w:rsid w:val="00E0746F"/>
    <w:rsid w:val="00E075DC"/>
    <w:rsid w:val="00E07E09"/>
    <w:rsid w:val="00E100BE"/>
    <w:rsid w:val="00E10A35"/>
    <w:rsid w:val="00E11AED"/>
    <w:rsid w:val="00E11F12"/>
    <w:rsid w:val="00E127D7"/>
    <w:rsid w:val="00E12AA6"/>
    <w:rsid w:val="00E13BA7"/>
    <w:rsid w:val="00E13E57"/>
    <w:rsid w:val="00E14BCE"/>
    <w:rsid w:val="00E15A74"/>
    <w:rsid w:val="00E17DC0"/>
    <w:rsid w:val="00E20168"/>
    <w:rsid w:val="00E20DDB"/>
    <w:rsid w:val="00E21324"/>
    <w:rsid w:val="00E23D84"/>
    <w:rsid w:val="00E25034"/>
    <w:rsid w:val="00E2560F"/>
    <w:rsid w:val="00E259DF"/>
    <w:rsid w:val="00E26B8B"/>
    <w:rsid w:val="00E2749C"/>
    <w:rsid w:val="00E305D8"/>
    <w:rsid w:val="00E30D9F"/>
    <w:rsid w:val="00E30F21"/>
    <w:rsid w:val="00E310A7"/>
    <w:rsid w:val="00E31E98"/>
    <w:rsid w:val="00E32D78"/>
    <w:rsid w:val="00E33E65"/>
    <w:rsid w:val="00E33F03"/>
    <w:rsid w:val="00E3423A"/>
    <w:rsid w:val="00E34C56"/>
    <w:rsid w:val="00E34C8E"/>
    <w:rsid w:val="00E34DEF"/>
    <w:rsid w:val="00E35049"/>
    <w:rsid w:val="00E368AC"/>
    <w:rsid w:val="00E36A16"/>
    <w:rsid w:val="00E41954"/>
    <w:rsid w:val="00E41977"/>
    <w:rsid w:val="00E41B3D"/>
    <w:rsid w:val="00E420D3"/>
    <w:rsid w:val="00E42F81"/>
    <w:rsid w:val="00E42F84"/>
    <w:rsid w:val="00E43F9C"/>
    <w:rsid w:val="00E44BC1"/>
    <w:rsid w:val="00E5005C"/>
    <w:rsid w:val="00E503B0"/>
    <w:rsid w:val="00E539E2"/>
    <w:rsid w:val="00E5410D"/>
    <w:rsid w:val="00E5673D"/>
    <w:rsid w:val="00E57158"/>
    <w:rsid w:val="00E57CAD"/>
    <w:rsid w:val="00E61908"/>
    <w:rsid w:val="00E625B7"/>
    <w:rsid w:val="00E6433E"/>
    <w:rsid w:val="00E6439A"/>
    <w:rsid w:val="00E64B7A"/>
    <w:rsid w:val="00E65AA0"/>
    <w:rsid w:val="00E6646F"/>
    <w:rsid w:val="00E674AD"/>
    <w:rsid w:val="00E67A69"/>
    <w:rsid w:val="00E7012C"/>
    <w:rsid w:val="00E70396"/>
    <w:rsid w:val="00E70ADA"/>
    <w:rsid w:val="00E7131A"/>
    <w:rsid w:val="00E722F3"/>
    <w:rsid w:val="00E72771"/>
    <w:rsid w:val="00E72A62"/>
    <w:rsid w:val="00E72B51"/>
    <w:rsid w:val="00E739D9"/>
    <w:rsid w:val="00E73FE0"/>
    <w:rsid w:val="00E76991"/>
    <w:rsid w:val="00E77D76"/>
    <w:rsid w:val="00E806F1"/>
    <w:rsid w:val="00E80734"/>
    <w:rsid w:val="00E80C54"/>
    <w:rsid w:val="00E81180"/>
    <w:rsid w:val="00E815D6"/>
    <w:rsid w:val="00E81B9F"/>
    <w:rsid w:val="00E82BE4"/>
    <w:rsid w:val="00E832FC"/>
    <w:rsid w:val="00E83833"/>
    <w:rsid w:val="00E838FF"/>
    <w:rsid w:val="00E86433"/>
    <w:rsid w:val="00E87B19"/>
    <w:rsid w:val="00E87F8F"/>
    <w:rsid w:val="00E907D6"/>
    <w:rsid w:val="00E90E73"/>
    <w:rsid w:val="00E925F9"/>
    <w:rsid w:val="00E935B6"/>
    <w:rsid w:val="00E94EE6"/>
    <w:rsid w:val="00E95274"/>
    <w:rsid w:val="00E9582A"/>
    <w:rsid w:val="00E966BF"/>
    <w:rsid w:val="00E96B0B"/>
    <w:rsid w:val="00E9711F"/>
    <w:rsid w:val="00E97426"/>
    <w:rsid w:val="00E97922"/>
    <w:rsid w:val="00EA07B8"/>
    <w:rsid w:val="00EA0ADC"/>
    <w:rsid w:val="00EA0B9C"/>
    <w:rsid w:val="00EA1635"/>
    <w:rsid w:val="00EA1640"/>
    <w:rsid w:val="00EA1759"/>
    <w:rsid w:val="00EA1CE0"/>
    <w:rsid w:val="00EA29BD"/>
    <w:rsid w:val="00EA2AB2"/>
    <w:rsid w:val="00EA33CC"/>
    <w:rsid w:val="00EA6062"/>
    <w:rsid w:val="00EA6A00"/>
    <w:rsid w:val="00EA6C9E"/>
    <w:rsid w:val="00EA72D3"/>
    <w:rsid w:val="00EB054C"/>
    <w:rsid w:val="00EB0A81"/>
    <w:rsid w:val="00EB3270"/>
    <w:rsid w:val="00EB33B9"/>
    <w:rsid w:val="00EB43E0"/>
    <w:rsid w:val="00EB4437"/>
    <w:rsid w:val="00EB5B16"/>
    <w:rsid w:val="00EB5B5C"/>
    <w:rsid w:val="00EB5F8F"/>
    <w:rsid w:val="00EB72BF"/>
    <w:rsid w:val="00EB72E0"/>
    <w:rsid w:val="00EB78E6"/>
    <w:rsid w:val="00EC0662"/>
    <w:rsid w:val="00EC0F43"/>
    <w:rsid w:val="00EC29DD"/>
    <w:rsid w:val="00EC3A8D"/>
    <w:rsid w:val="00EC5803"/>
    <w:rsid w:val="00EC6C78"/>
    <w:rsid w:val="00EC7B22"/>
    <w:rsid w:val="00EC7D05"/>
    <w:rsid w:val="00EC7D55"/>
    <w:rsid w:val="00ED0D1B"/>
    <w:rsid w:val="00ED0DD0"/>
    <w:rsid w:val="00ED233A"/>
    <w:rsid w:val="00ED550A"/>
    <w:rsid w:val="00ED6D24"/>
    <w:rsid w:val="00ED7F87"/>
    <w:rsid w:val="00EE0447"/>
    <w:rsid w:val="00EE0DA1"/>
    <w:rsid w:val="00EE123D"/>
    <w:rsid w:val="00EE142A"/>
    <w:rsid w:val="00EE1FAE"/>
    <w:rsid w:val="00EE2807"/>
    <w:rsid w:val="00EE3887"/>
    <w:rsid w:val="00EE4808"/>
    <w:rsid w:val="00EE618D"/>
    <w:rsid w:val="00EE7958"/>
    <w:rsid w:val="00EE7D7A"/>
    <w:rsid w:val="00EF094D"/>
    <w:rsid w:val="00EF0A1B"/>
    <w:rsid w:val="00EF263B"/>
    <w:rsid w:val="00EF3038"/>
    <w:rsid w:val="00EF3618"/>
    <w:rsid w:val="00EF454D"/>
    <w:rsid w:val="00EF4649"/>
    <w:rsid w:val="00EF5B50"/>
    <w:rsid w:val="00EF612E"/>
    <w:rsid w:val="00EF6D23"/>
    <w:rsid w:val="00EF6DEA"/>
    <w:rsid w:val="00EF72E5"/>
    <w:rsid w:val="00EF742C"/>
    <w:rsid w:val="00EF7C56"/>
    <w:rsid w:val="00F010CA"/>
    <w:rsid w:val="00F03161"/>
    <w:rsid w:val="00F03880"/>
    <w:rsid w:val="00F04033"/>
    <w:rsid w:val="00F04362"/>
    <w:rsid w:val="00F0687E"/>
    <w:rsid w:val="00F079C6"/>
    <w:rsid w:val="00F07B86"/>
    <w:rsid w:val="00F10321"/>
    <w:rsid w:val="00F109C2"/>
    <w:rsid w:val="00F10C0C"/>
    <w:rsid w:val="00F10F54"/>
    <w:rsid w:val="00F12C34"/>
    <w:rsid w:val="00F12D56"/>
    <w:rsid w:val="00F133ED"/>
    <w:rsid w:val="00F13586"/>
    <w:rsid w:val="00F13A8D"/>
    <w:rsid w:val="00F155C0"/>
    <w:rsid w:val="00F16F78"/>
    <w:rsid w:val="00F17079"/>
    <w:rsid w:val="00F21873"/>
    <w:rsid w:val="00F22ED0"/>
    <w:rsid w:val="00F23FB8"/>
    <w:rsid w:val="00F24845"/>
    <w:rsid w:val="00F24DA3"/>
    <w:rsid w:val="00F260D8"/>
    <w:rsid w:val="00F2702F"/>
    <w:rsid w:val="00F27824"/>
    <w:rsid w:val="00F30A32"/>
    <w:rsid w:val="00F311C6"/>
    <w:rsid w:val="00F4076E"/>
    <w:rsid w:val="00F410D6"/>
    <w:rsid w:val="00F41931"/>
    <w:rsid w:val="00F426B0"/>
    <w:rsid w:val="00F45551"/>
    <w:rsid w:val="00F45F4E"/>
    <w:rsid w:val="00F4644A"/>
    <w:rsid w:val="00F47FB7"/>
    <w:rsid w:val="00F50CAE"/>
    <w:rsid w:val="00F50DB5"/>
    <w:rsid w:val="00F5289E"/>
    <w:rsid w:val="00F52A17"/>
    <w:rsid w:val="00F52D33"/>
    <w:rsid w:val="00F53145"/>
    <w:rsid w:val="00F538A4"/>
    <w:rsid w:val="00F53BEE"/>
    <w:rsid w:val="00F543CA"/>
    <w:rsid w:val="00F549EF"/>
    <w:rsid w:val="00F55344"/>
    <w:rsid w:val="00F55761"/>
    <w:rsid w:val="00F559B9"/>
    <w:rsid w:val="00F55A2D"/>
    <w:rsid w:val="00F57CDD"/>
    <w:rsid w:val="00F606D9"/>
    <w:rsid w:val="00F60D09"/>
    <w:rsid w:val="00F615C8"/>
    <w:rsid w:val="00F62039"/>
    <w:rsid w:val="00F62185"/>
    <w:rsid w:val="00F631FE"/>
    <w:rsid w:val="00F63DA0"/>
    <w:rsid w:val="00F646A6"/>
    <w:rsid w:val="00F65E79"/>
    <w:rsid w:val="00F66567"/>
    <w:rsid w:val="00F66F1C"/>
    <w:rsid w:val="00F724F9"/>
    <w:rsid w:val="00F7259A"/>
    <w:rsid w:val="00F74966"/>
    <w:rsid w:val="00F74FB9"/>
    <w:rsid w:val="00F75A08"/>
    <w:rsid w:val="00F76248"/>
    <w:rsid w:val="00F7741A"/>
    <w:rsid w:val="00F77D07"/>
    <w:rsid w:val="00F80197"/>
    <w:rsid w:val="00F80F2F"/>
    <w:rsid w:val="00F8127D"/>
    <w:rsid w:val="00F814C3"/>
    <w:rsid w:val="00F81976"/>
    <w:rsid w:val="00F82D24"/>
    <w:rsid w:val="00F82F40"/>
    <w:rsid w:val="00F83204"/>
    <w:rsid w:val="00F857EC"/>
    <w:rsid w:val="00F86435"/>
    <w:rsid w:val="00F866AB"/>
    <w:rsid w:val="00F87557"/>
    <w:rsid w:val="00F903F2"/>
    <w:rsid w:val="00F90739"/>
    <w:rsid w:val="00F90E51"/>
    <w:rsid w:val="00F91582"/>
    <w:rsid w:val="00F92805"/>
    <w:rsid w:val="00F935E4"/>
    <w:rsid w:val="00F936BE"/>
    <w:rsid w:val="00F94695"/>
    <w:rsid w:val="00F952D1"/>
    <w:rsid w:val="00F95E5E"/>
    <w:rsid w:val="00F96390"/>
    <w:rsid w:val="00F96512"/>
    <w:rsid w:val="00F9657E"/>
    <w:rsid w:val="00F97844"/>
    <w:rsid w:val="00F97A45"/>
    <w:rsid w:val="00F97ADD"/>
    <w:rsid w:val="00F97F66"/>
    <w:rsid w:val="00FA05D0"/>
    <w:rsid w:val="00FA0BE0"/>
    <w:rsid w:val="00FA1385"/>
    <w:rsid w:val="00FA17AE"/>
    <w:rsid w:val="00FA19E7"/>
    <w:rsid w:val="00FA1C28"/>
    <w:rsid w:val="00FA209D"/>
    <w:rsid w:val="00FA4C75"/>
    <w:rsid w:val="00FA579B"/>
    <w:rsid w:val="00FA5CDB"/>
    <w:rsid w:val="00FB0261"/>
    <w:rsid w:val="00FB0DA8"/>
    <w:rsid w:val="00FB2C35"/>
    <w:rsid w:val="00FB2CED"/>
    <w:rsid w:val="00FB3555"/>
    <w:rsid w:val="00FB3E2F"/>
    <w:rsid w:val="00FB519F"/>
    <w:rsid w:val="00FB53C3"/>
    <w:rsid w:val="00FB663F"/>
    <w:rsid w:val="00FB6AFF"/>
    <w:rsid w:val="00FB7579"/>
    <w:rsid w:val="00FB7D73"/>
    <w:rsid w:val="00FB7F35"/>
    <w:rsid w:val="00FC0194"/>
    <w:rsid w:val="00FC19AF"/>
    <w:rsid w:val="00FC1B9A"/>
    <w:rsid w:val="00FC32BF"/>
    <w:rsid w:val="00FC50EA"/>
    <w:rsid w:val="00FC77A5"/>
    <w:rsid w:val="00FC7D6F"/>
    <w:rsid w:val="00FD0BC8"/>
    <w:rsid w:val="00FD0C10"/>
    <w:rsid w:val="00FD1205"/>
    <w:rsid w:val="00FD1D79"/>
    <w:rsid w:val="00FD2334"/>
    <w:rsid w:val="00FD2707"/>
    <w:rsid w:val="00FD32D0"/>
    <w:rsid w:val="00FD44EA"/>
    <w:rsid w:val="00FD45D0"/>
    <w:rsid w:val="00FD4711"/>
    <w:rsid w:val="00FD47AE"/>
    <w:rsid w:val="00FD4E15"/>
    <w:rsid w:val="00FD56B9"/>
    <w:rsid w:val="00FD62C6"/>
    <w:rsid w:val="00FD63E4"/>
    <w:rsid w:val="00FD752F"/>
    <w:rsid w:val="00FE10AF"/>
    <w:rsid w:val="00FE2A8C"/>
    <w:rsid w:val="00FE2B17"/>
    <w:rsid w:val="00FE45BF"/>
    <w:rsid w:val="00FE5203"/>
    <w:rsid w:val="00FE5766"/>
    <w:rsid w:val="00FE5FB1"/>
    <w:rsid w:val="00FE6110"/>
    <w:rsid w:val="00FE62C0"/>
    <w:rsid w:val="00FE7905"/>
    <w:rsid w:val="00FE799B"/>
    <w:rsid w:val="00FE7B80"/>
    <w:rsid w:val="00FF29BA"/>
    <w:rsid w:val="00FF3990"/>
    <w:rsid w:val="00FF3ED2"/>
    <w:rsid w:val="00FF4A7D"/>
    <w:rsid w:val="00FF63F2"/>
    <w:rsid w:val="00FF6A5E"/>
    <w:rsid w:val="00FF705D"/>
    <w:rsid w:val="00FF7C6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43"/>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43"/>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43"/>
      </w:numPr>
      <w:spacing w:before="180" w:after="180"/>
      <w:outlineLvl w:val="2"/>
    </w:pPr>
    <w:rPr>
      <w:b/>
      <w:bCs/>
      <w:sz w:val="26"/>
      <w:szCs w:val="18"/>
    </w:rPr>
  </w:style>
  <w:style w:type="paragraph" w:styleId="Heading4">
    <w:name w:val="heading 4"/>
    <w:basedOn w:val="Heading3"/>
    <w:next w:val="Normal"/>
    <w:link w:val="Heading4Char"/>
    <w:qFormat/>
    <w:rsid w:val="00AE4229"/>
    <w:pPr>
      <w:numPr>
        <w:ilvl w:val="3"/>
        <w:numId w:val="7"/>
      </w:numPr>
      <w:outlineLvl w:val="3"/>
    </w:pPr>
  </w:style>
  <w:style w:type="paragraph" w:styleId="Heading5">
    <w:name w:val="heading 5"/>
    <w:basedOn w:val="Heading4"/>
    <w:next w:val="Normal"/>
    <w:qFormat/>
    <w:rsid w:val="00884973"/>
    <w:pPr>
      <w:numPr>
        <w:ilvl w:val="0"/>
        <w:numId w:val="0"/>
      </w:numPr>
      <w:spacing w:before="240"/>
      <w:ind w:left="1776" w:hanging="360"/>
      <w:outlineLvl w:val="4"/>
    </w:pPr>
    <w:rPr>
      <w:rFonts w:asciiTheme="minorHAnsi" w:hAnsiTheme="minorHAnsi"/>
      <w:bCs w:val="0"/>
    </w:rPr>
  </w:style>
  <w:style w:type="paragraph" w:styleId="Heading6">
    <w:name w:val="heading 6"/>
    <w:basedOn w:val="Normal"/>
    <w:next w:val="Normal"/>
    <w:qFormat/>
    <w:rsid w:val="00287894"/>
    <w:pPr>
      <w:numPr>
        <w:ilvl w:val="5"/>
        <w:numId w:val="43"/>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43"/>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43"/>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43"/>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link w:val="FootnoteTextChar"/>
    <w:uiPriority w:val="99"/>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uiPriority w:val="39"/>
    <w:rsid w:val="00287894"/>
    <w:pPr>
      <w:ind w:left="1000"/>
    </w:pPr>
  </w:style>
  <w:style w:type="paragraph" w:styleId="TOC7">
    <w:name w:val="toc 7"/>
    <w:basedOn w:val="Normal"/>
    <w:next w:val="Normal"/>
    <w:autoRedefine/>
    <w:uiPriority w:val="39"/>
    <w:rsid w:val="00287894"/>
    <w:pPr>
      <w:ind w:left="1200"/>
    </w:pPr>
  </w:style>
  <w:style w:type="paragraph" w:styleId="TOC8">
    <w:name w:val="toc 8"/>
    <w:basedOn w:val="Normal"/>
    <w:next w:val="Normal"/>
    <w:autoRedefine/>
    <w:uiPriority w:val="39"/>
    <w:rsid w:val="00287894"/>
    <w:pPr>
      <w:ind w:left="1400"/>
    </w:pPr>
  </w:style>
  <w:style w:type="paragraph" w:styleId="TOC9">
    <w:name w:val="toc 9"/>
    <w:basedOn w:val="Normal"/>
    <w:next w:val="Normal"/>
    <w:autoRedefine/>
    <w:uiPriority w:val="39"/>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 w:type="paragraph" w:customStyle="1" w:styleId="MyHeading4">
    <w:name w:val="MyHeading 4"/>
    <w:basedOn w:val="ListContinue4"/>
    <w:link w:val="MyHeading4Char"/>
    <w:qFormat/>
    <w:rsid w:val="00D0685A"/>
    <w:rPr>
      <w:b/>
      <w:bCs/>
      <w:sz w:val="22"/>
      <w:szCs w:val="22"/>
    </w:rPr>
  </w:style>
  <w:style w:type="character" w:customStyle="1" w:styleId="MyHeading4Char">
    <w:name w:val="MyHeading 4 Char"/>
    <w:basedOn w:val="DefaultParagraphFont"/>
    <w:link w:val="MyHeading4"/>
    <w:rsid w:val="00D0685A"/>
    <w:rPr>
      <w:rFonts w:cs="Times New Roman"/>
      <w:b/>
      <w:bCs/>
      <w:sz w:val="22"/>
      <w:szCs w:val="22"/>
    </w:rPr>
  </w:style>
  <w:style w:type="paragraph" w:styleId="ListContinue4">
    <w:name w:val="List Continue 4"/>
    <w:basedOn w:val="Normal"/>
    <w:rsid w:val="00D0685A"/>
    <w:pPr>
      <w:spacing w:after="120"/>
      <w:ind w:left="1132"/>
      <w:contextualSpacing/>
    </w:pPr>
  </w:style>
  <w:style w:type="character" w:styleId="CommentReference">
    <w:name w:val="annotation reference"/>
    <w:basedOn w:val="DefaultParagraphFont"/>
    <w:rsid w:val="00530282"/>
    <w:rPr>
      <w:sz w:val="16"/>
      <w:szCs w:val="16"/>
    </w:rPr>
  </w:style>
  <w:style w:type="paragraph" w:styleId="CommentText">
    <w:name w:val="annotation text"/>
    <w:basedOn w:val="Normal"/>
    <w:link w:val="CommentTextChar"/>
    <w:rsid w:val="00530282"/>
    <w:rPr>
      <w:sz w:val="20"/>
      <w:szCs w:val="20"/>
    </w:rPr>
  </w:style>
  <w:style w:type="character" w:customStyle="1" w:styleId="CommentTextChar">
    <w:name w:val="Comment Text Char"/>
    <w:basedOn w:val="DefaultParagraphFont"/>
    <w:link w:val="CommentText"/>
    <w:rsid w:val="00530282"/>
    <w:rPr>
      <w:rFonts w:cs="Times New Roman"/>
    </w:rPr>
  </w:style>
  <w:style w:type="paragraph" w:styleId="CommentSubject">
    <w:name w:val="annotation subject"/>
    <w:basedOn w:val="CommentText"/>
    <w:next w:val="CommentText"/>
    <w:link w:val="CommentSubjectChar"/>
    <w:rsid w:val="00530282"/>
    <w:rPr>
      <w:b/>
      <w:bCs/>
    </w:rPr>
  </w:style>
  <w:style w:type="character" w:customStyle="1" w:styleId="CommentSubjectChar">
    <w:name w:val="Comment Subject Char"/>
    <w:basedOn w:val="CommentTextChar"/>
    <w:link w:val="CommentSubject"/>
    <w:rsid w:val="00530282"/>
    <w:rPr>
      <w:rFonts w:cs="Times New Roman"/>
      <w:b/>
      <w:bCs/>
    </w:rPr>
  </w:style>
  <w:style w:type="character" w:styleId="PlaceholderText">
    <w:name w:val="Placeholder Text"/>
    <w:basedOn w:val="DefaultParagraphFont"/>
    <w:uiPriority w:val="99"/>
    <w:semiHidden/>
    <w:rsid w:val="00EF263B"/>
    <w:rPr>
      <w:color w:val="808080"/>
    </w:rPr>
  </w:style>
  <w:style w:type="paragraph" w:styleId="Index1">
    <w:name w:val="index 1"/>
    <w:basedOn w:val="Normal"/>
    <w:next w:val="Normal"/>
    <w:autoRedefine/>
    <w:rsid w:val="00231E42"/>
    <w:pPr>
      <w:ind w:left="240" w:hanging="240"/>
    </w:pPr>
  </w:style>
  <w:style w:type="paragraph" w:styleId="DocumentMap">
    <w:name w:val="Document Map"/>
    <w:basedOn w:val="Normal"/>
    <w:link w:val="DocumentMapChar"/>
    <w:rsid w:val="00CB0682"/>
    <w:rPr>
      <w:rFonts w:ascii="Tahoma" w:hAnsi="Tahoma" w:cs="Tahoma"/>
      <w:sz w:val="16"/>
      <w:szCs w:val="16"/>
    </w:rPr>
  </w:style>
  <w:style w:type="character" w:customStyle="1" w:styleId="DocumentMapChar">
    <w:name w:val="Document Map Char"/>
    <w:basedOn w:val="DefaultParagraphFont"/>
    <w:link w:val="DocumentMap"/>
    <w:rsid w:val="00CB0682"/>
    <w:rPr>
      <w:rFonts w:ascii="Tahoma" w:hAnsi="Tahoma" w:cs="Tahoma"/>
      <w:sz w:val="16"/>
      <w:szCs w:val="16"/>
    </w:rPr>
  </w:style>
  <w:style w:type="paragraph" w:styleId="ListNumber4">
    <w:name w:val="List Number 4"/>
    <w:basedOn w:val="Normal"/>
    <w:link w:val="ListNumber4Char"/>
    <w:rsid w:val="00254D71"/>
    <w:pPr>
      <w:numPr>
        <w:numId w:val="31"/>
      </w:numPr>
      <w:contextualSpacing/>
    </w:pPr>
  </w:style>
  <w:style w:type="character" w:customStyle="1" w:styleId="il">
    <w:name w:val="il"/>
    <w:basedOn w:val="DefaultParagraphFont"/>
    <w:rsid w:val="00E64B7A"/>
  </w:style>
  <w:style w:type="character" w:customStyle="1" w:styleId="ListNumber4Char">
    <w:name w:val="List Number 4 Char"/>
    <w:basedOn w:val="DefaultParagraphFont"/>
    <w:link w:val="ListNumber4"/>
    <w:rsid w:val="00AE4229"/>
    <w:rPr>
      <w:rFonts w:cs="Times New Roman"/>
      <w:sz w:val="24"/>
      <w:szCs w:val="24"/>
    </w:rPr>
  </w:style>
  <w:style w:type="character" w:customStyle="1" w:styleId="Heading4Char">
    <w:name w:val="Heading 4 Char"/>
    <w:basedOn w:val="ListNumber4Char"/>
    <w:link w:val="Heading4"/>
    <w:rsid w:val="00AE4229"/>
    <w:rPr>
      <w:rFonts w:cs="Times New Roman"/>
      <w:b/>
      <w:bCs/>
      <w:sz w:val="26"/>
      <w:szCs w:val="18"/>
    </w:rPr>
  </w:style>
  <w:style w:type="paragraph" w:styleId="Revision">
    <w:name w:val="Revision"/>
    <w:hidden/>
    <w:uiPriority w:val="99"/>
    <w:semiHidden/>
    <w:rsid w:val="00E21324"/>
    <w:rPr>
      <w:rFonts w:cs="Times New Roman"/>
      <w:sz w:val="24"/>
      <w:szCs w:val="24"/>
    </w:rPr>
  </w:style>
  <w:style w:type="paragraph" w:customStyle="1" w:styleId="DecimalAligned">
    <w:name w:val="Decimal Aligned"/>
    <w:basedOn w:val="Normal"/>
    <w:uiPriority w:val="40"/>
    <w:qFormat/>
    <w:rsid w:val="0027067D"/>
    <w:pPr>
      <w:tabs>
        <w:tab w:val="decimal" w:pos="360"/>
      </w:tabs>
      <w:autoSpaceDE/>
      <w:autoSpaceDN/>
      <w:adjustRightInd/>
      <w:spacing w:after="200" w:line="276" w:lineRule="auto"/>
    </w:pPr>
    <w:rPr>
      <w:rFonts w:asciiTheme="minorHAnsi" w:eastAsiaTheme="minorHAnsi" w:hAnsiTheme="minorHAnsi" w:cstheme="minorBidi"/>
      <w:sz w:val="22"/>
      <w:szCs w:val="22"/>
      <w:lang w:eastAsia="ja-JP" w:bidi="ar-SA"/>
    </w:rPr>
  </w:style>
  <w:style w:type="character" w:customStyle="1" w:styleId="FootnoteTextChar">
    <w:name w:val="Footnote Text Char"/>
    <w:basedOn w:val="DefaultParagraphFont"/>
    <w:link w:val="FootnoteText"/>
    <w:uiPriority w:val="99"/>
    <w:rsid w:val="0027067D"/>
    <w:rPr>
      <w:rFonts w:cs="Times New Roman"/>
      <w:sz w:val="24"/>
      <w:szCs w:val="24"/>
      <w:lang w:val="nl-NL"/>
    </w:rPr>
  </w:style>
  <w:style w:type="character" w:styleId="SubtleEmphasis">
    <w:name w:val="Subtle Emphasis"/>
    <w:basedOn w:val="DefaultParagraphFont"/>
    <w:uiPriority w:val="19"/>
    <w:qFormat/>
    <w:rsid w:val="0027067D"/>
    <w:rPr>
      <w:i/>
      <w:iCs/>
      <w:color w:val="7F7F7F" w:themeColor="text1" w:themeTint="80"/>
    </w:rPr>
  </w:style>
  <w:style w:type="table" w:styleId="MediumShading2-Accent5">
    <w:name w:val="Medium Shading 2 Accent 5"/>
    <w:basedOn w:val="TableNormal"/>
    <w:uiPriority w:val="64"/>
    <w:rsid w:val="0027067D"/>
    <w:rPr>
      <w:rFonts w:asciiTheme="minorHAnsi" w:eastAsiaTheme="minorEastAsia" w:hAnsiTheme="minorHAnsi" w:cstheme="minorBidi"/>
      <w:sz w:val="22"/>
      <w:szCs w:val="22"/>
      <w:lang w:eastAsia="ja-JP" w:bidi="ar-SA"/>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43"/>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43"/>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43"/>
      </w:numPr>
      <w:spacing w:before="180" w:after="180"/>
      <w:outlineLvl w:val="2"/>
    </w:pPr>
    <w:rPr>
      <w:b/>
      <w:bCs/>
      <w:sz w:val="26"/>
      <w:szCs w:val="18"/>
    </w:rPr>
  </w:style>
  <w:style w:type="paragraph" w:styleId="Heading4">
    <w:name w:val="heading 4"/>
    <w:basedOn w:val="Heading3"/>
    <w:next w:val="Normal"/>
    <w:link w:val="Heading4Char"/>
    <w:qFormat/>
    <w:rsid w:val="00AE4229"/>
    <w:pPr>
      <w:numPr>
        <w:ilvl w:val="3"/>
        <w:numId w:val="7"/>
      </w:numPr>
      <w:outlineLvl w:val="3"/>
    </w:pPr>
  </w:style>
  <w:style w:type="paragraph" w:styleId="Heading5">
    <w:name w:val="heading 5"/>
    <w:basedOn w:val="Heading4"/>
    <w:next w:val="Normal"/>
    <w:qFormat/>
    <w:rsid w:val="00884973"/>
    <w:pPr>
      <w:numPr>
        <w:ilvl w:val="0"/>
        <w:numId w:val="0"/>
      </w:numPr>
      <w:spacing w:before="240"/>
      <w:ind w:left="1776" w:hanging="360"/>
      <w:outlineLvl w:val="4"/>
    </w:pPr>
    <w:rPr>
      <w:rFonts w:asciiTheme="minorHAnsi" w:hAnsiTheme="minorHAnsi"/>
      <w:bCs w:val="0"/>
    </w:rPr>
  </w:style>
  <w:style w:type="paragraph" w:styleId="Heading6">
    <w:name w:val="heading 6"/>
    <w:basedOn w:val="Normal"/>
    <w:next w:val="Normal"/>
    <w:qFormat/>
    <w:rsid w:val="00287894"/>
    <w:pPr>
      <w:numPr>
        <w:ilvl w:val="5"/>
        <w:numId w:val="43"/>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43"/>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43"/>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43"/>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link w:val="FootnoteTextChar"/>
    <w:uiPriority w:val="99"/>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uiPriority w:val="39"/>
    <w:rsid w:val="00287894"/>
    <w:pPr>
      <w:ind w:left="1000"/>
    </w:pPr>
  </w:style>
  <w:style w:type="paragraph" w:styleId="TOC7">
    <w:name w:val="toc 7"/>
    <w:basedOn w:val="Normal"/>
    <w:next w:val="Normal"/>
    <w:autoRedefine/>
    <w:uiPriority w:val="39"/>
    <w:rsid w:val="00287894"/>
    <w:pPr>
      <w:ind w:left="1200"/>
    </w:pPr>
  </w:style>
  <w:style w:type="paragraph" w:styleId="TOC8">
    <w:name w:val="toc 8"/>
    <w:basedOn w:val="Normal"/>
    <w:next w:val="Normal"/>
    <w:autoRedefine/>
    <w:uiPriority w:val="39"/>
    <w:rsid w:val="00287894"/>
    <w:pPr>
      <w:ind w:left="1400"/>
    </w:pPr>
  </w:style>
  <w:style w:type="paragraph" w:styleId="TOC9">
    <w:name w:val="toc 9"/>
    <w:basedOn w:val="Normal"/>
    <w:next w:val="Normal"/>
    <w:autoRedefine/>
    <w:uiPriority w:val="39"/>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 w:type="paragraph" w:customStyle="1" w:styleId="MyHeading4">
    <w:name w:val="MyHeading 4"/>
    <w:basedOn w:val="ListContinue4"/>
    <w:link w:val="MyHeading4Char"/>
    <w:qFormat/>
    <w:rsid w:val="00D0685A"/>
    <w:rPr>
      <w:b/>
      <w:bCs/>
      <w:sz w:val="22"/>
      <w:szCs w:val="22"/>
    </w:rPr>
  </w:style>
  <w:style w:type="character" w:customStyle="1" w:styleId="MyHeading4Char">
    <w:name w:val="MyHeading 4 Char"/>
    <w:basedOn w:val="DefaultParagraphFont"/>
    <w:link w:val="MyHeading4"/>
    <w:rsid w:val="00D0685A"/>
    <w:rPr>
      <w:rFonts w:cs="Times New Roman"/>
      <w:b/>
      <w:bCs/>
      <w:sz w:val="22"/>
      <w:szCs w:val="22"/>
    </w:rPr>
  </w:style>
  <w:style w:type="paragraph" w:styleId="ListContinue4">
    <w:name w:val="List Continue 4"/>
    <w:basedOn w:val="Normal"/>
    <w:rsid w:val="00D0685A"/>
    <w:pPr>
      <w:spacing w:after="120"/>
      <w:ind w:left="1132"/>
      <w:contextualSpacing/>
    </w:pPr>
  </w:style>
  <w:style w:type="character" w:styleId="CommentReference">
    <w:name w:val="annotation reference"/>
    <w:basedOn w:val="DefaultParagraphFont"/>
    <w:rsid w:val="00530282"/>
    <w:rPr>
      <w:sz w:val="16"/>
      <w:szCs w:val="16"/>
    </w:rPr>
  </w:style>
  <w:style w:type="paragraph" w:styleId="CommentText">
    <w:name w:val="annotation text"/>
    <w:basedOn w:val="Normal"/>
    <w:link w:val="CommentTextChar"/>
    <w:rsid w:val="00530282"/>
    <w:rPr>
      <w:sz w:val="20"/>
      <w:szCs w:val="20"/>
    </w:rPr>
  </w:style>
  <w:style w:type="character" w:customStyle="1" w:styleId="CommentTextChar">
    <w:name w:val="Comment Text Char"/>
    <w:basedOn w:val="DefaultParagraphFont"/>
    <w:link w:val="CommentText"/>
    <w:rsid w:val="00530282"/>
    <w:rPr>
      <w:rFonts w:cs="Times New Roman"/>
    </w:rPr>
  </w:style>
  <w:style w:type="paragraph" w:styleId="CommentSubject">
    <w:name w:val="annotation subject"/>
    <w:basedOn w:val="CommentText"/>
    <w:next w:val="CommentText"/>
    <w:link w:val="CommentSubjectChar"/>
    <w:rsid w:val="00530282"/>
    <w:rPr>
      <w:b/>
      <w:bCs/>
    </w:rPr>
  </w:style>
  <w:style w:type="character" w:customStyle="1" w:styleId="CommentSubjectChar">
    <w:name w:val="Comment Subject Char"/>
    <w:basedOn w:val="CommentTextChar"/>
    <w:link w:val="CommentSubject"/>
    <w:rsid w:val="00530282"/>
    <w:rPr>
      <w:rFonts w:cs="Times New Roman"/>
      <w:b/>
      <w:bCs/>
    </w:rPr>
  </w:style>
  <w:style w:type="character" w:styleId="PlaceholderText">
    <w:name w:val="Placeholder Text"/>
    <w:basedOn w:val="DefaultParagraphFont"/>
    <w:uiPriority w:val="99"/>
    <w:semiHidden/>
    <w:rsid w:val="00EF263B"/>
    <w:rPr>
      <w:color w:val="808080"/>
    </w:rPr>
  </w:style>
  <w:style w:type="paragraph" w:styleId="Index1">
    <w:name w:val="index 1"/>
    <w:basedOn w:val="Normal"/>
    <w:next w:val="Normal"/>
    <w:autoRedefine/>
    <w:rsid w:val="00231E42"/>
    <w:pPr>
      <w:ind w:left="240" w:hanging="240"/>
    </w:pPr>
  </w:style>
  <w:style w:type="paragraph" w:styleId="DocumentMap">
    <w:name w:val="Document Map"/>
    <w:basedOn w:val="Normal"/>
    <w:link w:val="DocumentMapChar"/>
    <w:rsid w:val="00CB0682"/>
    <w:rPr>
      <w:rFonts w:ascii="Tahoma" w:hAnsi="Tahoma" w:cs="Tahoma"/>
      <w:sz w:val="16"/>
      <w:szCs w:val="16"/>
    </w:rPr>
  </w:style>
  <w:style w:type="character" w:customStyle="1" w:styleId="DocumentMapChar">
    <w:name w:val="Document Map Char"/>
    <w:basedOn w:val="DefaultParagraphFont"/>
    <w:link w:val="DocumentMap"/>
    <w:rsid w:val="00CB0682"/>
    <w:rPr>
      <w:rFonts w:ascii="Tahoma" w:hAnsi="Tahoma" w:cs="Tahoma"/>
      <w:sz w:val="16"/>
      <w:szCs w:val="16"/>
    </w:rPr>
  </w:style>
  <w:style w:type="paragraph" w:styleId="ListNumber4">
    <w:name w:val="List Number 4"/>
    <w:basedOn w:val="Normal"/>
    <w:link w:val="ListNumber4Char"/>
    <w:rsid w:val="00254D71"/>
    <w:pPr>
      <w:numPr>
        <w:numId w:val="31"/>
      </w:numPr>
      <w:contextualSpacing/>
    </w:pPr>
  </w:style>
  <w:style w:type="character" w:customStyle="1" w:styleId="il">
    <w:name w:val="il"/>
    <w:basedOn w:val="DefaultParagraphFont"/>
    <w:rsid w:val="00E64B7A"/>
  </w:style>
  <w:style w:type="character" w:customStyle="1" w:styleId="ListNumber4Char">
    <w:name w:val="List Number 4 Char"/>
    <w:basedOn w:val="DefaultParagraphFont"/>
    <w:link w:val="ListNumber4"/>
    <w:rsid w:val="00AE4229"/>
    <w:rPr>
      <w:rFonts w:cs="Times New Roman"/>
      <w:sz w:val="24"/>
      <w:szCs w:val="24"/>
    </w:rPr>
  </w:style>
  <w:style w:type="character" w:customStyle="1" w:styleId="Heading4Char">
    <w:name w:val="Heading 4 Char"/>
    <w:basedOn w:val="ListNumber4Char"/>
    <w:link w:val="Heading4"/>
    <w:rsid w:val="00AE4229"/>
    <w:rPr>
      <w:rFonts w:cs="Times New Roman"/>
      <w:b/>
      <w:bCs/>
      <w:sz w:val="26"/>
      <w:szCs w:val="18"/>
    </w:rPr>
  </w:style>
  <w:style w:type="paragraph" w:styleId="Revision">
    <w:name w:val="Revision"/>
    <w:hidden/>
    <w:uiPriority w:val="99"/>
    <w:semiHidden/>
    <w:rsid w:val="00E21324"/>
    <w:rPr>
      <w:rFonts w:cs="Times New Roman"/>
      <w:sz w:val="24"/>
      <w:szCs w:val="24"/>
    </w:rPr>
  </w:style>
  <w:style w:type="paragraph" w:customStyle="1" w:styleId="DecimalAligned">
    <w:name w:val="Decimal Aligned"/>
    <w:basedOn w:val="Normal"/>
    <w:uiPriority w:val="40"/>
    <w:qFormat/>
    <w:rsid w:val="0027067D"/>
    <w:pPr>
      <w:tabs>
        <w:tab w:val="decimal" w:pos="360"/>
      </w:tabs>
      <w:autoSpaceDE/>
      <w:autoSpaceDN/>
      <w:adjustRightInd/>
      <w:spacing w:after="200" w:line="276" w:lineRule="auto"/>
    </w:pPr>
    <w:rPr>
      <w:rFonts w:asciiTheme="minorHAnsi" w:eastAsiaTheme="minorHAnsi" w:hAnsiTheme="minorHAnsi" w:cstheme="minorBidi"/>
      <w:sz w:val="22"/>
      <w:szCs w:val="22"/>
      <w:lang w:eastAsia="ja-JP" w:bidi="ar-SA"/>
    </w:rPr>
  </w:style>
  <w:style w:type="character" w:customStyle="1" w:styleId="FootnoteTextChar">
    <w:name w:val="Footnote Text Char"/>
    <w:basedOn w:val="DefaultParagraphFont"/>
    <w:link w:val="FootnoteText"/>
    <w:uiPriority w:val="99"/>
    <w:rsid w:val="0027067D"/>
    <w:rPr>
      <w:rFonts w:cs="Times New Roman"/>
      <w:sz w:val="24"/>
      <w:szCs w:val="24"/>
      <w:lang w:val="nl-NL"/>
    </w:rPr>
  </w:style>
  <w:style w:type="character" w:styleId="SubtleEmphasis">
    <w:name w:val="Subtle Emphasis"/>
    <w:basedOn w:val="DefaultParagraphFont"/>
    <w:uiPriority w:val="19"/>
    <w:qFormat/>
    <w:rsid w:val="0027067D"/>
    <w:rPr>
      <w:i/>
      <w:iCs/>
      <w:color w:val="7F7F7F" w:themeColor="text1" w:themeTint="80"/>
    </w:rPr>
  </w:style>
  <w:style w:type="table" w:styleId="MediumShading2-Accent5">
    <w:name w:val="Medium Shading 2 Accent 5"/>
    <w:basedOn w:val="TableNormal"/>
    <w:uiPriority w:val="64"/>
    <w:rsid w:val="0027067D"/>
    <w:rPr>
      <w:rFonts w:asciiTheme="minorHAnsi" w:eastAsiaTheme="minorEastAsia" w:hAnsiTheme="minorHAnsi" w:cstheme="minorBidi"/>
      <w:sz w:val="22"/>
      <w:szCs w:val="22"/>
      <w:lang w:eastAsia="ja-JP" w:bidi="ar-SA"/>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3287">
      <w:bodyDiv w:val="1"/>
      <w:marLeft w:val="0"/>
      <w:marRight w:val="0"/>
      <w:marTop w:val="0"/>
      <w:marBottom w:val="0"/>
      <w:divBdr>
        <w:top w:val="none" w:sz="0" w:space="0" w:color="auto"/>
        <w:left w:val="none" w:sz="0" w:space="0" w:color="auto"/>
        <w:bottom w:val="none" w:sz="0" w:space="0" w:color="auto"/>
        <w:right w:val="none" w:sz="0" w:space="0" w:color="auto"/>
      </w:divBdr>
    </w:div>
    <w:div w:id="30956240">
      <w:bodyDiv w:val="1"/>
      <w:marLeft w:val="0"/>
      <w:marRight w:val="0"/>
      <w:marTop w:val="0"/>
      <w:marBottom w:val="0"/>
      <w:divBdr>
        <w:top w:val="none" w:sz="0" w:space="0" w:color="auto"/>
        <w:left w:val="none" w:sz="0" w:space="0" w:color="auto"/>
        <w:bottom w:val="none" w:sz="0" w:space="0" w:color="auto"/>
        <w:right w:val="none" w:sz="0" w:space="0" w:color="auto"/>
      </w:divBdr>
    </w:div>
    <w:div w:id="39212543">
      <w:bodyDiv w:val="1"/>
      <w:marLeft w:val="0"/>
      <w:marRight w:val="0"/>
      <w:marTop w:val="0"/>
      <w:marBottom w:val="0"/>
      <w:divBdr>
        <w:top w:val="none" w:sz="0" w:space="0" w:color="auto"/>
        <w:left w:val="none" w:sz="0" w:space="0" w:color="auto"/>
        <w:bottom w:val="none" w:sz="0" w:space="0" w:color="auto"/>
        <w:right w:val="none" w:sz="0" w:space="0" w:color="auto"/>
      </w:divBdr>
    </w:div>
    <w:div w:id="108621124">
      <w:bodyDiv w:val="1"/>
      <w:marLeft w:val="0"/>
      <w:marRight w:val="0"/>
      <w:marTop w:val="0"/>
      <w:marBottom w:val="0"/>
      <w:divBdr>
        <w:top w:val="none" w:sz="0" w:space="0" w:color="auto"/>
        <w:left w:val="none" w:sz="0" w:space="0" w:color="auto"/>
        <w:bottom w:val="none" w:sz="0" w:space="0" w:color="auto"/>
        <w:right w:val="none" w:sz="0" w:space="0" w:color="auto"/>
      </w:divBdr>
    </w:div>
    <w:div w:id="116720905">
      <w:bodyDiv w:val="1"/>
      <w:marLeft w:val="0"/>
      <w:marRight w:val="0"/>
      <w:marTop w:val="0"/>
      <w:marBottom w:val="0"/>
      <w:divBdr>
        <w:top w:val="none" w:sz="0" w:space="0" w:color="auto"/>
        <w:left w:val="none" w:sz="0" w:space="0" w:color="auto"/>
        <w:bottom w:val="none" w:sz="0" w:space="0" w:color="auto"/>
        <w:right w:val="none" w:sz="0" w:space="0" w:color="auto"/>
      </w:divBdr>
    </w:div>
    <w:div w:id="129517236">
      <w:bodyDiv w:val="1"/>
      <w:marLeft w:val="0"/>
      <w:marRight w:val="0"/>
      <w:marTop w:val="0"/>
      <w:marBottom w:val="0"/>
      <w:divBdr>
        <w:top w:val="none" w:sz="0" w:space="0" w:color="auto"/>
        <w:left w:val="none" w:sz="0" w:space="0" w:color="auto"/>
        <w:bottom w:val="none" w:sz="0" w:space="0" w:color="auto"/>
        <w:right w:val="none" w:sz="0" w:space="0" w:color="auto"/>
      </w:divBdr>
      <w:divsChild>
        <w:div w:id="1644387955">
          <w:marLeft w:val="0"/>
          <w:marRight w:val="0"/>
          <w:marTop w:val="0"/>
          <w:marBottom w:val="0"/>
          <w:divBdr>
            <w:top w:val="none" w:sz="0" w:space="0" w:color="auto"/>
            <w:left w:val="none" w:sz="0" w:space="0" w:color="auto"/>
            <w:bottom w:val="none" w:sz="0" w:space="0" w:color="auto"/>
            <w:right w:val="none" w:sz="0" w:space="0" w:color="auto"/>
          </w:divBdr>
          <w:divsChild>
            <w:div w:id="315574887">
              <w:marLeft w:val="0"/>
              <w:marRight w:val="0"/>
              <w:marTop w:val="0"/>
              <w:marBottom w:val="0"/>
              <w:divBdr>
                <w:top w:val="none" w:sz="0" w:space="0" w:color="auto"/>
                <w:left w:val="none" w:sz="0" w:space="0" w:color="auto"/>
                <w:bottom w:val="none" w:sz="0" w:space="0" w:color="auto"/>
                <w:right w:val="none" w:sz="0" w:space="0" w:color="auto"/>
              </w:divBdr>
              <w:divsChild>
                <w:div w:id="1002584886">
                  <w:marLeft w:val="0"/>
                  <w:marRight w:val="0"/>
                  <w:marTop w:val="0"/>
                  <w:marBottom w:val="0"/>
                  <w:divBdr>
                    <w:top w:val="none" w:sz="0" w:space="0" w:color="auto"/>
                    <w:left w:val="none" w:sz="0" w:space="0" w:color="auto"/>
                    <w:bottom w:val="none" w:sz="0" w:space="0" w:color="auto"/>
                    <w:right w:val="none" w:sz="0" w:space="0" w:color="auto"/>
                  </w:divBdr>
                  <w:divsChild>
                    <w:div w:id="162623267">
                      <w:marLeft w:val="0"/>
                      <w:marRight w:val="0"/>
                      <w:marTop w:val="0"/>
                      <w:marBottom w:val="0"/>
                      <w:divBdr>
                        <w:top w:val="none" w:sz="0" w:space="0" w:color="auto"/>
                        <w:left w:val="none" w:sz="0" w:space="0" w:color="auto"/>
                        <w:bottom w:val="none" w:sz="0" w:space="0" w:color="auto"/>
                        <w:right w:val="none" w:sz="0" w:space="0" w:color="auto"/>
                      </w:divBdr>
                      <w:divsChild>
                        <w:div w:id="19416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078728">
      <w:bodyDiv w:val="1"/>
      <w:marLeft w:val="0"/>
      <w:marRight w:val="0"/>
      <w:marTop w:val="0"/>
      <w:marBottom w:val="0"/>
      <w:divBdr>
        <w:top w:val="none" w:sz="0" w:space="0" w:color="auto"/>
        <w:left w:val="none" w:sz="0" w:space="0" w:color="auto"/>
        <w:bottom w:val="none" w:sz="0" w:space="0" w:color="auto"/>
        <w:right w:val="none" w:sz="0" w:space="0" w:color="auto"/>
      </w:divBdr>
      <w:divsChild>
        <w:div w:id="2087266941">
          <w:marLeft w:val="0"/>
          <w:marRight w:val="0"/>
          <w:marTop w:val="0"/>
          <w:marBottom w:val="0"/>
          <w:divBdr>
            <w:top w:val="none" w:sz="0" w:space="0" w:color="auto"/>
            <w:left w:val="none" w:sz="0" w:space="0" w:color="auto"/>
            <w:bottom w:val="none" w:sz="0" w:space="0" w:color="auto"/>
            <w:right w:val="none" w:sz="0" w:space="0" w:color="auto"/>
          </w:divBdr>
          <w:divsChild>
            <w:div w:id="152260943">
              <w:marLeft w:val="0"/>
              <w:marRight w:val="0"/>
              <w:marTop w:val="0"/>
              <w:marBottom w:val="0"/>
              <w:divBdr>
                <w:top w:val="none" w:sz="0" w:space="0" w:color="auto"/>
                <w:left w:val="none" w:sz="0" w:space="0" w:color="auto"/>
                <w:bottom w:val="none" w:sz="0" w:space="0" w:color="auto"/>
                <w:right w:val="none" w:sz="0" w:space="0" w:color="auto"/>
              </w:divBdr>
            </w:div>
            <w:div w:id="1426727130">
              <w:marLeft w:val="0"/>
              <w:marRight w:val="0"/>
              <w:marTop w:val="0"/>
              <w:marBottom w:val="0"/>
              <w:divBdr>
                <w:top w:val="none" w:sz="0" w:space="0" w:color="auto"/>
                <w:left w:val="none" w:sz="0" w:space="0" w:color="auto"/>
                <w:bottom w:val="none" w:sz="0" w:space="0" w:color="auto"/>
                <w:right w:val="none" w:sz="0" w:space="0" w:color="auto"/>
              </w:divBdr>
            </w:div>
            <w:div w:id="1625845955">
              <w:marLeft w:val="0"/>
              <w:marRight w:val="0"/>
              <w:marTop w:val="0"/>
              <w:marBottom w:val="0"/>
              <w:divBdr>
                <w:top w:val="none" w:sz="0" w:space="0" w:color="auto"/>
                <w:left w:val="none" w:sz="0" w:space="0" w:color="auto"/>
                <w:bottom w:val="none" w:sz="0" w:space="0" w:color="auto"/>
                <w:right w:val="none" w:sz="0" w:space="0" w:color="auto"/>
              </w:divBdr>
            </w:div>
            <w:div w:id="16445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980">
      <w:bodyDiv w:val="1"/>
      <w:marLeft w:val="0"/>
      <w:marRight w:val="0"/>
      <w:marTop w:val="0"/>
      <w:marBottom w:val="0"/>
      <w:divBdr>
        <w:top w:val="none" w:sz="0" w:space="0" w:color="auto"/>
        <w:left w:val="none" w:sz="0" w:space="0" w:color="auto"/>
        <w:bottom w:val="none" w:sz="0" w:space="0" w:color="auto"/>
        <w:right w:val="none" w:sz="0" w:space="0" w:color="auto"/>
      </w:divBdr>
      <w:divsChild>
        <w:div w:id="827939620">
          <w:marLeft w:val="0"/>
          <w:marRight w:val="0"/>
          <w:marTop w:val="0"/>
          <w:marBottom w:val="0"/>
          <w:divBdr>
            <w:top w:val="none" w:sz="0" w:space="0" w:color="auto"/>
            <w:left w:val="none" w:sz="0" w:space="0" w:color="auto"/>
            <w:bottom w:val="none" w:sz="0" w:space="0" w:color="auto"/>
            <w:right w:val="none" w:sz="0" w:space="0" w:color="auto"/>
          </w:divBdr>
          <w:divsChild>
            <w:div w:id="1231384746">
              <w:marLeft w:val="0"/>
              <w:marRight w:val="0"/>
              <w:marTop w:val="0"/>
              <w:marBottom w:val="0"/>
              <w:divBdr>
                <w:top w:val="none" w:sz="0" w:space="0" w:color="auto"/>
                <w:left w:val="none" w:sz="0" w:space="0" w:color="auto"/>
                <w:bottom w:val="none" w:sz="0" w:space="0" w:color="auto"/>
                <w:right w:val="none" w:sz="0" w:space="0" w:color="auto"/>
              </w:divBdr>
            </w:div>
            <w:div w:id="1393967027">
              <w:marLeft w:val="0"/>
              <w:marRight w:val="0"/>
              <w:marTop w:val="0"/>
              <w:marBottom w:val="0"/>
              <w:divBdr>
                <w:top w:val="none" w:sz="0" w:space="0" w:color="auto"/>
                <w:left w:val="none" w:sz="0" w:space="0" w:color="auto"/>
                <w:bottom w:val="none" w:sz="0" w:space="0" w:color="auto"/>
                <w:right w:val="none" w:sz="0" w:space="0" w:color="auto"/>
              </w:divBdr>
            </w:div>
            <w:div w:id="14349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208">
      <w:bodyDiv w:val="1"/>
      <w:marLeft w:val="0"/>
      <w:marRight w:val="0"/>
      <w:marTop w:val="0"/>
      <w:marBottom w:val="0"/>
      <w:divBdr>
        <w:top w:val="none" w:sz="0" w:space="0" w:color="auto"/>
        <w:left w:val="none" w:sz="0" w:space="0" w:color="auto"/>
        <w:bottom w:val="none" w:sz="0" w:space="0" w:color="auto"/>
        <w:right w:val="none" w:sz="0" w:space="0" w:color="auto"/>
      </w:divBdr>
    </w:div>
    <w:div w:id="257102624">
      <w:bodyDiv w:val="1"/>
      <w:marLeft w:val="0"/>
      <w:marRight w:val="0"/>
      <w:marTop w:val="0"/>
      <w:marBottom w:val="0"/>
      <w:divBdr>
        <w:top w:val="none" w:sz="0" w:space="0" w:color="auto"/>
        <w:left w:val="none" w:sz="0" w:space="0" w:color="auto"/>
        <w:bottom w:val="none" w:sz="0" w:space="0" w:color="auto"/>
        <w:right w:val="none" w:sz="0" w:space="0" w:color="auto"/>
      </w:divBdr>
    </w:div>
    <w:div w:id="323632927">
      <w:bodyDiv w:val="1"/>
      <w:marLeft w:val="0"/>
      <w:marRight w:val="0"/>
      <w:marTop w:val="0"/>
      <w:marBottom w:val="0"/>
      <w:divBdr>
        <w:top w:val="none" w:sz="0" w:space="0" w:color="auto"/>
        <w:left w:val="none" w:sz="0" w:space="0" w:color="auto"/>
        <w:bottom w:val="none" w:sz="0" w:space="0" w:color="auto"/>
        <w:right w:val="none" w:sz="0" w:space="0" w:color="auto"/>
      </w:divBdr>
    </w:div>
    <w:div w:id="385107461">
      <w:bodyDiv w:val="1"/>
      <w:marLeft w:val="0"/>
      <w:marRight w:val="0"/>
      <w:marTop w:val="0"/>
      <w:marBottom w:val="0"/>
      <w:divBdr>
        <w:top w:val="none" w:sz="0" w:space="0" w:color="auto"/>
        <w:left w:val="none" w:sz="0" w:space="0" w:color="auto"/>
        <w:bottom w:val="none" w:sz="0" w:space="0" w:color="auto"/>
        <w:right w:val="none" w:sz="0" w:space="0" w:color="auto"/>
      </w:divBdr>
    </w:div>
    <w:div w:id="394009535">
      <w:bodyDiv w:val="1"/>
      <w:marLeft w:val="0"/>
      <w:marRight w:val="0"/>
      <w:marTop w:val="0"/>
      <w:marBottom w:val="0"/>
      <w:divBdr>
        <w:top w:val="none" w:sz="0" w:space="0" w:color="auto"/>
        <w:left w:val="none" w:sz="0" w:space="0" w:color="auto"/>
        <w:bottom w:val="none" w:sz="0" w:space="0" w:color="auto"/>
        <w:right w:val="none" w:sz="0" w:space="0" w:color="auto"/>
      </w:divBdr>
      <w:divsChild>
        <w:div w:id="405078253">
          <w:marLeft w:val="0"/>
          <w:marRight w:val="0"/>
          <w:marTop w:val="0"/>
          <w:marBottom w:val="0"/>
          <w:divBdr>
            <w:top w:val="none" w:sz="0" w:space="0" w:color="auto"/>
            <w:left w:val="none" w:sz="0" w:space="0" w:color="auto"/>
            <w:bottom w:val="none" w:sz="0" w:space="0" w:color="auto"/>
            <w:right w:val="none" w:sz="0" w:space="0" w:color="auto"/>
          </w:divBdr>
          <w:divsChild>
            <w:div w:id="113332357">
              <w:marLeft w:val="0"/>
              <w:marRight w:val="0"/>
              <w:marTop w:val="0"/>
              <w:marBottom w:val="0"/>
              <w:divBdr>
                <w:top w:val="none" w:sz="0" w:space="0" w:color="auto"/>
                <w:left w:val="none" w:sz="0" w:space="0" w:color="auto"/>
                <w:bottom w:val="none" w:sz="0" w:space="0" w:color="auto"/>
                <w:right w:val="none" w:sz="0" w:space="0" w:color="auto"/>
              </w:divBdr>
            </w:div>
            <w:div w:id="152458206">
              <w:marLeft w:val="0"/>
              <w:marRight w:val="0"/>
              <w:marTop w:val="0"/>
              <w:marBottom w:val="0"/>
              <w:divBdr>
                <w:top w:val="none" w:sz="0" w:space="0" w:color="auto"/>
                <w:left w:val="none" w:sz="0" w:space="0" w:color="auto"/>
                <w:bottom w:val="none" w:sz="0" w:space="0" w:color="auto"/>
                <w:right w:val="none" w:sz="0" w:space="0" w:color="auto"/>
              </w:divBdr>
            </w:div>
            <w:div w:id="1821000111">
              <w:marLeft w:val="0"/>
              <w:marRight w:val="0"/>
              <w:marTop w:val="0"/>
              <w:marBottom w:val="0"/>
              <w:divBdr>
                <w:top w:val="none" w:sz="0" w:space="0" w:color="auto"/>
                <w:left w:val="none" w:sz="0" w:space="0" w:color="auto"/>
                <w:bottom w:val="none" w:sz="0" w:space="0" w:color="auto"/>
                <w:right w:val="none" w:sz="0" w:space="0" w:color="auto"/>
              </w:divBdr>
            </w:div>
            <w:div w:id="18931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2632">
      <w:bodyDiv w:val="1"/>
      <w:marLeft w:val="0"/>
      <w:marRight w:val="0"/>
      <w:marTop w:val="0"/>
      <w:marBottom w:val="0"/>
      <w:divBdr>
        <w:top w:val="none" w:sz="0" w:space="0" w:color="auto"/>
        <w:left w:val="none" w:sz="0" w:space="0" w:color="auto"/>
        <w:bottom w:val="none" w:sz="0" w:space="0" w:color="auto"/>
        <w:right w:val="none" w:sz="0" w:space="0" w:color="auto"/>
      </w:divBdr>
    </w:div>
    <w:div w:id="413165184">
      <w:bodyDiv w:val="1"/>
      <w:marLeft w:val="45"/>
      <w:marRight w:val="45"/>
      <w:marTop w:val="45"/>
      <w:marBottom w:val="45"/>
      <w:divBdr>
        <w:top w:val="none" w:sz="0" w:space="0" w:color="auto"/>
        <w:left w:val="none" w:sz="0" w:space="0" w:color="auto"/>
        <w:bottom w:val="none" w:sz="0" w:space="0" w:color="auto"/>
        <w:right w:val="none" w:sz="0" w:space="0" w:color="auto"/>
      </w:divBdr>
    </w:div>
    <w:div w:id="432937518">
      <w:bodyDiv w:val="1"/>
      <w:marLeft w:val="0"/>
      <w:marRight w:val="0"/>
      <w:marTop w:val="0"/>
      <w:marBottom w:val="0"/>
      <w:divBdr>
        <w:top w:val="none" w:sz="0" w:space="0" w:color="auto"/>
        <w:left w:val="none" w:sz="0" w:space="0" w:color="auto"/>
        <w:bottom w:val="none" w:sz="0" w:space="0" w:color="auto"/>
        <w:right w:val="none" w:sz="0" w:space="0" w:color="auto"/>
      </w:divBdr>
    </w:div>
    <w:div w:id="506093219">
      <w:bodyDiv w:val="1"/>
      <w:marLeft w:val="0"/>
      <w:marRight w:val="0"/>
      <w:marTop w:val="0"/>
      <w:marBottom w:val="0"/>
      <w:divBdr>
        <w:top w:val="none" w:sz="0" w:space="0" w:color="auto"/>
        <w:left w:val="none" w:sz="0" w:space="0" w:color="auto"/>
        <w:bottom w:val="none" w:sz="0" w:space="0" w:color="auto"/>
        <w:right w:val="none" w:sz="0" w:space="0" w:color="auto"/>
      </w:divBdr>
      <w:divsChild>
        <w:div w:id="154254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1735">
      <w:bodyDiv w:val="1"/>
      <w:marLeft w:val="0"/>
      <w:marRight w:val="0"/>
      <w:marTop w:val="0"/>
      <w:marBottom w:val="0"/>
      <w:divBdr>
        <w:top w:val="none" w:sz="0" w:space="0" w:color="auto"/>
        <w:left w:val="none" w:sz="0" w:space="0" w:color="auto"/>
        <w:bottom w:val="none" w:sz="0" w:space="0" w:color="auto"/>
        <w:right w:val="none" w:sz="0" w:space="0" w:color="auto"/>
      </w:divBdr>
      <w:divsChild>
        <w:div w:id="1341077462">
          <w:marLeft w:val="0"/>
          <w:marRight w:val="0"/>
          <w:marTop w:val="0"/>
          <w:marBottom w:val="0"/>
          <w:divBdr>
            <w:top w:val="none" w:sz="0" w:space="0" w:color="auto"/>
            <w:left w:val="none" w:sz="0" w:space="0" w:color="auto"/>
            <w:bottom w:val="none" w:sz="0" w:space="0" w:color="auto"/>
            <w:right w:val="none" w:sz="0" w:space="0" w:color="auto"/>
          </w:divBdr>
          <w:divsChild>
            <w:div w:id="626936439">
              <w:marLeft w:val="0"/>
              <w:marRight w:val="0"/>
              <w:marTop w:val="0"/>
              <w:marBottom w:val="0"/>
              <w:divBdr>
                <w:top w:val="none" w:sz="0" w:space="0" w:color="auto"/>
                <w:left w:val="none" w:sz="0" w:space="0" w:color="auto"/>
                <w:bottom w:val="none" w:sz="0" w:space="0" w:color="auto"/>
                <w:right w:val="none" w:sz="0" w:space="0" w:color="auto"/>
              </w:divBdr>
            </w:div>
            <w:div w:id="1328633952">
              <w:marLeft w:val="0"/>
              <w:marRight w:val="0"/>
              <w:marTop w:val="0"/>
              <w:marBottom w:val="0"/>
              <w:divBdr>
                <w:top w:val="none" w:sz="0" w:space="0" w:color="auto"/>
                <w:left w:val="none" w:sz="0" w:space="0" w:color="auto"/>
                <w:bottom w:val="none" w:sz="0" w:space="0" w:color="auto"/>
                <w:right w:val="none" w:sz="0" w:space="0" w:color="auto"/>
              </w:divBdr>
            </w:div>
            <w:div w:id="1883209193">
              <w:marLeft w:val="0"/>
              <w:marRight w:val="0"/>
              <w:marTop w:val="0"/>
              <w:marBottom w:val="0"/>
              <w:divBdr>
                <w:top w:val="none" w:sz="0" w:space="0" w:color="auto"/>
                <w:left w:val="none" w:sz="0" w:space="0" w:color="auto"/>
                <w:bottom w:val="none" w:sz="0" w:space="0" w:color="auto"/>
                <w:right w:val="none" w:sz="0" w:space="0" w:color="auto"/>
              </w:divBdr>
            </w:div>
            <w:div w:id="1996643175">
              <w:marLeft w:val="0"/>
              <w:marRight w:val="0"/>
              <w:marTop w:val="0"/>
              <w:marBottom w:val="0"/>
              <w:divBdr>
                <w:top w:val="none" w:sz="0" w:space="0" w:color="auto"/>
                <w:left w:val="none" w:sz="0" w:space="0" w:color="auto"/>
                <w:bottom w:val="none" w:sz="0" w:space="0" w:color="auto"/>
                <w:right w:val="none" w:sz="0" w:space="0" w:color="auto"/>
              </w:divBdr>
            </w:div>
            <w:div w:id="20127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39644">
      <w:bodyDiv w:val="1"/>
      <w:marLeft w:val="0"/>
      <w:marRight w:val="0"/>
      <w:marTop w:val="0"/>
      <w:marBottom w:val="0"/>
      <w:divBdr>
        <w:top w:val="none" w:sz="0" w:space="0" w:color="auto"/>
        <w:left w:val="none" w:sz="0" w:space="0" w:color="auto"/>
        <w:bottom w:val="none" w:sz="0" w:space="0" w:color="auto"/>
        <w:right w:val="none" w:sz="0" w:space="0" w:color="auto"/>
      </w:divBdr>
    </w:div>
    <w:div w:id="643780037">
      <w:bodyDiv w:val="1"/>
      <w:marLeft w:val="0"/>
      <w:marRight w:val="0"/>
      <w:marTop w:val="0"/>
      <w:marBottom w:val="0"/>
      <w:divBdr>
        <w:top w:val="none" w:sz="0" w:space="0" w:color="auto"/>
        <w:left w:val="none" w:sz="0" w:space="0" w:color="auto"/>
        <w:bottom w:val="none" w:sz="0" w:space="0" w:color="auto"/>
        <w:right w:val="none" w:sz="0" w:space="0" w:color="auto"/>
      </w:divBdr>
    </w:div>
    <w:div w:id="652442525">
      <w:bodyDiv w:val="1"/>
      <w:marLeft w:val="0"/>
      <w:marRight w:val="0"/>
      <w:marTop w:val="0"/>
      <w:marBottom w:val="0"/>
      <w:divBdr>
        <w:top w:val="none" w:sz="0" w:space="0" w:color="auto"/>
        <w:left w:val="none" w:sz="0" w:space="0" w:color="auto"/>
        <w:bottom w:val="none" w:sz="0" w:space="0" w:color="auto"/>
        <w:right w:val="none" w:sz="0" w:space="0" w:color="auto"/>
      </w:divBdr>
    </w:div>
    <w:div w:id="658462983">
      <w:bodyDiv w:val="1"/>
      <w:marLeft w:val="45"/>
      <w:marRight w:val="45"/>
      <w:marTop w:val="45"/>
      <w:marBottom w:val="45"/>
      <w:divBdr>
        <w:top w:val="none" w:sz="0" w:space="0" w:color="auto"/>
        <w:left w:val="none" w:sz="0" w:space="0" w:color="auto"/>
        <w:bottom w:val="none" w:sz="0" w:space="0" w:color="auto"/>
        <w:right w:val="none" w:sz="0" w:space="0" w:color="auto"/>
      </w:divBdr>
    </w:div>
    <w:div w:id="659424287">
      <w:bodyDiv w:val="1"/>
      <w:marLeft w:val="0"/>
      <w:marRight w:val="0"/>
      <w:marTop w:val="0"/>
      <w:marBottom w:val="0"/>
      <w:divBdr>
        <w:top w:val="none" w:sz="0" w:space="0" w:color="auto"/>
        <w:left w:val="none" w:sz="0" w:space="0" w:color="auto"/>
        <w:bottom w:val="none" w:sz="0" w:space="0" w:color="auto"/>
        <w:right w:val="none" w:sz="0" w:space="0" w:color="auto"/>
      </w:divBdr>
      <w:divsChild>
        <w:div w:id="2133012511">
          <w:marLeft w:val="0"/>
          <w:marRight w:val="0"/>
          <w:marTop w:val="0"/>
          <w:marBottom w:val="0"/>
          <w:divBdr>
            <w:top w:val="none" w:sz="0" w:space="0" w:color="auto"/>
            <w:left w:val="none" w:sz="0" w:space="0" w:color="auto"/>
            <w:bottom w:val="none" w:sz="0" w:space="0" w:color="auto"/>
            <w:right w:val="none" w:sz="0" w:space="0" w:color="auto"/>
          </w:divBdr>
          <w:divsChild>
            <w:div w:id="217789668">
              <w:marLeft w:val="0"/>
              <w:marRight w:val="0"/>
              <w:marTop w:val="0"/>
              <w:marBottom w:val="0"/>
              <w:divBdr>
                <w:top w:val="none" w:sz="0" w:space="0" w:color="auto"/>
                <w:left w:val="none" w:sz="0" w:space="0" w:color="auto"/>
                <w:bottom w:val="none" w:sz="0" w:space="0" w:color="auto"/>
                <w:right w:val="none" w:sz="0" w:space="0" w:color="auto"/>
              </w:divBdr>
            </w:div>
            <w:div w:id="338627367">
              <w:marLeft w:val="0"/>
              <w:marRight w:val="0"/>
              <w:marTop w:val="0"/>
              <w:marBottom w:val="0"/>
              <w:divBdr>
                <w:top w:val="none" w:sz="0" w:space="0" w:color="auto"/>
                <w:left w:val="none" w:sz="0" w:space="0" w:color="auto"/>
                <w:bottom w:val="none" w:sz="0" w:space="0" w:color="auto"/>
                <w:right w:val="none" w:sz="0" w:space="0" w:color="auto"/>
              </w:divBdr>
            </w:div>
            <w:div w:id="888616035">
              <w:marLeft w:val="0"/>
              <w:marRight w:val="0"/>
              <w:marTop w:val="0"/>
              <w:marBottom w:val="0"/>
              <w:divBdr>
                <w:top w:val="none" w:sz="0" w:space="0" w:color="auto"/>
                <w:left w:val="none" w:sz="0" w:space="0" w:color="auto"/>
                <w:bottom w:val="none" w:sz="0" w:space="0" w:color="auto"/>
                <w:right w:val="none" w:sz="0" w:space="0" w:color="auto"/>
              </w:divBdr>
            </w:div>
            <w:div w:id="1079593284">
              <w:marLeft w:val="0"/>
              <w:marRight w:val="0"/>
              <w:marTop w:val="0"/>
              <w:marBottom w:val="0"/>
              <w:divBdr>
                <w:top w:val="none" w:sz="0" w:space="0" w:color="auto"/>
                <w:left w:val="none" w:sz="0" w:space="0" w:color="auto"/>
                <w:bottom w:val="none" w:sz="0" w:space="0" w:color="auto"/>
                <w:right w:val="none" w:sz="0" w:space="0" w:color="auto"/>
              </w:divBdr>
            </w:div>
            <w:div w:id="1152865841">
              <w:marLeft w:val="0"/>
              <w:marRight w:val="0"/>
              <w:marTop w:val="0"/>
              <w:marBottom w:val="0"/>
              <w:divBdr>
                <w:top w:val="none" w:sz="0" w:space="0" w:color="auto"/>
                <w:left w:val="none" w:sz="0" w:space="0" w:color="auto"/>
                <w:bottom w:val="none" w:sz="0" w:space="0" w:color="auto"/>
                <w:right w:val="none" w:sz="0" w:space="0" w:color="auto"/>
              </w:divBdr>
            </w:div>
            <w:div w:id="1396780619">
              <w:marLeft w:val="0"/>
              <w:marRight w:val="0"/>
              <w:marTop w:val="0"/>
              <w:marBottom w:val="0"/>
              <w:divBdr>
                <w:top w:val="none" w:sz="0" w:space="0" w:color="auto"/>
                <w:left w:val="none" w:sz="0" w:space="0" w:color="auto"/>
                <w:bottom w:val="none" w:sz="0" w:space="0" w:color="auto"/>
                <w:right w:val="none" w:sz="0" w:space="0" w:color="auto"/>
              </w:divBdr>
            </w:div>
            <w:div w:id="1459181941">
              <w:marLeft w:val="0"/>
              <w:marRight w:val="0"/>
              <w:marTop w:val="0"/>
              <w:marBottom w:val="0"/>
              <w:divBdr>
                <w:top w:val="none" w:sz="0" w:space="0" w:color="auto"/>
                <w:left w:val="none" w:sz="0" w:space="0" w:color="auto"/>
                <w:bottom w:val="none" w:sz="0" w:space="0" w:color="auto"/>
                <w:right w:val="none" w:sz="0" w:space="0" w:color="auto"/>
              </w:divBdr>
            </w:div>
            <w:div w:id="1510829731">
              <w:marLeft w:val="0"/>
              <w:marRight w:val="0"/>
              <w:marTop w:val="0"/>
              <w:marBottom w:val="0"/>
              <w:divBdr>
                <w:top w:val="none" w:sz="0" w:space="0" w:color="auto"/>
                <w:left w:val="none" w:sz="0" w:space="0" w:color="auto"/>
                <w:bottom w:val="none" w:sz="0" w:space="0" w:color="auto"/>
                <w:right w:val="none" w:sz="0" w:space="0" w:color="auto"/>
              </w:divBdr>
            </w:div>
            <w:div w:id="1525316753">
              <w:marLeft w:val="0"/>
              <w:marRight w:val="0"/>
              <w:marTop w:val="0"/>
              <w:marBottom w:val="0"/>
              <w:divBdr>
                <w:top w:val="none" w:sz="0" w:space="0" w:color="auto"/>
                <w:left w:val="none" w:sz="0" w:space="0" w:color="auto"/>
                <w:bottom w:val="none" w:sz="0" w:space="0" w:color="auto"/>
                <w:right w:val="none" w:sz="0" w:space="0" w:color="auto"/>
              </w:divBdr>
            </w:div>
            <w:div w:id="1913999415">
              <w:marLeft w:val="0"/>
              <w:marRight w:val="0"/>
              <w:marTop w:val="0"/>
              <w:marBottom w:val="0"/>
              <w:divBdr>
                <w:top w:val="none" w:sz="0" w:space="0" w:color="auto"/>
                <w:left w:val="none" w:sz="0" w:space="0" w:color="auto"/>
                <w:bottom w:val="none" w:sz="0" w:space="0" w:color="auto"/>
                <w:right w:val="none" w:sz="0" w:space="0" w:color="auto"/>
              </w:divBdr>
            </w:div>
            <w:div w:id="2022776993">
              <w:marLeft w:val="0"/>
              <w:marRight w:val="0"/>
              <w:marTop w:val="0"/>
              <w:marBottom w:val="0"/>
              <w:divBdr>
                <w:top w:val="none" w:sz="0" w:space="0" w:color="auto"/>
                <w:left w:val="none" w:sz="0" w:space="0" w:color="auto"/>
                <w:bottom w:val="none" w:sz="0" w:space="0" w:color="auto"/>
                <w:right w:val="none" w:sz="0" w:space="0" w:color="auto"/>
              </w:divBdr>
            </w:div>
            <w:div w:id="20305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1912">
      <w:bodyDiv w:val="1"/>
      <w:marLeft w:val="0"/>
      <w:marRight w:val="0"/>
      <w:marTop w:val="0"/>
      <w:marBottom w:val="0"/>
      <w:divBdr>
        <w:top w:val="none" w:sz="0" w:space="0" w:color="auto"/>
        <w:left w:val="none" w:sz="0" w:space="0" w:color="auto"/>
        <w:bottom w:val="none" w:sz="0" w:space="0" w:color="auto"/>
        <w:right w:val="none" w:sz="0" w:space="0" w:color="auto"/>
      </w:divBdr>
    </w:div>
    <w:div w:id="719132942">
      <w:bodyDiv w:val="1"/>
      <w:marLeft w:val="0"/>
      <w:marRight w:val="0"/>
      <w:marTop w:val="0"/>
      <w:marBottom w:val="0"/>
      <w:divBdr>
        <w:top w:val="none" w:sz="0" w:space="0" w:color="auto"/>
        <w:left w:val="none" w:sz="0" w:space="0" w:color="auto"/>
        <w:bottom w:val="none" w:sz="0" w:space="0" w:color="auto"/>
        <w:right w:val="none" w:sz="0" w:space="0" w:color="auto"/>
      </w:divBdr>
    </w:div>
    <w:div w:id="797181278">
      <w:bodyDiv w:val="1"/>
      <w:marLeft w:val="45"/>
      <w:marRight w:val="45"/>
      <w:marTop w:val="45"/>
      <w:marBottom w:val="45"/>
      <w:divBdr>
        <w:top w:val="none" w:sz="0" w:space="0" w:color="auto"/>
        <w:left w:val="none" w:sz="0" w:space="0" w:color="auto"/>
        <w:bottom w:val="none" w:sz="0" w:space="0" w:color="auto"/>
        <w:right w:val="none" w:sz="0" w:space="0" w:color="auto"/>
      </w:divBdr>
    </w:div>
    <w:div w:id="802885624">
      <w:bodyDiv w:val="1"/>
      <w:marLeft w:val="0"/>
      <w:marRight w:val="0"/>
      <w:marTop w:val="0"/>
      <w:marBottom w:val="0"/>
      <w:divBdr>
        <w:top w:val="none" w:sz="0" w:space="0" w:color="auto"/>
        <w:left w:val="none" w:sz="0" w:space="0" w:color="auto"/>
        <w:bottom w:val="none" w:sz="0" w:space="0" w:color="auto"/>
        <w:right w:val="none" w:sz="0" w:space="0" w:color="auto"/>
      </w:divBdr>
    </w:div>
    <w:div w:id="989863318">
      <w:bodyDiv w:val="1"/>
      <w:marLeft w:val="0"/>
      <w:marRight w:val="0"/>
      <w:marTop w:val="0"/>
      <w:marBottom w:val="0"/>
      <w:divBdr>
        <w:top w:val="none" w:sz="0" w:space="0" w:color="auto"/>
        <w:left w:val="none" w:sz="0" w:space="0" w:color="auto"/>
        <w:bottom w:val="none" w:sz="0" w:space="0" w:color="auto"/>
        <w:right w:val="none" w:sz="0" w:space="0" w:color="auto"/>
      </w:divBdr>
    </w:div>
    <w:div w:id="1086803708">
      <w:bodyDiv w:val="1"/>
      <w:marLeft w:val="0"/>
      <w:marRight w:val="0"/>
      <w:marTop w:val="0"/>
      <w:marBottom w:val="0"/>
      <w:divBdr>
        <w:top w:val="none" w:sz="0" w:space="0" w:color="auto"/>
        <w:left w:val="none" w:sz="0" w:space="0" w:color="auto"/>
        <w:bottom w:val="none" w:sz="0" w:space="0" w:color="auto"/>
        <w:right w:val="none" w:sz="0" w:space="0" w:color="auto"/>
      </w:divBdr>
    </w:div>
    <w:div w:id="1161848940">
      <w:bodyDiv w:val="1"/>
      <w:marLeft w:val="0"/>
      <w:marRight w:val="0"/>
      <w:marTop w:val="0"/>
      <w:marBottom w:val="0"/>
      <w:divBdr>
        <w:top w:val="none" w:sz="0" w:space="0" w:color="auto"/>
        <w:left w:val="none" w:sz="0" w:space="0" w:color="auto"/>
        <w:bottom w:val="none" w:sz="0" w:space="0" w:color="auto"/>
        <w:right w:val="none" w:sz="0" w:space="0" w:color="auto"/>
      </w:divBdr>
    </w:div>
    <w:div w:id="1232737177">
      <w:bodyDiv w:val="1"/>
      <w:marLeft w:val="45"/>
      <w:marRight w:val="45"/>
      <w:marTop w:val="45"/>
      <w:marBottom w:val="45"/>
      <w:divBdr>
        <w:top w:val="none" w:sz="0" w:space="0" w:color="auto"/>
        <w:left w:val="none" w:sz="0" w:space="0" w:color="auto"/>
        <w:bottom w:val="none" w:sz="0" w:space="0" w:color="auto"/>
        <w:right w:val="none" w:sz="0" w:space="0" w:color="auto"/>
      </w:divBdr>
    </w:div>
    <w:div w:id="1315911142">
      <w:bodyDiv w:val="1"/>
      <w:marLeft w:val="0"/>
      <w:marRight w:val="0"/>
      <w:marTop w:val="0"/>
      <w:marBottom w:val="0"/>
      <w:divBdr>
        <w:top w:val="none" w:sz="0" w:space="0" w:color="auto"/>
        <w:left w:val="none" w:sz="0" w:space="0" w:color="auto"/>
        <w:bottom w:val="none" w:sz="0" w:space="0" w:color="auto"/>
        <w:right w:val="none" w:sz="0" w:space="0" w:color="auto"/>
      </w:divBdr>
      <w:divsChild>
        <w:div w:id="14799596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5486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1353766">
      <w:bodyDiv w:val="1"/>
      <w:marLeft w:val="45"/>
      <w:marRight w:val="45"/>
      <w:marTop w:val="45"/>
      <w:marBottom w:val="45"/>
      <w:divBdr>
        <w:top w:val="none" w:sz="0" w:space="0" w:color="auto"/>
        <w:left w:val="none" w:sz="0" w:space="0" w:color="auto"/>
        <w:bottom w:val="none" w:sz="0" w:space="0" w:color="auto"/>
        <w:right w:val="none" w:sz="0" w:space="0" w:color="auto"/>
      </w:divBdr>
    </w:div>
    <w:div w:id="1386682944">
      <w:bodyDiv w:val="1"/>
      <w:marLeft w:val="35"/>
      <w:marRight w:val="35"/>
      <w:marTop w:val="35"/>
      <w:marBottom w:val="35"/>
      <w:divBdr>
        <w:top w:val="none" w:sz="0" w:space="0" w:color="auto"/>
        <w:left w:val="none" w:sz="0" w:space="0" w:color="auto"/>
        <w:bottom w:val="none" w:sz="0" w:space="0" w:color="auto"/>
        <w:right w:val="none" w:sz="0" w:space="0" w:color="auto"/>
      </w:divBdr>
    </w:div>
    <w:div w:id="1469476717">
      <w:bodyDiv w:val="1"/>
      <w:marLeft w:val="0"/>
      <w:marRight w:val="0"/>
      <w:marTop w:val="0"/>
      <w:marBottom w:val="0"/>
      <w:divBdr>
        <w:top w:val="none" w:sz="0" w:space="0" w:color="auto"/>
        <w:left w:val="none" w:sz="0" w:space="0" w:color="auto"/>
        <w:bottom w:val="none" w:sz="0" w:space="0" w:color="auto"/>
        <w:right w:val="none" w:sz="0" w:space="0" w:color="auto"/>
      </w:divBdr>
    </w:div>
    <w:div w:id="1650746127">
      <w:bodyDiv w:val="1"/>
      <w:marLeft w:val="0"/>
      <w:marRight w:val="0"/>
      <w:marTop w:val="0"/>
      <w:marBottom w:val="0"/>
      <w:divBdr>
        <w:top w:val="none" w:sz="0" w:space="0" w:color="auto"/>
        <w:left w:val="none" w:sz="0" w:space="0" w:color="auto"/>
        <w:bottom w:val="none" w:sz="0" w:space="0" w:color="auto"/>
        <w:right w:val="none" w:sz="0" w:space="0" w:color="auto"/>
      </w:divBdr>
      <w:divsChild>
        <w:div w:id="1948197419">
          <w:marLeft w:val="0"/>
          <w:marRight w:val="0"/>
          <w:marTop w:val="0"/>
          <w:marBottom w:val="0"/>
          <w:divBdr>
            <w:top w:val="none" w:sz="0" w:space="0" w:color="auto"/>
            <w:left w:val="none" w:sz="0" w:space="0" w:color="auto"/>
            <w:bottom w:val="none" w:sz="0" w:space="0" w:color="auto"/>
            <w:right w:val="none" w:sz="0" w:space="0" w:color="auto"/>
          </w:divBdr>
          <w:divsChild>
            <w:div w:id="232591080">
              <w:marLeft w:val="0"/>
              <w:marRight w:val="0"/>
              <w:marTop w:val="0"/>
              <w:marBottom w:val="0"/>
              <w:divBdr>
                <w:top w:val="none" w:sz="0" w:space="0" w:color="auto"/>
                <w:left w:val="none" w:sz="0" w:space="0" w:color="auto"/>
                <w:bottom w:val="none" w:sz="0" w:space="0" w:color="auto"/>
                <w:right w:val="none" w:sz="0" w:space="0" w:color="auto"/>
              </w:divBdr>
            </w:div>
            <w:div w:id="743717962">
              <w:marLeft w:val="0"/>
              <w:marRight w:val="0"/>
              <w:marTop w:val="0"/>
              <w:marBottom w:val="0"/>
              <w:divBdr>
                <w:top w:val="none" w:sz="0" w:space="0" w:color="auto"/>
                <w:left w:val="none" w:sz="0" w:space="0" w:color="auto"/>
                <w:bottom w:val="none" w:sz="0" w:space="0" w:color="auto"/>
                <w:right w:val="none" w:sz="0" w:space="0" w:color="auto"/>
              </w:divBdr>
            </w:div>
            <w:div w:id="884679485">
              <w:marLeft w:val="0"/>
              <w:marRight w:val="0"/>
              <w:marTop w:val="0"/>
              <w:marBottom w:val="0"/>
              <w:divBdr>
                <w:top w:val="none" w:sz="0" w:space="0" w:color="auto"/>
                <w:left w:val="none" w:sz="0" w:space="0" w:color="auto"/>
                <w:bottom w:val="none" w:sz="0" w:space="0" w:color="auto"/>
                <w:right w:val="none" w:sz="0" w:space="0" w:color="auto"/>
              </w:divBdr>
            </w:div>
            <w:div w:id="16342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6312">
      <w:bodyDiv w:val="1"/>
      <w:marLeft w:val="0"/>
      <w:marRight w:val="0"/>
      <w:marTop w:val="0"/>
      <w:marBottom w:val="0"/>
      <w:divBdr>
        <w:top w:val="none" w:sz="0" w:space="0" w:color="auto"/>
        <w:left w:val="none" w:sz="0" w:space="0" w:color="auto"/>
        <w:bottom w:val="none" w:sz="0" w:space="0" w:color="auto"/>
        <w:right w:val="none" w:sz="0" w:space="0" w:color="auto"/>
      </w:divBdr>
      <w:divsChild>
        <w:div w:id="2124877988">
          <w:marLeft w:val="100"/>
          <w:marRight w:val="100"/>
          <w:marTop w:val="0"/>
          <w:marBottom w:val="100"/>
          <w:divBdr>
            <w:top w:val="none" w:sz="0" w:space="0" w:color="auto"/>
            <w:left w:val="none" w:sz="0" w:space="0" w:color="auto"/>
            <w:bottom w:val="none" w:sz="0" w:space="0" w:color="auto"/>
            <w:right w:val="none" w:sz="0" w:space="0" w:color="auto"/>
          </w:divBdr>
          <w:divsChild>
            <w:div w:id="7818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26">
      <w:bodyDiv w:val="1"/>
      <w:marLeft w:val="0"/>
      <w:marRight w:val="0"/>
      <w:marTop w:val="0"/>
      <w:marBottom w:val="0"/>
      <w:divBdr>
        <w:top w:val="none" w:sz="0" w:space="0" w:color="auto"/>
        <w:left w:val="none" w:sz="0" w:space="0" w:color="auto"/>
        <w:bottom w:val="none" w:sz="0" w:space="0" w:color="auto"/>
        <w:right w:val="none" w:sz="0" w:space="0" w:color="auto"/>
      </w:divBdr>
    </w:div>
    <w:div w:id="1857881978">
      <w:bodyDiv w:val="1"/>
      <w:marLeft w:val="0"/>
      <w:marRight w:val="0"/>
      <w:marTop w:val="0"/>
      <w:marBottom w:val="0"/>
      <w:divBdr>
        <w:top w:val="none" w:sz="0" w:space="0" w:color="auto"/>
        <w:left w:val="none" w:sz="0" w:space="0" w:color="auto"/>
        <w:bottom w:val="none" w:sz="0" w:space="0" w:color="auto"/>
        <w:right w:val="none" w:sz="0" w:space="0" w:color="auto"/>
      </w:divBdr>
    </w:div>
    <w:div w:id="1880505266">
      <w:bodyDiv w:val="1"/>
      <w:marLeft w:val="0"/>
      <w:marRight w:val="0"/>
      <w:marTop w:val="0"/>
      <w:marBottom w:val="0"/>
      <w:divBdr>
        <w:top w:val="none" w:sz="0" w:space="0" w:color="auto"/>
        <w:left w:val="none" w:sz="0" w:space="0" w:color="auto"/>
        <w:bottom w:val="none" w:sz="0" w:space="0" w:color="auto"/>
        <w:right w:val="none" w:sz="0" w:space="0" w:color="auto"/>
      </w:divBdr>
    </w:div>
    <w:div w:id="1890456425">
      <w:bodyDiv w:val="1"/>
      <w:marLeft w:val="0"/>
      <w:marRight w:val="0"/>
      <w:marTop w:val="0"/>
      <w:marBottom w:val="0"/>
      <w:divBdr>
        <w:top w:val="none" w:sz="0" w:space="0" w:color="auto"/>
        <w:left w:val="none" w:sz="0" w:space="0" w:color="auto"/>
        <w:bottom w:val="none" w:sz="0" w:space="0" w:color="auto"/>
        <w:right w:val="none" w:sz="0" w:space="0" w:color="auto"/>
      </w:divBdr>
    </w:div>
    <w:div w:id="2029259039">
      <w:bodyDiv w:val="1"/>
      <w:marLeft w:val="0"/>
      <w:marRight w:val="0"/>
      <w:marTop w:val="0"/>
      <w:marBottom w:val="0"/>
      <w:divBdr>
        <w:top w:val="none" w:sz="0" w:space="0" w:color="auto"/>
        <w:left w:val="none" w:sz="0" w:space="0" w:color="auto"/>
        <w:bottom w:val="none" w:sz="0" w:space="0" w:color="auto"/>
        <w:right w:val="none" w:sz="0" w:space="0" w:color="auto"/>
      </w:divBdr>
      <w:divsChild>
        <w:div w:id="4482135">
          <w:marLeft w:val="0"/>
          <w:marRight w:val="0"/>
          <w:marTop w:val="0"/>
          <w:marBottom w:val="0"/>
          <w:divBdr>
            <w:top w:val="none" w:sz="0" w:space="0" w:color="auto"/>
            <w:left w:val="none" w:sz="0" w:space="0" w:color="auto"/>
            <w:bottom w:val="none" w:sz="0" w:space="0" w:color="auto"/>
            <w:right w:val="none" w:sz="0" w:space="0" w:color="auto"/>
          </w:divBdr>
          <w:divsChild>
            <w:div w:id="145754201">
              <w:marLeft w:val="0"/>
              <w:marRight w:val="0"/>
              <w:marTop w:val="0"/>
              <w:marBottom w:val="0"/>
              <w:divBdr>
                <w:top w:val="none" w:sz="0" w:space="0" w:color="auto"/>
                <w:left w:val="none" w:sz="0" w:space="0" w:color="auto"/>
                <w:bottom w:val="none" w:sz="0" w:space="0" w:color="auto"/>
                <w:right w:val="none" w:sz="0" w:space="0" w:color="auto"/>
              </w:divBdr>
            </w:div>
            <w:div w:id="12787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787">
      <w:bodyDiv w:val="1"/>
      <w:marLeft w:val="0"/>
      <w:marRight w:val="0"/>
      <w:marTop w:val="0"/>
      <w:marBottom w:val="0"/>
      <w:divBdr>
        <w:top w:val="none" w:sz="0" w:space="0" w:color="auto"/>
        <w:left w:val="none" w:sz="0" w:space="0" w:color="auto"/>
        <w:bottom w:val="none" w:sz="0" w:space="0" w:color="auto"/>
        <w:right w:val="none" w:sz="0" w:space="0" w:color="auto"/>
      </w:divBdr>
    </w:div>
    <w:div w:id="2111386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ite.gmu.edu/~kgaj/publications/conferences/GMU_SPEED_2007.pdf"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hyperlink" Target="http://download.oracle.com/javase/6/docs/technotes/guides/security/crypto/CryptoSpec.html" TargetMode="External"/><Relationship Id="rId50" Type="http://schemas.openxmlformats.org/officeDocument/2006/relationships/hyperlink" Target="http://download.oracle.com/javase/6/docs/technotes/guides/security/crypto/CryptoSpec.html" TargetMode="External"/><Relationship Id="rId55" Type="http://schemas.openxmlformats.org/officeDocument/2006/relationships/hyperlink" Target="http://download.oracle.com/javase/6/docs/technotes/guides/security/crypto/CryptoSpec.html" TargetMode="External"/><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hyperlink" Target="http://www.cosic.esat.kuleuven.be/publications/article-73.ps" TargetMode="External"/><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download.oracle.com/javase/1.4.2/docs/api/javax/crypto/Cipher.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cacr.math.uwaterloo.ca/hac/about/chap14.pdf"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4.png"/><Relationship Id="rId58" Type="http://schemas.openxmlformats.org/officeDocument/2006/relationships/image" Target="media/image36.png"/><Relationship Id="rId66" Type="http://schemas.openxmlformats.org/officeDocument/2006/relationships/image" Target="media/image43.png"/><Relationship Id="rId74" Type="http://schemas.openxmlformats.org/officeDocument/2006/relationships/hyperlink" Target="http://webee.technion.ac.il/~hugo/rhash/rhash.pdf" TargetMode="External"/><Relationship Id="rId79" Type="http://schemas.openxmlformats.org/officeDocument/2006/relationships/hyperlink" Target="http://docstore.mik.ua/orelly/java-ent/security/ch08_01.htm" TargetMode="External"/><Relationship Id="rId5" Type="http://schemas.openxmlformats.org/officeDocument/2006/relationships/settings" Target="settings.xml"/><Relationship Id="rId61" Type="http://schemas.openxmlformats.org/officeDocument/2006/relationships/image" Target="media/image38.emf"/><Relationship Id="rId82" Type="http://schemas.openxmlformats.org/officeDocument/2006/relationships/hyperlink" Target="http://java.sun.com/developer/onlineTraining/Programming/JDCBook/jni.html"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svn://132.70.6.202/development/SDK/Docs/primitives_for_implementationV2.2.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hyperlink" Target="http://download.oracle.com/javase/6/docs/technotes/guides/security/crypto/CryptoSpec.html" TargetMode="External"/><Relationship Id="rId56" Type="http://schemas.openxmlformats.org/officeDocument/2006/relationships/hyperlink" Target="http://download.oracle.com/javase/6/docs/technotes/guides/security/crypto/CryptoSpec.html" TargetMode="External"/><Relationship Id="rId64" Type="http://schemas.openxmlformats.org/officeDocument/2006/relationships/image" Target="media/image41.png"/><Relationship Id="rId69" Type="http://schemas.openxmlformats.org/officeDocument/2006/relationships/image" Target="media/image46.emf"/><Relationship Id="rId77" Type="http://schemas.openxmlformats.org/officeDocument/2006/relationships/image" Target="media/image50.emf"/><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49.emf"/><Relationship Id="rId80" Type="http://schemas.openxmlformats.org/officeDocument/2006/relationships/hyperlink" Target="http://java.sun.com/developer/onlineTraining/Programming/JDCBook/jni.html"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comments" Target="comments.xml"/><Relationship Id="rId59" Type="http://schemas.openxmlformats.org/officeDocument/2006/relationships/hyperlink" Target="http://download.oracle.com/javase/6/docs/technotes/guides/security/crypto/CryptoSpec.html" TargetMode="External"/><Relationship Id="rId67"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hyperlink" Target="http://download.oracle.com/javase/6/docs/technotes/guides/security/crypto/CryptoSpec.html" TargetMode="External"/><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yperlink" Target="http://www.shoup.net/ntl/doc/tour-modules.html"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download.oracle.com/javase/6/docs/technotes/guides/security/crypto/CryptoSpec.html" TargetMode="External"/><Relationship Id="rId57" Type="http://schemas.openxmlformats.org/officeDocument/2006/relationships/image" Target="media/image35.png"/><Relationship Id="rId10" Type="http://schemas.openxmlformats.org/officeDocument/2006/relationships/hyperlink" Target="http://download.oracle.com/javase/6/docs/technotes/guides/security/crypto/CryptoSpec.html"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download.oracle.com/javase/6/docs/technotes/guides/security/crypto/CryptoSpec.html"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hyperlink" Target="http://eprint.iacr.org/2010/264" TargetMode="External"/><Relationship Id="rId78" Type="http://schemas.openxmlformats.org/officeDocument/2006/relationships/oleObject" Target="embeddings/Microsoft_Excel_97-2003_Worksheet1.xls"/><Relationship Id="rId81" Type="http://schemas.openxmlformats.org/officeDocument/2006/relationships/hyperlink" Target="http://java.sun.com/docs/books/jni/html/jniTOC.html"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C48BFD-5147-49F9-BD6B-61340A04E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55781</TotalTime>
  <Pages>130</Pages>
  <Words>29987</Words>
  <Characters>170931</Characters>
  <Application>Microsoft Office Word</Application>
  <DocSecurity>0</DocSecurity>
  <Lines>1424</Lines>
  <Paragraphs>401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&lt;software item name&gt; Software Design Description</vt:lpstr>
      <vt:lpstr>&lt;software item name&gt; Software Design Description</vt:lpstr>
    </vt:vector>
  </TitlesOfParts>
  <Company>Applied Materials</Company>
  <LinksUpToDate>false</LinksUpToDate>
  <CharactersWithSpaces>200517</CharactersWithSpaces>
  <SharedDoc>false</SharedDoc>
  <HLinks>
    <vt:vector size="600" baseType="variant">
      <vt:variant>
        <vt:i4>7340068</vt:i4>
      </vt:variant>
      <vt:variant>
        <vt:i4>480</vt:i4>
      </vt:variant>
      <vt:variant>
        <vt:i4>0</vt:i4>
      </vt:variant>
      <vt:variant>
        <vt:i4>5</vt:i4>
      </vt:variant>
      <vt:variant>
        <vt:lpwstr>http://download.oracle.com/javase/6/docs/technotes/guides/security/crypto/CryptoSpec.html</vt:lpwstr>
      </vt:variant>
      <vt:variant>
        <vt:lpwstr>Engine</vt:lpwstr>
      </vt:variant>
      <vt:variant>
        <vt:i4>7340068</vt:i4>
      </vt:variant>
      <vt:variant>
        <vt:i4>477</vt:i4>
      </vt:variant>
      <vt:variant>
        <vt:i4>0</vt:i4>
      </vt:variant>
      <vt:variant>
        <vt:i4>5</vt:i4>
      </vt:variant>
      <vt:variant>
        <vt:lpwstr>http://download.oracle.com/javase/6/docs/technotes/guides/security/crypto/CryptoSpec.html</vt:lpwstr>
      </vt:variant>
      <vt:variant>
        <vt:lpwstr>Engine</vt:lpwstr>
      </vt:variant>
      <vt:variant>
        <vt:i4>1179721</vt:i4>
      </vt:variant>
      <vt:variant>
        <vt:i4>474</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471</vt:i4>
      </vt:variant>
      <vt:variant>
        <vt:i4>0</vt:i4>
      </vt:variant>
      <vt:variant>
        <vt:i4>5</vt:i4>
      </vt:variant>
      <vt:variant>
        <vt:lpwstr>http://download.oracle.com/javase/6/docs/technotes/guides/security/crypto/CryptoSpec.html</vt:lpwstr>
      </vt:variant>
      <vt:variant>
        <vt:lpwstr>Key</vt:lpwstr>
      </vt:variant>
      <vt:variant>
        <vt:i4>6553661</vt:i4>
      </vt:variant>
      <vt:variant>
        <vt:i4>468</vt:i4>
      </vt:variant>
      <vt:variant>
        <vt:i4>0</vt:i4>
      </vt:variant>
      <vt:variant>
        <vt:i4>5</vt:i4>
      </vt:variant>
      <vt:variant>
        <vt:lpwstr>http://download.oracle.com/javase/6/docs/technotes/guides/security/crypto/CryptoSpec.html</vt:lpwstr>
      </vt:variant>
      <vt:variant>
        <vt:lpwstr>KeyFactory</vt:lpwstr>
      </vt:variant>
      <vt:variant>
        <vt:i4>1179721</vt:i4>
      </vt:variant>
      <vt:variant>
        <vt:i4>465</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462</vt:i4>
      </vt:variant>
      <vt:variant>
        <vt:i4>0</vt:i4>
      </vt:variant>
      <vt:variant>
        <vt:i4>5</vt:i4>
      </vt:variant>
      <vt:variant>
        <vt:lpwstr>http://download.oracle.com/javase/6/docs/technotes/guides/security/crypto/CryptoSpec.html</vt:lpwstr>
      </vt:variant>
      <vt:variant>
        <vt:lpwstr>Key</vt:lpwstr>
      </vt:variant>
      <vt:variant>
        <vt:i4>7340068</vt:i4>
      </vt:variant>
      <vt:variant>
        <vt:i4>459</vt:i4>
      </vt:variant>
      <vt:variant>
        <vt:i4>0</vt:i4>
      </vt:variant>
      <vt:variant>
        <vt:i4>5</vt:i4>
      </vt:variant>
      <vt:variant>
        <vt:lpwstr>http://download.oracle.com/javase/6/docs/technotes/guides/security/crypto/CryptoSpec.html</vt:lpwstr>
      </vt:variant>
      <vt:variant>
        <vt:lpwstr>Engine</vt:lpwstr>
      </vt:variant>
      <vt:variant>
        <vt:i4>7798819</vt:i4>
      </vt:variant>
      <vt:variant>
        <vt:i4>456</vt:i4>
      </vt:variant>
      <vt:variant>
        <vt:i4>0</vt:i4>
      </vt:variant>
      <vt:variant>
        <vt:i4>5</vt:i4>
      </vt:variant>
      <vt:variant>
        <vt:lpwstr>http://download.oracle.com/javase/6/docs/technotes/guides/security/crypto/CryptoSpec.html</vt:lpwstr>
      </vt:variant>
      <vt:variant>
        <vt:lpwstr>Key</vt:lpwstr>
      </vt:variant>
      <vt:variant>
        <vt:i4>3670031</vt:i4>
      </vt:variant>
      <vt:variant>
        <vt:i4>453</vt:i4>
      </vt:variant>
      <vt:variant>
        <vt:i4>0</vt:i4>
      </vt:variant>
      <vt:variant>
        <vt:i4>5</vt:i4>
      </vt:variant>
      <vt:variant>
        <vt:lpwstr>http://en.wikipedia.org/wiki/Pseudo-random_function</vt:lpwstr>
      </vt:variant>
      <vt:variant>
        <vt:lpwstr/>
      </vt:variant>
      <vt:variant>
        <vt:i4>7143470</vt:i4>
      </vt:variant>
      <vt:variant>
        <vt:i4>450</vt:i4>
      </vt:variant>
      <vt:variant>
        <vt:i4>0</vt:i4>
      </vt:variant>
      <vt:variant>
        <vt:i4>5</vt:i4>
      </vt:variant>
      <vt:variant>
        <vt:lpwstr>http://en.wikipedia.org/wiki/Passphrase</vt:lpwstr>
      </vt:variant>
      <vt:variant>
        <vt:lpwstr/>
      </vt:variant>
      <vt:variant>
        <vt:i4>1638472</vt:i4>
      </vt:variant>
      <vt:variant>
        <vt:i4>447</vt:i4>
      </vt:variant>
      <vt:variant>
        <vt:i4>0</vt:i4>
      </vt:variant>
      <vt:variant>
        <vt:i4>5</vt:i4>
      </vt:variant>
      <vt:variant>
        <vt:lpwstr>http://en.wikipedia.org/wiki/Password</vt:lpwstr>
      </vt:variant>
      <vt:variant>
        <vt:lpwstr/>
      </vt:variant>
      <vt:variant>
        <vt:i4>3407896</vt:i4>
      </vt:variant>
      <vt:variant>
        <vt:i4>444</vt:i4>
      </vt:variant>
      <vt:variant>
        <vt:i4>0</vt:i4>
      </vt:variant>
      <vt:variant>
        <vt:i4>5</vt:i4>
      </vt:variant>
      <vt:variant>
        <vt:lpwstr>http://en.wikipedia.org/wiki/Key_%28cryptography%29</vt:lpwstr>
      </vt:variant>
      <vt:variant>
        <vt:lpwstr/>
      </vt:variant>
      <vt:variant>
        <vt:i4>2031706</vt:i4>
      </vt:variant>
      <vt:variant>
        <vt:i4>441</vt:i4>
      </vt:variant>
      <vt:variant>
        <vt:i4>0</vt:i4>
      </vt:variant>
      <vt:variant>
        <vt:i4>5</vt:i4>
      </vt:variant>
      <vt:variant>
        <vt:lpwstr>http://en.wikipedia.org/wiki/Cryptography</vt:lpwstr>
      </vt:variant>
      <vt:variant>
        <vt:lpwstr/>
      </vt:variant>
      <vt:variant>
        <vt:i4>2031706</vt:i4>
      </vt:variant>
      <vt:variant>
        <vt:i4>438</vt:i4>
      </vt:variant>
      <vt:variant>
        <vt:i4>0</vt:i4>
      </vt:variant>
      <vt:variant>
        <vt:i4>5</vt:i4>
      </vt:variant>
      <vt:variant>
        <vt:lpwstr>http://en.wikipedia.org/wiki/Cryptography</vt:lpwstr>
      </vt:variant>
      <vt:variant>
        <vt:lpwstr/>
      </vt:variant>
      <vt:variant>
        <vt:i4>262253</vt:i4>
      </vt:variant>
      <vt:variant>
        <vt:i4>435</vt:i4>
      </vt:variant>
      <vt:variant>
        <vt:i4>0</vt:i4>
      </vt:variant>
      <vt:variant>
        <vt:i4>5</vt:i4>
      </vt:variant>
      <vt:variant>
        <vt:lpwstr>http://en.wikipedia.org/wiki/Inverse_function</vt:lpwstr>
      </vt:variant>
      <vt:variant>
        <vt:lpwstr/>
      </vt:variant>
      <vt:variant>
        <vt:i4>5505135</vt:i4>
      </vt:variant>
      <vt:variant>
        <vt:i4>432</vt:i4>
      </vt:variant>
      <vt:variant>
        <vt:i4>0</vt:i4>
      </vt:variant>
      <vt:variant>
        <vt:i4>5</vt:i4>
      </vt:variant>
      <vt:variant>
        <vt:lpwstr>http://en.wikipedia.org/wiki/Function_%28mathematics%29</vt:lpwstr>
      </vt:variant>
      <vt:variant>
        <vt:lpwstr/>
      </vt:variant>
      <vt:variant>
        <vt:i4>3276875</vt:i4>
      </vt:variant>
      <vt:variant>
        <vt:i4>429</vt:i4>
      </vt:variant>
      <vt:variant>
        <vt:i4>0</vt:i4>
      </vt:variant>
      <vt:variant>
        <vt:i4>5</vt:i4>
      </vt:variant>
      <vt:variant>
        <vt:lpwstr>http://en.wikipedia.org/wiki/Random_seed</vt:lpwstr>
      </vt:variant>
      <vt:variant>
        <vt:lpwstr/>
      </vt:variant>
      <vt:variant>
        <vt:i4>8192051</vt:i4>
      </vt:variant>
      <vt:variant>
        <vt:i4>426</vt:i4>
      </vt:variant>
      <vt:variant>
        <vt:i4>0</vt:i4>
      </vt:variant>
      <vt:variant>
        <vt:i4>5</vt:i4>
      </vt:variant>
      <vt:variant>
        <vt:lpwstr>http://en.wikipedia.org/wiki/Uniform_distribution_%28discrete%29</vt:lpwstr>
      </vt:variant>
      <vt:variant>
        <vt:lpwstr/>
      </vt:variant>
      <vt:variant>
        <vt:i4>1900633</vt:i4>
      </vt:variant>
      <vt:variant>
        <vt:i4>423</vt:i4>
      </vt:variant>
      <vt:variant>
        <vt:i4>0</vt:i4>
      </vt:variant>
      <vt:variant>
        <vt:i4>5</vt:i4>
      </vt:variant>
      <vt:variant>
        <vt:lpwstr>http://en.wikipedia.org/wiki/Pseudorandom</vt:lpwstr>
      </vt:variant>
      <vt:variant>
        <vt:lpwstr/>
      </vt:variant>
      <vt:variant>
        <vt:i4>458865</vt:i4>
      </vt:variant>
      <vt:variant>
        <vt:i4>420</vt:i4>
      </vt:variant>
      <vt:variant>
        <vt:i4>0</vt:i4>
      </vt:variant>
      <vt:variant>
        <vt:i4>5</vt:i4>
      </vt:variant>
      <vt:variant>
        <vt:lpwstr>http://en.wikipedia.org/wiki/Deterministic_algorithm</vt:lpwstr>
      </vt:variant>
      <vt:variant>
        <vt:lpwstr/>
      </vt:variant>
      <vt:variant>
        <vt:i4>2293869</vt:i4>
      </vt:variant>
      <vt:variant>
        <vt:i4>417</vt:i4>
      </vt:variant>
      <vt:variant>
        <vt:i4>0</vt:i4>
      </vt:variant>
      <vt:variant>
        <vt:i4>5</vt:i4>
      </vt:variant>
      <vt:variant>
        <vt:lpwstr>http://en.wikipedia.org/wiki/Theoretical_computer_science</vt:lpwstr>
      </vt:variant>
      <vt:variant>
        <vt:lpwstr/>
      </vt:variant>
      <vt:variant>
        <vt:i4>5963883</vt:i4>
      </vt:variant>
      <vt:variant>
        <vt:i4>414</vt:i4>
      </vt:variant>
      <vt:variant>
        <vt:i4>0</vt:i4>
      </vt:variant>
      <vt:variant>
        <vt:i4>5</vt:i4>
      </vt:variant>
      <vt:variant>
        <vt:lpwstr>http://en.wikipedia.org/wiki/Advantage_%28cryptography%29</vt:lpwstr>
      </vt:variant>
      <vt:variant>
        <vt:lpwstr/>
      </vt:variant>
      <vt:variant>
        <vt:i4>4653119</vt:i4>
      </vt:variant>
      <vt:variant>
        <vt:i4>411</vt:i4>
      </vt:variant>
      <vt:variant>
        <vt:i4>0</vt:i4>
      </vt:variant>
      <vt:variant>
        <vt:i4>5</vt:i4>
      </vt:variant>
      <vt:variant>
        <vt:lpwstr>http://en.wikipedia.org/wiki/Random_oracle</vt:lpwstr>
      </vt:variant>
      <vt:variant>
        <vt:lpwstr/>
      </vt:variant>
      <vt:variant>
        <vt:i4>5832707</vt:i4>
      </vt:variant>
      <vt:variant>
        <vt:i4>408</vt:i4>
      </vt:variant>
      <vt:variant>
        <vt:i4>0</vt:i4>
      </vt:variant>
      <vt:variant>
        <vt:i4>5</vt:i4>
      </vt:variant>
      <vt:variant>
        <vt:lpwstr>http://en.wikipedia.org/wiki/Function_%28computer_science%29</vt:lpwstr>
      </vt:variant>
      <vt:variant>
        <vt:lpwstr/>
      </vt:variant>
      <vt:variant>
        <vt:i4>6357109</vt:i4>
      </vt:variant>
      <vt:variant>
        <vt:i4>405</vt:i4>
      </vt:variant>
      <vt:variant>
        <vt:i4>0</vt:i4>
      </vt:variant>
      <vt:variant>
        <vt:i4>5</vt:i4>
      </vt:variant>
      <vt:variant>
        <vt:lpwstr>http://en.wikipedia.org/wiki/Efficiently-computable</vt:lpwstr>
      </vt:variant>
      <vt:variant>
        <vt:lpwstr/>
      </vt:variant>
      <vt:variant>
        <vt:i4>2031706</vt:i4>
      </vt:variant>
      <vt:variant>
        <vt:i4>402</vt:i4>
      </vt:variant>
      <vt:variant>
        <vt:i4>0</vt:i4>
      </vt:variant>
      <vt:variant>
        <vt:i4>5</vt:i4>
      </vt:variant>
      <vt:variant>
        <vt:lpwstr>http://en.wikipedia.org/wiki/Cryptography</vt:lpwstr>
      </vt:variant>
      <vt:variant>
        <vt:lpwstr/>
      </vt:variant>
      <vt:variant>
        <vt:i4>2031706</vt:i4>
      </vt:variant>
      <vt:variant>
        <vt:i4>399</vt:i4>
      </vt:variant>
      <vt:variant>
        <vt:i4>0</vt:i4>
      </vt:variant>
      <vt:variant>
        <vt:i4>5</vt:i4>
      </vt:variant>
      <vt:variant>
        <vt:lpwstr>http://en.wikipedia.org/wiki/Cryptography</vt:lpwstr>
      </vt:variant>
      <vt:variant>
        <vt:lpwstr/>
      </vt:variant>
      <vt:variant>
        <vt:i4>589916</vt:i4>
      </vt:variant>
      <vt:variant>
        <vt:i4>396</vt:i4>
      </vt:variant>
      <vt:variant>
        <vt:i4>0</vt:i4>
      </vt:variant>
      <vt:variant>
        <vt:i4>5</vt:i4>
      </vt:variant>
      <vt:variant>
        <vt:lpwstr>http://en.wikipedia.org/wiki/Bit</vt:lpwstr>
      </vt:variant>
      <vt:variant>
        <vt:lpwstr/>
      </vt:variant>
      <vt:variant>
        <vt:i4>983124</vt:i4>
      </vt:variant>
      <vt:variant>
        <vt:i4>393</vt:i4>
      </vt:variant>
      <vt:variant>
        <vt:i4>0</vt:i4>
      </vt:variant>
      <vt:variant>
        <vt:i4>5</vt:i4>
      </vt:variant>
      <vt:variant>
        <vt:lpwstr>http://en.wikipedia.org/wiki/Data</vt:lpwstr>
      </vt:variant>
      <vt:variant>
        <vt:lpwstr/>
      </vt:variant>
      <vt:variant>
        <vt:i4>7471159</vt:i4>
      </vt:variant>
      <vt:variant>
        <vt:i4>390</vt:i4>
      </vt:variant>
      <vt:variant>
        <vt:i4>0</vt:i4>
      </vt:variant>
      <vt:variant>
        <vt:i4>5</vt:i4>
      </vt:variant>
      <vt:variant>
        <vt:lpwstr>http://en.wikipedia.org/wiki/Algorithm</vt:lpwstr>
      </vt:variant>
      <vt:variant>
        <vt:lpwstr/>
      </vt:variant>
      <vt:variant>
        <vt:i4>5373977</vt:i4>
      </vt:variant>
      <vt:variant>
        <vt:i4>387</vt:i4>
      </vt:variant>
      <vt:variant>
        <vt:i4>0</vt:i4>
      </vt:variant>
      <vt:variant>
        <vt:i4>5</vt:i4>
      </vt:variant>
      <vt:variant>
        <vt:lpwstr>http://java.sun.com/developer/onlineTraining/Programming/JDCBook/jni.html</vt:lpwstr>
      </vt:variant>
      <vt:variant>
        <vt:lpwstr>TJVM</vt:lpwstr>
      </vt:variant>
      <vt:variant>
        <vt:i4>3473526</vt:i4>
      </vt:variant>
      <vt:variant>
        <vt:i4>384</vt:i4>
      </vt:variant>
      <vt:variant>
        <vt:i4>0</vt:i4>
      </vt:variant>
      <vt:variant>
        <vt:i4>5</vt:i4>
      </vt:variant>
      <vt:variant>
        <vt:lpwstr>http://java.sun.com/docs/books/jni/html/jniTOC.html</vt:lpwstr>
      </vt:variant>
      <vt:variant>
        <vt:lpwstr/>
      </vt:variant>
      <vt:variant>
        <vt:i4>5570587</vt:i4>
      </vt:variant>
      <vt:variant>
        <vt:i4>381</vt:i4>
      </vt:variant>
      <vt:variant>
        <vt:i4>0</vt:i4>
      </vt:variant>
      <vt:variant>
        <vt:i4>5</vt:i4>
      </vt:variant>
      <vt:variant>
        <vt:lpwstr>http://java.sun.com/developer/onlineTraining/Programming/JDCBook/jni.html</vt:lpwstr>
      </vt:variant>
      <vt:variant>
        <vt:lpwstr/>
      </vt:variant>
      <vt:variant>
        <vt:i4>7929857</vt:i4>
      </vt:variant>
      <vt:variant>
        <vt:i4>378</vt:i4>
      </vt:variant>
      <vt:variant>
        <vt:i4>0</vt:i4>
      </vt:variant>
      <vt:variant>
        <vt:i4>5</vt:i4>
      </vt:variant>
      <vt:variant>
        <vt:lpwstr>http://docstore.mik.ua/orelly/java-ent/security/ch08_01.htm</vt:lpwstr>
      </vt:variant>
      <vt:variant>
        <vt:lpwstr/>
      </vt:variant>
      <vt:variant>
        <vt:i4>6029320</vt:i4>
      </vt:variant>
      <vt:variant>
        <vt:i4>375</vt:i4>
      </vt:variant>
      <vt:variant>
        <vt:i4>0</vt:i4>
      </vt:variant>
      <vt:variant>
        <vt:i4>5</vt:i4>
      </vt:variant>
      <vt:variant>
        <vt:lpwstr>http://www.cosic.esat.kuleuven.be/publications/article-73.ps</vt:lpwstr>
      </vt:variant>
      <vt:variant>
        <vt:lpwstr/>
      </vt:variant>
      <vt:variant>
        <vt:i4>3997756</vt:i4>
      </vt:variant>
      <vt:variant>
        <vt:i4>372</vt:i4>
      </vt:variant>
      <vt:variant>
        <vt:i4>0</vt:i4>
      </vt:variant>
      <vt:variant>
        <vt:i4>5</vt:i4>
      </vt:variant>
      <vt:variant>
        <vt:lpwstr>http://www.shoup.net/ntl/doc/tour-modules.html</vt:lpwstr>
      </vt:variant>
      <vt:variant>
        <vt:lpwstr/>
      </vt:variant>
      <vt:variant>
        <vt:i4>196634</vt:i4>
      </vt:variant>
      <vt:variant>
        <vt:i4>369</vt:i4>
      </vt:variant>
      <vt:variant>
        <vt:i4>0</vt:i4>
      </vt:variant>
      <vt:variant>
        <vt:i4>5</vt:i4>
      </vt:variant>
      <vt:variant>
        <vt:lpwstr>http://webee.technion.ac.il/~hugo/rhash/rhash.pdf</vt:lpwstr>
      </vt:variant>
      <vt:variant>
        <vt:lpwstr/>
      </vt:variant>
      <vt:variant>
        <vt:i4>8192047</vt:i4>
      </vt:variant>
      <vt:variant>
        <vt:i4>366</vt:i4>
      </vt:variant>
      <vt:variant>
        <vt:i4>0</vt:i4>
      </vt:variant>
      <vt:variant>
        <vt:i4>5</vt:i4>
      </vt:variant>
      <vt:variant>
        <vt:lpwstr>http://eprint.iacr.org/2010/264</vt:lpwstr>
      </vt:variant>
      <vt:variant>
        <vt:lpwstr/>
      </vt:variant>
      <vt:variant>
        <vt:i4>6160404</vt:i4>
      </vt:variant>
      <vt:variant>
        <vt:i4>363</vt:i4>
      </vt:variant>
      <vt:variant>
        <vt:i4>0</vt:i4>
      </vt:variant>
      <vt:variant>
        <vt:i4>5</vt:i4>
      </vt:variant>
      <vt:variant>
        <vt:lpwstr>../primitives_for_implementationV2.2.docx</vt:lpwstr>
      </vt:variant>
      <vt:variant>
        <vt:lpwstr/>
      </vt:variant>
      <vt:variant>
        <vt:i4>6160404</vt:i4>
      </vt:variant>
      <vt:variant>
        <vt:i4>360</vt:i4>
      </vt:variant>
      <vt:variant>
        <vt:i4>0</vt:i4>
      </vt:variant>
      <vt:variant>
        <vt:i4>5</vt:i4>
      </vt:variant>
      <vt:variant>
        <vt:lpwstr>../primitives_for_implementationV2.2.docx</vt:lpwstr>
      </vt:variant>
      <vt:variant>
        <vt:lpwstr/>
      </vt:variant>
      <vt:variant>
        <vt:i4>1835059</vt:i4>
      </vt:variant>
      <vt:variant>
        <vt:i4>353</vt:i4>
      </vt:variant>
      <vt:variant>
        <vt:i4>0</vt:i4>
      </vt:variant>
      <vt:variant>
        <vt:i4>5</vt:i4>
      </vt:variant>
      <vt:variant>
        <vt:lpwstr/>
      </vt:variant>
      <vt:variant>
        <vt:lpwstr>_Toc277668027</vt:lpwstr>
      </vt:variant>
      <vt:variant>
        <vt:i4>1835059</vt:i4>
      </vt:variant>
      <vt:variant>
        <vt:i4>347</vt:i4>
      </vt:variant>
      <vt:variant>
        <vt:i4>0</vt:i4>
      </vt:variant>
      <vt:variant>
        <vt:i4>5</vt:i4>
      </vt:variant>
      <vt:variant>
        <vt:lpwstr/>
      </vt:variant>
      <vt:variant>
        <vt:lpwstr>_Toc277668026</vt:lpwstr>
      </vt:variant>
      <vt:variant>
        <vt:i4>1835059</vt:i4>
      </vt:variant>
      <vt:variant>
        <vt:i4>341</vt:i4>
      </vt:variant>
      <vt:variant>
        <vt:i4>0</vt:i4>
      </vt:variant>
      <vt:variant>
        <vt:i4>5</vt:i4>
      </vt:variant>
      <vt:variant>
        <vt:lpwstr/>
      </vt:variant>
      <vt:variant>
        <vt:lpwstr>_Toc277668025</vt:lpwstr>
      </vt:variant>
      <vt:variant>
        <vt:i4>1835059</vt:i4>
      </vt:variant>
      <vt:variant>
        <vt:i4>335</vt:i4>
      </vt:variant>
      <vt:variant>
        <vt:i4>0</vt:i4>
      </vt:variant>
      <vt:variant>
        <vt:i4>5</vt:i4>
      </vt:variant>
      <vt:variant>
        <vt:lpwstr/>
      </vt:variant>
      <vt:variant>
        <vt:lpwstr>_Toc277668024</vt:lpwstr>
      </vt:variant>
      <vt:variant>
        <vt:i4>1835059</vt:i4>
      </vt:variant>
      <vt:variant>
        <vt:i4>329</vt:i4>
      </vt:variant>
      <vt:variant>
        <vt:i4>0</vt:i4>
      </vt:variant>
      <vt:variant>
        <vt:i4>5</vt:i4>
      </vt:variant>
      <vt:variant>
        <vt:lpwstr/>
      </vt:variant>
      <vt:variant>
        <vt:lpwstr>_Toc277668023</vt:lpwstr>
      </vt:variant>
      <vt:variant>
        <vt:i4>1835059</vt:i4>
      </vt:variant>
      <vt:variant>
        <vt:i4>323</vt:i4>
      </vt:variant>
      <vt:variant>
        <vt:i4>0</vt:i4>
      </vt:variant>
      <vt:variant>
        <vt:i4>5</vt:i4>
      </vt:variant>
      <vt:variant>
        <vt:lpwstr/>
      </vt:variant>
      <vt:variant>
        <vt:lpwstr>_Toc277668022</vt:lpwstr>
      </vt:variant>
      <vt:variant>
        <vt:i4>1835059</vt:i4>
      </vt:variant>
      <vt:variant>
        <vt:i4>317</vt:i4>
      </vt:variant>
      <vt:variant>
        <vt:i4>0</vt:i4>
      </vt:variant>
      <vt:variant>
        <vt:i4>5</vt:i4>
      </vt:variant>
      <vt:variant>
        <vt:lpwstr/>
      </vt:variant>
      <vt:variant>
        <vt:lpwstr>_Toc277668021</vt:lpwstr>
      </vt:variant>
      <vt:variant>
        <vt:i4>1835059</vt:i4>
      </vt:variant>
      <vt:variant>
        <vt:i4>311</vt:i4>
      </vt:variant>
      <vt:variant>
        <vt:i4>0</vt:i4>
      </vt:variant>
      <vt:variant>
        <vt:i4>5</vt:i4>
      </vt:variant>
      <vt:variant>
        <vt:lpwstr/>
      </vt:variant>
      <vt:variant>
        <vt:lpwstr>_Toc277668020</vt:lpwstr>
      </vt:variant>
      <vt:variant>
        <vt:i4>2031667</vt:i4>
      </vt:variant>
      <vt:variant>
        <vt:i4>305</vt:i4>
      </vt:variant>
      <vt:variant>
        <vt:i4>0</vt:i4>
      </vt:variant>
      <vt:variant>
        <vt:i4>5</vt:i4>
      </vt:variant>
      <vt:variant>
        <vt:lpwstr/>
      </vt:variant>
      <vt:variant>
        <vt:lpwstr>_Toc277668019</vt:lpwstr>
      </vt:variant>
      <vt:variant>
        <vt:i4>2031667</vt:i4>
      </vt:variant>
      <vt:variant>
        <vt:i4>299</vt:i4>
      </vt:variant>
      <vt:variant>
        <vt:i4>0</vt:i4>
      </vt:variant>
      <vt:variant>
        <vt:i4>5</vt:i4>
      </vt:variant>
      <vt:variant>
        <vt:lpwstr/>
      </vt:variant>
      <vt:variant>
        <vt:lpwstr>_Toc277668018</vt:lpwstr>
      </vt:variant>
      <vt:variant>
        <vt:i4>2031667</vt:i4>
      </vt:variant>
      <vt:variant>
        <vt:i4>293</vt:i4>
      </vt:variant>
      <vt:variant>
        <vt:i4>0</vt:i4>
      </vt:variant>
      <vt:variant>
        <vt:i4>5</vt:i4>
      </vt:variant>
      <vt:variant>
        <vt:lpwstr/>
      </vt:variant>
      <vt:variant>
        <vt:lpwstr>_Toc277668017</vt:lpwstr>
      </vt:variant>
      <vt:variant>
        <vt:i4>2031667</vt:i4>
      </vt:variant>
      <vt:variant>
        <vt:i4>287</vt:i4>
      </vt:variant>
      <vt:variant>
        <vt:i4>0</vt:i4>
      </vt:variant>
      <vt:variant>
        <vt:i4>5</vt:i4>
      </vt:variant>
      <vt:variant>
        <vt:lpwstr/>
      </vt:variant>
      <vt:variant>
        <vt:lpwstr>_Toc277668016</vt:lpwstr>
      </vt:variant>
      <vt:variant>
        <vt:i4>2031667</vt:i4>
      </vt:variant>
      <vt:variant>
        <vt:i4>281</vt:i4>
      </vt:variant>
      <vt:variant>
        <vt:i4>0</vt:i4>
      </vt:variant>
      <vt:variant>
        <vt:i4>5</vt:i4>
      </vt:variant>
      <vt:variant>
        <vt:lpwstr/>
      </vt:variant>
      <vt:variant>
        <vt:lpwstr>_Toc277668015</vt:lpwstr>
      </vt:variant>
      <vt:variant>
        <vt:i4>2031667</vt:i4>
      </vt:variant>
      <vt:variant>
        <vt:i4>275</vt:i4>
      </vt:variant>
      <vt:variant>
        <vt:i4>0</vt:i4>
      </vt:variant>
      <vt:variant>
        <vt:i4>5</vt:i4>
      </vt:variant>
      <vt:variant>
        <vt:lpwstr/>
      </vt:variant>
      <vt:variant>
        <vt:lpwstr>_Toc277668014</vt:lpwstr>
      </vt:variant>
      <vt:variant>
        <vt:i4>2031667</vt:i4>
      </vt:variant>
      <vt:variant>
        <vt:i4>269</vt:i4>
      </vt:variant>
      <vt:variant>
        <vt:i4>0</vt:i4>
      </vt:variant>
      <vt:variant>
        <vt:i4>5</vt:i4>
      </vt:variant>
      <vt:variant>
        <vt:lpwstr/>
      </vt:variant>
      <vt:variant>
        <vt:lpwstr>_Toc277668013</vt:lpwstr>
      </vt:variant>
      <vt:variant>
        <vt:i4>2031667</vt:i4>
      </vt:variant>
      <vt:variant>
        <vt:i4>263</vt:i4>
      </vt:variant>
      <vt:variant>
        <vt:i4>0</vt:i4>
      </vt:variant>
      <vt:variant>
        <vt:i4>5</vt:i4>
      </vt:variant>
      <vt:variant>
        <vt:lpwstr/>
      </vt:variant>
      <vt:variant>
        <vt:lpwstr>_Toc277668011</vt:lpwstr>
      </vt:variant>
      <vt:variant>
        <vt:i4>2031667</vt:i4>
      </vt:variant>
      <vt:variant>
        <vt:i4>257</vt:i4>
      </vt:variant>
      <vt:variant>
        <vt:i4>0</vt:i4>
      </vt:variant>
      <vt:variant>
        <vt:i4>5</vt:i4>
      </vt:variant>
      <vt:variant>
        <vt:lpwstr/>
      </vt:variant>
      <vt:variant>
        <vt:lpwstr>_Toc277668010</vt:lpwstr>
      </vt:variant>
      <vt:variant>
        <vt:i4>1966131</vt:i4>
      </vt:variant>
      <vt:variant>
        <vt:i4>251</vt:i4>
      </vt:variant>
      <vt:variant>
        <vt:i4>0</vt:i4>
      </vt:variant>
      <vt:variant>
        <vt:i4>5</vt:i4>
      </vt:variant>
      <vt:variant>
        <vt:lpwstr/>
      </vt:variant>
      <vt:variant>
        <vt:lpwstr>_Toc277668009</vt:lpwstr>
      </vt:variant>
      <vt:variant>
        <vt:i4>1966131</vt:i4>
      </vt:variant>
      <vt:variant>
        <vt:i4>245</vt:i4>
      </vt:variant>
      <vt:variant>
        <vt:i4>0</vt:i4>
      </vt:variant>
      <vt:variant>
        <vt:i4>5</vt:i4>
      </vt:variant>
      <vt:variant>
        <vt:lpwstr/>
      </vt:variant>
      <vt:variant>
        <vt:lpwstr>_Toc277668008</vt:lpwstr>
      </vt:variant>
      <vt:variant>
        <vt:i4>1966131</vt:i4>
      </vt:variant>
      <vt:variant>
        <vt:i4>239</vt:i4>
      </vt:variant>
      <vt:variant>
        <vt:i4>0</vt:i4>
      </vt:variant>
      <vt:variant>
        <vt:i4>5</vt:i4>
      </vt:variant>
      <vt:variant>
        <vt:lpwstr/>
      </vt:variant>
      <vt:variant>
        <vt:lpwstr>_Toc277668007</vt:lpwstr>
      </vt:variant>
      <vt:variant>
        <vt:i4>1966131</vt:i4>
      </vt:variant>
      <vt:variant>
        <vt:i4>233</vt:i4>
      </vt:variant>
      <vt:variant>
        <vt:i4>0</vt:i4>
      </vt:variant>
      <vt:variant>
        <vt:i4>5</vt:i4>
      </vt:variant>
      <vt:variant>
        <vt:lpwstr/>
      </vt:variant>
      <vt:variant>
        <vt:lpwstr>_Toc277668006</vt:lpwstr>
      </vt:variant>
      <vt:variant>
        <vt:i4>1966131</vt:i4>
      </vt:variant>
      <vt:variant>
        <vt:i4>227</vt:i4>
      </vt:variant>
      <vt:variant>
        <vt:i4>0</vt:i4>
      </vt:variant>
      <vt:variant>
        <vt:i4>5</vt:i4>
      </vt:variant>
      <vt:variant>
        <vt:lpwstr/>
      </vt:variant>
      <vt:variant>
        <vt:lpwstr>_Toc277668005</vt:lpwstr>
      </vt:variant>
      <vt:variant>
        <vt:i4>1966131</vt:i4>
      </vt:variant>
      <vt:variant>
        <vt:i4>221</vt:i4>
      </vt:variant>
      <vt:variant>
        <vt:i4>0</vt:i4>
      </vt:variant>
      <vt:variant>
        <vt:i4>5</vt:i4>
      </vt:variant>
      <vt:variant>
        <vt:lpwstr/>
      </vt:variant>
      <vt:variant>
        <vt:lpwstr>_Toc277668004</vt:lpwstr>
      </vt:variant>
      <vt:variant>
        <vt:i4>1966131</vt:i4>
      </vt:variant>
      <vt:variant>
        <vt:i4>215</vt:i4>
      </vt:variant>
      <vt:variant>
        <vt:i4>0</vt:i4>
      </vt:variant>
      <vt:variant>
        <vt:i4>5</vt:i4>
      </vt:variant>
      <vt:variant>
        <vt:lpwstr/>
      </vt:variant>
      <vt:variant>
        <vt:lpwstr>_Toc277668003</vt:lpwstr>
      </vt:variant>
      <vt:variant>
        <vt:i4>1966131</vt:i4>
      </vt:variant>
      <vt:variant>
        <vt:i4>209</vt:i4>
      </vt:variant>
      <vt:variant>
        <vt:i4>0</vt:i4>
      </vt:variant>
      <vt:variant>
        <vt:i4>5</vt:i4>
      </vt:variant>
      <vt:variant>
        <vt:lpwstr/>
      </vt:variant>
      <vt:variant>
        <vt:lpwstr>_Toc277668002</vt:lpwstr>
      </vt:variant>
      <vt:variant>
        <vt:i4>1966131</vt:i4>
      </vt:variant>
      <vt:variant>
        <vt:i4>203</vt:i4>
      </vt:variant>
      <vt:variant>
        <vt:i4>0</vt:i4>
      </vt:variant>
      <vt:variant>
        <vt:i4>5</vt:i4>
      </vt:variant>
      <vt:variant>
        <vt:lpwstr/>
      </vt:variant>
      <vt:variant>
        <vt:lpwstr>_Toc277668001</vt:lpwstr>
      </vt:variant>
      <vt:variant>
        <vt:i4>1966131</vt:i4>
      </vt:variant>
      <vt:variant>
        <vt:i4>197</vt:i4>
      </vt:variant>
      <vt:variant>
        <vt:i4>0</vt:i4>
      </vt:variant>
      <vt:variant>
        <vt:i4>5</vt:i4>
      </vt:variant>
      <vt:variant>
        <vt:lpwstr/>
      </vt:variant>
      <vt:variant>
        <vt:lpwstr>_Toc277668000</vt:lpwstr>
      </vt:variant>
      <vt:variant>
        <vt:i4>1572922</vt:i4>
      </vt:variant>
      <vt:variant>
        <vt:i4>191</vt:i4>
      </vt:variant>
      <vt:variant>
        <vt:i4>0</vt:i4>
      </vt:variant>
      <vt:variant>
        <vt:i4>5</vt:i4>
      </vt:variant>
      <vt:variant>
        <vt:lpwstr/>
      </vt:variant>
      <vt:variant>
        <vt:lpwstr>_Toc277667999</vt:lpwstr>
      </vt:variant>
      <vt:variant>
        <vt:i4>1572922</vt:i4>
      </vt:variant>
      <vt:variant>
        <vt:i4>185</vt:i4>
      </vt:variant>
      <vt:variant>
        <vt:i4>0</vt:i4>
      </vt:variant>
      <vt:variant>
        <vt:i4>5</vt:i4>
      </vt:variant>
      <vt:variant>
        <vt:lpwstr/>
      </vt:variant>
      <vt:variant>
        <vt:lpwstr>_Toc277667998</vt:lpwstr>
      </vt:variant>
      <vt:variant>
        <vt:i4>1572922</vt:i4>
      </vt:variant>
      <vt:variant>
        <vt:i4>179</vt:i4>
      </vt:variant>
      <vt:variant>
        <vt:i4>0</vt:i4>
      </vt:variant>
      <vt:variant>
        <vt:i4>5</vt:i4>
      </vt:variant>
      <vt:variant>
        <vt:lpwstr/>
      </vt:variant>
      <vt:variant>
        <vt:lpwstr>_Toc277667997</vt:lpwstr>
      </vt:variant>
      <vt:variant>
        <vt:i4>1572922</vt:i4>
      </vt:variant>
      <vt:variant>
        <vt:i4>173</vt:i4>
      </vt:variant>
      <vt:variant>
        <vt:i4>0</vt:i4>
      </vt:variant>
      <vt:variant>
        <vt:i4>5</vt:i4>
      </vt:variant>
      <vt:variant>
        <vt:lpwstr/>
      </vt:variant>
      <vt:variant>
        <vt:lpwstr>_Toc277667996</vt:lpwstr>
      </vt:variant>
      <vt:variant>
        <vt:i4>1572922</vt:i4>
      </vt:variant>
      <vt:variant>
        <vt:i4>167</vt:i4>
      </vt:variant>
      <vt:variant>
        <vt:i4>0</vt:i4>
      </vt:variant>
      <vt:variant>
        <vt:i4>5</vt:i4>
      </vt:variant>
      <vt:variant>
        <vt:lpwstr/>
      </vt:variant>
      <vt:variant>
        <vt:lpwstr>_Toc277667995</vt:lpwstr>
      </vt:variant>
      <vt:variant>
        <vt:i4>1572922</vt:i4>
      </vt:variant>
      <vt:variant>
        <vt:i4>161</vt:i4>
      </vt:variant>
      <vt:variant>
        <vt:i4>0</vt:i4>
      </vt:variant>
      <vt:variant>
        <vt:i4>5</vt:i4>
      </vt:variant>
      <vt:variant>
        <vt:lpwstr/>
      </vt:variant>
      <vt:variant>
        <vt:lpwstr>_Toc277667994</vt:lpwstr>
      </vt:variant>
      <vt:variant>
        <vt:i4>1572922</vt:i4>
      </vt:variant>
      <vt:variant>
        <vt:i4>155</vt:i4>
      </vt:variant>
      <vt:variant>
        <vt:i4>0</vt:i4>
      </vt:variant>
      <vt:variant>
        <vt:i4>5</vt:i4>
      </vt:variant>
      <vt:variant>
        <vt:lpwstr/>
      </vt:variant>
      <vt:variant>
        <vt:lpwstr>_Toc277667993</vt:lpwstr>
      </vt:variant>
      <vt:variant>
        <vt:i4>1572922</vt:i4>
      </vt:variant>
      <vt:variant>
        <vt:i4>149</vt:i4>
      </vt:variant>
      <vt:variant>
        <vt:i4>0</vt:i4>
      </vt:variant>
      <vt:variant>
        <vt:i4>5</vt:i4>
      </vt:variant>
      <vt:variant>
        <vt:lpwstr/>
      </vt:variant>
      <vt:variant>
        <vt:lpwstr>_Toc277667992</vt:lpwstr>
      </vt:variant>
      <vt:variant>
        <vt:i4>1572922</vt:i4>
      </vt:variant>
      <vt:variant>
        <vt:i4>143</vt:i4>
      </vt:variant>
      <vt:variant>
        <vt:i4>0</vt:i4>
      </vt:variant>
      <vt:variant>
        <vt:i4>5</vt:i4>
      </vt:variant>
      <vt:variant>
        <vt:lpwstr/>
      </vt:variant>
      <vt:variant>
        <vt:lpwstr>_Toc277667991</vt:lpwstr>
      </vt:variant>
      <vt:variant>
        <vt:i4>1572922</vt:i4>
      </vt:variant>
      <vt:variant>
        <vt:i4>137</vt:i4>
      </vt:variant>
      <vt:variant>
        <vt:i4>0</vt:i4>
      </vt:variant>
      <vt:variant>
        <vt:i4>5</vt:i4>
      </vt:variant>
      <vt:variant>
        <vt:lpwstr/>
      </vt:variant>
      <vt:variant>
        <vt:lpwstr>_Toc277667990</vt:lpwstr>
      </vt:variant>
      <vt:variant>
        <vt:i4>1638458</vt:i4>
      </vt:variant>
      <vt:variant>
        <vt:i4>131</vt:i4>
      </vt:variant>
      <vt:variant>
        <vt:i4>0</vt:i4>
      </vt:variant>
      <vt:variant>
        <vt:i4>5</vt:i4>
      </vt:variant>
      <vt:variant>
        <vt:lpwstr/>
      </vt:variant>
      <vt:variant>
        <vt:lpwstr>_Toc277667989</vt:lpwstr>
      </vt:variant>
      <vt:variant>
        <vt:i4>1638458</vt:i4>
      </vt:variant>
      <vt:variant>
        <vt:i4>125</vt:i4>
      </vt:variant>
      <vt:variant>
        <vt:i4>0</vt:i4>
      </vt:variant>
      <vt:variant>
        <vt:i4>5</vt:i4>
      </vt:variant>
      <vt:variant>
        <vt:lpwstr/>
      </vt:variant>
      <vt:variant>
        <vt:lpwstr>_Toc277667988</vt:lpwstr>
      </vt:variant>
      <vt:variant>
        <vt:i4>1638458</vt:i4>
      </vt:variant>
      <vt:variant>
        <vt:i4>119</vt:i4>
      </vt:variant>
      <vt:variant>
        <vt:i4>0</vt:i4>
      </vt:variant>
      <vt:variant>
        <vt:i4>5</vt:i4>
      </vt:variant>
      <vt:variant>
        <vt:lpwstr/>
      </vt:variant>
      <vt:variant>
        <vt:lpwstr>_Toc277667987</vt:lpwstr>
      </vt:variant>
      <vt:variant>
        <vt:i4>1638458</vt:i4>
      </vt:variant>
      <vt:variant>
        <vt:i4>113</vt:i4>
      </vt:variant>
      <vt:variant>
        <vt:i4>0</vt:i4>
      </vt:variant>
      <vt:variant>
        <vt:i4>5</vt:i4>
      </vt:variant>
      <vt:variant>
        <vt:lpwstr/>
      </vt:variant>
      <vt:variant>
        <vt:lpwstr>_Toc277667986</vt:lpwstr>
      </vt:variant>
      <vt:variant>
        <vt:i4>1638458</vt:i4>
      </vt:variant>
      <vt:variant>
        <vt:i4>107</vt:i4>
      </vt:variant>
      <vt:variant>
        <vt:i4>0</vt:i4>
      </vt:variant>
      <vt:variant>
        <vt:i4>5</vt:i4>
      </vt:variant>
      <vt:variant>
        <vt:lpwstr/>
      </vt:variant>
      <vt:variant>
        <vt:lpwstr>_Toc277667985</vt:lpwstr>
      </vt:variant>
      <vt:variant>
        <vt:i4>1638458</vt:i4>
      </vt:variant>
      <vt:variant>
        <vt:i4>101</vt:i4>
      </vt:variant>
      <vt:variant>
        <vt:i4>0</vt:i4>
      </vt:variant>
      <vt:variant>
        <vt:i4>5</vt:i4>
      </vt:variant>
      <vt:variant>
        <vt:lpwstr/>
      </vt:variant>
      <vt:variant>
        <vt:lpwstr>_Toc277667984</vt:lpwstr>
      </vt:variant>
      <vt:variant>
        <vt:i4>1638458</vt:i4>
      </vt:variant>
      <vt:variant>
        <vt:i4>95</vt:i4>
      </vt:variant>
      <vt:variant>
        <vt:i4>0</vt:i4>
      </vt:variant>
      <vt:variant>
        <vt:i4>5</vt:i4>
      </vt:variant>
      <vt:variant>
        <vt:lpwstr/>
      </vt:variant>
      <vt:variant>
        <vt:lpwstr>_Toc277667983</vt:lpwstr>
      </vt:variant>
      <vt:variant>
        <vt:i4>1638458</vt:i4>
      </vt:variant>
      <vt:variant>
        <vt:i4>89</vt:i4>
      </vt:variant>
      <vt:variant>
        <vt:i4>0</vt:i4>
      </vt:variant>
      <vt:variant>
        <vt:i4>5</vt:i4>
      </vt:variant>
      <vt:variant>
        <vt:lpwstr/>
      </vt:variant>
      <vt:variant>
        <vt:lpwstr>_Toc277667982</vt:lpwstr>
      </vt:variant>
      <vt:variant>
        <vt:i4>1638458</vt:i4>
      </vt:variant>
      <vt:variant>
        <vt:i4>83</vt:i4>
      </vt:variant>
      <vt:variant>
        <vt:i4>0</vt:i4>
      </vt:variant>
      <vt:variant>
        <vt:i4>5</vt:i4>
      </vt:variant>
      <vt:variant>
        <vt:lpwstr/>
      </vt:variant>
      <vt:variant>
        <vt:lpwstr>_Toc277667981</vt:lpwstr>
      </vt:variant>
      <vt:variant>
        <vt:i4>1638458</vt:i4>
      </vt:variant>
      <vt:variant>
        <vt:i4>77</vt:i4>
      </vt:variant>
      <vt:variant>
        <vt:i4>0</vt:i4>
      </vt:variant>
      <vt:variant>
        <vt:i4>5</vt:i4>
      </vt:variant>
      <vt:variant>
        <vt:lpwstr/>
      </vt:variant>
      <vt:variant>
        <vt:lpwstr>_Toc277667980</vt:lpwstr>
      </vt:variant>
      <vt:variant>
        <vt:i4>1441850</vt:i4>
      </vt:variant>
      <vt:variant>
        <vt:i4>71</vt:i4>
      </vt:variant>
      <vt:variant>
        <vt:i4>0</vt:i4>
      </vt:variant>
      <vt:variant>
        <vt:i4>5</vt:i4>
      </vt:variant>
      <vt:variant>
        <vt:lpwstr/>
      </vt:variant>
      <vt:variant>
        <vt:lpwstr>_Toc277667979</vt:lpwstr>
      </vt:variant>
      <vt:variant>
        <vt:i4>1441850</vt:i4>
      </vt:variant>
      <vt:variant>
        <vt:i4>65</vt:i4>
      </vt:variant>
      <vt:variant>
        <vt:i4>0</vt:i4>
      </vt:variant>
      <vt:variant>
        <vt:i4>5</vt:i4>
      </vt:variant>
      <vt:variant>
        <vt:lpwstr/>
      </vt:variant>
      <vt:variant>
        <vt:lpwstr>_Toc277667978</vt:lpwstr>
      </vt:variant>
      <vt:variant>
        <vt:i4>1441850</vt:i4>
      </vt:variant>
      <vt:variant>
        <vt:i4>59</vt:i4>
      </vt:variant>
      <vt:variant>
        <vt:i4>0</vt:i4>
      </vt:variant>
      <vt:variant>
        <vt:i4>5</vt:i4>
      </vt:variant>
      <vt:variant>
        <vt:lpwstr/>
      </vt:variant>
      <vt:variant>
        <vt:lpwstr>_Toc277667977</vt:lpwstr>
      </vt:variant>
      <vt:variant>
        <vt:i4>1441850</vt:i4>
      </vt:variant>
      <vt:variant>
        <vt:i4>53</vt:i4>
      </vt:variant>
      <vt:variant>
        <vt:i4>0</vt:i4>
      </vt:variant>
      <vt:variant>
        <vt:i4>5</vt:i4>
      </vt:variant>
      <vt:variant>
        <vt:lpwstr/>
      </vt:variant>
      <vt:variant>
        <vt:lpwstr>_Toc277667975</vt:lpwstr>
      </vt:variant>
      <vt:variant>
        <vt:i4>1441850</vt:i4>
      </vt:variant>
      <vt:variant>
        <vt:i4>47</vt:i4>
      </vt:variant>
      <vt:variant>
        <vt:i4>0</vt:i4>
      </vt:variant>
      <vt:variant>
        <vt:i4>5</vt:i4>
      </vt:variant>
      <vt:variant>
        <vt:lpwstr/>
      </vt:variant>
      <vt:variant>
        <vt:lpwstr>_Toc277667974</vt:lpwstr>
      </vt:variant>
      <vt:variant>
        <vt:i4>1441850</vt:i4>
      </vt:variant>
      <vt:variant>
        <vt:i4>41</vt:i4>
      </vt:variant>
      <vt:variant>
        <vt:i4>0</vt:i4>
      </vt:variant>
      <vt:variant>
        <vt:i4>5</vt:i4>
      </vt:variant>
      <vt:variant>
        <vt:lpwstr/>
      </vt:variant>
      <vt:variant>
        <vt:lpwstr>_Toc277667973</vt:lpwstr>
      </vt:variant>
      <vt:variant>
        <vt:i4>1441850</vt:i4>
      </vt:variant>
      <vt:variant>
        <vt:i4>35</vt:i4>
      </vt:variant>
      <vt:variant>
        <vt:i4>0</vt:i4>
      </vt:variant>
      <vt:variant>
        <vt:i4>5</vt:i4>
      </vt:variant>
      <vt:variant>
        <vt:lpwstr/>
      </vt:variant>
      <vt:variant>
        <vt:lpwstr>_Toc277667972</vt:lpwstr>
      </vt:variant>
      <vt:variant>
        <vt:i4>1441850</vt:i4>
      </vt:variant>
      <vt:variant>
        <vt:i4>29</vt:i4>
      </vt:variant>
      <vt:variant>
        <vt:i4>0</vt:i4>
      </vt:variant>
      <vt:variant>
        <vt:i4>5</vt:i4>
      </vt:variant>
      <vt:variant>
        <vt:lpwstr/>
      </vt:variant>
      <vt:variant>
        <vt:lpwstr>_Toc277667971</vt:lpwstr>
      </vt:variant>
      <vt:variant>
        <vt:i4>1441850</vt:i4>
      </vt:variant>
      <vt:variant>
        <vt:i4>23</vt:i4>
      </vt:variant>
      <vt:variant>
        <vt:i4>0</vt:i4>
      </vt:variant>
      <vt:variant>
        <vt:i4>5</vt:i4>
      </vt:variant>
      <vt:variant>
        <vt:lpwstr/>
      </vt:variant>
      <vt:variant>
        <vt:lpwstr>_Toc277667970</vt:lpwstr>
      </vt:variant>
      <vt:variant>
        <vt:i4>1507386</vt:i4>
      </vt:variant>
      <vt:variant>
        <vt:i4>17</vt:i4>
      </vt:variant>
      <vt:variant>
        <vt:i4>0</vt:i4>
      </vt:variant>
      <vt:variant>
        <vt:i4>5</vt:i4>
      </vt:variant>
      <vt:variant>
        <vt:lpwstr/>
      </vt:variant>
      <vt:variant>
        <vt:lpwstr>_Toc277667969</vt:lpwstr>
      </vt:variant>
      <vt:variant>
        <vt:i4>1507386</vt:i4>
      </vt:variant>
      <vt:variant>
        <vt:i4>11</vt:i4>
      </vt:variant>
      <vt:variant>
        <vt:i4>0</vt:i4>
      </vt:variant>
      <vt:variant>
        <vt:i4>5</vt:i4>
      </vt:variant>
      <vt:variant>
        <vt:lpwstr/>
      </vt:variant>
      <vt:variant>
        <vt:lpwstr>_Toc277667968</vt:lpwstr>
      </vt:variant>
      <vt:variant>
        <vt:i4>1507386</vt:i4>
      </vt:variant>
      <vt:variant>
        <vt:i4>5</vt:i4>
      </vt:variant>
      <vt:variant>
        <vt:i4>0</vt:i4>
      </vt:variant>
      <vt:variant>
        <vt:i4>5</vt:i4>
      </vt:variant>
      <vt:variant>
        <vt:lpwstr/>
      </vt:variant>
      <vt:variant>
        <vt:lpwstr>_Toc277667967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subject/>
  <dc:creator>YEjgenberg102680</dc:creator>
  <cp:keywords/>
  <dc:description/>
  <cp:lastModifiedBy>Yael Ejgenberg</cp:lastModifiedBy>
  <cp:revision>23</cp:revision>
  <cp:lastPrinted>2012-07-11T13:26:00Z</cp:lastPrinted>
  <dcterms:created xsi:type="dcterms:W3CDTF">2012-01-24T08:33:00Z</dcterms:created>
  <dcterms:modified xsi:type="dcterms:W3CDTF">2012-07-26T13:25:00Z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